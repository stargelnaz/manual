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74194" w14:textId="77777777" w:rsidR="003345E9" w:rsidRDefault="003345E9">
      <w:pPr>
        <w:pStyle w:val="a3"/>
        <w:ind w:left="0"/>
        <w:rPr>
          <w:rFonts w:ascii="Times New Roman"/>
          <w:sz w:val="40"/>
        </w:rPr>
      </w:pPr>
    </w:p>
    <w:p w14:paraId="3D6BC726" w14:textId="77777777" w:rsidR="003345E9" w:rsidRDefault="003345E9">
      <w:pPr>
        <w:pStyle w:val="a3"/>
        <w:ind w:left="0"/>
        <w:rPr>
          <w:rFonts w:ascii="Times New Roman"/>
          <w:sz w:val="40"/>
        </w:rPr>
      </w:pPr>
    </w:p>
    <w:p w14:paraId="6AC3C45C" w14:textId="77777777" w:rsidR="003345E9" w:rsidRDefault="003345E9">
      <w:pPr>
        <w:pStyle w:val="a3"/>
        <w:ind w:left="0"/>
        <w:rPr>
          <w:rFonts w:ascii="Times New Roman"/>
          <w:sz w:val="40"/>
        </w:rPr>
      </w:pPr>
    </w:p>
    <w:p w14:paraId="7350E92A" w14:textId="77777777" w:rsidR="003345E9" w:rsidRDefault="003345E9">
      <w:pPr>
        <w:pStyle w:val="a3"/>
        <w:ind w:left="0"/>
        <w:rPr>
          <w:rFonts w:ascii="Times New Roman"/>
          <w:sz w:val="40"/>
        </w:rPr>
      </w:pPr>
    </w:p>
    <w:p w14:paraId="020DF81B" w14:textId="77777777" w:rsidR="003345E9" w:rsidRDefault="003345E9">
      <w:pPr>
        <w:pStyle w:val="a3"/>
        <w:spacing w:before="403"/>
        <w:ind w:left="0"/>
        <w:rPr>
          <w:rFonts w:ascii="Times New Roman"/>
          <w:sz w:val="40"/>
        </w:rPr>
      </w:pPr>
    </w:p>
    <w:p w14:paraId="6CF3E36C" w14:textId="77777777" w:rsidR="003345E9" w:rsidRDefault="007169A0">
      <w:pPr>
        <w:jc w:val="center"/>
        <w:rPr>
          <w:b/>
          <w:sz w:val="40"/>
        </w:rPr>
      </w:pPr>
      <w:r>
        <w:rPr>
          <w:b/>
          <w:color w:val="231F20"/>
          <w:spacing w:val="-2"/>
          <w:sz w:val="40"/>
        </w:rPr>
        <w:t>拿撒勒人會</w:t>
      </w:r>
    </w:p>
    <w:p w14:paraId="6368883E" w14:textId="77777777" w:rsidR="003345E9" w:rsidRDefault="007169A0">
      <w:pPr>
        <w:pStyle w:val="a4"/>
        <w:spacing w:line="146" w:lineRule="auto"/>
      </w:pPr>
      <w:r>
        <w:rPr>
          <w:color w:val="231F20"/>
          <w:spacing w:val="-4"/>
        </w:rPr>
        <w:t xml:space="preserve">教會手冊 </w:t>
      </w:r>
      <w:r>
        <w:rPr>
          <w:color w:val="231F20"/>
        </w:rPr>
        <w:t>2023 ～ 2027</w:t>
      </w:r>
      <w:r>
        <w:rPr>
          <w:color w:val="231F20"/>
          <w:spacing w:val="-5"/>
        </w:rPr>
        <w:t xml:space="preserve"> 年</w:t>
      </w:r>
    </w:p>
    <w:p w14:paraId="3C3F938E" w14:textId="77777777" w:rsidR="003345E9" w:rsidRDefault="007169A0">
      <w:pPr>
        <w:spacing w:before="267"/>
        <w:jc w:val="center"/>
        <w:rPr>
          <w:b/>
          <w:sz w:val="40"/>
        </w:rPr>
      </w:pPr>
      <w:r>
        <w:rPr>
          <w:b/>
          <w:color w:val="231F20"/>
          <w:spacing w:val="-1"/>
          <w:sz w:val="40"/>
        </w:rPr>
        <w:t>歷史、會章、體制、禮儀</w:t>
      </w:r>
    </w:p>
    <w:p w14:paraId="6E0C910A" w14:textId="77777777" w:rsidR="003345E9" w:rsidRDefault="003345E9">
      <w:pPr>
        <w:pStyle w:val="a3"/>
        <w:ind w:left="0"/>
        <w:rPr>
          <w:b/>
          <w:sz w:val="40"/>
        </w:rPr>
      </w:pPr>
    </w:p>
    <w:p w14:paraId="73252065" w14:textId="77777777" w:rsidR="003345E9" w:rsidRDefault="003345E9">
      <w:pPr>
        <w:pStyle w:val="a3"/>
        <w:spacing w:before="167"/>
        <w:ind w:left="0"/>
        <w:rPr>
          <w:b/>
          <w:sz w:val="40"/>
        </w:rPr>
      </w:pPr>
    </w:p>
    <w:p w14:paraId="7258B4F4" w14:textId="77777777" w:rsidR="003345E9" w:rsidRDefault="007169A0">
      <w:pPr>
        <w:spacing w:line="192" w:lineRule="auto"/>
        <w:ind w:left="2040" w:right="2039" w:firstLine="240"/>
        <w:rPr>
          <w:sz w:val="24"/>
        </w:rPr>
      </w:pPr>
      <w:r>
        <w:rPr>
          <w:color w:val="231F20"/>
          <w:spacing w:val="-2"/>
          <w:sz w:val="24"/>
        </w:rPr>
        <w:t>拿撒勒人會出版社 美國密蘇里州堪薩斯巿</w:t>
      </w:r>
    </w:p>
    <w:p w14:paraId="5022F4FE" w14:textId="77777777" w:rsidR="003345E9" w:rsidRDefault="003345E9">
      <w:pPr>
        <w:spacing w:line="192" w:lineRule="auto"/>
        <w:rPr>
          <w:sz w:val="24"/>
        </w:rPr>
        <w:sectPr w:rsidR="003345E9">
          <w:type w:val="continuous"/>
          <w:pgSz w:w="8640" w:h="12960"/>
          <w:pgMar w:top="1480" w:right="1080" w:bottom="280" w:left="1080" w:header="720" w:footer="720" w:gutter="0"/>
          <w:cols w:space="720"/>
        </w:sectPr>
      </w:pPr>
    </w:p>
    <w:p w14:paraId="681D93F4" w14:textId="77777777" w:rsidR="003345E9" w:rsidRDefault="007169A0">
      <w:pPr>
        <w:pStyle w:val="3"/>
        <w:spacing w:before="48" w:line="240" w:lineRule="auto"/>
        <w:ind w:left="120"/>
      </w:pPr>
      <w:r>
        <w:rPr>
          <w:color w:val="231F20"/>
          <w:spacing w:val="2"/>
        </w:rPr>
        <w:lastRenderedPageBreak/>
        <w:t xml:space="preserve">教會手冊 </w:t>
      </w:r>
      <w:r>
        <w:rPr>
          <w:color w:val="231F20"/>
        </w:rPr>
        <w:t>2023</w:t>
      </w:r>
      <w:r>
        <w:rPr>
          <w:color w:val="231F20"/>
          <w:spacing w:val="11"/>
        </w:rPr>
        <w:t xml:space="preserve"> </w:t>
      </w:r>
      <w:r>
        <w:rPr>
          <w:color w:val="231F20"/>
        </w:rPr>
        <w:t>～</w:t>
      </w:r>
      <w:r>
        <w:rPr>
          <w:color w:val="231F20"/>
          <w:spacing w:val="11"/>
        </w:rPr>
        <w:t xml:space="preserve"> </w:t>
      </w:r>
      <w:r>
        <w:rPr>
          <w:color w:val="231F20"/>
        </w:rPr>
        <w:t>2027 年</w:t>
      </w:r>
    </w:p>
    <w:p w14:paraId="51C1F61E" w14:textId="77777777" w:rsidR="003345E9" w:rsidRDefault="007169A0">
      <w:pPr>
        <w:pStyle w:val="a3"/>
        <w:spacing w:before="186" w:line="347" w:lineRule="exact"/>
      </w:pPr>
      <w:r>
        <w:rPr>
          <w:color w:val="231F20"/>
          <w:spacing w:val="-1"/>
        </w:rPr>
        <w:t>訂定者：拿撒勒人會第三十屆總議會</w:t>
      </w:r>
    </w:p>
    <w:p w14:paraId="190BCE1E" w14:textId="77777777" w:rsidR="003345E9" w:rsidRDefault="007169A0">
      <w:pPr>
        <w:pStyle w:val="a3"/>
        <w:spacing w:before="9" w:line="206" w:lineRule="auto"/>
        <w:ind w:left="936" w:right="1644" w:hanging="102"/>
      </w:pPr>
      <w:r>
        <w:rPr>
          <w:color w:val="231F20"/>
        </w:rPr>
        <w:t>（於 2023 年 6 月 11-15 日在美國印第安納州</w:t>
      </w:r>
      <w:r>
        <w:rPr>
          <w:color w:val="231F20"/>
          <w:spacing w:val="-2"/>
        </w:rPr>
        <w:t>印第安納波利斯巿舉行）</w:t>
      </w:r>
    </w:p>
    <w:p w14:paraId="74EF19FB" w14:textId="77777777" w:rsidR="003345E9" w:rsidRDefault="007169A0">
      <w:pPr>
        <w:pStyle w:val="a3"/>
        <w:spacing w:line="206" w:lineRule="auto"/>
        <w:ind w:left="1140" w:right="1117" w:hanging="1020"/>
      </w:pPr>
      <w:r>
        <w:rPr>
          <w:color w:val="231F20"/>
        </w:rPr>
        <w:t>編輯小組：Dean G. Blevins, Sarah B. Coleson-Derck, Stanley J. Rodes, Terry S. Sowden,</w:t>
      </w:r>
    </w:p>
    <w:p w14:paraId="13C49E29" w14:textId="77777777" w:rsidR="003345E9" w:rsidRDefault="007169A0">
      <w:pPr>
        <w:pStyle w:val="a3"/>
        <w:spacing w:line="308" w:lineRule="exact"/>
        <w:ind w:left="1140"/>
      </w:pPr>
      <w:r>
        <w:rPr>
          <w:color w:val="231F20"/>
        </w:rPr>
        <w:t>Gary</w:t>
      </w:r>
      <w:r>
        <w:rPr>
          <w:color w:val="231F20"/>
          <w:spacing w:val="8"/>
        </w:rPr>
        <w:t xml:space="preserve"> </w:t>
      </w:r>
      <w:r>
        <w:rPr>
          <w:color w:val="231F20"/>
        </w:rPr>
        <w:t>W.</w:t>
      </w:r>
      <w:r>
        <w:rPr>
          <w:color w:val="231F20"/>
          <w:spacing w:val="8"/>
        </w:rPr>
        <w:t xml:space="preserve"> </w:t>
      </w:r>
      <w:r>
        <w:rPr>
          <w:color w:val="231F20"/>
          <w:spacing w:val="-2"/>
        </w:rPr>
        <w:t>Hartke</w:t>
      </w:r>
    </w:p>
    <w:p w14:paraId="78F434A0" w14:textId="77777777" w:rsidR="003345E9" w:rsidRDefault="007169A0">
      <w:pPr>
        <w:pStyle w:val="a3"/>
        <w:spacing w:before="7" w:line="206" w:lineRule="auto"/>
        <w:ind w:right="239"/>
      </w:pPr>
      <w:r>
        <w:rPr>
          <w:color w:val="231F20"/>
          <w:spacing w:val="-2"/>
        </w:rPr>
        <w:t>翻譯小組：吳達霖、郭得恩、鄺凱寧、裴路得、李允、李平、章聖丹責任編輯：吳達霖</w:t>
      </w:r>
    </w:p>
    <w:p w14:paraId="4B93E4FF" w14:textId="77777777" w:rsidR="003345E9" w:rsidRDefault="007169A0">
      <w:pPr>
        <w:spacing w:before="238" w:line="206" w:lineRule="auto"/>
        <w:ind w:left="120" w:right="528"/>
        <w:rPr>
          <w:sz w:val="20"/>
        </w:rPr>
      </w:pPr>
      <w:r>
        <w:rPr>
          <w:b/>
          <w:color w:val="231F20"/>
          <w:sz w:val="20"/>
        </w:rPr>
        <w:t xml:space="preserve">Chinese Translation Committee: </w:t>
      </w:r>
      <w:r>
        <w:rPr>
          <w:color w:val="231F20"/>
          <w:sz w:val="20"/>
        </w:rPr>
        <w:t>Darwin Ng, Darrin Kuo, Edmond Kwong, Anna Muller, Jessica Muller, Anderson Smith, Sheridan Zhang.</w:t>
      </w:r>
    </w:p>
    <w:p w14:paraId="03C4E2AE" w14:textId="77777777" w:rsidR="003345E9" w:rsidRDefault="007169A0">
      <w:pPr>
        <w:spacing w:before="200"/>
        <w:ind w:left="120"/>
        <w:rPr>
          <w:sz w:val="20"/>
        </w:rPr>
      </w:pPr>
      <w:r>
        <w:rPr>
          <w:b/>
          <w:color w:val="231F20"/>
          <w:sz w:val="20"/>
        </w:rPr>
        <w:t>Managing</w:t>
      </w:r>
      <w:r>
        <w:rPr>
          <w:b/>
          <w:color w:val="231F20"/>
          <w:spacing w:val="17"/>
          <w:sz w:val="20"/>
        </w:rPr>
        <w:t xml:space="preserve"> </w:t>
      </w:r>
      <w:r>
        <w:rPr>
          <w:b/>
          <w:color w:val="231F20"/>
          <w:sz w:val="20"/>
        </w:rPr>
        <w:t>Editor:</w:t>
      </w:r>
      <w:r>
        <w:rPr>
          <w:b/>
          <w:color w:val="231F20"/>
          <w:spacing w:val="17"/>
          <w:sz w:val="20"/>
        </w:rPr>
        <w:t xml:space="preserve"> </w:t>
      </w:r>
      <w:r>
        <w:rPr>
          <w:color w:val="231F20"/>
          <w:sz w:val="20"/>
        </w:rPr>
        <w:t>Darwin</w:t>
      </w:r>
      <w:r>
        <w:rPr>
          <w:color w:val="231F20"/>
          <w:spacing w:val="17"/>
          <w:sz w:val="20"/>
        </w:rPr>
        <w:t xml:space="preserve"> </w:t>
      </w:r>
      <w:r>
        <w:rPr>
          <w:color w:val="231F20"/>
          <w:spacing w:val="-5"/>
          <w:sz w:val="20"/>
        </w:rPr>
        <w:t>Ng</w:t>
      </w:r>
    </w:p>
    <w:p w14:paraId="3338F119" w14:textId="77777777" w:rsidR="003345E9" w:rsidRDefault="007169A0">
      <w:pPr>
        <w:pStyle w:val="a3"/>
        <w:spacing w:before="222" w:line="206" w:lineRule="auto"/>
        <w:ind w:right="2279"/>
      </w:pPr>
      <w:r>
        <w:rPr>
          <w:color w:val="231F20"/>
          <w:spacing w:val="-2"/>
        </w:rPr>
        <w:t>發行人：拿撒勒人會國際出版部之中文出版部</w:t>
      </w:r>
      <w:r>
        <w:rPr>
          <w:color w:val="231F20"/>
        </w:rPr>
        <w:t>英文版權主後 2023 年</w:t>
      </w:r>
    </w:p>
    <w:p w14:paraId="2A86154A" w14:textId="77777777" w:rsidR="003345E9" w:rsidRDefault="007169A0">
      <w:pPr>
        <w:pStyle w:val="a3"/>
        <w:tabs>
          <w:tab w:val="left" w:pos="2310"/>
        </w:tabs>
        <w:spacing w:line="335" w:lineRule="exact"/>
      </w:pPr>
      <w:r>
        <w:rPr>
          <w:color w:val="231F20"/>
        </w:rPr>
        <w:t>中文初版主後</w:t>
      </w:r>
      <w:r>
        <w:rPr>
          <w:color w:val="231F20"/>
          <w:spacing w:val="17"/>
        </w:rPr>
        <w:t xml:space="preserve"> </w:t>
      </w:r>
      <w:r>
        <w:rPr>
          <w:color w:val="231F20"/>
        </w:rPr>
        <w:t>2025</w:t>
      </w:r>
      <w:r>
        <w:rPr>
          <w:color w:val="231F20"/>
          <w:spacing w:val="15"/>
        </w:rPr>
        <w:t xml:space="preserve"> </w:t>
      </w:r>
      <w:r>
        <w:rPr>
          <w:color w:val="231F20"/>
          <w:spacing w:val="-10"/>
        </w:rPr>
        <w:t>年</w:t>
      </w:r>
      <w:r>
        <w:rPr>
          <w:color w:val="231F20"/>
        </w:rPr>
        <w:tab/>
        <w:t>版權所</w:t>
      </w:r>
      <w:r>
        <w:rPr>
          <w:color w:val="231F20"/>
          <w:spacing w:val="-10"/>
        </w:rPr>
        <w:t>有</w:t>
      </w:r>
    </w:p>
    <w:p w14:paraId="74EB7D1D" w14:textId="77777777" w:rsidR="003345E9" w:rsidRDefault="007169A0">
      <w:pPr>
        <w:pStyle w:val="a3"/>
        <w:spacing w:before="303" w:line="206" w:lineRule="auto"/>
        <w:ind w:right="1117"/>
      </w:pPr>
      <w:r>
        <w:rPr>
          <w:color w:val="231F20"/>
        </w:rPr>
        <w:t>MANUAL 2023, CHURCH OF THE NAZARENE CHINESE (TRADITIONAL CHARACTERS) VERSION</w:t>
      </w:r>
    </w:p>
    <w:p w14:paraId="092BBB72" w14:textId="77777777" w:rsidR="003345E9" w:rsidRDefault="007169A0">
      <w:pPr>
        <w:pStyle w:val="a3"/>
        <w:spacing w:line="308" w:lineRule="exact"/>
      </w:pPr>
      <w:r>
        <w:rPr>
          <w:color w:val="231F20"/>
        </w:rPr>
        <w:t>Published</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authority</w:t>
      </w:r>
      <w:r>
        <w:rPr>
          <w:color w:val="231F20"/>
          <w:spacing w:val="13"/>
        </w:rPr>
        <w:t xml:space="preserve"> </w:t>
      </w:r>
      <w:r>
        <w:rPr>
          <w:color w:val="231F20"/>
          <w:spacing w:val="-5"/>
        </w:rPr>
        <w:t>of</w:t>
      </w:r>
    </w:p>
    <w:p w14:paraId="6DC2CC45" w14:textId="77777777" w:rsidR="003345E9" w:rsidRDefault="007169A0">
      <w:pPr>
        <w:pStyle w:val="a3"/>
        <w:spacing w:before="10" w:line="206" w:lineRule="auto"/>
        <w:ind w:right="2039"/>
      </w:pPr>
      <w:r>
        <w:rPr>
          <w:color w:val="231F20"/>
        </w:rPr>
        <w:t xml:space="preserve">The Thirtieth General Assembly held in Indianapolis, Indiana, June 11-15, </w:t>
      </w:r>
      <w:proofErr w:type="gramStart"/>
      <w:r>
        <w:rPr>
          <w:color w:val="231F20"/>
        </w:rPr>
        <w:t>2023</w:t>
      </w:r>
      <w:proofErr w:type="gramEnd"/>
      <w:r>
        <w:rPr>
          <w:color w:val="231F20"/>
        </w:rPr>
        <w:t xml:space="preserve"> English Copyright © 2023</w:t>
      </w:r>
    </w:p>
    <w:p w14:paraId="65235452" w14:textId="77777777" w:rsidR="003345E9" w:rsidRDefault="007169A0">
      <w:pPr>
        <w:pStyle w:val="a3"/>
        <w:spacing w:line="206" w:lineRule="auto"/>
        <w:ind w:right="3593"/>
        <w:jc w:val="both"/>
      </w:pPr>
      <w:r>
        <w:rPr>
          <w:color w:val="231F20"/>
        </w:rPr>
        <w:t>Nazarene Publishing House Published with permission All Rights Reserved</w:t>
      </w:r>
    </w:p>
    <w:p w14:paraId="1766C54D" w14:textId="77777777" w:rsidR="003345E9" w:rsidRDefault="003345E9">
      <w:pPr>
        <w:pStyle w:val="a3"/>
        <w:spacing w:line="206" w:lineRule="auto"/>
        <w:jc w:val="both"/>
        <w:sectPr w:rsidR="003345E9">
          <w:pgSz w:w="8640" w:h="12960"/>
          <w:pgMar w:top="1060" w:right="1080" w:bottom="280" w:left="1080" w:header="720" w:footer="720" w:gutter="0"/>
          <w:cols w:space="720"/>
        </w:sectPr>
      </w:pPr>
    </w:p>
    <w:p w14:paraId="5CABE9F2" w14:textId="77777777" w:rsidR="003345E9" w:rsidRDefault="007169A0">
      <w:pPr>
        <w:pStyle w:val="1"/>
        <w:spacing w:before="12"/>
      </w:pPr>
      <w:r>
        <w:rPr>
          <w:color w:val="231F20"/>
          <w:spacing w:val="-5"/>
        </w:rPr>
        <w:lastRenderedPageBreak/>
        <w:t>前言</w:t>
      </w:r>
    </w:p>
    <w:p w14:paraId="4A3AD3FC" w14:textId="77777777" w:rsidR="003345E9" w:rsidRDefault="007169A0">
      <w:pPr>
        <w:pStyle w:val="a3"/>
        <w:spacing w:before="63" w:line="347" w:lineRule="exact"/>
        <w:ind w:left="528"/>
      </w:pPr>
      <w:r>
        <w:rPr>
          <w:color w:val="231F20"/>
          <w:spacing w:val="-6"/>
        </w:rPr>
        <w:t>拿撒勒人會的使命是『使萬民成為像基督的門徒。』</w:t>
      </w:r>
    </w:p>
    <w:p w14:paraId="4DE35A0A" w14:textId="77777777" w:rsidR="003345E9" w:rsidRDefault="007169A0">
      <w:pPr>
        <w:pStyle w:val="a3"/>
        <w:spacing w:before="10" w:line="206" w:lineRule="auto"/>
        <w:ind w:right="117" w:firstLine="408"/>
      </w:pPr>
      <w:r>
        <w:rPr>
          <w:color w:val="231F20"/>
          <w:spacing w:val="1"/>
          <w:w w:val="102"/>
        </w:rPr>
        <w:t>拿撒勒人會的「核心價值」肯定我們是跟隨基督，成為聖潔，和</w:t>
      </w:r>
      <w:r>
        <w:rPr>
          <w:color w:val="231F20"/>
          <w:w w:val="102"/>
        </w:rPr>
        <w:t>活出使命。</w:t>
      </w:r>
    </w:p>
    <w:p w14:paraId="26021643" w14:textId="77777777" w:rsidR="003345E9" w:rsidRDefault="007169A0">
      <w:pPr>
        <w:pStyle w:val="a3"/>
        <w:spacing w:line="206" w:lineRule="auto"/>
        <w:ind w:right="16" w:firstLine="408"/>
      </w:pPr>
      <w:r>
        <w:rPr>
          <w:color w:val="231F20"/>
          <w:spacing w:val="2"/>
          <w:w w:val="102"/>
        </w:rPr>
        <w:t>拿撒勒人會的七個特徵為有意義的敬拜，神學的一致性，充滿熱</w:t>
      </w:r>
      <w:r>
        <w:rPr>
          <w:color w:val="231F20"/>
          <w:spacing w:val="-16"/>
          <w:w w:val="102"/>
        </w:rPr>
        <w:t>忱的佈道，有計劃的門訓，發展教會，更新的領袖和有目標的關懷事工。</w:t>
      </w:r>
    </w:p>
    <w:p w14:paraId="391CE002" w14:textId="77777777" w:rsidR="003345E9" w:rsidRDefault="007169A0">
      <w:pPr>
        <w:pStyle w:val="a3"/>
        <w:spacing w:line="206" w:lineRule="auto"/>
        <w:ind w:right="118" w:firstLine="306"/>
      </w:pPr>
      <w:r>
        <w:rPr>
          <w:color w:val="231F20"/>
          <w:spacing w:val="-2"/>
        </w:rPr>
        <w:t>「主要目標是藉著持守和宣揚聖經所記載基督徒聖潔來推展上帝的</w:t>
      </w:r>
      <w:r>
        <w:rPr>
          <w:color w:val="231F20"/>
          <w:spacing w:val="-29"/>
        </w:rPr>
        <w:t>國度。」</w:t>
      </w:r>
    </w:p>
    <w:p w14:paraId="23CA7423" w14:textId="77777777" w:rsidR="003345E9" w:rsidRDefault="007169A0">
      <w:pPr>
        <w:pStyle w:val="a3"/>
        <w:spacing w:line="206" w:lineRule="auto"/>
        <w:ind w:right="112" w:firstLine="306"/>
        <w:jc w:val="both"/>
      </w:pPr>
      <w:r>
        <w:rPr>
          <w:color w:val="231F20"/>
          <w:w w:val="102"/>
        </w:rPr>
        <w:t>「拿撒勒人會的目標是建立聖潔的基督徒團契，使罪人歸正，讓信</w:t>
      </w:r>
      <w:r>
        <w:rPr>
          <w:color w:val="231F20"/>
          <w:spacing w:val="2"/>
          <w:w w:val="102"/>
        </w:rPr>
        <w:t>徒全然成聖，幫助他們在聖潔中的建造，及彰顯在原始新約教會的明</w:t>
      </w:r>
      <w:r>
        <w:rPr>
          <w:color w:val="231F20"/>
          <w:spacing w:val="-15"/>
          <w:w w:val="102"/>
        </w:rPr>
        <w:t>訓和靈力，並傳福音給萬民聽。」</w:t>
      </w:r>
      <w:r>
        <w:rPr>
          <w:color w:val="231F20"/>
          <w:w w:val="102"/>
        </w:rPr>
        <w:t>（十九條）</w:t>
      </w:r>
    </w:p>
    <w:p w14:paraId="28D61A2A" w14:textId="77777777" w:rsidR="003345E9" w:rsidRDefault="007169A0">
      <w:pPr>
        <w:pStyle w:val="a3"/>
        <w:spacing w:line="206" w:lineRule="auto"/>
        <w:ind w:right="16" w:firstLine="408"/>
      </w:pPr>
      <w:r>
        <w:rPr>
          <w:color w:val="231F20"/>
          <w:spacing w:val="3"/>
          <w:w w:val="102"/>
        </w:rPr>
        <w:t>拿撒勒人會存在的目的是為了藉向普世宣揚福音，作為拓展神國</w:t>
      </w:r>
      <w:r>
        <w:rPr>
          <w:color w:val="231F20"/>
          <w:w w:val="102"/>
        </w:rPr>
        <w:t>的工具。我們天經地義的使命是持守和宣揚聖經中有關基督徒的聖潔，藉著傳講聖潔使罪人歸正、迷途知返，和信徒全然成聖。</w:t>
      </w:r>
    </w:p>
    <w:p w14:paraId="38B6809E" w14:textId="77777777" w:rsidR="003345E9" w:rsidRDefault="007169A0">
      <w:pPr>
        <w:pStyle w:val="a3"/>
        <w:spacing w:line="206" w:lineRule="auto"/>
        <w:ind w:right="15" w:firstLine="408"/>
      </w:pPr>
      <w:r>
        <w:rPr>
          <w:color w:val="231F20"/>
          <w:spacing w:val="3"/>
          <w:w w:val="102"/>
        </w:rPr>
        <w:t>我們的目標是屬靈的，也就是要以傳福音回應主耶穌在福音書中</w:t>
      </w:r>
      <w:r>
        <w:rPr>
          <w:color w:val="231F20"/>
          <w:spacing w:val="-11"/>
          <w:w w:val="102"/>
        </w:rPr>
        <w:t>所說的大使命：「所以你們要去，使萬民作我的門徒」</w:t>
      </w:r>
      <w:r>
        <w:rPr>
          <w:color w:val="231F20"/>
          <w:spacing w:val="4"/>
          <w:w w:val="102"/>
        </w:rPr>
        <w:t xml:space="preserve">（馬太福音廿八 </w:t>
      </w:r>
      <w:r>
        <w:rPr>
          <w:color w:val="231F20"/>
          <w:w w:val="102"/>
        </w:rPr>
        <w:t>19、2</w:t>
      </w:r>
      <w:r>
        <w:rPr>
          <w:color w:val="231F20"/>
          <w:spacing w:val="-1"/>
          <w:w w:val="102"/>
        </w:rPr>
        <w:t>0</w:t>
      </w:r>
      <w:r>
        <w:rPr>
          <w:color w:val="231F20"/>
          <w:spacing w:val="2"/>
          <w:w w:val="102"/>
        </w:rPr>
        <w:t>，約翰福音廿</w:t>
      </w:r>
      <w:r>
        <w:rPr>
          <w:color w:val="231F20"/>
        </w:rPr>
        <w:t xml:space="preserve"> </w:t>
      </w:r>
      <w:r>
        <w:rPr>
          <w:color w:val="231F20"/>
          <w:w w:val="102"/>
        </w:rPr>
        <w:t>2</w:t>
      </w:r>
      <w:r>
        <w:rPr>
          <w:color w:val="231F20"/>
          <w:spacing w:val="-1"/>
          <w:w w:val="102"/>
        </w:rPr>
        <w:t>1</w:t>
      </w:r>
      <w:r>
        <w:rPr>
          <w:color w:val="231F20"/>
          <w:spacing w:val="2"/>
          <w:w w:val="102"/>
        </w:rPr>
        <w:t>，馬可福音十六</w:t>
      </w:r>
      <w:r>
        <w:rPr>
          <w:color w:val="231F20"/>
        </w:rPr>
        <w:t xml:space="preserve"> </w:t>
      </w:r>
      <w:r>
        <w:rPr>
          <w:color w:val="231F20"/>
          <w:w w:val="102"/>
        </w:rPr>
        <w:t>15</w:t>
      </w:r>
      <w:r>
        <w:rPr>
          <w:color w:val="231F20"/>
          <w:spacing w:val="-102"/>
          <w:w w:val="102"/>
        </w:rPr>
        <w:t>）</w:t>
      </w:r>
      <w:r>
        <w:rPr>
          <w:color w:val="231F20"/>
          <w:spacing w:val="3"/>
          <w:w w:val="102"/>
        </w:rPr>
        <w:t>。我們相信藉著合議的政</w:t>
      </w:r>
      <w:r>
        <w:rPr>
          <w:color w:val="231F20"/>
          <w:spacing w:val="2"/>
          <w:w w:val="102"/>
        </w:rPr>
        <w:t>策和程序，並信仰的教義，及經時間考驗的道德標準，和生活方式，可使我們達到這目標。</w:t>
      </w:r>
    </w:p>
    <w:p w14:paraId="4C71128D" w14:textId="77777777" w:rsidR="003345E9" w:rsidRDefault="007169A0">
      <w:pPr>
        <w:pStyle w:val="a3"/>
        <w:spacing w:line="305" w:lineRule="exact"/>
        <w:ind w:left="528"/>
      </w:pPr>
      <w:r>
        <w:rPr>
          <w:color w:val="231F20"/>
          <w:spacing w:val="10"/>
        </w:rPr>
        <w:t xml:space="preserve">本會 </w:t>
      </w:r>
      <w:r>
        <w:rPr>
          <w:rFonts w:ascii="Noto Sans TC" w:eastAsia="Noto Sans TC"/>
          <w:color w:val="231F20"/>
        </w:rPr>
        <w:t>2023</w:t>
      </w:r>
      <w:r>
        <w:rPr>
          <w:rFonts w:ascii="Noto Sans TC" w:eastAsia="Noto Sans TC"/>
          <w:color w:val="231F20"/>
          <w:spacing w:val="37"/>
        </w:rPr>
        <w:t xml:space="preserve"> </w:t>
      </w:r>
      <w:r>
        <w:rPr>
          <w:rFonts w:ascii="Noto Sans TC" w:eastAsia="Noto Sans TC"/>
          <w:color w:val="231F20"/>
        </w:rPr>
        <w:t>～</w:t>
      </w:r>
      <w:r>
        <w:rPr>
          <w:rFonts w:ascii="Noto Sans TC" w:eastAsia="Noto Sans TC"/>
          <w:color w:val="231F20"/>
          <w:spacing w:val="36"/>
        </w:rPr>
        <w:t xml:space="preserve"> </w:t>
      </w:r>
      <w:r>
        <w:rPr>
          <w:rFonts w:ascii="Noto Sans TC" w:eastAsia="Noto Sans TC"/>
          <w:color w:val="231F20"/>
        </w:rPr>
        <w:t>2027</w:t>
      </w:r>
      <w:r>
        <w:rPr>
          <w:rFonts w:ascii="Noto Sans TC" w:eastAsia="Noto Sans TC"/>
          <w:color w:val="231F20"/>
          <w:spacing w:val="37"/>
        </w:rPr>
        <w:t xml:space="preserve"> </w:t>
      </w:r>
      <w:r>
        <w:rPr>
          <w:color w:val="231F20"/>
          <w:spacing w:val="-1"/>
        </w:rPr>
        <w:t>年版的教會手冊，包含本會簡史的陳述。會章</w:t>
      </w:r>
    </w:p>
    <w:p w14:paraId="28E18D4E" w14:textId="77777777" w:rsidR="003345E9" w:rsidRDefault="007169A0">
      <w:pPr>
        <w:pStyle w:val="a3"/>
        <w:spacing w:line="206" w:lineRule="auto"/>
        <w:ind w:right="111"/>
      </w:pPr>
      <w:r>
        <w:rPr>
          <w:color w:val="231F20"/>
          <w:w w:val="102"/>
        </w:rPr>
        <w:t>─信條、教會、為聖潔生活所訂之基督徒品格公約、組織與治理體制條例、基督徒行為公約是針對當代社會的主要課題而訂。治理體制─</w:t>
      </w:r>
    </w:p>
    <w:p w14:paraId="6FF6BA42" w14:textId="77777777" w:rsidR="003345E9" w:rsidRDefault="007169A0">
      <w:pPr>
        <w:pStyle w:val="a3"/>
        <w:spacing w:line="308" w:lineRule="exact"/>
      </w:pPr>
      <w:r>
        <w:rPr>
          <w:color w:val="231F20"/>
          <w:spacing w:val="-1"/>
        </w:rPr>
        <w:t>─地方教會、地區議會和總議會。</w:t>
      </w:r>
    </w:p>
    <w:p w14:paraId="67545668" w14:textId="77777777" w:rsidR="003345E9" w:rsidRDefault="007169A0">
      <w:pPr>
        <w:pStyle w:val="a3"/>
        <w:spacing w:before="4" w:line="206" w:lineRule="auto"/>
        <w:ind w:right="16" w:firstLine="408"/>
      </w:pPr>
      <w:r>
        <w:rPr>
          <w:color w:val="231F20"/>
          <w:spacing w:val="3"/>
          <w:w w:val="102"/>
        </w:rPr>
        <w:t xml:space="preserve">總議會是拿撒勒人會最高的訂定教義與法規的組織。本手冊包含 </w:t>
      </w:r>
      <w:r>
        <w:rPr>
          <w:color w:val="231F20"/>
          <w:w w:val="102"/>
        </w:rPr>
        <w:t>2023</w:t>
      </w:r>
      <w:r>
        <w:rPr>
          <w:color w:val="231F20"/>
          <w:spacing w:val="-1"/>
        </w:rPr>
        <w:t xml:space="preserve"> </w:t>
      </w:r>
      <w:r>
        <w:rPr>
          <w:color w:val="231F20"/>
          <w:w w:val="102"/>
        </w:rPr>
        <w:t>年</w:t>
      </w:r>
      <w:r>
        <w:rPr>
          <w:color w:val="231F20"/>
          <w:spacing w:val="-1"/>
        </w:rPr>
        <w:t xml:space="preserve"> </w:t>
      </w:r>
      <w:r>
        <w:rPr>
          <w:color w:val="231F20"/>
          <w:w w:val="102"/>
        </w:rPr>
        <w:t>6</w:t>
      </w:r>
      <w:r>
        <w:rPr>
          <w:color w:val="231F20"/>
          <w:spacing w:val="-1"/>
        </w:rPr>
        <w:t xml:space="preserve"> </w:t>
      </w:r>
      <w:r>
        <w:rPr>
          <w:color w:val="231F20"/>
          <w:w w:val="102"/>
        </w:rPr>
        <w:t>月</w:t>
      </w:r>
      <w:r>
        <w:rPr>
          <w:color w:val="231F20"/>
          <w:spacing w:val="-1"/>
        </w:rPr>
        <w:t xml:space="preserve"> </w:t>
      </w:r>
      <w:r>
        <w:rPr>
          <w:color w:val="231F20"/>
          <w:w w:val="102"/>
        </w:rPr>
        <w:t>11</w:t>
      </w:r>
      <w:r>
        <w:rPr>
          <w:color w:val="231F20"/>
          <w:spacing w:val="-1"/>
        </w:rPr>
        <w:t xml:space="preserve"> </w:t>
      </w:r>
      <w:r>
        <w:rPr>
          <w:color w:val="231F20"/>
          <w:w w:val="102"/>
        </w:rPr>
        <w:t>日至</w:t>
      </w:r>
      <w:r>
        <w:rPr>
          <w:color w:val="231F20"/>
          <w:spacing w:val="-1"/>
        </w:rPr>
        <w:t xml:space="preserve"> </w:t>
      </w:r>
      <w:r>
        <w:rPr>
          <w:color w:val="231F20"/>
          <w:w w:val="102"/>
        </w:rPr>
        <w:t>15</w:t>
      </w:r>
      <w:r>
        <w:rPr>
          <w:color w:val="231F20"/>
          <w:spacing w:val="-1"/>
        </w:rPr>
        <w:t xml:space="preserve"> </w:t>
      </w:r>
      <w:r>
        <w:rPr>
          <w:color w:val="231F20"/>
          <w:w w:val="102"/>
        </w:rPr>
        <w:t>日在美國印第安納州印第安納波利斯市召開的</w:t>
      </w:r>
      <w:r>
        <w:rPr>
          <w:color w:val="231F20"/>
          <w:spacing w:val="2"/>
          <w:w w:val="102"/>
        </w:rPr>
        <w:t>本會第三十屆總議會，代表各地區的牧師與信徒們之判斷和決定；故</w:t>
      </w:r>
      <w:r>
        <w:rPr>
          <w:color w:val="231F20"/>
          <w:spacing w:val="-1"/>
          <w:w w:val="102"/>
        </w:rPr>
        <w:t>此有權力作為行為的指引。因教會手冊是教會信仰與實踐的正式告白，</w:t>
      </w:r>
      <w:r>
        <w:rPr>
          <w:color w:val="231F20"/>
          <w:spacing w:val="2"/>
          <w:w w:val="102"/>
        </w:rPr>
        <w:t>手冊與聖經的教導一致，我們期待本會的會友接受本會的教義、引導</w:t>
      </w:r>
      <w:r>
        <w:rPr>
          <w:color w:val="231F20"/>
          <w:w w:val="102"/>
        </w:rPr>
        <w:t>和幫助，過聖潔的生活。若做不到，一旦正式加入教會之後，就會傷害教會的見證，違背教會的良心，並且使得拿撒勒人會會友的向心力消失殆盡。</w:t>
      </w:r>
    </w:p>
    <w:p w14:paraId="2983CB4B" w14:textId="77777777" w:rsidR="003345E9" w:rsidRDefault="003345E9">
      <w:pPr>
        <w:pStyle w:val="a3"/>
        <w:spacing w:line="206" w:lineRule="auto"/>
        <w:sectPr w:rsidR="003345E9">
          <w:footerReference w:type="default" r:id="rId7"/>
          <w:pgSz w:w="8640" w:h="12960"/>
          <w:pgMar w:top="960" w:right="1080" w:bottom="1180" w:left="1080" w:header="0" w:footer="997" w:gutter="0"/>
          <w:pgNumType w:start="3"/>
          <w:cols w:space="720"/>
        </w:sectPr>
      </w:pPr>
    </w:p>
    <w:p w14:paraId="401ACB39"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EF30E6A" w14:textId="77777777" w:rsidR="003345E9" w:rsidRDefault="007169A0">
      <w:pPr>
        <w:pStyle w:val="a3"/>
        <w:spacing w:before="237" w:line="206" w:lineRule="auto"/>
        <w:ind w:left="119" w:right="17" w:firstLine="408"/>
      </w:pPr>
      <w:r>
        <w:rPr>
          <w:color w:val="231F20"/>
          <w:spacing w:val="5"/>
          <w:w w:val="102"/>
        </w:rPr>
        <w:t>拿撒勒人會的教會組織是獨特的，其法規採用代議制度，意即，</w:t>
      </w:r>
      <w:r>
        <w:rPr>
          <w:color w:val="231F20"/>
          <w:spacing w:val="2"/>
          <w:w w:val="102"/>
        </w:rPr>
        <w:t>既不是純粹的主教制，也不是完全會眾制。因本會的信徒與傳道人在</w:t>
      </w:r>
      <w:r>
        <w:rPr>
          <w:color w:val="231F20"/>
          <w:spacing w:val="1"/>
          <w:w w:val="102"/>
        </w:rPr>
        <w:t>教會的審議和立法的單位上有同樣的權力。權力的均衡是我們樂觀其</w:t>
      </w:r>
      <w:r>
        <w:rPr>
          <w:color w:val="231F20"/>
          <w:w w:val="102"/>
        </w:rPr>
        <w:t>成的。我們不僅視此為信徒與傳道人在教會中參與事奉的機會，同時也是他們的義務。</w:t>
      </w:r>
    </w:p>
    <w:p w14:paraId="2D7CE801" w14:textId="77777777" w:rsidR="003345E9" w:rsidRDefault="007169A0">
      <w:pPr>
        <w:pStyle w:val="a3"/>
        <w:spacing w:line="206" w:lineRule="auto"/>
        <w:ind w:left="119" w:right="111" w:firstLine="408"/>
        <w:jc w:val="both"/>
      </w:pPr>
      <w:r>
        <w:rPr>
          <w:color w:val="231F20"/>
          <w:spacing w:val="3"/>
          <w:w w:val="102"/>
        </w:rPr>
        <w:t>委身與明確的目標是非常重要的，聰明多聞之士跟隨著約定的作</w:t>
      </w:r>
      <w:r>
        <w:rPr>
          <w:color w:val="231F20"/>
          <w:w w:val="102"/>
        </w:rPr>
        <w:t>法和程序，身先履及、推展國度，並加強為基督作見證。因此，我們</w:t>
      </w:r>
      <w:r>
        <w:rPr>
          <w:color w:val="231F20"/>
          <w:spacing w:val="3"/>
          <w:w w:val="102"/>
        </w:rPr>
        <w:t>的會友有責任熟悉教會手冊─教會歷史、理想拿撒勒人會的教義和倫</w:t>
      </w:r>
      <w:r>
        <w:rPr>
          <w:color w:val="231F20"/>
          <w:w w:val="102"/>
        </w:rPr>
        <w:t>理實踐。固守這些條文，會培養我們對神、對教會的忠誠和信心，並增加屬靈工作的果效。</w:t>
      </w:r>
    </w:p>
    <w:p w14:paraId="2BDD2CA1" w14:textId="77777777" w:rsidR="003345E9" w:rsidRDefault="007169A0">
      <w:pPr>
        <w:pStyle w:val="a3"/>
        <w:spacing w:line="206" w:lineRule="auto"/>
        <w:ind w:left="119" w:right="111" w:firstLine="408"/>
        <w:jc w:val="both"/>
      </w:pPr>
      <w:r>
        <w:rPr>
          <w:color w:val="231F20"/>
          <w:spacing w:val="1"/>
          <w:w w:val="102"/>
        </w:rPr>
        <w:t>我們以聖經作為信仰的最高指導，受聖靈光照，並以本會「教會手冊」作為我們對信仰、實踐、和法規的正式協議聲明。我們喜樂地</w:t>
      </w:r>
      <w:r>
        <w:rPr>
          <w:color w:val="231F20"/>
          <w:w w:val="102"/>
        </w:rPr>
        <w:t>面對新的四年並更堅決相信耶穌基督。</w:t>
      </w:r>
    </w:p>
    <w:p w14:paraId="5F05F427" w14:textId="77777777" w:rsidR="003345E9" w:rsidRDefault="007169A0">
      <w:pPr>
        <w:pStyle w:val="3"/>
        <w:spacing w:before="68" w:line="347" w:lineRule="exact"/>
        <w:ind w:left="0"/>
        <w:jc w:val="center"/>
      </w:pPr>
      <w:r>
        <w:rPr>
          <w:color w:val="231F20"/>
          <w:spacing w:val="-3"/>
        </w:rPr>
        <w:t>總監督會</w:t>
      </w:r>
    </w:p>
    <w:p w14:paraId="027469F1" w14:textId="77777777" w:rsidR="003345E9" w:rsidRDefault="007169A0">
      <w:pPr>
        <w:pStyle w:val="a3"/>
        <w:spacing w:before="9" w:line="206" w:lineRule="auto"/>
        <w:ind w:left="119" w:right="528"/>
      </w:pPr>
      <w:r>
        <w:rPr>
          <w:color w:val="231F20"/>
        </w:rPr>
        <w:t xml:space="preserve">括克博士 </w:t>
      </w:r>
      <w:r>
        <w:rPr>
          <w:rFonts w:ascii="Gentium Book Plus" w:eastAsia="Gentium Book Plus"/>
          <w:color w:val="231F20"/>
          <w:position w:val="1"/>
        </w:rPr>
        <w:t>(Gustavo A. Crocker)</w:t>
      </w:r>
      <w:r>
        <w:rPr>
          <w:color w:val="231F20"/>
        </w:rPr>
        <w:t xml:space="preserve">、湛菲萊博士 </w:t>
      </w:r>
      <w:r>
        <w:rPr>
          <w:rFonts w:ascii="Gentium Book Plus" w:eastAsia="Gentium Book Plus"/>
          <w:color w:val="231F20"/>
          <w:position w:val="1"/>
        </w:rPr>
        <w:t>(Filimao A. Chambo)</w:t>
      </w:r>
      <w:r>
        <w:rPr>
          <w:color w:val="231F20"/>
        </w:rPr>
        <w:t xml:space="preserve">、畢大衛博士 </w:t>
      </w:r>
      <w:r>
        <w:rPr>
          <w:rFonts w:ascii="Gentium Book Plus" w:eastAsia="Gentium Book Plus"/>
          <w:color w:val="231F20"/>
          <w:position w:val="1"/>
        </w:rPr>
        <w:t>(David A. Busic)</w:t>
      </w:r>
      <w:r>
        <w:rPr>
          <w:color w:val="231F20"/>
        </w:rPr>
        <w:t xml:space="preserve">、幸伽樂博士 </w:t>
      </w:r>
      <w:r>
        <w:rPr>
          <w:rFonts w:ascii="Gentium Book Plus" w:eastAsia="Gentium Book Plus"/>
          <w:color w:val="231F20"/>
          <w:position w:val="1"/>
        </w:rPr>
        <w:t>(Carla Sunberg)</w:t>
      </w:r>
      <w:r>
        <w:rPr>
          <w:color w:val="231F20"/>
        </w:rPr>
        <w:t>、</w:t>
      </w:r>
    </w:p>
    <w:p w14:paraId="4710F9FF" w14:textId="77777777" w:rsidR="003345E9" w:rsidRDefault="007169A0">
      <w:pPr>
        <w:pStyle w:val="a3"/>
        <w:spacing w:line="335" w:lineRule="exact"/>
        <w:rPr>
          <w:rFonts w:ascii="Gentium Book Plus" w:eastAsia="Gentium Book Plus"/>
          <w:position w:val="1"/>
        </w:rPr>
      </w:pPr>
      <w:r>
        <w:rPr>
          <w:color w:val="231F20"/>
          <w:spacing w:val="2"/>
        </w:rPr>
        <w:t xml:space="preserve">但史葛博士 </w:t>
      </w:r>
      <w:r>
        <w:rPr>
          <w:rFonts w:ascii="Gentium Book Plus" w:eastAsia="Gentium Book Plus"/>
          <w:color w:val="231F20"/>
          <w:position w:val="1"/>
        </w:rPr>
        <w:t>(T.</w:t>
      </w:r>
      <w:r>
        <w:rPr>
          <w:rFonts w:ascii="Gentium Book Plus" w:eastAsia="Gentium Book Plus"/>
          <w:color w:val="231F20"/>
          <w:spacing w:val="17"/>
          <w:position w:val="1"/>
        </w:rPr>
        <w:t xml:space="preserve"> </w:t>
      </w:r>
      <w:r>
        <w:rPr>
          <w:rFonts w:ascii="Gentium Book Plus" w:eastAsia="Gentium Book Plus"/>
          <w:color w:val="231F20"/>
          <w:position w:val="1"/>
        </w:rPr>
        <w:t>Scott</w:t>
      </w:r>
      <w:r>
        <w:rPr>
          <w:rFonts w:ascii="Gentium Book Plus" w:eastAsia="Gentium Book Plus"/>
          <w:color w:val="231F20"/>
          <w:spacing w:val="16"/>
          <w:position w:val="1"/>
        </w:rPr>
        <w:t xml:space="preserve"> </w:t>
      </w:r>
      <w:r>
        <w:rPr>
          <w:rFonts w:ascii="Gentium Book Plus" w:eastAsia="Gentium Book Plus"/>
          <w:color w:val="231F20"/>
          <w:position w:val="1"/>
        </w:rPr>
        <w:t>Daniels)</w:t>
      </w:r>
      <w:r>
        <w:rPr>
          <w:color w:val="231F20"/>
          <w:spacing w:val="2"/>
        </w:rPr>
        <w:t xml:space="preserve">、撒緬度博士 </w:t>
      </w:r>
      <w:r>
        <w:rPr>
          <w:rFonts w:ascii="Gentium Book Plus" w:eastAsia="Gentium Book Plus"/>
          <w:color w:val="231F20"/>
          <w:position w:val="1"/>
        </w:rPr>
        <w:t>(Christian</w:t>
      </w:r>
      <w:r>
        <w:rPr>
          <w:rFonts w:ascii="Gentium Book Plus" w:eastAsia="Gentium Book Plus"/>
          <w:color w:val="231F20"/>
          <w:spacing w:val="16"/>
          <w:position w:val="1"/>
        </w:rPr>
        <w:t xml:space="preserve"> </w:t>
      </w:r>
      <w:r>
        <w:rPr>
          <w:rFonts w:ascii="Gentium Book Plus" w:eastAsia="Gentium Book Plus"/>
          <w:color w:val="231F20"/>
          <w:spacing w:val="-2"/>
          <w:position w:val="1"/>
        </w:rPr>
        <w:t>Sarmiento)</w:t>
      </w:r>
    </w:p>
    <w:p w14:paraId="7153955C" w14:textId="77777777" w:rsidR="003345E9" w:rsidRDefault="003345E9">
      <w:pPr>
        <w:pStyle w:val="a3"/>
        <w:spacing w:line="335" w:lineRule="exact"/>
        <w:rPr>
          <w:rFonts w:ascii="Gentium Book Plus" w:eastAsia="Gentium Book Plus"/>
          <w:position w:val="1"/>
        </w:rPr>
        <w:sectPr w:rsidR="003345E9">
          <w:pgSz w:w="8640" w:h="12960"/>
          <w:pgMar w:top="480" w:right="1080" w:bottom="1180" w:left="1080" w:header="0" w:footer="997" w:gutter="0"/>
          <w:cols w:space="720"/>
        </w:sectPr>
      </w:pPr>
    </w:p>
    <w:p w14:paraId="2E95E694" w14:textId="77777777" w:rsidR="003345E9" w:rsidRDefault="007169A0">
      <w:pPr>
        <w:pStyle w:val="1"/>
        <w:spacing w:before="12"/>
      </w:pPr>
      <w:r>
        <w:rPr>
          <w:color w:val="231F20"/>
          <w:spacing w:val="-5"/>
        </w:rPr>
        <w:lastRenderedPageBreak/>
        <w:t>目錄</w:t>
      </w:r>
    </w:p>
    <w:p w14:paraId="47BB94DB" w14:textId="77777777" w:rsidR="003345E9" w:rsidRDefault="003345E9">
      <w:pPr>
        <w:pStyle w:val="1"/>
        <w:sectPr w:rsidR="003345E9">
          <w:pgSz w:w="8640" w:h="12960"/>
          <w:pgMar w:top="960" w:right="1080" w:bottom="1180" w:left="1080" w:header="0" w:footer="997" w:gutter="0"/>
          <w:cols w:space="720"/>
        </w:sectPr>
      </w:pPr>
    </w:p>
    <w:p w14:paraId="024A6E47"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C754FAA"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第一篇</w:t>
      </w:r>
    </w:p>
    <w:p w14:paraId="3B7E1D9A" w14:textId="77777777" w:rsidR="003345E9" w:rsidRDefault="007169A0">
      <w:pPr>
        <w:pStyle w:val="1"/>
        <w:spacing w:before="238" w:line="192" w:lineRule="auto"/>
        <w:ind w:left="120" w:right="30" w:firstLine="408"/>
        <w:jc w:val="both"/>
      </w:pPr>
      <w:r>
        <w:rPr>
          <w:color w:val="231F20"/>
          <w:spacing w:val="19"/>
        </w:rPr>
        <w:t xml:space="preserve">歷 史 </w:t>
      </w:r>
      <w:r>
        <w:rPr>
          <w:color w:val="231F20"/>
          <w:spacing w:val="12"/>
        </w:rPr>
        <w:t xml:space="preserve">will </w:t>
      </w:r>
      <w:r>
        <w:rPr>
          <w:color w:val="231F20"/>
        </w:rPr>
        <w:t xml:space="preserve">be </w:t>
      </w:r>
      <w:r>
        <w:rPr>
          <w:color w:val="231F20"/>
          <w:spacing w:val="17"/>
        </w:rPr>
        <w:t xml:space="preserve">inserted </w:t>
      </w:r>
      <w:r>
        <w:rPr>
          <w:color w:val="231F20"/>
          <w:spacing w:val="71"/>
        </w:rPr>
        <w:t xml:space="preserve">after </w:t>
      </w:r>
      <w:r>
        <w:rPr>
          <w:color w:val="231F20"/>
          <w:spacing w:val="79"/>
        </w:rPr>
        <w:t xml:space="preserve">numbering </w:t>
      </w:r>
      <w:r>
        <w:rPr>
          <w:color w:val="231F20"/>
          <w:spacing w:val="44"/>
        </w:rPr>
        <w:t xml:space="preserve">is </w:t>
      </w:r>
      <w:r>
        <w:rPr>
          <w:color w:val="231F20"/>
          <w:spacing w:val="-2"/>
        </w:rPr>
        <w:t>finalized.</w:t>
      </w:r>
    </w:p>
    <w:p w14:paraId="70427CA0" w14:textId="77777777" w:rsidR="003345E9" w:rsidRDefault="003345E9">
      <w:pPr>
        <w:pStyle w:val="1"/>
        <w:spacing w:line="192" w:lineRule="auto"/>
        <w:jc w:val="both"/>
        <w:sectPr w:rsidR="003345E9">
          <w:pgSz w:w="8640" w:h="12960"/>
          <w:pgMar w:top="480" w:right="1080" w:bottom="1180" w:left="1080" w:header="0" w:footer="997" w:gutter="0"/>
          <w:cols w:space="720"/>
        </w:sectPr>
      </w:pPr>
    </w:p>
    <w:p w14:paraId="41B4049B" w14:textId="77777777" w:rsidR="003345E9" w:rsidRDefault="007169A0">
      <w:pPr>
        <w:pStyle w:val="a3"/>
        <w:spacing w:before="50"/>
        <w:ind w:left="0"/>
        <w:jc w:val="center"/>
      </w:pPr>
      <w:r>
        <w:rPr>
          <w:color w:val="231F20"/>
          <w:spacing w:val="-5"/>
        </w:rPr>
        <w:lastRenderedPageBreak/>
        <w:t>目錄</w:t>
      </w:r>
    </w:p>
    <w:p w14:paraId="3221792A" w14:textId="77777777" w:rsidR="003345E9" w:rsidRDefault="007169A0">
      <w:pPr>
        <w:pStyle w:val="1"/>
      </w:pPr>
      <w:r>
        <w:rPr>
          <w:color w:val="231F20"/>
          <w:spacing w:val="-2"/>
        </w:rPr>
        <w:t>歷史之陳述</w:t>
      </w:r>
    </w:p>
    <w:p w14:paraId="49320557" w14:textId="77777777" w:rsidR="003345E9" w:rsidRDefault="007169A0">
      <w:pPr>
        <w:pStyle w:val="a3"/>
        <w:spacing w:before="99" w:line="206" w:lineRule="auto"/>
        <w:ind w:right="16" w:firstLine="408"/>
      </w:pPr>
      <w:r>
        <w:rPr>
          <w:color w:val="231F20"/>
          <w:spacing w:val="1"/>
          <w:w w:val="102"/>
        </w:rPr>
        <w:t>拿撒勒人會從創立之初，即認定我們是聖潔、大公以及使徒性教</w:t>
      </w:r>
      <w:r>
        <w:rPr>
          <w:color w:val="231F20"/>
          <w:spacing w:val="2"/>
          <w:w w:val="102"/>
        </w:rPr>
        <w:t>會的一部份，同時我們也追求對我們的主忠誠。我們承認新舊約中所</w:t>
      </w:r>
      <w:r>
        <w:rPr>
          <w:color w:val="231F20"/>
          <w:spacing w:val="-16"/>
          <w:w w:val="102"/>
        </w:rPr>
        <w:t>記載的歷史，從使徒建立初代教會開始持續到今日。身為其中的一份子，</w:t>
      </w:r>
      <w:r>
        <w:rPr>
          <w:color w:val="231F20"/>
          <w:w w:val="102"/>
        </w:rPr>
        <w:t>我們認同歷世歷代世界各地屬神的教會，被基督耶穌所救贖的的子民。</w:t>
      </w:r>
      <w:r>
        <w:rPr>
          <w:color w:val="231F20"/>
          <w:spacing w:val="3"/>
          <w:w w:val="102"/>
        </w:rPr>
        <w:t>我們認信教會建立之初，自第一至第五世紀為表達其信仰所訂載之信</w:t>
      </w:r>
      <w:r>
        <w:rPr>
          <w:color w:val="231F20"/>
          <w:spacing w:val="-16"/>
          <w:w w:val="102"/>
        </w:rPr>
        <w:t>條。然而拿撒勒人會願意回應神特別的呼召，以宣揚成聖的教義與經驗，</w:t>
      </w:r>
      <w:r>
        <w:rPr>
          <w:color w:val="231F20"/>
          <w:spacing w:val="2"/>
          <w:w w:val="102"/>
        </w:rPr>
        <w:t>並經由宣講神的話、施行聖禮、建立並維持真正符合使徒教導之信仰</w:t>
      </w:r>
      <w:r>
        <w:rPr>
          <w:color w:val="231F20"/>
          <w:spacing w:val="1"/>
          <w:w w:val="102"/>
        </w:rPr>
        <w:t>及作法、養成學像基督的生活以及服事他人等方式保守並培養與歷世</w:t>
      </w:r>
      <w:r>
        <w:rPr>
          <w:color w:val="231F20"/>
          <w:w w:val="102"/>
        </w:rPr>
        <w:t>歷代基督教會的一致性。</w:t>
      </w:r>
    </w:p>
    <w:p w14:paraId="1F03C694" w14:textId="77777777" w:rsidR="003345E9" w:rsidRDefault="007169A0">
      <w:pPr>
        <w:pStyle w:val="a3"/>
        <w:spacing w:line="206" w:lineRule="auto"/>
        <w:ind w:right="111" w:firstLine="408"/>
        <w:jc w:val="both"/>
      </w:pPr>
      <w:r>
        <w:rPr>
          <w:color w:val="231F20"/>
          <w:spacing w:val="4"/>
          <w:w w:val="102"/>
        </w:rPr>
        <w:t>拿撒勒人會的根基是透過十六世紀的英國改教和十八世紀約翰衛</w:t>
      </w:r>
      <w:r>
        <w:rPr>
          <w:color w:val="231F20"/>
          <w:spacing w:val="2"/>
          <w:w w:val="102"/>
        </w:rPr>
        <w:t>斯理所帶來的屬靈復興運動。由約翰</w:t>
      </w:r>
      <w:r>
        <w:rPr>
          <w:color w:val="231F20"/>
        </w:rPr>
        <w:t xml:space="preserve"> </w:t>
      </w:r>
      <w:r>
        <w:rPr>
          <w:color w:val="231F20"/>
          <w:w w:val="102"/>
        </w:rPr>
        <w:t>˙</w:t>
      </w:r>
      <w:r>
        <w:rPr>
          <w:color w:val="231F20"/>
        </w:rPr>
        <w:t xml:space="preserve"> </w:t>
      </w:r>
      <w:r>
        <w:rPr>
          <w:color w:val="231F20"/>
          <w:spacing w:val="2"/>
          <w:w w:val="102"/>
        </w:rPr>
        <w:t>衛斯理</w:t>
      </w:r>
      <w:r>
        <w:rPr>
          <w:color w:val="231F20"/>
          <w:w w:val="102"/>
        </w:rPr>
        <w:t>（John</w:t>
      </w:r>
      <w:r>
        <w:rPr>
          <w:color w:val="231F20"/>
          <w:spacing w:val="17"/>
        </w:rPr>
        <w:t xml:space="preserve"> </w:t>
      </w:r>
      <w:r>
        <w:rPr>
          <w:color w:val="231F20"/>
          <w:w w:val="102"/>
        </w:rPr>
        <w:t>Wesley</w:t>
      </w:r>
      <w:r>
        <w:rPr>
          <w:color w:val="231F20"/>
          <w:spacing w:val="4"/>
          <w:w w:val="102"/>
        </w:rPr>
        <w:t>）和查</w:t>
      </w:r>
      <w:r>
        <w:rPr>
          <w:color w:val="231F20"/>
          <w:w w:val="102"/>
        </w:rPr>
        <w:t>爾斯</w:t>
      </w:r>
      <w:r>
        <w:rPr>
          <w:color w:val="231F20"/>
          <w:spacing w:val="-1"/>
        </w:rPr>
        <w:t xml:space="preserve"> </w:t>
      </w:r>
      <w:r>
        <w:rPr>
          <w:color w:val="231F20"/>
          <w:w w:val="102"/>
        </w:rPr>
        <w:t>˙</w:t>
      </w:r>
      <w:r>
        <w:rPr>
          <w:color w:val="231F20"/>
          <w:spacing w:val="-1"/>
        </w:rPr>
        <w:t xml:space="preserve"> </w:t>
      </w:r>
      <w:r>
        <w:rPr>
          <w:color w:val="231F20"/>
          <w:w w:val="102"/>
        </w:rPr>
        <w:t>衛斯理（Charles</w:t>
      </w:r>
      <w:r>
        <w:rPr>
          <w:color w:val="231F20"/>
          <w:spacing w:val="18"/>
        </w:rPr>
        <w:t xml:space="preserve"> </w:t>
      </w:r>
      <w:r>
        <w:rPr>
          <w:color w:val="231F20"/>
          <w:w w:val="102"/>
        </w:rPr>
        <w:t>Wesley）的講道，英國、蘇格蘭、愛爾蘭和</w:t>
      </w:r>
      <w:r>
        <w:rPr>
          <w:color w:val="231F20"/>
          <w:spacing w:val="3"/>
          <w:w w:val="102"/>
        </w:rPr>
        <w:t>威爾斯中許多人離開罪惡並得著能力服侍神。這樣的復興是以信徒宣</w:t>
      </w:r>
      <w:r>
        <w:rPr>
          <w:color w:val="231F20"/>
          <w:spacing w:val="-12"/>
          <w:w w:val="102"/>
        </w:rPr>
        <w:t>講、見證、門徒訓練以及以『會社』、『班會』以及『小團』等。衛斯</w:t>
      </w:r>
      <w:r>
        <w:rPr>
          <w:color w:val="231F20"/>
          <w:w w:val="102"/>
        </w:rPr>
        <w:t>理復興的神學重點為靠著恩典而因信稱義、聖靈見證恩典的確據。</w:t>
      </w:r>
    </w:p>
    <w:p w14:paraId="6EE5EBC9" w14:textId="77777777" w:rsidR="003345E9" w:rsidRDefault="007169A0">
      <w:pPr>
        <w:pStyle w:val="a3"/>
        <w:spacing w:line="206" w:lineRule="auto"/>
        <w:ind w:right="41" w:firstLine="408"/>
        <w:jc w:val="right"/>
      </w:pPr>
      <w:r>
        <w:rPr>
          <w:color w:val="231F20"/>
          <w:spacing w:val="3"/>
          <w:w w:val="102"/>
        </w:rPr>
        <w:t>名稱的門徒圈為特色發展而成的屬靈生命復興運動。拿撒勒人會</w:t>
      </w:r>
      <w:r>
        <w:rPr>
          <w:color w:val="231F20"/>
          <w:w w:val="102"/>
        </w:rPr>
        <w:t>的前身還包括以飛利浦</w:t>
      </w:r>
      <w:r>
        <w:rPr>
          <w:color w:val="231F20"/>
          <w:spacing w:val="-1"/>
        </w:rPr>
        <w:t xml:space="preserve"> </w:t>
      </w:r>
      <w:r>
        <w:rPr>
          <w:color w:val="231F20"/>
          <w:w w:val="102"/>
        </w:rPr>
        <w:t>˙</w:t>
      </w:r>
      <w:r>
        <w:rPr>
          <w:color w:val="231F20"/>
          <w:spacing w:val="-1"/>
        </w:rPr>
        <w:t xml:space="preserve"> </w:t>
      </w:r>
      <w:r>
        <w:rPr>
          <w:color w:val="231F20"/>
          <w:w w:val="102"/>
        </w:rPr>
        <w:t>雅各</w:t>
      </w:r>
      <w:r>
        <w:rPr>
          <w:color w:val="231F20"/>
          <w:spacing w:val="-1"/>
        </w:rPr>
        <w:t xml:space="preserve"> </w:t>
      </w:r>
      <w:r>
        <w:rPr>
          <w:color w:val="231F20"/>
          <w:w w:val="102"/>
        </w:rPr>
        <w:t>˙</w:t>
      </w:r>
      <w:r>
        <w:rPr>
          <w:color w:val="231F20"/>
          <w:spacing w:val="-1"/>
        </w:rPr>
        <w:t xml:space="preserve"> </w:t>
      </w:r>
      <w:r>
        <w:rPr>
          <w:color w:val="231F20"/>
          <w:spacing w:val="-1"/>
          <w:w w:val="102"/>
        </w:rPr>
        <w:t>斯班納</w:t>
      </w:r>
      <w:r>
        <w:rPr>
          <w:color w:val="231F20"/>
          <w:w w:val="102"/>
        </w:rPr>
        <w:t>（Philip</w:t>
      </w:r>
      <w:r>
        <w:rPr>
          <w:color w:val="231F20"/>
          <w:spacing w:val="1"/>
        </w:rPr>
        <w:t xml:space="preserve"> </w:t>
      </w:r>
      <w:r>
        <w:rPr>
          <w:color w:val="231F20"/>
          <w:w w:val="102"/>
        </w:rPr>
        <w:t>Jacob</w:t>
      </w:r>
      <w:r>
        <w:rPr>
          <w:color w:val="231F20"/>
          <w:spacing w:val="1"/>
        </w:rPr>
        <w:t xml:space="preserve"> </w:t>
      </w:r>
      <w:r>
        <w:rPr>
          <w:color w:val="231F20"/>
          <w:w w:val="102"/>
        </w:rPr>
        <w:t>Spener</w:t>
      </w:r>
      <w:r>
        <w:rPr>
          <w:color w:val="231F20"/>
          <w:spacing w:val="-2"/>
          <w:w w:val="102"/>
        </w:rPr>
        <w:t>）</w:t>
      </w:r>
      <w:r>
        <w:rPr>
          <w:color w:val="231F20"/>
          <w:w w:val="102"/>
        </w:rPr>
        <w:t>為代</w:t>
      </w:r>
      <w:r>
        <w:rPr>
          <w:color w:val="231F20"/>
          <w:spacing w:val="3"/>
          <w:w w:val="102"/>
        </w:rPr>
        <w:t>表的德國敬虔派、十七世紀英國清教徒以及在美國新英格蘭區的牧會</w:t>
      </w:r>
      <w:r>
        <w:rPr>
          <w:color w:val="231F20"/>
          <w:w w:val="102"/>
        </w:rPr>
        <w:t>神學家約翰生</w:t>
      </w:r>
      <w:r>
        <w:rPr>
          <w:color w:val="231F20"/>
          <w:spacing w:val="-1"/>
        </w:rPr>
        <w:t xml:space="preserve"> </w:t>
      </w:r>
      <w:r>
        <w:rPr>
          <w:color w:val="231F20"/>
          <w:w w:val="102"/>
        </w:rPr>
        <w:t>˙</w:t>
      </w:r>
      <w:r>
        <w:rPr>
          <w:color w:val="231F20"/>
          <w:spacing w:val="-1"/>
        </w:rPr>
        <w:t xml:space="preserve"> </w:t>
      </w:r>
      <w:r>
        <w:rPr>
          <w:color w:val="231F20"/>
          <w:w w:val="102"/>
        </w:rPr>
        <w:t>愛德華茲（Jonathan</w:t>
      </w:r>
      <w:r>
        <w:rPr>
          <w:color w:val="231F20"/>
          <w:spacing w:val="1"/>
        </w:rPr>
        <w:t xml:space="preserve"> </w:t>
      </w:r>
      <w:r>
        <w:rPr>
          <w:color w:val="231F20"/>
          <w:w w:val="102"/>
        </w:rPr>
        <w:t>Edwards）</w:t>
      </w:r>
      <w:r>
        <w:rPr>
          <w:color w:val="231F20"/>
          <w:spacing w:val="-2"/>
          <w:w w:val="102"/>
        </w:rPr>
        <w:t>所帶領的屬靈復甦。</w:t>
      </w:r>
      <w:r>
        <w:rPr>
          <w:color w:val="231F20"/>
          <w:spacing w:val="4"/>
          <w:w w:val="102"/>
        </w:rPr>
        <w:t>衛斯理宗屬靈復興的神學思想是著重於因著信並本乎恩所得來的</w:t>
      </w:r>
    </w:p>
    <w:p w14:paraId="05937DED" w14:textId="77777777" w:rsidR="003345E9" w:rsidRDefault="007169A0">
      <w:pPr>
        <w:pStyle w:val="a3"/>
        <w:spacing w:line="206" w:lineRule="auto"/>
        <w:ind w:right="112"/>
        <w:jc w:val="both"/>
      </w:pPr>
      <w:r>
        <w:rPr>
          <w:color w:val="231F20"/>
          <w:spacing w:val="1"/>
          <w:w w:val="102"/>
        </w:rPr>
        <w:t>重生、同樣因著信並本乎恩所得來的基督徒完全或是成聖、以及聖靈</w:t>
      </w:r>
      <w:r>
        <w:rPr>
          <w:color w:val="231F20"/>
          <w:w w:val="102"/>
        </w:rPr>
        <w:t>的對於得救恩典在我們心中所賜下的見證等三項屬靈生命里程碑。約</w:t>
      </w:r>
      <w:r>
        <w:rPr>
          <w:color w:val="231F20"/>
          <w:spacing w:val="-1"/>
          <w:w w:val="102"/>
        </w:rPr>
        <w:t>翰衛斯理特別強調基督徒可以在一生中靠著神恩典的供應與引導過一</w:t>
      </w:r>
      <w:r>
        <w:rPr>
          <w:color w:val="231F20"/>
          <w:spacing w:val="3"/>
          <w:w w:val="102"/>
        </w:rPr>
        <w:t>個完全成聖的生活。英國衛理公會早期宣教士在全世界宣揚這樣的神</w:t>
      </w:r>
      <w:r>
        <w:rPr>
          <w:color w:val="231F20"/>
          <w:spacing w:val="-3"/>
          <w:w w:val="102"/>
        </w:rPr>
        <w:t>學重點，在美國衛理聖公會於</w:t>
      </w:r>
      <w:r>
        <w:rPr>
          <w:color w:val="231F20"/>
          <w:spacing w:val="-1"/>
        </w:rPr>
        <w:t xml:space="preserve"> </w:t>
      </w:r>
      <w:r>
        <w:rPr>
          <w:color w:val="231F20"/>
          <w:w w:val="102"/>
        </w:rPr>
        <w:t>1784</w:t>
      </w:r>
      <w:r>
        <w:rPr>
          <w:color w:val="231F20"/>
          <w:spacing w:val="-1"/>
        </w:rPr>
        <w:t xml:space="preserve"> </w:t>
      </w:r>
      <w:r>
        <w:rPr>
          <w:color w:val="231F20"/>
          <w:w w:val="102"/>
        </w:rPr>
        <w:t>年組成。其宗旨在於『改革美國大</w:t>
      </w:r>
      <w:r>
        <w:rPr>
          <w:color w:val="231F20"/>
          <w:spacing w:val="-6"/>
          <w:w w:val="102"/>
        </w:rPr>
        <w:t>陸的基督教會，並宣揚合於聖經的聖潔』。</w:t>
      </w:r>
    </w:p>
    <w:p w14:paraId="0652A2FA" w14:textId="77777777" w:rsidR="003345E9" w:rsidRDefault="007169A0">
      <w:pPr>
        <w:pStyle w:val="a3"/>
        <w:spacing w:line="206" w:lineRule="auto"/>
        <w:ind w:right="111" w:firstLine="408"/>
        <w:jc w:val="both"/>
      </w:pPr>
      <w:r>
        <w:rPr>
          <w:b/>
          <w:color w:val="231F20"/>
          <w:spacing w:val="3"/>
          <w:w w:val="102"/>
        </w:rPr>
        <w:t>十九世紀聖潔運動：</w:t>
      </w:r>
      <w:r>
        <w:rPr>
          <w:color w:val="231F20"/>
          <w:spacing w:val="4"/>
          <w:w w:val="102"/>
        </w:rPr>
        <w:t>十九世紀新一波的聖潔運動在美國東岸興起</w:t>
      </w:r>
      <w:r>
        <w:rPr>
          <w:color w:val="231F20"/>
          <w:w w:val="102"/>
        </w:rPr>
        <w:t>並拓展至全國。提摩太</w:t>
      </w:r>
      <w:r>
        <w:rPr>
          <w:color w:val="231F20"/>
        </w:rPr>
        <w:t xml:space="preserve"> </w:t>
      </w:r>
      <w:r>
        <w:rPr>
          <w:color w:val="231F20"/>
          <w:w w:val="102"/>
        </w:rPr>
        <w:t>˙</w:t>
      </w:r>
      <w:r>
        <w:rPr>
          <w:color w:val="231F20"/>
        </w:rPr>
        <w:t xml:space="preserve"> </w:t>
      </w:r>
      <w:r>
        <w:rPr>
          <w:color w:val="231F20"/>
          <w:w w:val="102"/>
        </w:rPr>
        <w:t>莫瑞（Timothy</w:t>
      </w:r>
      <w:r>
        <w:rPr>
          <w:color w:val="231F20"/>
          <w:spacing w:val="18"/>
        </w:rPr>
        <w:t xml:space="preserve"> </w:t>
      </w:r>
      <w:r>
        <w:rPr>
          <w:color w:val="231F20"/>
          <w:w w:val="102"/>
        </w:rPr>
        <w:t>Merritt</w:t>
      </w:r>
      <w:r>
        <w:rPr>
          <w:color w:val="231F20"/>
          <w:spacing w:val="-102"/>
          <w:w w:val="102"/>
        </w:rPr>
        <w:t>）</w:t>
      </w:r>
      <w:r>
        <w:rPr>
          <w:color w:val="231F20"/>
          <w:w w:val="102"/>
        </w:rPr>
        <w:t>，一位衛理公會的</w:t>
      </w:r>
      <w:r>
        <w:rPr>
          <w:color w:val="231F20"/>
          <w:spacing w:val="3"/>
          <w:w w:val="102"/>
        </w:rPr>
        <w:t>牧師並且是基督徒完全生活指引這份雜誌的創刊主編，是聖潔復興運</w:t>
      </w:r>
      <w:r>
        <w:rPr>
          <w:color w:val="231F20"/>
          <w:spacing w:val="2"/>
          <w:w w:val="102"/>
        </w:rPr>
        <w:t>動的領導人之一。主要的領袖還有在紐約興起週二聖潔特會事工的腓</w:t>
      </w:r>
    </w:p>
    <w:p w14:paraId="2B42F4F0"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42BB63CB"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9F03CF6" w14:textId="77777777" w:rsidR="003345E9" w:rsidRDefault="007169A0">
      <w:pPr>
        <w:pStyle w:val="a3"/>
        <w:spacing w:before="237" w:line="206" w:lineRule="auto"/>
        <w:ind w:right="16"/>
      </w:pPr>
      <w:r>
        <w:rPr>
          <w:color w:val="231F20"/>
          <w:w w:val="102"/>
        </w:rPr>
        <w:t>比</w:t>
      </w:r>
      <w:r>
        <w:rPr>
          <w:color w:val="231F20"/>
        </w:rPr>
        <w:t xml:space="preserve"> </w:t>
      </w:r>
      <w:r>
        <w:rPr>
          <w:color w:val="231F20"/>
          <w:w w:val="102"/>
        </w:rPr>
        <w:t>˙</w:t>
      </w:r>
      <w:r>
        <w:rPr>
          <w:color w:val="231F20"/>
        </w:rPr>
        <w:t xml:space="preserve"> </w:t>
      </w:r>
      <w:r>
        <w:rPr>
          <w:color w:val="231F20"/>
          <w:w w:val="102"/>
        </w:rPr>
        <w:t>旁摩（Phoebe</w:t>
      </w:r>
      <w:r>
        <w:rPr>
          <w:color w:val="231F20"/>
          <w:spacing w:val="18"/>
        </w:rPr>
        <w:t xml:space="preserve"> </w:t>
      </w:r>
      <w:r>
        <w:rPr>
          <w:color w:val="231F20"/>
          <w:w w:val="102"/>
        </w:rPr>
        <w:t>Palmer</w:t>
      </w:r>
      <w:r>
        <w:rPr>
          <w:color w:val="231F20"/>
          <w:spacing w:val="1"/>
          <w:w w:val="102"/>
        </w:rPr>
        <w:t>）</w:t>
      </w:r>
      <w:r>
        <w:rPr>
          <w:color w:val="231F20"/>
          <w:w w:val="102"/>
        </w:rPr>
        <w:t>姊妹，在這樣的聚會中，一些衛理公會的主教、教師以及牧者們加入了這群創始週二聚會追求聖潔的姊妹們。</w:t>
      </w:r>
      <w:r>
        <w:rPr>
          <w:color w:val="231F20"/>
          <w:spacing w:val="1"/>
          <w:w w:val="102"/>
        </w:rPr>
        <w:t>四十年的時間裡，腓比姊妹在衛理公會中經由宣講，發表文章，並擔</w:t>
      </w:r>
      <w:r>
        <w:rPr>
          <w:color w:val="231F20"/>
          <w:w w:val="102"/>
        </w:rPr>
        <w:t>任聖潔指引這份刊物的主編等方式，提倡聖潔運動。</w:t>
      </w:r>
    </w:p>
    <w:p w14:paraId="005F7786" w14:textId="77777777" w:rsidR="003345E9" w:rsidRDefault="007169A0">
      <w:pPr>
        <w:pStyle w:val="a3"/>
        <w:spacing w:line="306" w:lineRule="exact"/>
        <w:ind w:left="528"/>
        <w:jc w:val="both"/>
      </w:pPr>
      <w:r>
        <w:rPr>
          <w:color w:val="231F20"/>
          <w:spacing w:val="28"/>
        </w:rPr>
        <w:t>聖潔復興運動擴展到衛理公會以外的教會， 在奧柏林學院</w:t>
      </w:r>
    </w:p>
    <w:p w14:paraId="6978EE19" w14:textId="77777777" w:rsidR="003345E9" w:rsidRDefault="007169A0">
      <w:pPr>
        <w:pStyle w:val="a3"/>
        <w:spacing w:before="10" w:line="206" w:lineRule="auto"/>
        <w:ind w:left="119" w:right="100" w:hanging="102"/>
        <w:jc w:val="both"/>
      </w:pPr>
      <w:r>
        <w:rPr>
          <w:color w:val="231F20"/>
        </w:rPr>
        <w:t>（Oberlin</w:t>
      </w:r>
      <w:r>
        <w:rPr>
          <w:color w:val="231F20"/>
          <w:spacing w:val="40"/>
        </w:rPr>
        <w:t xml:space="preserve"> </w:t>
      </w:r>
      <w:r>
        <w:rPr>
          <w:color w:val="231F20"/>
        </w:rPr>
        <w:t>College）</w:t>
      </w:r>
      <w:r>
        <w:rPr>
          <w:color w:val="231F20"/>
          <w:spacing w:val="5"/>
        </w:rPr>
        <w:t xml:space="preserve">的查理 </w:t>
      </w:r>
      <w:r>
        <w:rPr>
          <w:color w:val="231F20"/>
        </w:rPr>
        <w:t>˙</w:t>
      </w:r>
      <w:r>
        <w:rPr>
          <w:color w:val="231F20"/>
          <w:spacing w:val="7"/>
        </w:rPr>
        <w:t xml:space="preserve"> 芬尼弟兄</w:t>
      </w:r>
      <w:r>
        <w:rPr>
          <w:color w:val="231F20"/>
        </w:rPr>
        <w:t>（Charles</w:t>
      </w:r>
      <w:r>
        <w:rPr>
          <w:color w:val="231F20"/>
          <w:spacing w:val="40"/>
        </w:rPr>
        <w:t xml:space="preserve"> </w:t>
      </w:r>
      <w:r>
        <w:rPr>
          <w:color w:val="231F20"/>
        </w:rPr>
        <w:t>G.</w:t>
      </w:r>
      <w:r>
        <w:rPr>
          <w:color w:val="231F20"/>
          <w:spacing w:val="40"/>
        </w:rPr>
        <w:t xml:space="preserve"> </w:t>
      </w:r>
      <w:r>
        <w:rPr>
          <w:color w:val="231F20"/>
        </w:rPr>
        <w:t>Finney）</w:t>
      </w:r>
      <w:r>
        <w:rPr>
          <w:color w:val="231F20"/>
          <w:spacing w:val="6"/>
        </w:rPr>
        <w:t>以及</w:t>
      </w:r>
      <w:r>
        <w:rPr>
          <w:color w:val="231F20"/>
        </w:rPr>
        <w:t>亞煞 ˙ 馬鴻（Asa</w:t>
      </w:r>
      <w:r>
        <w:rPr>
          <w:color w:val="231F20"/>
          <w:spacing w:val="40"/>
        </w:rPr>
        <w:t xml:space="preserve"> </w:t>
      </w:r>
      <w:r>
        <w:rPr>
          <w:color w:val="231F20"/>
        </w:rPr>
        <w:t xml:space="preserve">Mahan）帶領長老教會的聖潔復興；會眾制教會的佈道家威廉 ˙ 布德曼（William </w:t>
      </w:r>
      <w:r>
        <w:rPr>
          <w:color w:val="231F20"/>
          <w:spacing w:val="11"/>
        </w:rPr>
        <w:t>Boardman</w:t>
      </w:r>
      <w:r>
        <w:rPr>
          <w:color w:val="231F20"/>
          <w:spacing w:val="-91"/>
        </w:rPr>
        <w:t>）</w:t>
      </w:r>
      <w:r>
        <w:rPr>
          <w:color w:val="231F20"/>
        </w:rPr>
        <w:t>、浸信會佈道家 A.B. 艾爾（A.B. Earle）</w:t>
      </w:r>
      <w:r>
        <w:rPr>
          <w:color w:val="231F20"/>
          <w:spacing w:val="14"/>
        </w:rPr>
        <w:t>是聖潔運動的主要領導人，在貴格會則有佈道家</w:t>
      </w:r>
      <w:r>
        <w:rPr>
          <w:color w:val="231F20"/>
        </w:rPr>
        <w:t xml:space="preserve">及「基督徒喜樂的秘訣」一書的作者哈內 ˙ 懷拓 ˙ 史密斯（Hannah Whitall </w:t>
      </w:r>
      <w:r>
        <w:rPr>
          <w:color w:val="231F20"/>
          <w:spacing w:val="17"/>
        </w:rPr>
        <w:t>Smith</w:t>
      </w:r>
      <w:r>
        <w:rPr>
          <w:color w:val="231F20"/>
          <w:spacing w:val="-85"/>
        </w:rPr>
        <w:t>）</w:t>
      </w:r>
      <w:r>
        <w:rPr>
          <w:color w:val="231F20"/>
        </w:rPr>
        <w:t>。</w:t>
      </w:r>
    </w:p>
    <w:p w14:paraId="5F532B8B" w14:textId="77777777" w:rsidR="003345E9" w:rsidRDefault="007169A0">
      <w:pPr>
        <w:pStyle w:val="a3"/>
        <w:spacing w:line="206" w:lineRule="auto"/>
        <w:ind w:left="119" w:right="16" w:firstLine="408"/>
      </w:pPr>
      <w:r>
        <w:rPr>
          <w:color w:val="231F20"/>
          <w:w w:val="102"/>
        </w:rPr>
        <w:t>在</w:t>
      </w:r>
      <w:r>
        <w:rPr>
          <w:color w:val="231F20"/>
          <w:spacing w:val="3"/>
        </w:rPr>
        <w:t xml:space="preserve"> </w:t>
      </w:r>
      <w:r>
        <w:rPr>
          <w:color w:val="231F20"/>
          <w:w w:val="102"/>
        </w:rPr>
        <w:t>1867</w:t>
      </w:r>
      <w:r>
        <w:rPr>
          <w:color w:val="231F20"/>
          <w:spacing w:val="3"/>
        </w:rPr>
        <w:t xml:space="preserve"> </w:t>
      </w:r>
      <w:r>
        <w:rPr>
          <w:color w:val="231F20"/>
          <w:spacing w:val="14"/>
          <w:w w:val="102"/>
        </w:rPr>
        <w:t>年衛理公會的傳道人約翰</w:t>
      </w:r>
      <w:r>
        <w:rPr>
          <w:color w:val="231F20"/>
          <w:spacing w:val="3"/>
        </w:rPr>
        <w:t xml:space="preserve"> </w:t>
      </w:r>
      <w:r>
        <w:rPr>
          <w:color w:val="231F20"/>
          <w:w w:val="102"/>
        </w:rPr>
        <w:t>˙</w:t>
      </w:r>
      <w:r>
        <w:rPr>
          <w:color w:val="231F20"/>
          <w:spacing w:val="3"/>
        </w:rPr>
        <w:t xml:space="preserve"> </w:t>
      </w:r>
      <w:r>
        <w:rPr>
          <w:color w:val="231F20"/>
          <w:spacing w:val="8"/>
          <w:w w:val="102"/>
        </w:rPr>
        <w:t>伍德</w:t>
      </w:r>
      <w:r>
        <w:rPr>
          <w:color w:val="231F20"/>
          <w:w w:val="102"/>
        </w:rPr>
        <w:t>（John</w:t>
      </w:r>
      <w:r>
        <w:rPr>
          <w:color w:val="231F20"/>
          <w:spacing w:val="18"/>
        </w:rPr>
        <w:t xml:space="preserve"> </w:t>
      </w:r>
      <w:r>
        <w:rPr>
          <w:color w:val="231F20"/>
          <w:w w:val="102"/>
        </w:rPr>
        <w:t>A.</w:t>
      </w:r>
      <w:r>
        <w:rPr>
          <w:color w:val="231F20"/>
          <w:spacing w:val="18"/>
        </w:rPr>
        <w:t xml:space="preserve"> </w:t>
      </w:r>
      <w:r>
        <w:rPr>
          <w:color w:val="231F20"/>
          <w:w w:val="102"/>
        </w:rPr>
        <w:t>Wood</w:t>
      </w:r>
      <w:r>
        <w:rPr>
          <w:color w:val="231F20"/>
          <w:spacing w:val="16"/>
          <w:w w:val="102"/>
        </w:rPr>
        <w:t>）</w:t>
      </w:r>
      <w:r>
        <w:rPr>
          <w:color w:val="231F20"/>
          <w:w w:val="102"/>
        </w:rPr>
        <w:t>以</w:t>
      </w:r>
      <w:r>
        <w:rPr>
          <w:color w:val="231F20"/>
          <w:spacing w:val="8"/>
          <w:w w:val="102"/>
        </w:rPr>
        <w:t>及約翰</w:t>
      </w:r>
      <w:r>
        <w:rPr>
          <w:color w:val="231F20"/>
          <w:spacing w:val="3"/>
        </w:rPr>
        <w:t xml:space="preserve"> </w:t>
      </w:r>
      <w:r>
        <w:rPr>
          <w:color w:val="231F20"/>
          <w:w w:val="102"/>
        </w:rPr>
        <w:t>˙</w:t>
      </w:r>
      <w:r>
        <w:rPr>
          <w:color w:val="231F20"/>
          <w:spacing w:val="3"/>
        </w:rPr>
        <w:t xml:space="preserve"> </w:t>
      </w:r>
      <w:r>
        <w:rPr>
          <w:color w:val="231F20"/>
          <w:spacing w:val="8"/>
          <w:w w:val="102"/>
        </w:rPr>
        <w:t>茵思基</w:t>
      </w:r>
      <w:r>
        <w:rPr>
          <w:color w:val="231F20"/>
          <w:w w:val="102"/>
        </w:rPr>
        <w:t>（John</w:t>
      </w:r>
      <w:r>
        <w:rPr>
          <w:color w:val="231F20"/>
          <w:spacing w:val="18"/>
        </w:rPr>
        <w:t xml:space="preserve"> </w:t>
      </w:r>
      <w:r>
        <w:rPr>
          <w:color w:val="231F20"/>
          <w:w w:val="102"/>
        </w:rPr>
        <w:t>Inskip</w:t>
      </w:r>
      <w:r>
        <w:rPr>
          <w:color w:val="231F20"/>
          <w:spacing w:val="13"/>
          <w:w w:val="102"/>
        </w:rPr>
        <w:t>）</w:t>
      </w:r>
      <w:r>
        <w:rPr>
          <w:color w:val="231F20"/>
          <w:spacing w:val="11"/>
          <w:w w:val="102"/>
        </w:rPr>
        <w:t>以及其他人在葡萄地</w:t>
      </w:r>
      <w:r>
        <w:rPr>
          <w:color w:val="231F20"/>
          <w:spacing w:val="-2"/>
          <w:w w:val="102"/>
        </w:rPr>
        <w:t>（Vineland）</w:t>
      </w:r>
      <w:r>
        <w:rPr>
          <w:color w:val="231F20"/>
          <w:spacing w:val="2"/>
          <w:w w:val="102"/>
        </w:rPr>
        <w:t>紐澤西開始了第一次一系列的全國性營會。同時，他們也組織了全國</w:t>
      </w:r>
      <w:r>
        <w:rPr>
          <w:color w:val="231F20"/>
          <w:spacing w:val="14"/>
          <w:w w:val="102"/>
        </w:rPr>
        <w:t>性營會聖潔推廣協會，現名基督徒聖潔聯盟</w:t>
      </w:r>
      <w:r>
        <w:rPr>
          <w:color w:val="231F20"/>
          <w:w w:val="102"/>
        </w:rPr>
        <w:t>（Christian</w:t>
      </w:r>
      <w:r>
        <w:rPr>
          <w:color w:val="231F20"/>
          <w:spacing w:val="18"/>
        </w:rPr>
        <w:t xml:space="preserve"> </w:t>
      </w:r>
      <w:r>
        <w:rPr>
          <w:color w:val="231F20"/>
          <w:w w:val="102"/>
        </w:rPr>
        <w:t>Holiness Ass</w:t>
      </w:r>
      <w:r>
        <w:rPr>
          <w:color w:val="231F20"/>
          <w:spacing w:val="-1"/>
          <w:w w:val="102"/>
        </w:rPr>
        <w:t>o</w:t>
      </w:r>
      <w:r>
        <w:rPr>
          <w:color w:val="231F20"/>
          <w:w w:val="102"/>
        </w:rPr>
        <w:t>ciati</w:t>
      </w:r>
      <w:r>
        <w:rPr>
          <w:color w:val="231F20"/>
          <w:spacing w:val="-1"/>
          <w:w w:val="102"/>
        </w:rPr>
        <w:t>o</w:t>
      </w:r>
      <w:r>
        <w:rPr>
          <w:color w:val="231F20"/>
          <w:w w:val="102"/>
        </w:rPr>
        <w:t>n</w:t>
      </w:r>
      <w:r>
        <w:rPr>
          <w:color w:val="231F20"/>
          <w:spacing w:val="-102"/>
          <w:w w:val="102"/>
        </w:rPr>
        <w:t>）</w:t>
      </w:r>
      <w:r>
        <w:rPr>
          <w:color w:val="231F20"/>
          <w:spacing w:val="3"/>
          <w:w w:val="102"/>
        </w:rPr>
        <w:t>。直到二十世紀早期，這個協會在美國各州發起推動基</w:t>
      </w:r>
      <w:r>
        <w:rPr>
          <w:color w:val="231F20"/>
          <w:spacing w:val="1"/>
          <w:w w:val="102"/>
        </w:rPr>
        <w:t>督徒聖潔的營會。地方性聖潔組織亦相繼成立，並且一個印行與基督</w:t>
      </w:r>
      <w:r>
        <w:rPr>
          <w:color w:val="231F20"/>
          <w:w w:val="102"/>
        </w:rPr>
        <w:t>徒聖潔有關的期刊與書籍的出版社也因而成立。</w:t>
      </w:r>
    </w:p>
    <w:p w14:paraId="14BA6265" w14:textId="77777777" w:rsidR="003345E9" w:rsidRDefault="007169A0">
      <w:pPr>
        <w:pStyle w:val="a3"/>
        <w:spacing w:line="206" w:lineRule="auto"/>
        <w:ind w:left="119" w:right="15" w:firstLine="408"/>
      </w:pPr>
      <w:r>
        <w:rPr>
          <w:color w:val="231F20"/>
          <w:spacing w:val="6"/>
          <w:w w:val="102"/>
        </w:rPr>
        <w:t>基督徒聖潔的生命見證對於衛理公會</w:t>
      </w:r>
      <w:r>
        <w:rPr>
          <w:rFonts w:ascii="Noto Sans TC" w:eastAsia="Noto Sans TC" w:hAnsi="Noto Sans TC"/>
          <w:color w:val="231F20"/>
          <w:w w:val="102"/>
        </w:rPr>
        <w:t>（1848</w:t>
      </w:r>
      <w:r>
        <w:rPr>
          <w:rFonts w:ascii="Noto Sans TC" w:eastAsia="Noto Sans TC" w:hAnsi="Noto Sans TC"/>
          <w:color w:val="231F20"/>
          <w:spacing w:val="-102"/>
          <w:w w:val="102"/>
        </w:rPr>
        <w:t>）</w:t>
      </w:r>
      <w:r>
        <w:rPr>
          <w:color w:val="231F20"/>
          <w:spacing w:val="5"/>
          <w:w w:val="102"/>
        </w:rPr>
        <w:t>、循理會</w:t>
      </w:r>
      <w:r>
        <w:rPr>
          <w:rFonts w:ascii="Noto Sans TC" w:eastAsia="Noto Sans TC" w:hAnsi="Noto Sans TC"/>
          <w:color w:val="231F20"/>
          <w:w w:val="102"/>
        </w:rPr>
        <w:t>（1860</w:t>
      </w:r>
      <w:r>
        <w:rPr>
          <w:rFonts w:ascii="Noto Sans TC" w:eastAsia="Noto Sans TC" w:hAnsi="Noto Sans TC"/>
          <w:color w:val="231F20"/>
          <w:spacing w:val="-102"/>
          <w:w w:val="102"/>
        </w:rPr>
        <w:t>）</w:t>
      </w:r>
      <w:r>
        <w:rPr>
          <w:color w:val="231F20"/>
          <w:w w:val="102"/>
        </w:rPr>
        <w:t>、</w:t>
      </w:r>
      <w:r>
        <w:rPr>
          <w:color w:val="231F20"/>
          <w:spacing w:val="7"/>
          <w:w w:val="102"/>
        </w:rPr>
        <w:t>救世軍</w:t>
      </w:r>
      <w:r>
        <w:rPr>
          <w:rFonts w:ascii="Noto Sans TC" w:eastAsia="Noto Sans TC" w:hAnsi="Noto Sans TC"/>
          <w:color w:val="231F20"/>
          <w:w w:val="102"/>
        </w:rPr>
        <w:t>（1865</w:t>
      </w:r>
      <w:r>
        <w:rPr>
          <w:rFonts w:ascii="Noto Sans TC" w:eastAsia="Noto Sans TC" w:hAnsi="Noto Sans TC"/>
          <w:color w:val="231F20"/>
          <w:spacing w:val="12"/>
          <w:w w:val="102"/>
        </w:rPr>
        <w:t>）</w:t>
      </w:r>
      <w:r>
        <w:rPr>
          <w:color w:val="231F20"/>
          <w:spacing w:val="10"/>
          <w:w w:val="102"/>
        </w:rPr>
        <w:t>等教會成立之初皆具有重要的意義。在</w:t>
      </w:r>
      <w:r>
        <w:rPr>
          <w:color w:val="231F20"/>
          <w:spacing w:val="3"/>
        </w:rPr>
        <w:t xml:space="preserve"> </w:t>
      </w:r>
      <w:r>
        <w:rPr>
          <w:color w:val="231F20"/>
          <w:w w:val="102"/>
        </w:rPr>
        <w:t>1880</w:t>
      </w:r>
      <w:r>
        <w:rPr>
          <w:color w:val="231F20"/>
          <w:spacing w:val="3"/>
        </w:rPr>
        <w:t xml:space="preserve"> </w:t>
      </w:r>
      <w:r>
        <w:rPr>
          <w:color w:val="231F20"/>
          <w:spacing w:val="4"/>
          <w:w w:val="102"/>
        </w:rPr>
        <w:t>年代，在美國成立了一些特別注重基督徒聖潔的教會，這包括印第安那州</w:t>
      </w:r>
      <w:r>
        <w:rPr>
          <w:color w:val="231F20"/>
          <w:spacing w:val="1"/>
        </w:rPr>
        <w:t xml:space="preserve"> </w:t>
      </w:r>
      <w:r>
        <w:rPr>
          <w:color w:val="231F20"/>
          <w:w w:val="102"/>
        </w:rPr>
        <w:t>˙</w:t>
      </w:r>
      <w:r>
        <w:rPr>
          <w:color w:val="231F20"/>
          <w:spacing w:val="8"/>
          <w:w w:val="102"/>
        </w:rPr>
        <w:t>安德生成立的神的教會</w:t>
      </w:r>
      <w:r>
        <w:rPr>
          <w:color w:val="231F20"/>
          <w:spacing w:val="9"/>
          <w:w w:val="102"/>
        </w:rPr>
        <w:t>（聖潔</w:t>
      </w:r>
      <w:r>
        <w:rPr>
          <w:color w:val="231F20"/>
          <w:spacing w:val="-102"/>
          <w:w w:val="102"/>
        </w:rPr>
        <w:t>）</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God</w:t>
      </w:r>
      <w:r>
        <w:rPr>
          <w:color w:val="231F20"/>
          <w:spacing w:val="18"/>
        </w:rPr>
        <w:t xml:space="preserve"> </w:t>
      </w:r>
      <w:r>
        <w:rPr>
          <w:color w:val="231F20"/>
          <w:w w:val="102"/>
        </w:rPr>
        <w:t>Holiness</w:t>
      </w:r>
      <w:r>
        <w:rPr>
          <w:color w:val="231F20"/>
          <w:spacing w:val="-102"/>
          <w:w w:val="102"/>
        </w:rPr>
        <w:t>）</w:t>
      </w:r>
      <w:r>
        <w:rPr>
          <w:color w:val="231F20"/>
          <w:spacing w:val="6"/>
          <w:w w:val="102"/>
        </w:rPr>
        <w:t>。一些</w:t>
      </w:r>
      <w:r>
        <w:rPr>
          <w:color w:val="231F20"/>
          <w:spacing w:val="11"/>
          <w:w w:val="102"/>
        </w:rPr>
        <w:t>成立了一段時間的教會也受到聖潔運動的影響，這包括門諾會的部</w:t>
      </w:r>
      <w:r>
        <w:rPr>
          <w:color w:val="231F20"/>
          <w:spacing w:val="8"/>
          <w:w w:val="102"/>
        </w:rPr>
        <w:t>分教會，以及採納衛斯理聖潔教義中完全成聖的部分兄弟基督教會</w:t>
      </w:r>
    </w:p>
    <w:p w14:paraId="4D5D6993" w14:textId="77777777" w:rsidR="003345E9" w:rsidRDefault="007169A0">
      <w:pPr>
        <w:pStyle w:val="a3"/>
        <w:spacing w:line="206" w:lineRule="auto"/>
        <w:ind w:left="119" w:right="16" w:hanging="102"/>
      </w:pPr>
      <w:r>
        <w:rPr>
          <w:color w:val="231F20"/>
        </w:rPr>
        <w:t>（Brethren）</w:t>
      </w:r>
      <w:r>
        <w:rPr>
          <w:color w:val="231F20"/>
          <w:spacing w:val="20"/>
        </w:rPr>
        <w:t xml:space="preserve"> 以及福音團契同盟</w:t>
      </w:r>
      <w:r>
        <w:rPr>
          <w:color w:val="231F20"/>
        </w:rPr>
        <w:t>（Evangelical Friends Alliance）</w:t>
      </w:r>
      <w:r>
        <w:rPr>
          <w:color w:val="231F20"/>
          <w:spacing w:val="-2"/>
        </w:rPr>
        <w:t>是此類團體其中之一部分。</w:t>
      </w:r>
    </w:p>
    <w:p w14:paraId="13A7FEAD" w14:textId="77777777" w:rsidR="003345E9" w:rsidRDefault="007169A0">
      <w:pPr>
        <w:pStyle w:val="2"/>
        <w:spacing w:before="31"/>
      </w:pPr>
      <w:r>
        <w:rPr>
          <w:color w:val="231F20"/>
          <w:spacing w:val="-2"/>
        </w:rPr>
        <w:t>結合基督徒聖潔團體</w:t>
      </w:r>
    </w:p>
    <w:p w14:paraId="2EE1F742" w14:textId="77777777" w:rsidR="003345E9" w:rsidRDefault="007169A0">
      <w:pPr>
        <w:pStyle w:val="a3"/>
        <w:spacing w:before="48" w:line="206" w:lineRule="auto"/>
        <w:ind w:right="15" w:firstLine="408"/>
      </w:pPr>
      <w:r>
        <w:rPr>
          <w:color w:val="231F20"/>
          <w:w w:val="102"/>
        </w:rPr>
        <w:t>在</w:t>
      </w:r>
      <w:r>
        <w:rPr>
          <w:color w:val="231F20"/>
        </w:rPr>
        <w:t xml:space="preserve"> </w:t>
      </w:r>
      <w:r>
        <w:rPr>
          <w:color w:val="231F20"/>
          <w:w w:val="102"/>
        </w:rPr>
        <w:t>1890</w:t>
      </w:r>
      <w:r>
        <w:rPr>
          <w:color w:val="231F20"/>
        </w:rPr>
        <w:t xml:space="preserve"> </w:t>
      </w:r>
      <w:r>
        <w:rPr>
          <w:color w:val="231F20"/>
          <w:spacing w:val="-1"/>
          <w:w w:val="102"/>
        </w:rPr>
        <w:t>年，新一波獨立聖潔教會持續產生，包括城市宣教機構、</w:t>
      </w:r>
      <w:r>
        <w:rPr>
          <w:color w:val="231F20"/>
          <w:spacing w:val="1"/>
          <w:w w:val="102"/>
        </w:rPr>
        <w:t>救援之家、以及福音宣教協會。參與事工的一些人提出了連結各獨立</w:t>
      </w:r>
      <w:r>
        <w:rPr>
          <w:color w:val="231F20"/>
          <w:w w:val="102"/>
        </w:rPr>
        <w:t>教會，成立全國性聖潔教派的願望。從這樣的脈動中，拿撒勒人會於是誕生。</w:t>
      </w:r>
    </w:p>
    <w:p w14:paraId="2DD77299" w14:textId="77777777" w:rsidR="003345E9" w:rsidRDefault="003345E9">
      <w:pPr>
        <w:pStyle w:val="a3"/>
        <w:spacing w:line="206" w:lineRule="auto"/>
        <w:sectPr w:rsidR="003345E9">
          <w:pgSz w:w="8640" w:h="12960"/>
          <w:pgMar w:top="480" w:right="1080" w:bottom="1180" w:left="1080" w:header="0" w:footer="997" w:gutter="0"/>
          <w:cols w:space="720"/>
        </w:sectPr>
      </w:pPr>
    </w:p>
    <w:p w14:paraId="3D542655" w14:textId="77777777" w:rsidR="003345E9" w:rsidRDefault="007169A0">
      <w:pPr>
        <w:pStyle w:val="a3"/>
        <w:spacing w:before="50"/>
        <w:ind w:left="0"/>
        <w:jc w:val="center"/>
      </w:pPr>
      <w:r>
        <w:rPr>
          <w:color w:val="231F20"/>
          <w:spacing w:val="-5"/>
        </w:rPr>
        <w:lastRenderedPageBreak/>
        <w:t>目錄</w:t>
      </w:r>
    </w:p>
    <w:p w14:paraId="604F610B" w14:textId="77777777" w:rsidR="003345E9" w:rsidRDefault="007169A0">
      <w:pPr>
        <w:spacing w:before="240" w:line="206" w:lineRule="auto"/>
        <w:ind w:left="120" w:right="70" w:firstLine="408"/>
        <w:rPr>
          <w:sz w:val="20"/>
        </w:rPr>
      </w:pPr>
      <w:r>
        <w:rPr>
          <w:b/>
          <w:color w:val="231F20"/>
          <w:spacing w:val="11"/>
          <w:sz w:val="20"/>
        </w:rPr>
        <w:t>美 國 五 旬 節 教 會 協 會</w:t>
      </w:r>
      <w:r>
        <w:rPr>
          <w:b/>
          <w:color w:val="231F20"/>
          <w:sz w:val="20"/>
        </w:rPr>
        <w:t>（The Association of Pentecostal Churches</w:t>
      </w:r>
      <w:r>
        <w:rPr>
          <w:b/>
          <w:color w:val="231F20"/>
          <w:spacing w:val="17"/>
          <w:sz w:val="20"/>
        </w:rPr>
        <w:t xml:space="preserve"> </w:t>
      </w:r>
      <w:r>
        <w:rPr>
          <w:b/>
          <w:color w:val="231F20"/>
          <w:sz w:val="20"/>
        </w:rPr>
        <w:t>of</w:t>
      </w:r>
      <w:r>
        <w:rPr>
          <w:b/>
          <w:color w:val="231F20"/>
          <w:spacing w:val="18"/>
          <w:sz w:val="20"/>
        </w:rPr>
        <w:t xml:space="preserve"> </w:t>
      </w:r>
      <w:r>
        <w:rPr>
          <w:b/>
          <w:color w:val="231F20"/>
          <w:spacing w:val="11"/>
          <w:sz w:val="20"/>
        </w:rPr>
        <w:t>America</w:t>
      </w:r>
      <w:r>
        <w:rPr>
          <w:b/>
          <w:color w:val="231F20"/>
          <w:spacing w:val="-91"/>
          <w:sz w:val="20"/>
        </w:rPr>
        <w:t>）</w:t>
      </w:r>
      <w:r>
        <w:rPr>
          <w:b/>
          <w:color w:val="231F20"/>
          <w:spacing w:val="4"/>
          <w:sz w:val="20"/>
        </w:rPr>
        <w:t xml:space="preserve">： </w:t>
      </w:r>
      <w:r>
        <w:rPr>
          <w:color w:val="231F20"/>
          <w:spacing w:val="5"/>
          <w:sz w:val="20"/>
        </w:rPr>
        <w:t xml:space="preserve">在 </w:t>
      </w:r>
      <w:r>
        <w:rPr>
          <w:color w:val="231F20"/>
          <w:sz w:val="20"/>
        </w:rPr>
        <w:t>1887</w:t>
      </w:r>
      <w:r>
        <w:rPr>
          <w:color w:val="231F20"/>
          <w:spacing w:val="7"/>
          <w:sz w:val="20"/>
        </w:rPr>
        <w:t xml:space="preserve"> 年 </w:t>
      </w:r>
      <w:r>
        <w:rPr>
          <w:color w:val="231F20"/>
          <w:sz w:val="20"/>
        </w:rPr>
        <w:t>7</w:t>
      </w:r>
      <w:r>
        <w:rPr>
          <w:color w:val="231F20"/>
          <w:spacing w:val="7"/>
          <w:sz w:val="20"/>
        </w:rPr>
        <w:t xml:space="preserve"> 月 </w:t>
      </w:r>
      <w:r>
        <w:rPr>
          <w:color w:val="231F20"/>
          <w:sz w:val="20"/>
        </w:rPr>
        <w:t>21</w:t>
      </w:r>
      <w:r>
        <w:rPr>
          <w:color w:val="231F20"/>
          <w:spacing w:val="30"/>
          <w:sz w:val="20"/>
        </w:rPr>
        <w:t xml:space="preserve"> 日，百姓福音教會</w:t>
      </w:r>
      <w:r>
        <w:rPr>
          <w:color w:val="231F20"/>
          <w:spacing w:val="-10"/>
          <w:sz w:val="20"/>
        </w:rPr>
        <w:t xml:space="preserve"> </w:t>
      </w:r>
    </w:p>
    <w:p w14:paraId="604ADEDA" w14:textId="77777777" w:rsidR="003345E9" w:rsidRDefault="007169A0">
      <w:pPr>
        <w:pStyle w:val="a3"/>
        <w:spacing w:line="206" w:lineRule="auto"/>
        <w:ind w:left="119" w:right="16" w:hanging="102"/>
      </w:pPr>
      <w:r>
        <w:rPr>
          <w:color w:val="231F20"/>
        </w:rPr>
        <w:t>（People</w:t>
      </w:r>
      <w:r>
        <w:rPr>
          <w:rFonts w:ascii="Gentium Book Plus" w:eastAsia="Gentium Book Plus" w:hAnsi="Gentium Book Plus"/>
          <w:color w:val="231F20"/>
          <w:position w:val="1"/>
        </w:rPr>
        <w:t>’</w:t>
      </w:r>
      <w:r>
        <w:rPr>
          <w:color w:val="231F20"/>
        </w:rPr>
        <w:t>s</w:t>
      </w:r>
      <w:r>
        <w:rPr>
          <w:color w:val="231F20"/>
          <w:spacing w:val="40"/>
        </w:rPr>
        <w:t xml:space="preserve"> </w:t>
      </w:r>
      <w:r>
        <w:rPr>
          <w:color w:val="231F20"/>
        </w:rPr>
        <w:t>Evangelical</w:t>
      </w:r>
      <w:r>
        <w:rPr>
          <w:color w:val="231F20"/>
          <w:spacing w:val="40"/>
        </w:rPr>
        <w:t xml:space="preserve"> </w:t>
      </w:r>
      <w:r>
        <w:rPr>
          <w:color w:val="231F20"/>
        </w:rPr>
        <w:t>Church）</w:t>
      </w:r>
      <w:r>
        <w:rPr>
          <w:color w:val="231F20"/>
          <w:spacing w:val="6"/>
        </w:rPr>
        <w:t xml:space="preserve">在羅得島州 </w:t>
      </w:r>
      <w:r>
        <w:rPr>
          <w:color w:val="231F20"/>
        </w:rPr>
        <w:t>˙</w:t>
      </w:r>
      <w:r>
        <w:rPr>
          <w:color w:val="231F20"/>
          <w:spacing w:val="1"/>
        </w:rPr>
        <w:t xml:space="preserve"> 普羅維登斯成立了，</w:t>
      </w:r>
      <w:r>
        <w:rPr>
          <w:color w:val="231F20"/>
          <w:spacing w:val="6"/>
        </w:rPr>
        <w:t xml:space="preserve">成立之初有 </w:t>
      </w:r>
      <w:r>
        <w:rPr>
          <w:color w:val="231F20"/>
        </w:rPr>
        <w:t>51</w:t>
      </w:r>
      <w:r>
        <w:rPr>
          <w:color w:val="231F20"/>
          <w:spacing w:val="7"/>
        </w:rPr>
        <w:t xml:space="preserve"> 位會員，芣列得 </w:t>
      </w:r>
      <w:r>
        <w:rPr>
          <w:color w:val="231F20"/>
        </w:rPr>
        <w:t>˙</w:t>
      </w:r>
      <w:r>
        <w:rPr>
          <w:color w:val="231F20"/>
          <w:spacing w:val="9"/>
        </w:rPr>
        <w:t xml:space="preserve"> 西拉瑞</w:t>
      </w:r>
      <w:r>
        <w:rPr>
          <w:color w:val="231F20"/>
        </w:rPr>
        <w:t>（Fred</w:t>
      </w:r>
      <w:r>
        <w:rPr>
          <w:color w:val="231F20"/>
          <w:spacing w:val="77"/>
        </w:rPr>
        <w:t xml:space="preserve"> </w:t>
      </w:r>
      <w:r>
        <w:rPr>
          <w:color w:val="231F20"/>
        </w:rPr>
        <w:t>A.</w:t>
      </w:r>
      <w:r>
        <w:rPr>
          <w:color w:val="231F20"/>
          <w:spacing w:val="77"/>
        </w:rPr>
        <w:t xml:space="preserve"> </w:t>
      </w:r>
      <w:r>
        <w:rPr>
          <w:color w:val="231F20"/>
        </w:rPr>
        <w:t xml:space="preserve">Hillery）是該教會的牧師。隔年在麻薩諸塞州琳（Lynn）˙ 成立了宣教教會（Mission </w:t>
      </w:r>
      <w:r>
        <w:rPr>
          <w:color w:val="231F20"/>
          <w:spacing w:val="12"/>
        </w:rPr>
        <w:t>Church</w:t>
      </w:r>
      <w:r>
        <w:rPr>
          <w:color w:val="231F20"/>
          <w:spacing w:val="-90"/>
        </w:rPr>
        <w:t>）</w:t>
      </w:r>
      <w:r>
        <w:rPr>
          <w:color w:val="231F20"/>
          <w:spacing w:val="2"/>
        </w:rPr>
        <w:t xml:space="preserve">，霍華 </w:t>
      </w:r>
      <w:r>
        <w:rPr>
          <w:color w:val="231F20"/>
        </w:rPr>
        <w:t>˙ 戴維斯（Howard Davis）是該教會的牧師。</w:t>
      </w:r>
    </w:p>
    <w:p w14:paraId="335434B4" w14:textId="77777777" w:rsidR="003345E9" w:rsidRDefault="007169A0">
      <w:pPr>
        <w:pStyle w:val="a3"/>
        <w:spacing w:line="206" w:lineRule="auto"/>
        <w:ind w:left="119" w:right="16" w:firstLine="408"/>
        <w:jc w:val="both"/>
      </w:pPr>
      <w:r>
        <w:rPr>
          <w:color w:val="231F20"/>
        </w:rPr>
        <w:t>1890</w:t>
      </w:r>
      <w:r>
        <w:rPr>
          <w:color w:val="231F20"/>
          <w:spacing w:val="17"/>
        </w:rPr>
        <w:t xml:space="preserve"> 年 </w:t>
      </w:r>
      <w:r>
        <w:rPr>
          <w:color w:val="231F20"/>
        </w:rPr>
        <w:t>3</w:t>
      </w:r>
      <w:r>
        <w:rPr>
          <w:color w:val="231F20"/>
          <w:spacing w:val="17"/>
        </w:rPr>
        <w:t xml:space="preserve"> 月 </w:t>
      </w:r>
      <w:r>
        <w:rPr>
          <w:color w:val="231F20"/>
        </w:rPr>
        <w:t>13</w:t>
      </w:r>
      <w:r>
        <w:rPr>
          <w:color w:val="231F20"/>
          <w:spacing w:val="17"/>
        </w:rPr>
        <w:t xml:space="preserve"> 至 </w:t>
      </w:r>
      <w:r>
        <w:rPr>
          <w:color w:val="231F20"/>
        </w:rPr>
        <w:t>14 日來自這兩間以及其他獨立聖潔的教會在岩石市 ˙ 麻薩諸塞州聚集並組成中央福音聖潔會（Central Evangelical Holiness</w:t>
      </w:r>
      <w:r>
        <w:rPr>
          <w:color w:val="231F20"/>
          <w:spacing w:val="40"/>
        </w:rPr>
        <w:t xml:space="preserve"> </w:t>
      </w:r>
      <w:r>
        <w:rPr>
          <w:color w:val="231F20"/>
          <w:spacing w:val="7"/>
        </w:rPr>
        <w:t>Association</w:t>
      </w:r>
      <w:r>
        <w:rPr>
          <w:color w:val="231F20"/>
          <w:spacing w:val="-95"/>
        </w:rPr>
        <w:t>）</w:t>
      </w:r>
      <w:r>
        <w:rPr>
          <w:color w:val="231F20"/>
        </w:rPr>
        <w:t>，他們在羅德島 ‧ 新罕布夏州、以及麻薩諸塞州設立教會。1892</w:t>
      </w:r>
      <w:r>
        <w:rPr>
          <w:color w:val="231F20"/>
          <w:spacing w:val="3"/>
        </w:rPr>
        <w:t xml:space="preserve"> 年中央福音聖潔會按立了安娜</w:t>
      </w:r>
      <w:r>
        <w:rPr>
          <w:color w:val="231F20"/>
        </w:rPr>
        <w:t>˙</w:t>
      </w:r>
      <w:r>
        <w:rPr>
          <w:color w:val="231F20"/>
          <w:spacing w:val="-26"/>
        </w:rPr>
        <w:t xml:space="preserve"> 韓康比</w:t>
      </w:r>
      <w:r>
        <w:rPr>
          <w:color w:val="231F20"/>
        </w:rPr>
        <w:t>（Anna S. Hanscombe）</w:t>
      </w:r>
      <w:r>
        <w:rPr>
          <w:color w:val="231F20"/>
          <w:spacing w:val="-11"/>
        </w:rPr>
        <w:t>女士，她是拿撒勒人會前身中第一位被按立的女性牧者。</w:t>
      </w:r>
    </w:p>
    <w:p w14:paraId="40769942" w14:textId="77777777" w:rsidR="003345E9" w:rsidRDefault="007169A0">
      <w:pPr>
        <w:pStyle w:val="a3"/>
        <w:spacing w:line="206" w:lineRule="auto"/>
        <w:ind w:left="119" w:right="16" w:firstLine="408"/>
      </w:pPr>
      <w:r>
        <w:rPr>
          <w:color w:val="231F20"/>
          <w:w w:val="102"/>
        </w:rPr>
        <w:t>1894</w:t>
      </w:r>
      <w:r>
        <w:rPr>
          <w:color w:val="231F20"/>
        </w:rPr>
        <w:t xml:space="preserve"> </w:t>
      </w:r>
      <w:r>
        <w:rPr>
          <w:color w:val="231F20"/>
          <w:w w:val="102"/>
        </w:rPr>
        <w:t>年</w:t>
      </w:r>
      <w:r>
        <w:rPr>
          <w:color w:val="231F20"/>
        </w:rPr>
        <w:t xml:space="preserve"> </w:t>
      </w:r>
      <w:r>
        <w:rPr>
          <w:color w:val="231F20"/>
          <w:w w:val="102"/>
        </w:rPr>
        <w:t>1</w:t>
      </w:r>
      <w:r>
        <w:rPr>
          <w:color w:val="231F20"/>
        </w:rPr>
        <w:t xml:space="preserve"> </w:t>
      </w:r>
      <w:r>
        <w:rPr>
          <w:color w:val="231F20"/>
          <w:spacing w:val="1"/>
          <w:w w:val="102"/>
        </w:rPr>
        <w:t>月威廉</w:t>
      </w:r>
      <w:r>
        <w:rPr>
          <w:color w:val="231F20"/>
        </w:rPr>
        <w:t xml:space="preserve"> </w:t>
      </w:r>
      <w:r>
        <w:rPr>
          <w:color w:val="231F20"/>
          <w:w w:val="102"/>
        </w:rPr>
        <w:t>˙</w:t>
      </w:r>
      <w:r>
        <w:rPr>
          <w:color w:val="231F20"/>
        </w:rPr>
        <w:t xml:space="preserve"> </w:t>
      </w:r>
      <w:r>
        <w:rPr>
          <w:color w:val="231F20"/>
          <w:spacing w:val="1"/>
          <w:w w:val="102"/>
        </w:rPr>
        <w:t>霍華</w:t>
      </w:r>
      <w:r>
        <w:rPr>
          <w:color w:val="231F20"/>
        </w:rPr>
        <w:t xml:space="preserve"> </w:t>
      </w:r>
      <w:r>
        <w:rPr>
          <w:color w:val="231F20"/>
          <w:w w:val="102"/>
        </w:rPr>
        <w:t>˙</w:t>
      </w:r>
      <w:r>
        <w:rPr>
          <w:color w:val="231F20"/>
        </w:rPr>
        <w:t xml:space="preserve"> </w:t>
      </w:r>
      <w:r>
        <w:rPr>
          <w:color w:val="231F20"/>
          <w:spacing w:val="1"/>
          <w:w w:val="102"/>
        </w:rPr>
        <w:t>何勒</w:t>
      </w:r>
      <w:r>
        <w:rPr>
          <w:color w:val="231F20"/>
          <w:w w:val="102"/>
        </w:rPr>
        <w:t>（William</w:t>
      </w:r>
      <w:r>
        <w:rPr>
          <w:color w:val="231F20"/>
          <w:spacing w:val="18"/>
        </w:rPr>
        <w:t xml:space="preserve"> </w:t>
      </w:r>
      <w:r>
        <w:rPr>
          <w:color w:val="231F20"/>
          <w:w w:val="102"/>
        </w:rPr>
        <w:t>Howard</w:t>
      </w:r>
      <w:r>
        <w:rPr>
          <w:color w:val="231F20"/>
          <w:spacing w:val="18"/>
        </w:rPr>
        <w:t xml:space="preserve"> </w:t>
      </w:r>
      <w:r>
        <w:rPr>
          <w:color w:val="231F20"/>
          <w:w w:val="102"/>
        </w:rPr>
        <w:t>Hoople</w:t>
      </w:r>
      <w:r>
        <w:rPr>
          <w:color w:val="231F20"/>
          <w:spacing w:val="3"/>
          <w:w w:val="102"/>
        </w:rPr>
        <w:t>）</w:t>
      </w:r>
      <w:r>
        <w:rPr>
          <w:color w:val="231F20"/>
          <w:w w:val="102"/>
        </w:rPr>
        <w:t>建</w:t>
      </w:r>
      <w:r>
        <w:rPr>
          <w:color w:val="231F20"/>
          <w:spacing w:val="3"/>
          <w:w w:val="102"/>
        </w:rPr>
        <w:t>立了布魯克林城市宣教機構，並於次年五月更名為尤提卡街五旬節會</w:t>
      </w:r>
      <w:r>
        <w:rPr>
          <w:color w:val="231F20"/>
          <w:w w:val="102"/>
        </w:rPr>
        <w:t>幕教會（Utica</w:t>
      </w:r>
      <w:r>
        <w:rPr>
          <w:color w:val="231F20"/>
          <w:spacing w:val="9"/>
        </w:rPr>
        <w:t xml:space="preserve"> </w:t>
      </w:r>
      <w:r>
        <w:rPr>
          <w:color w:val="231F20"/>
          <w:w w:val="102"/>
        </w:rPr>
        <w:t>Avenue</w:t>
      </w:r>
      <w:r>
        <w:rPr>
          <w:color w:val="231F20"/>
          <w:spacing w:val="9"/>
        </w:rPr>
        <w:t xml:space="preserve"> </w:t>
      </w:r>
      <w:r>
        <w:rPr>
          <w:color w:val="231F20"/>
          <w:w w:val="102"/>
        </w:rPr>
        <w:t>Pentecostal</w:t>
      </w:r>
      <w:r>
        <w:rPr>
          <w:color w:val="231F20"/>
          <w:spacing w:val="9"/>
        </w:rPr>
        <w:t xml:space="preserve"> </w:t>
      </w:r>
      <w:r>
        <w:rPr>
          <w:color w:val="231F20"/>
          <w:w w:val="102"/>
        </w:rPr>
        <w:t>Tabernacle</w:t>
      </w:r>
      <w:r>
        <w:rPr>
          <w:color w:val="231F20"/>
          <w:spacing w:val="9"/>
        </w:rPr>
        <w:t xml:space="preserve"> </w:t>
      </w:r>
      <w:r>
        <w:rPr>
          <w:color w:val="231F20"/>
          <w:spacing w:val="-102"/>
          <w:w w:val="102"/>
        </w:rPr>
        <w:t>）</w:t>
      </w:r>
      <w:r>
        <w:rPr>
          <w:color w:val="231F20"/>
          <w:spacing w:val="-2"/>
          <w:w w:val="102"/>
        </w:rPr>
        <w:t>，次年年底之前，</w:t>
      </w:r>
      <w:r>
        <w:rPr>
          <w:color w:val="231F20"/>
          <w:w w:val="102"/>
        </w:rPr>
        <w:t>倍福街五旬節教會（Bedford</w:t>
      </w:r>
      <w:r>
        <w:rPr>
          <w:color w:val="231F20"/>
          <w:spacing w:val="9"/>
        </w:rPr>
        <w:t xml:space="preserve"> </w:t>
      </w:r>
      <w:r>
        <w:rPr>
          <w:color w:val="231F20"/>
          <w:w w:val="102"/>
        </w:rPr>
        <w:t>Avenue</w:t>
      </w:r>
      <w:r>
        <w:rPr>
          <w:color w:val="231F20"/>
          <w:spacing w:val="9"/>
        </w:rPr>
        <w:t xml:space="preserve"> </w:t>
      </w:r>
      <w:r>
        <w:rPr>
          <w:color w:val="231F20"/>
          <w:w w:val="102"/>
        </w:rPr>
        <w:t>Pentecostal</w:t>
      </w:r>
      <w:r>
        <w:rPr>
          <w:color w:val="231F20"/>
          <w:spacing w:val="9"/>
        </w:rPr>
        <w:t xml:space="preserve"> </w:t>
      </w:r>
      <w:r>
        <w:rPr>
          <w:color w:val="231F20"/>
          <w:w w:val="102"/>
        </w:rPr>
        <w:t>Church</w:t>
      </w:r>
      <w:r>
        <w:rPr>
          <w:color w:val="231F20"/>
          <w:spacing w:val="-41"/>
          <w:w w:val="102"/>
        </w:rPr>
        <w:t>）</w:t>
      </w:r>
      <w:r>
        <w:rPr>
          <w:color w:val="231F20"/>
          <w:w w:val="102"/>
        </w:rPr>
        <w:t>以及以</w:t>
      </w:r>
      <w:r>
        <w:rPr>
          <w:color w:val="231F20"/>
          <w:spacing w:val="7"/>
          <w:w w:val="102"/>
        </w:rPr>
        <w:t>馬內利五旬節會幕教會</w:t>
      </w:r>
      <w:r>
        <w:rPr>
          <w:color w:val="231F20"/>
          <w:w w:val="102"/>
        </w:rPr>
        <w:t>（Emmanuel</w:t>
      </w:r>
      <w:r>
        <w:rPr>
          <w:color w:val="231F20"/>
          <w:spacing w:val="18"/>
        </w:rPr>
        <w:t xml:space="preserve"> </w:t>
      </w:r>
      <w:r>
        <w:rPr>
          <w:color w:val="231F20"/>
          <w:w w:val="102"/>
        </w:rPr>
        <w:t>Pentecostal</w:t>
      </w:r>
      <w:r>
        <w:rPr>
          <w:color w:val="231F20"/>
          <w:spacing w:val="18"/>
        </w:rPr>
        <w:t xml:space="preserve"> </w:t>
      </w:r>
      <w:r>
        <w:rPr>
          <w:color w:val="231F20"/>
          <w:w w:val="102"/>
        </w:rPr>
        <w:t>Tabernacle</w:t>
      </w:r>
      <w:r>
        <w:rPr>
          <w:color w:val="231F20"/>
          <w:spacing w:val="8"/>
          <w:w w:val="102"/>
        </w:rPr>
        <w:t>）</w:t>
      </w:r>
      <w:r>
        <w:rPr>
          <w:color w:val="231F20"/>
          <w:w w:val="102"/>
        </w:rPr>
        <w:t>相繼成立。1895</w:t>
      </w:r>
      <w:r>
        <w:rPr>
          <w:color w:val="231F20"/>
        </w:rPr>
        <w:t xml:space="preserve"> </w:t>
      </w:r>
      <w:r>
        <w:rPr>
          <w:color w:val="231F20"/>
          <w:w w:val="102"/>
        </w:rPr>
        <w:t>年這三間教會採納了一份憲章、一份信條總綱以及行政規條，成為美國五旬節教會協會。</w:t>
      </w:r>
    </w:p>
    <w:p w14:paraId="20E257D7" w14:textId="77777777" w:rsidR="003345E9" w:rsidRDefault="007169A0">
      <w:pPr>
        <w:pStyle w:val="a3"/>
        <w:spacing w:line="206" w:lineRule="auto"/>
        <w:ind w:left="119" w:right="92" w:firstLine="408"/>
        <w:jc w:val="both"/>
      </w:pPr>
      <w:r>
        <w:rPr>
          <w:color w:val="231F20"/>
        </w:rPr>
        <w:t>1896 年 11 月 12</w:t>
      </w:r>
      <w:r>
        <w:rPr>
          <w:color w:val="231F20"/>
          <w:spacing w:val="12"/>
        </w:rPr>
        <w:t xml:space="preserve"> 日， 中央福音聖潔會與在紐約市的五旬節教</w:t>
      </w:r>
      <w:r>
        <w:rPr>
          <w:color w:val="231F20"/>
          <w:spacing w:val="10"/>
        </w:rPr>
        <w:t>會在布魯克林區集會， 並定下結盟計畫， 他們同意保留名稱的後</w:t>
      </w:r>
      <w:r>
        <w:rPr>
          <w:color w:val="231F20"/>
          <w:spacing w:val="20"/>
        </w:rPr>
        <w:t xml:space="preserve">半部份作為結盟之基礎。其中著名的牧者有希蘭 </w:t>
      </w:r>
      <w:r>
        <w:rPr>
          <w:color w:val="231F20"/>
        </w:rPr>
        <w:t>˙</w:t>
      </w:r>
      <w:r>
        <w:rPr>
          <w:color w:val="231F20"/>
          <w:spacing w:val="25"/>
        </w:rPr>
        <w:t xml:space="preserve"> 萊諾</w:t>
      </w:r>
      <w:r>
        <w:rPr>
          <w:color w:val="231F20"/>
          <w:spacing w:val="-2"/>
        </w:rPr>
        <w:t>（Hiram</w:t>
      </w:r>
    </w:p>
    <w:p w14:paraId="265084EF" w14:textId="77777777" w:rsidR="003345E9" w:rsidRDefault="007169A0">
      <w:pPr>
        <w:pStyle w:val="a3"/>
        <w:spacing w:line="206" w:lineRule="auto"/>
        <w:ind w:left="118" w:right="16"/>
      </w:pPr>
      <w:r>
        <w:rPr>
          <w:color w:val="231F20"/>
          <w:w w:val="102"/>
        </w:rPr>
        <w:t>F.</w:t>
      </w:r>
      <w:r>
        <w:rPr>
          <w:color w:val="231F20"/>
          <w:spacing w:val="18"/>
        </w:rPr>
        <w:t xml:space="preserve"> </w:t>
      </w:r>
      <w:r>
        <w:rPr>
          <w:color w:val="231F20"/>
          <w:w w:val="102"/>
        </w:rPr>
        <w:t>Reynolds</w:t>
      </w:r>
      <w:r>
        <w:rPr>
          <w:color w:val="231F20"/>
          <w:spacing w:val="-102"/>
          <w:w w:val="102"/>
        </w:rPr>
        <w:t>）</w:t>
      </w:r>
      <w:r>
        <w:rPr>
          <w:color w:val="231F20"/>
          <w:w w:val="102"/>
        </w:rPr>
        <w:t>、H.B.</w:t>
      </w:r>
      <w:r>
        <w:rPr>
          <w:color w:val="231F20"/>
          <w:spacing w:val="-4"/>
        </w:rPr>
        <w:t xml:space="preserve">   </w:t>
      </w:r>
      <w:r>
        <w:rPr>
          <w:color w:val="231F20"/>
          <w:w w:val="102"/>
        </w:rPr>
        <w:t>何</w:t>
      </w:r>
      <w:r>
        <w:rPr>
          <w:color w:val="231F20"/>
          <w:spacing w:val="23"/>
        </w:rPr>
        <w:t xml:space="preserve"> </w:t>
      </w:r>
      <w:r>
        <w:rPr>
          <w:color w:val="231F20"/>
          <w:w w:val="102"/>
        </w:rPr>
        <w:t>利（H.B.</w:t>
      </w:r>
      <w:r>
        <w:rPr>
          <w:color w:val="231F20"/>
          <w:spacing w:val="18"/>
        </w:rPr>
        <w:t xml:space="preserve"> </w:t>
      </w:r>
      <w:r>
        <w:rPr>
          <w:color w:val="231F20"/>
          <w:w w:val="102"/>
        </w:rPr>
        <w:t>Hosley</w:t>
      </w:r>
      <w:r>
        <w:rPr>
          <w:color w:val="231F20"/>
          <w:spacing w:val="-102"/>
          <w:w w:val="102"/>
        </w:rPr>
        <w:t>）</w:t>
      </w:r>
      <w:r>
        <w:rPr>
          <w:color w:val="231F20"/>
          <w:w w:val="102"/>
        </w:rPr>
        <w:t>、</w:t>
      </w:r>
      <w:r>
        <w:rPr>
          <w:color w:val="231F20"/>
          <w:spacing w:val="23"/>
        </w:rPr>
        <w:t xml:space="preserve"> </w:t>
      </w:r>
      <w:r>
        <w:rPr>
          <w:color w:val="231F20"/>
          <w:w w:val="102"/>
        </w:rPr>
        <w:t>霍</w:t>
      </w:r>
      <w:r>
        <w:rPr>
          <w:color w:val="231F20"/>
          <w:spacing w:val="23"/>
        </w:rPr>
        <w:t xml:space="preserve"> </w:t>
      </w:r>
      <w:r>
        <w:rPr>
          <w:color w:val="231F20"/>
          <w:w w:val="102"/>
        </w:rPr>
        <w:t>華</w:t>
      </w:r>
      <w:r>
        <w:rPr>
          <w:color w:val="231F20"/>
          <w:spacing w:val="18"/>
        </w:rPr>
        <w:t xml:space="preserve"> </w:t>
      </w:r>
      <w:r>
        <w:rPr>
          <w:color w:val="231F20"/>
          <w:w w:val="102"/>
        </w:rPr>
        <w:t>˙</w:t>
      </w:r>
      <w:r>
        <w:rPr>
          <w:color w:val="231F20"/>
          <w:spacing w:val="18"/>
        </w:rPr>
        <w:t xml:space="preserve"> </w:t>
      </w:r>
      <w:r>
        <w:rPr>
          <w:color w:val="231F20"/>
          <w:w w:val="102"/>
        </w:rPr>
        <w:t>戴</w:t>
      </w:r>
      <w:r>
        <w:rPr>
          <w:color w:val="231F20"/>
          <w:spacing w:val="23"/>
        </w:rPr>
        <w:t xml:space="preserve"> </w:t>
      </w:r>
      <w:r>
        <w:rPr>
          <w:color w:val="231F20"/>
          <w:w w:val="102"/>
        </w:rPr>
        <w:t>維</w:t>
      </w:r>
      <w:r>
        <w:rPr>
          <w:color w:val="231F20"/>
          <w:spacing w:val="23"/>
        </w:rPr>
        <w:t xml:space="preserve"> </w:t>
      </w:r>
      <w:r>
        <w:rPr>
          <w:color w:val="231F20"/>
          <w:w w:val="102"/>
        </w:rPr>
        <w:t>斯（C. Howard</w:t>
      </w:r>
      <w:r>
        <w:rPr>
          <w:color w:val="231F20"/>
          <w:spacing w:val="18"/>
        </w:rPr>
        <w:t xml:space="preserve"> </w:t>
      </w:r>
      <w:r>
        <w:rPr>
          <w:color w:val="231F20"/>
          <w:w w:val="102"/>
        </w:rPr>
        <w:t>Davis</w:t>
      </w:r>
      <w:r>
        <w:rPr>
          <w:color w:val="231F20"/>
          <w:spacing w:val="-102"/>
          <w:w w:val="102"/>
        </w:rPr>
        <w:t>）</w:t>
      </w:r>
      <w:r>
        <w:rPr>
          <w:color w:val="231F20"/>
          <w:spacing w:val="14"/>
          <w:w w:val="102"/>
        </w:rPr>
        <w:t>、威廉</w:t>
      </w:r>
      <w:r>
        <w:rPr>
          <w:color w:val="231F20"/>
          <w:spacing w:val="5"/>
        </w:rPr>
        <w:t xml:space="preserve"> </w:t>
      </w:r>
      <w:r>
        <w:rPr>
          <w:color w:val="231F20"/>
          <w:w w:val="102"/>
        </w:rPr>
        <w:t>˙</w:t>
      </w:r>
      <w:r>
        <w:rPr>
          <w:color w:val="231F20"/>
          <w:spacing w:val="5"/>
        </w:rPr>
        <w:t xml:space="preserve"> </w:t>
      </w:r>
      <w:r>
        <w:rPr>
          <w:color w:val="231F20"/>
          <w:spacing w:val="10"/>
          <w:w w:val="102"/>
        </w:rPr>
        <w:t>霍華</w:t>
      </w:r>
      <w:r>
        <w:rPr>
          <w:color w:val="231F20"/>
          <w:spacing w:val="5"/>
        </w:rPr>
        <w:t xml:space="preserve"> </w:t>
      </w:r>
      <w:r>
        <w:rPr>
          <w:color w:val="231F20"/>
          <w:w w:val="102"/>
        </w:rPr>
        <w:t>˙</w:t>
      </w:r>
      <w:r>
        <w:rPr>
          <w:color w:val="231F20"/>
          <w:spacing w:val="5"/>
        </w:rPr>
        <w:t xml:space="preserve"> </w:t>
      </w:r>
      <w:r>
        <w:rPr>
          <w:color w:val="231F20"/>
          <w:spacing w:val="10"/>
          <w:w w:val="102"/>
        </w:rPr>
        <w:t>何勒</w:t>
      </w:r>
      <w:r>
        <w:rPr>
          <w:color w:val="231F20"/>
          <w:w w:val="102"/>
        </w:rPr>
        <w:t>（William</w:t>
      </w:r>
      <w:r>
        <w:rPr>
          <w:color w:val="231F20"/>
          <w:spacing w:val="18"/>
        </w:rPr>
        <w:t xml:space="preserve"> </w:t>
      </w:r>
      <w:r>
        <w:rPr>
          <w:color w:val="231F20"/>
          <w:w w:val="102"/>
        </w:rPr>
        <w:t>Howard</w:t>
      </w:r>
      <w:r>
        <w:rPr>
          <w:color w:val="231F20"/>
          <w:spacing w:val="18"/>
        </w:rPr>
        <w:t xml:space="preserve"> </w:t>
      </w:r>
      <w:r>
        <w:rPr>
          <w:color w:val="231F20"/>
          <w:spacing w:val="-2"/>
          <w:w w:val="102"/>
        </w:rPr>
        <w:t>Hoople）</w:t>
      </w:r>
      <w:r>
        <w:rPr>
          <w:color w:val="231F20"/>
          <w:w w:val="102"/>
        </w:rPr>
        <w:t>以及後來加入的</w:t>
      </w:r>
      <w:r>
        <w:rPr>
          <w:color w:val="231F20"/>
        </w:rPr>
        <w:t xml:space="preserve"> </w:t>
      </w:r>
      <w:r>
        <w:rPr>
          <w:color w:val="231F20"/>
          <w:w w:val="102"/>
        </w:rPr>
        <w:t>E.E.</w:t>
      </w:r>
      <w:r>
        <w:rPr>
          <w:color w:val="231F20"/>
          <w:spacing w:val="19"/>
        </w:rPr>
        <w:t xml:space="preserve"> </w:t>
      </w:r>
      <w:r>
        <w:rPr>
          <w:color w:val="231F20"/>
          <w:w w:val="102"/>
        </w:rPr>
        <w:t>安吉珥（E.</w:t>
      </w:r>
      <w:r>
        <w:rPr>
          <w:color w:val="231F20"/>
          <w:spacing w:val="-1"/>
          <w:w w:val="102"/>
        </w:rPr>
        <w:t>E</w:t>
      </w:r>
      <w:r>
        <w:rPr>
          <w:color w:val="231F20"/>
          <w:w w:val="102"/>
        </w:rPr>
        <w:t>.</w:t>
      </w:r>
      <w:r>
        <w:rPr>
          <w:color w:val="231F20"/>
          <w:spacing w:val="18"/>
        </w:rPr>
        <w:t xml:space="preserve"> </w:t>
      </w:r>
      <w:r>
        <w:rPr>
          <w:color w:val="231F20"/>
          <w:w w:val="102"/>
        </w:rPr>
        <w:t>Angell</w:t>
      </w:r>
      <w:r>
        <w:rPr>
          <w:color w:val="231F20"/>
          <w:spacing w:val="-102"/>
          <w:w w:val="102"/>
        </w:rPr>
        <w:t>）</w:t>
      </w:r>
      <w:r>
        <w:rPr>
          <w:color w:val="231F20"/>
          <w:w w:val="102"/>
        </w:rPr>
        <w:t>。這些人中有一部份是信</w:t>
      </w:r>
      <w:r>
        <w:rPr>
          <w:color w:val="231F20"/>
          <w:spacing w:val="-1"/>
          <w:w w:val="102"/>
        </w:rPr>
        <w:t>徒講員，後來被教會正式按立為傳道人。這些教會是宣教導向的教會，在宣教部秘書希蘭</w:t>
      </w:r>
      <w:r>
        <w:rPr>
          <w:color w:val="231F20"/>
          <w:spacing w:val="-1"/>
        </w:rPr>
        <w:t xml:space="preserve"> </w:t>
      </w:r>
      <w:r>
        <w:rPr>
          <w:color w:val="231F20"/>
          <w:w w:val="102"/>
        </w:rPr>
        <w:t>˙</w:t>
      </w:r>
      <w:r>
        <w:rPr>
          <w:color w:val="231F20"/>
          <w:spacing w:val="-1"/>
        </w:rPr>
        <w:t xml:space="preserve"> </w:t>
      </w:r>
      <w:r>
        <w:rPr>
          <w:color w:val="231F20"/>
          <w:w w:val="102"/>
        </w:rPr>
        <w:t>萊諾的帶領下，他們開始了向印度（India）和西非維德島（Cape</w:t>
      </w:r>
      <w:r>
        <w:rPr>
          <w:color w:val="231F20"/>
          <w:spacing w:val="18"/>
        </w:rPr>
        <w:t xml:space="preserve"> </w:t>
      </w:r>
      <w:r>
        <w:rPr>
          <w:color w:val="231F20"/>
          <w:w w:val="102"/>
        </w:rPr>
        <w:t>Verde</w:t>
      </w:r>
      <w:r>
        <w:rPr>
          <w:color w:val="231F20"/>
          <w:spacing w:val="18"/>
        </w:rPr>
        <w:t xml:space="preserve"> </w:t>
      </w:r>
      <w:r>
        <w:rPr>
          <w:color w:val="231F20"/>
          <w:w w:val="102"/>
        </w:rPr>
        <w:t>Islands）以及其他地區的宣教計畫。為此教會正式發行一份基督徒的刊物。</w:t>
      </w:r>
    </w:p>
    <w:p w14:paraId="7A0896A5" w14:textId="77777777" w:rsidR="003345E9" w:rsidRDefault="007169A0">
      <w:pPr>
        <w:spacing w:line="206" w:lineRule="auto"/>
        <w:ind w:left="118" w:right="17" w:firstLine="408"/>
        <w:rPr>
          <w:sz w:val="20"/>
        </w:rPr>
      </w:pPr>
      <w:r>
        <w:rPr>
          <w:b/>
          <w:color w:val="231F20"/>
          <w:sz w:val="20"/>
        </w:rPr>
        <w:t>基督聖潔教會（The</w:t>
      </w:r>
      <w:r>
        <w:rPr>
          <w:b/>
          <w:color w:val="231F20"/>
          <w:spacing w:val="37"/>
          <w:sz w:val="20"/>
        </w:rPr>
        <w:t xml:space="preserve"> </w:t>
      </w:r>
      <w:r>
        <w:rPr>
          <w:b/>
          <w:color w:val="231F20"/>
          <w:sz w:val="20"/>
        </w:rPr>
        <w:t>Holiness</w:t>
      </w:r>
      <w:r>
        <w:rPr>
          <w:b/>
          <w:color w:val="231F20"/>
          <w:spacing w:val="37"/>
          <w:sz w:val="20"/>
        </w:rPr>
        <w:t xml:space="preserve"> </w:t>
      </w:r>
      <w:r>
        <w:rPr>
          <w:b/>
          <w:color w:val="231F20"/>
          <w:sz w:val="20"/>
        </w:rPr>
        <w:t>Church</w:t>
      </w:r>
      <w:r>
        <w:rPr>
          <w:b/>
          <w:color w:val="231F20"/>
          <w:spacing w:val="37"/>
          <w:sz w:val="20"/>
        </w:rPr>
        <w:t xml:space="preserve"> </w:t>
      </w:r>
      <w:r>
        <w:rPr>
          <w:b/>
          <w:color w:val="231F20"/>
          <w:sz w:val="20"/>
        </w:rPr>
        <w:t>of</w:t>
      </w:r>
      <w:r>
        <w:rPr>
          <w:b/>
          <w:color w:val="231F20"/>
          <w:spacing w:val="37"/>
          <w:sz w:val="20"/>
        </w:rPr>
        <w:t xml:space="preserve"> </w:t>
      </w:r>
      <w:r>
        <w:rPr>
          <w:b/>
          <w:color w:val="231F20"/>
          <w:spacing w:val="8"/>
          <w:sz w:val="20"/>
        </w:rPr>
        <w:t>Christ</w:t>
      </w:r>
      <w:r>
        <w:rPr>
          <w:b/>
          <w:color w:val="231F20"/>
          <w:spacing w:val="-94"/>
          <w:sz w:val="20"/>
        </w:rPr>
        <w:t>）</w:t>
      </w:r>
      <w:r>
        <w:rPr>
          <w:b/>
          <w:color w:val="231F20"/>
          <w:spacing w:val="8"/>
          <w:sz w:val="20"/>
        </w:rPr>
        <w:t>：</w:t>
      </w:r>
      <w:r>
        <w:rPr>
          <w:color w:val="231F20"/>
          <w:spacing w:val="8"/>
          <w:sz w:val="20"/>
        </w:rPr>
        <w:t>1894</w:t>
      </w:r>
      <w:r>
        <w:rPr>
          <w:color w:val="231F20"/>
          <w:spacing w:val="-1"/>
          <w:sz w:val="20"/>
        </w:rPr>
        <w:t xml:space="preserve"> 年 </w:t>
      </w:r>
      <w:r>
        <w:rPr>
          <w:color w:val="231F20"/>
          <w:sz w:val="20"/>
        </w:rPr>
        <w:t>7月 R.L. 哈利斯（R.L.</w:t>
      </w:r>
      <w:r>
        <w:rPr>
          <w:color w:val="231F20"/>
          <w:spacing w:val="40"/>
          <w:sz w:val="20"/>
        </w:rPr>
        <w:t xml:space="preserve"> </w:t>
      </w:r>
      <w:r>
        <w:rPr>
          <w:color w:val="231F20"/>
          <w:sz w:val="20"/>
        </w:rPr>
        <w:t>Harris）在米蘭 ˙ 田納西組織了基督新約教會，不久他的遺孀瑪莉 ˙ 李 ˙ 凱各（Mary Lee Cagle）繼續在該教會服事，</w:t>
      </w:r>
      <w:r>
        <w:rPr>
          <w:color w:val="231F20"/>
          <w:spacing w:val="-2"/>
          <w:sz w:val="20"/>
        </w:rPr>
        <w:t>並且成為早期主要的領導人。這個教會是絕對的會眾制教會，並且在</w:t>
      </w:r>
    </w:p>
    <w:p w14:paraId="36881F45" w14:textId="77777777" w:rsidR="003345E9" w:rsidRDefault="003345E9">
      <w:pPr>
        <w:spacing w:line="206" w:lineRule="auto"/>
        <w:rPr>
          <w:sz w:val="20"/>
        </w:rPr>
        <w:sectPr w:rsidR="003345E9">
          <w:pgSz w:w="8640" w:h="12960"/>
          <w:pgMar w:top="480" w:right="1080" w:bottom="1180" w:left="1080" w:header="0" w:footer="997" w:gutter="0"/>
          <w:cols w:space="720"/>
        </w:sectPr>
      </w:pPr>
    </w:p>
    <w:p w14:paraId="1F246020" w14:textId="77777777" w:rsidR="003345E9" w:rsidRDefault="007169A0">
      <w:pPr>
        <w:pStyle w:val="a3"/>
        <w:spacing w:before="65" w:line="347" w:lineRule="exact"/>
      </w:pPr>
      <w:r>
        <w:rPr>
          <w:color w:val="231F20"/>
          <w:spacing w:val="-1"/>
        </w:rPr>
        <w:lastRenderedPageBreak/>
        <w:t>阿肯色州、德州西部、並且在阿拉巴馬州及密蘇里州建立教會。瑪莉</w:t>
      </w:r>
    </w:p>
    <w:p w14:paraId="51887F18" w14:textId="77777777" w:rsidR="003345E9" w:rsidRDefault="007169A0">
      <w:pPr>
        <w:pStyle w:val="a5"/>
        <w:numPr>
          <w:ilvl w:val="0"/>
          <w:numId w:val="35"/>
        </w:numPr>
        <w:tabs>
          <w:tab w:val="left" w:pos="275"/>
        </w:tabs>
        <w:spacing w:before="9" w:line="206" w:lineRule="auto"/>
        <w:ind w:right="117" w:firstLine="0"/>
        <w:rPr>
          <w:sz w:val="20"/>
        </w:rPr>
      </w:pPr>
      <w:r>
        <w:rPr>
          <w:color w:val="231F20"/>
          <w:spacing w:val="5"/>
          <w:sz w:val="20"/>
        </w:rPr>
        <w:t>凱各</w:t>
      </w:r>
      <w:r>
        <w:rPr>
          <w:color w:val="231F20"/>
          <w:sz w:val="20"/>
        </w:rPr>
        <w:t>（Mary Cagle）</w:t>
      </w:r>
      <w:r>
        <w:rPr>
          <w:color w:val="231F20"/>
          <w:spacing w:val="7"/>
          <w:sz w:val="20"/>
        </w:rPr>
        <w:t xml:space="preserve">與另一位同工 </w:t>
      </w:r>
      <w:r>
        <w:rPr>
          <w:color w:val="231F20"/>
          <w:sz w:val="20"/>
        </w:rPr>
        <w:t>E.J.</w:t>
      </w:r>
      <w:r>
        <w:rPr>
          <w:color w:val="231F20"/>
          <w:spacing w:val="5"/>
          <w:sz w:val="20"/>
        </w:rPr>
        <w:t xml:space="preserve"> 席克思</w:t>
      </w:r>
      <w:r>
        <w:rPr>
          <w:color w:val="231F20"/>
          <w:sz w:val="20"/>
        </w:rPr>
        <w:t>（E.J. Sheeks）在 1899 被按立。</w:t>
      </w:r>
    </w:p>
    <w:p w14:paraId="7C80A2E4" w14:textId="77777777" w:rsidR="003345E9" w:rsidRDefault="007169A0">
      <w:pPr>
        <w:pStyle w:val="a3"/>
        <w:spacing w:line="206" w:lineRule="auto"/>
        <w:ind w:right="109" w:firstLine="408"/>
        <w:jc w:val="right"/>
      </w:pPr>
      <w:r>
        <w:rPr>
          <w:color w:val="231F20"/>
          <w:w w:val="102"/>
        </w:rPr>
        <w:t>從</w:t>
      </w:r>
      <w:r>
        <w:rPr>
          <w:color w:val="231F20"/>
          <w:spacing w:val="1"/>
        </w:rPr>
        <w:t xml:space="preserve"> </w:t>
      </w:r>
      <w:r>
        <w:rPr>
          <w:color w:val="231F20"/>
          <w:w w:val="102"/>
        </w:rPr>
        <w:t>18</w:t>
      </w:r>
      <w:r>
        <w:rPr>
          <w:color w:val="231F20"/>
          <w:spacing w:val="-1"/>
          <w:w w:val="102"/>
        </w:rPr>
        <w:t>8</w:t>
      </w:r>
      <w:r>
        <w:rPr>
          <w:color w:val="231F20"/>
          <w:w w:val="102"/>
        </w:rPr>
        <w:t>8</w:t>
      </w:r>
      <w:r>
        <w:rPr>
          <w:color w:val="231F20"/>
          <w:spacing w:val="1"/>
        </w:rPr>
        <w:t xml:space="preserve"> </w:t>
      </w:r>
      <w:r>
        <w:rPr>
          <w:color w:val="231F20"/>
          <w:spacing w:val="5"/>
          <w:w w:val="102"/>
        </w:rPr>
        <w:t>年開始，一小群以聖潔為名的教會在德州由來自加州的</w:t>
      </w:r>
      <w:r>
        <w:rPr>
          <w:color w:val="231F20"/>
          <w:w w:val="102"/>
        </w:rPr>
        <w:t>湯姆斯及丹尼斯</w:t>
      </w:r>
      <w:r>
        <w:rPr>
          <w:color w:val="231F20"/>
          <w:spacing w:val="-1"/>
        </w:rPr>
        <w:t xml:space="preserve"> </w:t>
      </w:r>
      <w:r>
        <w:rPr>
          <w:color w:val="231F20"/>
          <w:w w:val="102"/>
        </w:rPr>
        <w:t>˙</w:t>
      </w:r>
      <w:r>
        <w:rPr>
          <w:color w:val="231F20"/>
          <w:spacing w:val="-1"/>
        </w:rPr>
        <w:t xml:space="preserve"> </w:t>
      </w:r>
      <w:r>
        <w:rPr>
          <w:color w:val="231F20"/>
          <w:w w:val="102"/>
        </w:rPr>
        <w:t>羅傑兄弟（Thomas</w:t>
      </w:r>
      <w:r>
        <w:rPr>
          <w:color w:val="231F20"/>
          <w:spacing w:val="1"/>
        </w:rPr>
        <w:t xml:space="preserve"> </w:t>
      </w:r>
      <w:r>
        <w:rPr>
          <w:color w:val="231F20"/>
          <w:w w:val="102"/>
        </w:rPr>
        <w:t>and</w:t>
      </w:r>
      <w:r>
        <w:rPr>
          <w:color w:val="231F20"/>
          <w:spacing w:val="1"/>
        </w:rPr>
        <w:t xml:space="preserve"> </w:t>
      </w:r>
      <w:r>
        <w:rPr>
          <w:color w:val="231F20"/>
          <w:w w:val="102"/>
        </w:rPr>
        <w:t>Dennis</w:t>
      </w:r>
      <w:r>
        <w:rPr>
          <w:color w:val="231F20"/>
          <w:spacing w:val="1"/>
        </w:rPr>
        <w:t xml:space="preserve"> </w:t>
      </w:r>
      <w:r>
        <w:rPr>
          <w:color w:val="231F20"/>
          <w:w w:val="102"/>
        </w:rPr>
        <w:t>Rogers）組成。 1901</w:t>
      </w:r>
      <w:r>
        <w:rPr>
          <w:color w:val="231F20"/>
          <w:spacing w:val="-14"/>
        </w:rPr>
        <w:t xml:space="preserve"> </w:t>
      </w:r>
      <w:r>
        <w:rPr>
          <w:color w:val="231F20"/>
          <w:spacing w:val="2"/>
          <w:w w:val="102"/>
        </w:rPr>
        <w:t>年獨立聖潔教團的第一個教會由查理斯</w:t>
      </w:r>
      <w:r>
        <w:rPr>
          <w:color w:val="231F20"/>
          <w:spacing w:val="37"/>
          <w:w w:val="102"/>
        </w:rPr>
        <w:t>˙</w:t>
      </w:r>
      <w:r>
        <w:rPr>
          <w:color w:val="231F20"/>
          <w:spacing w:val="-34"/>
          <w:w w:val="102"/>
        </w:rPr>
        <w:t>真彌根</w:t>
      </w:r>
      <w:r>
        <w:rPr>
          <w:color w:val="231F20"/>
          <w:w w:val="102"/>
        </w:rPr>
        <w:t>（Charles</w:t>
      </w:r>
      <w:r>
        <w:rPr>
          <w:color w:val="231F20"/>
          <w:spacing w:val="1"/>
        </w:rPr>
        <w:t xml:space="preserve"> </w:t>
      </w:r>
      <w:r>
        <w:rPr>
          <w:color w:val="231F20"/>
          <w:w w:val="102"/>
        </w:rPr>
        <w:t>B. Jernigan</w:t>
      </w:r>
      <w:r>
        <w:rPr>
          <w:color w:val="231F20"/>
          <w:spacing w:val="6"/>
          <w:w w:val="102"/>
        </w:rPr>
        <w:t>）</w:t>
      </w:r>
      <w:r>
        <w:rPr>
          <w:color w:val="231F20"/>
          <w:spacing w:val="4"/>
          <w:w w:val="102"/>
        </w:rPr>
        <w:t>在范雅司尼</w:t>
      </w:r>
      <w:r>
        <w:rPr>
          <w:color w:val="231F20"/>
          <w:w w:val="102"/>
        </w:rPr>
        <w:t>（Van</w:t>
      </w:r>
      <w:r>
        <w:rPr>
          <w:color w:val="231F20"/>
          <w:spacing w:val="18"/>
        </w:rPr>
        <w:t xml:space="preserve"> </w:t>
      </w:r>
      <w:r>
        <w:rPr>
          <w:color w:val="231F20"/>
          <w:w w:val="102"/>
        </w:rPr>
        <w:t>Alstyne</w:t>
      </w:r>
      <w:r>
        <w:rPr>
          <w:color w:val="231F20"/>
          <w:spacing w:val="6"/>
          <w:w w:val="102"/>
        </w:rPr>
        <w:t>）</w:t>
      </w:r>
      <w:r>
        <w:rPr>
          <w:color w:val="231F20"/>
          <w:spacing w:val="2"/>
          <w:w w:val="102"/>
        </w:rPr>
        <w:t>德州組成。成立早期，雅各</w:t>
      </w:r>
    </w:p>
    <w:p w14:paraId="6DF60999" w14:textId="77777777" w:rsidR="003345E9" w:rsidRDefault="007169A0">
      <w:pPr>
        <w:pStyle w:val="a5"/>
        <w:numPr>
          <w:ilvl w:val="0"/>
          <w:numId w:val="35"/>
        </w:numPr>
        <w:tabs>
          <w:tab w:val="left" w:pos="271"/>
        </w:tabs>
        <w:spacing w:line="206" w:lineRule="auto"/>
        <w:ind w:left="119" w:right="16" w:firstLine="0"/>
        <w:rPr>
          <w:sz w:val="20"/>
        </w:rPr>
      </w:pPr>
      <w:r>
        <w:rPr>
          <w:color w:val="231F20"/>
          <w:sz w:val="20"/>
        </w:rPr>
        <w:t>查普曼（James B. Chapman）與這個教團結盟，並且迅速的成長，</w:t>
      </w:r>
      <w:r>
        <w:rPr>
          <w:color w:val="231F20"/>
          <w:spacing w:val="1"/>
          <w:sz w:val="20"/>
        </w:rPr>
        <w:t>曾經有一段時間，丹尼斯 ‧ 羅傑斯</w:t>
      </w:r>
      <w:r>
        <w:rPr>
          <w:color w:val="231F20"/>
          <w:sz w:val="20"/>
        </w:rPr>
        <w:t>（Dennis</w:t>
      </w:r>
      <w:r>
        <w:rPr>
          <w:color w:val="231F20"/>
          <w:spacing w:val="40"/>
          <w:sz w:val="20"/>
        </w:rPr>
        <w:t xml:space="preserve"> </w:t>
      </w:r>
      <w:r>
        <w:rPr>
          <w:color w:val="231F20"/>
          <w:sz w:val="20"/>
        </w:rPr>
        <w:t>Rogers）所帶領的教會</w:t>
      </w:r>
      <w:r>
        <w:rPr>
          <w:color w:val="231F20"/>
          <w:spacing w:val="-2"/>
          <w:sz w:val="20"/>
        </w:rPr>
        <w:t>與獨立聖潔教團有結盟關係。</w:t>
      </w:r>
    </w:p>
    <w:p w14:paraId="12DB2DB1" w14:textId="77777777" w:rsidR="003345E9" w:rsidRDefault="007169A0">
      <w:pPr>
        <w:pStyle w:val="a3"/>
        <w:spacing w:line="206" w:lineRule="auto"/>
        <w:ind w:left="119" w:right="15" w:firstLine="408"/>
      </w:pPr>
      <w:r>
        <w:rPr>
          <w:color w:val="231F20"/>
          <w:w w:val="102"/>
        </w:rPr>
        <w:t>在</w:t>
      </w:r>
      <w:r>
        <w:rPr>
          <w:color w:val="231F20"/>
          <w:spacing w:val="-1"/>
        </w:rPr>
        <w:t xml:space="preserve"> </w:t>
      </w:r>
      <w:r>
        <w:rPr>
          <w:color w:val="231F20"/>
          <w:w w:val="102"/>
        </w:rPr>
        <w:t>1904</w:t>
      </w:r>
      <w:r>
        <w:rPr>
          <w:color w:val="231F20"/>
          <w:spacing w:val="-1"/>
        </w:rPr>
        <w:t xml:space="preserve"> </w:t>
      </w:r>
      <w:r>
        <w:rPr>
          <w:color w:val="231F20"/>
          <w:w w:val="102"/>
        </w:rPr>
        <w:t>年</w:t>
      </w:r>
      <w:r>
        <w:rPr>
          <w:color w:val="231F20"/>
          <w:spacing w:val="-1"/>
        </w:rPr>
        <w:t xml:space="preserve"> </w:t>
      </w:r>
      <w:r>
        <w:rPr>
          <w:color w:val="231F20"/>
          <w:w w:val="102"/>
        </w:rPr>
        <w:t>11</w:t>
      </w:r>
      <w:r>
        <w:rPr>
          <w:color w:val="231F20"/>
          <w:spacing w:val="-1"/>
        </w:rPr>
        <w:t xml:space="preserve"> </w:t>
      </w:r>
      <w:r>
        <w:rPr>
          <w:color w:val="231F20"/>
          <w:spacing w:val="-12"/>
          <w:w w:val="102"/>
        </w:rPr>
        <w:t>月，基督新約教會與獨立聖潔教團在晨星市</w:t>
      </w:r>
      <w:r>
        <w:rPr>
          <w:color w:val="231F20"/>
          <w:w w:val="102"/>
        </w:rPr>
        <w:t>（Rising Star</w:t>
      </w:r>
      <w:r>
        <w:rPr>
          <w:color w:val="231F20"/>
          <w:spacing w:val="-102"/>
          <w:w w:val="102"/>
        </w:rPr>
        <w:t>）</w:t>
      </w:r>
      <w:r>
        <w:rPr>
          <w:color w:val="231F20"/>
          <w:w w:val="102"/>
        </w:rPr>
        <w:t>‧</w:t>
      </w:r>
      <w:r>
        <w:rPr>
          <w:color w:val="231F20"/>
          <w:spacing w:val="-24"/>
        </w:rPr>
        <w:t xml:space="preserve"> </w:t>
      </w:r>
      <w:r>
        <w:rPr>
          <w:color w:val="231F20"/>
          <w:spacing w:val="-7"/>
          <w:w w:val="102"/>
        </w:rPr>
        <w:t>德州聚集並且同意在幾點原則上結盟，他們採用一份教會手冊，並為自己命名為聖潔神的教會。</w:t>
      </w:r>
      <w:r>
        <w:rPr>
          <w:color w:val="231F20"/>
          <w:w w:val="102"/>
        </w:rPr>
        <w:t>（Holiness</w:t>
      </w:r>
      <w:r>
        <w:rPr>
          <w:color w:val="231F20"/>
          <w:spacing w:val="18"/>
        </w:rPr>
        <w:t xml:space="preserve"> </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Christ</w:t>
      </w:r>
      <w:r>
        <w:rPr>
          <w:color w:val="231F20"/>
          <w:spacing w:val="2"/>
          <w:w w:val="102"/>
        </w:rPr>
        <w:t>）</w:t>
      </w:r>
      <w:r>
        <w:rPr>
          <w:color w:val="231F20"/>
          <w:spacing w:val="1"/>
          <w:w w:val="102"/>
        </w:rPr>
        <w:t>這個</w:t>
      </w:r>
      <w:r>
        <w:rPr>
          <w:color w:val="231F20"/>
          <w:spacing w:val="-1"/>
          <w:w w:val="102"/>
        </w:rPr>
        <w:t>結盟在隔年，於德州領航角市</w:t>
      </w:r>
      <w:r>
        <w:rPr>
          <w:color w:val="231F20"/>
          <w:w w:val="102"/>
        </w:rPr>
        <w:t>（Pilot</w:t>
      </w:r>
      <w:r>
        <w:rPr>
          <w:color w:val="231F20"/>
          <w:spacing w:val="1"/>
        </w:rPr>
        <w:t xml:space="preserve"> </w:t>
      </w:r>
      <w:r>
        <w:rPr>
          <w:color w:val="231F20"/>
          <w:w w:val="102"/>
        </w:rPr>
        <w:t>Point）</w:t>
      </w:r>
      <w:r>
        <w:rPr>
          <w:color w:val="231F20"/>
          <w:spacing w:val="-2"/>
          <w:w w:val="102"/>
        </w:rPr>
        <w:t>的大會中終於圓滿完成，</w:t>
      </w:r>
      <w:r>
        <w:rPr>
          <w:color w:val="231F20"/>
          <w:spacing w:val="3"/>
          <w:w w:val="102"/>
        </w:rPr>
        <w:t>聖潔福音</w:t>
      </w:r>
      <w:r>
        <w:rPr>
          <w:color w:val="231F20"/>
          <w:w w:val="102"/>
        </w:rPr>
        <w:t>（Holiness</w:t>
      </w:r>
      <w:r>
        <w:rPr>
          <w:color w:val="231F20"/>
          <w:spacing w:val="18"/>
        </w:rPr>
        <w:t xml:space="preserve"> </w:t>
      </w:r>
      <w:r>
        <w:rPr>
          <w:color w:val="231F20"/>
          <w:w w:val="102"/>
        </w:rPr>
        <w:t>Evangelical</w:t>
      </w:r>
      <w:r>
        <w:rPr>
          <w:color w:val="231F20"/>
          <w:spacing w:val="4"/>
          <w:w w:val="102"/>
        </w:rPr>
        <w:t>）</w:t>
      </w:r>
      <w:r>
        <w:rPr>
          <w:color w:val="231F20"/>
          <w:spacing w:val="2"/>
          <w:w w:val="102"/>
        </w:rPr>
        <w:t>是教會的官方報紙。教會中另有</w:t>
      </w:r>
      <w:r>
        <w:rPr>
          <w:color w:val="231F20"/>
          <w:spacing w:val="3"/>
          <w:w w:val="102"/>
        </w:rPr>
        <w:t>一些牧者是其中的領導者，例如威廉</w:t>
      </w:r>
      <w:r>
        <w:rPr>
          <w:color w:val="231F20"/>
          <w:spacing w:val="1"/>
        </w:rPr>
        <w:t xml:space="preserve"> </w:t>
      </w:r>
      <w:r>
        <w:rPr>
          <w:color w:val="231F20"/>
          <w:w w:val="102"/>
        </w:rPr>
        <w:t>‧</w:t>
      </w:r>
      <w:r>
        <w:rPr>
          <w:color w:val="231F20"/>
          <w:spacing w:val="1"/>
        </w:rPr>
        <w:t xml:space="preserve"> </w:t>
      </w:r>
      <w:r>
        <w:rPr>
          <w:color w:val="231F20"/>
          <w:spacing w:val="2"/>
          <w:w w:val="102"/>
        </w:rPr>
        <w:t>費雪</w:t>
      </w:r>
      <w:r>
        <w:rPr>
          <w:color w:val="231F20"/>
          <w:w w:val="102"/>
        </w:rPr>
        <w:t>（William</w:t>
      </w:r>
      <w:r>
        <w:rPr>
          <w:color w:val="231F20"/>
          <w:spacing w:val="18"/>
        </w:rPr>
        <w:t xml:space="preserve"> </w:t>
      </w:r>
      <w:r>
        <w:rPr>
          <w:color w:val="231F20"/>
          <w:w w:val="102"/>
        </w:rPr>
        <w:t>E.</w:t>
      </w:r>
      <w:r>
        <w:rPr>
          <w:color w:val="231F20"/>
          <w:spacing w:val="18"/>
        </w:rPr>
        <w:t xml:space="preserve"> </w:t>
      </w:r>
      <w:r>
        <w:rPr>
          <w:color w:val="231F20"/>
          <w:w w:val="102"/>
        </w:rPr>
        <w:t>Fisher</w:t>
      </w:r>
      <w:r>
        <w:rPr>
          <w:color w:val="231F20"/>
          <w:spacing w:val="-102"/>
          <w:w w:val="102"/>
        </w:rPr>
        <w:t>）</w:t>
      </w:r>
      <w:r>
        <w:rPr>
          <w:color w:val="231F20"/>
          <w:spacing w:val="-10"/>
          <w:w w:val="102"/>
        </w:rPr>
        <w:t>、</w:t>
      </w:r>
    </w:p>
    <w:p w14:paraId="7D74A38F" w14:textId="77777777" w:rsidR="003345E9" w:rsidRDefault="007169A0">
      <w:pPr>
        <w:pStyle w:val="a3"/>
        <w:spacing w:line="206" w:lineRule="auto"/>
        <w:ind w:left="119" w:right="118"/>
      </w:pPr>
      <w:r>
        <w:rPr>
          <w:color w:val="231F20"/>
        </w:rPr>
        <w:t>J.D.</w:t>
      </w:r>
      <w:r>
        <w:rPr>
          <w:color w:val="231F20"/>
          <w:spacing w:val="5"/>
        </w:rPr>
        <w:t xml:space="preserve"> 斯高特</w:t>
      </w:r>
      <w:r>
        <w:rPr>
          <w:color w:val="231F20"/>
        </w:rPr>
        <w:t>（J.D.</w:t>
      </w:r>
      <w:r>
        <w:rPr>
          <w:color w:val="231F20"/>
          <w:spacing w:val="-7"/>
        </w:rPr>
        <w:t xml:space="preserve"> </w:t>
      </w:r>
      <w:r>
        <w:rPr>
          <w:color w:val="231F20"/>
          <w:spacing w:val="17"/>
        </w:rPr>
        <w:t>Scott</w:t>
      </w:r>
      <w:r>
        <w:rPr>
          <w:color w:val="231F20"/>
          <w:spacing w:val="-85"/>
        </w:rPr>
        <w:t>）</w:t>
      </w:r>
      <w:r>
        <w:rPr>
          <w:color w:val="231F20"/>
          <w:spacing w:val="6"/>
        </w:rPr>
        <w:t xml:space="preserve">、以及 </w:t>
      </w:r>
      <w:r>
        <w:rPr>
          <w:color w:val="231F20"/>
        </w:rPr>
        <w:t>J.T.</w:t>
      </w:r>
      <w:r>
        <w:rPr>
          <w:color w:val="231F20"/>
          <w:spacing w:val="5"/>
        </w:rPr>
        <w:t xml:space="preserve"> 阿普契</w:t>
      </w:r>
      <w:r>
        <w:rPr>
          <w:color w:val="231F20"/>
        </w:rPr>
        <w:t>（J.T.</w:t>
      </w:r>
      <w:r>
        <w:rPr>
          <w:color w:val="231F20"/>
          <w:spacing w:val="-6"/>
        </w:rPr>
        <w:t xml:space="preserve"> </w:t>
      </w:r>
      <w:r>
        <w:rPr>
          <w:color w:val="231F20"/>
          <w:spacing w:val="11"/>
        </w:rPr>
        <w:t>Upchurch</w:t>
      </w:r>
      <w:r>
        <w:rPr>
          <w:color w:val="231F20"/>
          <w:spacing w:val="-92"/>
        </w:rPr>
        <w:t>）</w:t>
      </w:r>
      <w:r>
        <w:rPr>
          <w:color w:val="231F20"/>
          <w:spacing w:val="18"/>
        </w:rPr>
        <w:t>。</w:t>
      </w:r>
      <w:r>
        <w:rPr>
          <w:color w:val="231F20"/>
        </w:rPr>
        <w:t>主</w:t>
      </w:r>
      <w:r>
        <w:rPr>
          <w:color w:val="231F20"/>
          <w:spacing w:val="6"/>
        </w:rPr>
        <w:t>要的信徒領袖是艾德 ‧ 席格斯</w:t>
      </w:r>
      <w:r>
        <w:rPr>
          <w:color w:val="231F20"/>
        </w:rPr>
        <w:t>（Edwin</w:t>
      </w:r>
      <w:r>
        <w:rPr>
          <w:color w:val="231F20"/>
          <w:spacing w:val="20"/>
        </w:rPr>
        <w:t xml:space="preserve"> </w:t>
      </w:r>
      <w:r>
        <w:rPr>
          <w:color w:val="231F20"/>
        </w:rPr>
        <w:t>H.</w:t>
      </w:r>
      <w:r>
        <w:rPr>
          <w:color w:val="231F20"/>
          <w:spacing w:val="21"/>
        </w:rPr>
        <w:t xml:space="preserve"> </w:t>
      </w:r>
      <w:r>
        <w:rPr>
          <w:color w:val="231F20"/>
          <w:spacing w:val="14"/>
        </w:rPr>
        <w:t>Sheeks</w:t>
      </w:r>
      <w:r>
        <w:rPr>
          <w:color w:val="231F20"/>
          <w:spacing w:val="-88"/>
        </w:rPr>
        <w:t>）</w:t>
      </w:r>
      <w:r>
        <w:rPr>
          <w:color w:val="231F20"/>
        </w:rPr>
        <w:t>、R.B.</w:t>
      </w:r>
      <w:r>
        <w:rPr>
          <w:color w:val="231F20"/>
          <w:spacing w:val="11"/>
        </w:rPr>
        <w:t xml:space="preserve"> 密特群</w:t>
      </w:r>
    </w:p>
    <w:p w14:paraId="7EB390FE" w14:textId="77777777" w:rsidR="003345E9" w:rsidRDefault="007169A0">
      <w:pPr>
        <w:pStyle w:val="a3"/>
        <w:spacing w:line="206" w:lineRule="auto"/>
        <w:ind w:left="527" w:right="111" w:hanging="510"/>
      </w:pPr>
      <w:r>
        <w:rPr>
          <w:color w:val="231F20"/>
        </w:rPr>
        <w:t>（R.B.</w:t>
      </w:r>
      <w:r>
        <w:rPr>
          <w:color w:val="231F20"/>
          <w:spacing w:val="40"/>
        </w:rPr>
        <w:t xml:space="preserve"> </w:t>
      </w:r>
      <w:r>
        <w:rPr>
          <w:color w:val="231F20"/>
        </w:rPr>
        <w:t>Mitchum）</w:t>
      </w:r>
      <w:r>
        <w:rPr>
          <w:color w:val="231F20"/>
          <w:spacing w:val="5"/>
        </w:rPr>
        <w:t>以及多妮 ‧ 密特群</w:t>
      </w:r>
      <w:r>
        <w:rPr>
          <w:color w:val="231F20"/>
        </w:rPr>
        <w:t>（Donie</w:t>
      </w:r>
      <w:r>
        <w:rPr>
          <w:color w:val="231F20"/>
          <w:spacing w:val="40"/>
        </w:rPr>
        <w:t xml:space="preserve"> </w:t>
      </w:r>
      <w:r>
        <w:rPr>
          <w:color w:val="231F20"/>
        </w:rPr>
        <w:t xml:space="preserve">Mitchum）夫人。 </w:t>
      </w:r>
      <w:r>
        <w:rPr>
          <w:color w:val="231F20"/>
          <w:spacing w:val="-2"/>
        </w:rPr>
        <w:t>一些領袖在德州聖潔協會中相當活躍（德州聖潔協會為一跨宗派</w:t>
      </w:r>
    </w:p>
    <w:p w14:paraId="49CE5DC7" w14:textId="77777777" w:rsidR="003345E9" w:rsidRDefault="007169A0">
      <w:pPr>
        <w:pStyle w:val="a3"/>
        <w:spacing w:line="206" w:lineRule="auto"/>
        <w:ind w:left="119" w:right="16"/>
      </w:pPr>
      <w:r>
        <w:rPr>
          <w:color w:val="231F20"/>
          <w:spacing w:val="-2"/>
        </w:rPr>
        <w:t>的組織，此組織支持一個在德州，格林維爾市附近番尼珥村（Peniel）</w:t>
      </w:r>
      <w:r>
        <w:rPr>
          <w:color w:val="231F20"/>
          <w:spacing w:val="14"/>
        </w:rPr>
        <w:t>的學院</w:t>
      </w:r>
      <w:r>
        <w:rPr>
          <w:color w:val="231F20"/>
          <w:spacing w:val="-102"/>
        </w:rPr>
        <w:t>）</w:t>
      </w:r>
      <w:r>
        <w:rPr>
          <w:color w:val="231F20"/>
          <w:spacing w:val="13"/>
        </w:rPr>
        <w:t>。此組織同時也支持五旬節宣揚</w:t>
      </w:r>
      <w:r>
        <w:rPr>
          <w:color w:val="231F20"/>
        </w:rPr>
        <w:t>（Pentecostal Advocate）</w:t>
      </w:r>
      <w:r>
        <w:rPr>
          <w:color w:val="231F20"/>
          <w:spacing w:val="1"/>
        </w:rPr>
        <w:t xml:space="preserve">這份在美國西南部主要提倡基督徒聖潔的報紙，這份報紙在 </w:t>
      </w:r>
      <w:r>
        <w:rPr>
          <w:color w:val="231F20"/>
        </w:rPr>
        <w:t>1910</w:t>
      </w:r>
      <w:r>
        <w:rPr>
          <w:color w:val="231F20"/>
          <w:spacing w:val="9"/>
        </w:rPr>
        <w:t xml:space="preserve"> 年成</w:t>
      </w:r>
      <w:r>
        <w:rPr>
          <w:color w:val="231F20"/>
          <w:spacing w:val="-8"/>
        </w:rPr>
        <w:t>為拿撒勒人會的一部份，</w:t>
      </w:r>
      <w:r>
        <w:rPr>
          <w:color w:val="231F20"/>
          <w:spacing w:val="20"/>
        </w:rPr>
        <w:t>E.C.</w:t>
      </w:r>
      <w:r>
        <w:rPr>
          <w:color w:val="231F20"/>
          <w:spacing w:val="-24"/>
        </w:rPr>
        <w:t xml:space="preserve"> 狄傑陌</w:t>
      </w:r>
      <w:r>
        <w:rPr>
          <w:color w:val="231F20"/>
        </w:rPr>
        <w:t xml:space="preserve">（E.C. DeJernett </w:t>
      </w:r>
      <w:r>
        <w:rPr>
          <w:color w:val="231F20"/>
          <w:spacing w:val="-92"/>
        </w:rPr>
        <w:t>）</w:t>
      </w:r>
      <w:r>
        <w:rPr>
          <w:color w:val="231F20"/>
        </w:rPr>
        <w:t>牧師與 C.A. 麥克康奈（C.A McConnell）弟兄在這個機構是主要的同工 ,。</w:t>
      </w:r>
    </w:p>
    <w:p w14:paraId="0CF07EBA" w14:textId="77777777" w:rsidR="003345E9" w:rsidRDefault="007169A0">
      <w:pPr>
        <w:pStyle w:val="a3"/>
        <w:spacing w:line="206" w:lineRule="auto"/>
        <w:ind w:left="119" w:right="16" w:firstLine="408"/>
      </w:pPr>
      <w:r>
        <w:rPr>
          <w:color w:val="231F20"/>
          <w:spacing w:val="-21"/>
          <w:w w:val="102"/>
        </w:rPr>
        <w:t>拿撒勒人會</w:t>
      </w:r>
      <w:r>
        <w:rPr>
          <w:b/>
          <w:color w:val="231F20"/>
          <w:w w:val="102"/>
        </w:rPr>
        <w:t>（The</w:t>
      </w:r>
      <w:r>
        <w:rPr>
          <w:b/>
          <w:color w:val="231F20"/>
          <w:spacing w:val="1"/>
        </w:rPr>
        <w:t xml:space="preserve"> </w:t>
      </w:r>
      <w:r>
        <w:rPr>
          <w:b/>
          <w:color w:val="231F20"/>
          <w:w w:val="102"/>
        </w:rPr>
        <w:t>Church</w:t>
      </w:r>
      <w:r>
        <w:rPr>
          <w:b/>
          <w:color w:val="231F20"/>
          <w:spacing w:val="1"/>
        </w:rPr>
        <w:t xml:space="preserve"> </w:t>
      </w:r>
      <w:r>
        <w:rPr>
          <w:b/>
          <w:color w:val="231F20"/>
          <w:w w:val="102"/>
        </w:rPr>
        <w:t>of</w:t>
      </w:r>
      <w:r>
        <w:rPr>
          <w:b/>
          <w:color w:val="231F20"/>
          <w:spacing w:val="1"/>
        </w:rPr>
        <w:t xml:space="preserve"> </w:t>
      </w:r>
      <w:r>
        <w:rPr>
          <w:b/>
          <w:color w:val="231F20"/>
          <w:w w:val="102"/>
        </w:rPr>
        <w:t>the</w:t>
      </w:r>
      <w:r>
        <w:rPr>
          <w:b/>
          <w:color w:val="231F20"/>
          <w:spacing w:val="1"/>
        </w:rPr>
        <w:t xml:space="preserve"> </w:t>
      </w:r>
      <w:r>
        <w:rPr>
          <w:b/>
          <w:color w:val="231F20"/>
          <w:w w:val="102"/>
        </w:rPr>
        <w:t>Nazarene</w:t>
      </w:r>
      <w:r>
        <w:rPr>
          <w:b/>
          <w:color w:val="231F20"/>
          <w:spacing w:val="-153"/>
          <w:w w:val="102"/>
        </w:rPr>
        <w:t>）</w:t>
      </w:r>
      <w:r>
        <w:rPr>
          <w:b/>
          <w:color w:val="231F20"/>
          <w:spacing w:val="1"/>
          <w:w w:val="102"/>
        </w:rPr>
        <w:t>：</w:t>
      </w:r>
      <w:r>
        <w:rPr>
          <w:color w:val="231F20"/>
          <w:w w:val="102"/>
        </w:rPr>
        <w:t>在</w:t>
      </w:r>
      <w:r>
        <w:rPr>
          <w:color w:val="231F20"/>
          <w:spacing w:val="1"/>
        </w:rPr>
        <w:t xml:space="preserve"> </w:t>
      </w:r>
      <w:r>
        <w:rPr>
          <w:color w:val="231F20"/>
          <w:w w:val="102"/>
        </w:rPr>
        <w:t>1895</w:t>
      </w:r>
      <w:r>
        <w:rPr>
          <w:color w:val="231F20"/>
          <w:spacing w:val="-15"/>
        </w:rPr>
        <w:t xml:space="preserve"> </w:t>
      </w:r>
      <w:r>
        <w:rPr>
          <w:color w:val="231F20"/>
          <w:w w:val="102"/>
        </w:rPr>
        <w:t>年</w:t>
      </w:r>
      <w:r>
        <w:rPr>
          <w:color w:val="231F20"/>
          <w:spacing w:val="1"/>
        </w:rPr>
        <w:t xml:space="preserve"> </w:t>
      </w:r>
      <w:r>
        <w:rPr>
          <w:color w:val="231F20"/>
          <w:w w:val="102"/>
        </w:rPr>
        <w:t>10</w:t>
      </w:r>
      <w:r>
        <w:rPr>
          <w:color w:val="231F20"/>
          <w:spacing w:val="-15"/>
        </w:rPr>
        <w:t xml:space="preserve"> </w:t>
      </w:r>
      <w:r>
        <w:rPr>
          <w:color w:val="231F20"/>
          <w:spacing w:val="-8"/>
          <w:w w:val="102"/>
        </w:rPr>
        <w:t>月，</w:t>
      </w:r>
      <w:r>
        <w:rPr>
          <w:color w:val="231F20"/>
          <w:w w:val="102"/>
        </w:rPr>
        <w:t>芬尼</w:t>
      </w:r>
      <w:r>
        <w:rPr>
          <w:color w:val="231F20"/>
          <w:spacing w:val="-1"/>
        </w:rPr>
        <w:t xml:space="preserve"> </w:t>
      </w:r>
      <w:r>
        <w:rPr>
          <w:color w:val="231F20"/>
          <w:w w:val="102"/>
        </w:rPr>
        <w:t>‧</w:t>
      </w:r>
      <w:r>
        <w:rPr>
          <w:color w:val="231F20"/>
          <w:spacing w:val="-1"/>
        </w:rPr>
        <w:t xml:space="preserve"> </w:t>
      </w:r>
      <w:r>
        <w:rPr>
          <w:color w:val="231F20"/>
          <w:spacing w:val="-1"/>
          <w:w w:val="102"/>
        </w:rPr>
        <w:t>布勞基</w:t>
      </w:r>
      <w:r>
        <w:rPr>
          <w:color w:val="231F20"/>
          <w:w w:val="102"/>
        </w:rPr>
        <w:t>（Phineas</w:t>
      </w:r>
      <w:r>
        <w:rPr>
          <w:color w:val="231F20"/>
          <w:spacing w:val="1"/>
        </w:rPr>
        <w:t xml:space="preserve"> </w:t>
      </w:r>
      <w:r>
        <w:rPr>
          <w:color w:val="231F20"/>
          <w:w w:val="102"/>
        </w:rPr>
        <w:t>F.</w:t>
      </w:r>
      <w:r>
        <w:rPr>
          <w:color w:val="231F20"/>
          <w:spacing w:val="1"/>
        </w:rPr>
        <w:t xml:space="preserve"> </w:t>
      </w:r>
      <w:r>
        <w:rPr>
          <w:color w:val="231F20"/>
          <w:w w:val="102"/>
        </w:rPr>
        <w:t>Bresee</w:t>
      </w:r>
      <w:r>
        <w:rPr>
          <w:color w:val="231F20"/>
          <w:spacing w:val="-3"/>
          <w:w w:val="102"/>
        </w:rPr>
        <w:t>）</w:t>
      </w:r>
      <w:r>
        <w:rPr>
          <w:color w:val="231F20"/>
          <w:spacing w:val="-21"/>
          <w:w w:val="102"/>
        </w:rPr>
        <w:t>博士、約瑟</w:t>
      </w:r>
      <w:r>
        <w:rPr>
          <w:color w:val="231F20"/>
          <w:spacing w:val="-1"/>
        </w:rPr>
        <w:t xml:space="preserve"> </w:t>
      </w:r>
      <w:r>
        <w:rPr>
          <w:color w:val="231F20"/>
          <w:w w:val="102"/>
        </w:rPr>
        <w:t>‧</w:t>
      </w:r>
      <w:r>
        <w:rPr>
          <w:color w:val="231F20"/>
          <w:spacing w:val="-1"/>
        </w:rPr>
        <w:t xml:space="preserve"> </w:t>
      </w:r>
      <w:r>
        <w:rPr>
          <w:color w:val="231F20"/>
          <w:spacing w:val="-2"/>
          <w:w w:val="102"/>
        </w:rPr>
        <w:t>魏尼</w:t>
      </w:r>
      <w:r>
        <w:rPr>
          <w:color w:val="231F20"/>
          <w:w w:val="102"/>
        </w:rPr>
        <w:t>（Joseph</w:t>
      </w:r>
      <w:r>
        <w:rPr>
          <w:color w:val="231F20"/>
          <w:spacing w:val="1"/>
        </w:rPr>
        <w:t xml:space="preserve"> </w:t>
      </w:r>
      <w:r>
        <w:rPr>
          <w:color w:val="231F20"/>
          <w:w w:val="102"/>
        </w:rPr>
        <w:t>P. Widney</w:t>
      </w:r>
      <w:r>
        <w:rPr>
          <w:color w:val="231F20"/>
          <w:spacing w:val="-102"/>
          <w:w w:val="102"/>
        </w:rPr>
        <w:t>）</w:t>
      </w:r>
      <w:r>
        <w:rPr>
          <w:color w:val="231F20"/>
          <w:spacing w:val="-3"/>
          <w:w w:val="102"/>
        </w:rPr>
        <w:t>醫生與一百位弟兄姊妹在洛杉磯組織了拿撒勒人會。一開始，</w:t>
      </w:r>
      <w:r>
        <w:rPr>
          <w:color w:val="231F20"/>
          <w:spacing w:val="3"/>
          <w:w w:val="102"/>
        </w:rPr>
        <w:t>這個教會是第一個強調信徒可以經由在基督裡的信心，得到真實的全</w:t>
      </w:r>
      <w:r>
        <w:rPr>
          <w:color w:val="231F20"/>
          <w:w w:val="102"/>
        </w:rPr>
        <w:t>然成聖。他們強調，基督徒因信得成聖潔，應該效法耶穌的榜樣向貧窮人傳福音。他們覺得神特別呼召他們在這項事工上對神盡忠。他們相信不必要的教會裝飾以及優雅建築並不代表基督的精神，他們覺得</w:t>
      </w:r>
    </w:p>
    <w:p w14:paraId="013A5A79" w14:textId="77777777" w:rsidR="003345E9" w:rsidRDefault="003345E9">
      <w:pPr>
        <w:pStyle w:val="a3"/>
        <w:spacing w:line="206" w:lineRule="auto"/>
        <w:sectPr w:rsidR="003345E9">
          <w:footerReference w:type="default" r:id="rId8"/>
          <w:pgSz w:w="8640" w:h="12960"/>
          <w:pgMar w:top="1040" w:right="1080" w:bottom="280" w:left="1080" w:header="0" w:footer="0" w:gutter="0"/>
          <w:cols w:space="720"/>
        </w:sectPr>
      </w:pPr>
    </w:p>
    <w:p w14:paraId="36AD9093" w14:textId="77777777" w:rsidR="003345E9" w:rsidRDefault="007169A0">
      <w:pPr>
        <w:pStyle w:val="a3"/>
        <w:spacing w:before="101" w:line="206" w:lineRule="auto"/>
        <w:ind w:right="115"/>
      </w:pPr>
      <w:r>
        <w:rPr>
          <w:color w:val="231F20"/>
          <w:spacing w:val="3"/>
          <w:w w:val="102"/>
        </w:rPr>
        <w:lastRenderedPageBreak/>
        <w:t>時間與金錢應該花用在拯救靈魂以及幫助有需要的人這類有基督形象</w:t>
      </w:r>
      <w:r>
        <w:rPr>
          <w:color w:val="231F20"/>
          <w:w w:val="102"/>
        </w:rPr>
        <w:t>的事工上。因此依照這些宗旨組織教會。他們採納一項總原則，</w:t>
      </w:r>
    </w:p>
    <w:p w14:paraId="3B902F38" w14:textId="77777777" w:rsidR="003345E9" w:rsidRDefault="007169A0">
      <w:pPr>
        <w:pStyle w:val="a3"/>
        <w:spacing w:line="206" w:lineRule="auto"/>
        <w:ind w:right="15" w:firstLine="408"/>
      </w:pPr>
      <w:r>
        <w:rPr>
          <w:color w:val="231F20"/>
          <w:spacing w:val="3"/>
          <w:w w:val="102"/>
        </w:rPr>
        <w:t>一份信仰聲明，一項依照有限的監督權程序以及禮儀以按立女傳</w:t>
      </w:r>
      <w:r>
        <w:rPr>
          <w:color w:val="231F20"/>
          <w:spacing w:val="-3"/>
          <w:w w:val="102"/>
        </w:rPr>
        <w:t>道以及牧者。以上所述的規章，在</w:t>
      </w:r>
      <w:r>
        <w:rPr>
          <w:color w:val="231F20"/>
        </w:rPr>
        <w:t xml:space="preserve"> </w:t>
      </w:r>
      <w:r>
        <w:rPr>
          <w:color w:val="231F20"/>
          <w:w w:val="102"/>
        </w:rPr>
        <w:t>1898</w:t>
      </w:r>
      <w:r>
        <w:rPr>
          <w:color w:val="231F20"/>
        </w:rPr>
        <w:t xml:space="preserve"> </w:t>
      </w:r>
      <w:r>
        <w:rPr>
          <w:color w:val="231F20"/>
          <w:w w:val="102"/>
        </w:rPr>
        <w:t>年即以在一份名為手冊的文件</w:t>
      </w:r>
      <w:r>
        <w:rPr>
          <w:color w:val="231F20"/>
          <w:spacing w:val="-3"/>
          <w:w w:val="102"/>
        </w:rPr>
        <w:t>中發行。他們同時出版了一份報紙，名為拿撒勒人</w:t>
      </w:r>
      <w:r>
        <w:rPr>
          <w:color w:val="231F20"/>
          <w:w w:val="102"/>
        </w:rPr>
        <w:t>（The</w:t>
      </w:r>
      <w:r>
        <w:rPr>
          <w:color w:val="231F20"/>
          <w:spacing w:val="1"/>
        </w:rPr>
        <w:t xml:space="preserve"> </w:t>
      </w:r>
      <w:r>
        <w:rPr>
          <w:color w:val="231F20"/>
          <w:spacing w:val="-2"/>
          <w:w w:val="102"/>
        </w:rPr>
        <w:t>Nazarene</w:t>
      </w:r>
      <w:r>
        <w:rPr>
          <w:color w:val="231F20"/>
          <w:spacing w:val="-104"/>
          <w:w w:val="102"/>
        </w:rPr>
        <w:t>）</w:t>
      </w:r>
      <w:r>
        <w:rPr>
          <w:color w:val="231F20"/>
          <w:spacing w:val="-2"/>
          <w:w w:val="102"/>
        </w:rPr>
        <w:t>，</w:t>
      </w:r>
      <w:r>
        <w:rPr>
          <w:color w:val="231F20"/>
          <w:w w:val="102"/>
        </w:rPr>
        <w:t>爾後改名為拿撒勒信差（Nazarene</w:t>
      </w:r>
      <w:r>
        <w:rPr>
          <w:color w:val="231F20"/>
          <w:spacing w:val="1"/>
        </w:rPr>
        <w:t xml:space="preserve"> </w:t>
      </w:r>
      <w:r>
        <w:rPr>
          <w:color w:val="231F20"/>
          <w:w w:val="102"/>
        </w:rPr>
        <w:t>Messenger</w:t>
      </w:r>
      <w:r>
        <w:rPr>
          <w:color w:val="231F20"/>
          <w:spacing w:val="-102"/>
          <w:w w:val="102"/>
        </w:rPr>
        <w:t>）</w:t>
      </w:r>
      <w:r>
        <w:rPr>
          <w:color w:val="231F20"/>
          <w:spacing w:val="-3"/>
          <w:w w:val="102"/>
        </w:rPr>
        <w:t>，拿撒勒人會主要在</w:t>
      </w:r>
      <w:r>
        <w:rPr>
          <w:color w:val="231F20"/>
          <w:spacing w:val="3"/>
          <w:w w:val="102"/>
        </w:rPr>
        <w:t>美國西岸拓展教會，還有一些教會在落磯山脈</w:t>
      </w:r>
      <w:r>
        <w:rPr>
          <w:color w:val="231F20"/>
          <w:w w:val="102"/>
        </w:rPr>
        <w:t>（R</w:t>
      </w:r>
      <w:r>
        <w:rPr>
          <w:color w:val="231F20"/>
          <w:spacing w:val="-1"/>
          <w:w w:val="102"/>
        </w:rPr>
        <w:t>o</w:t>
      </w:r>
      <w:r>
        <w:rPr>
          <w:color w:val="231F20"/>
          <w:w w:val="102"/>
        </w:rPr>
        <w:t>cky</w:t>
      </w:r>
      <w:r>
        <w:rPr>
          <w:color w:val="231F20"/>
          <w:spacing w:val="17"/>
        </w:rPr>
        <w:t xml:space="preserve"> </w:t>
      </w:r>
      <w:r>
        <w:rPr>
          <w:color w:val="231F20"/>
          <w:w w:val="102"/>
        </w:rPr>
        <w:t>Mount</w:t>
      </w:r>
      <w:r>
        <w:rPr>
          <w:color w:val="231F20"/>
          <w:spacing w:val="-1"/>
          <w:w w:val="102"/>
        </w:rPr>
        <w:t>a</w:t>
      </w:r>
      <w:r>
        <w:rPr>
          <w:color w:val="231F20"/>
          <w:w w:val="102"/>
        </w:rPr>
        <w:t>ins）東側，最遠在伊利諾州也有拿撒勒人會。</w:t>
      </w:r>
    </w:p>
    <w:p w14:paraId="25705827" w14:textId="77777777" w:rsidR="003345E9" w:rsidRDefault="007169A0">
      <w:pPr>
        <w:pStyle w:val="a3"/>
        <w:spacing w:line="303" w:lineRule="exact"/>
        <w:ind w:left="528"/>
      </w:pPr>
      <w:r>
        <w:rPr>
          <w:color w:val="231F20"/>
          <w:spacing w:val="31"/>
        </w:rPr>
        <w:t>早期加入拿撒勒人會的牧者有</w:t>
      </w:r>
      <w:r>
        <w:rPr>
          <w:color w:val="231F20"/>
        </w:rPr>
        <w:t>，H.D.</w:t>
      </w:r>
      <w:r>
        <w:rPr>
          <w:color w:val="231F20"/>
          <w:spacing w:val="14"/>
        </w:rPr>
        <w:t xml:space="preserve"> 布朗</w:t>
      </w:r>
      <w:r>
        <w:rPr>
          <w:color w:val="231F20"/>
        </w:rPr>
        <w:t>（H.D.</w:t>
      </w:r>
      <w:r>
        <w:rPr>
          <w:color w:val="231F20"/>
          <w:spacing w:val="19"/>
        </w:rPr>
        <w:t xml:space="preserve"> </w:t>
      </w:r>
      <w:r>
        <w:rPr>
          <w:color w:val="231F20"/>
          <w:spacing w:val="17"/>
        </w:rPr>
        <w:t>Brown</w:t>
      </w:r>
      <w:r>
        <w:rPr>
          <w:color w:val="231F20"/>
          <w:spacing w:val="-85"/>
        </w:rPr>
        <w:t>）</w:t>
      </w:r>
      <w:r>
        <w:rPr>
          <w:color w:val="231F20"/>
          <w:spacing w:val="-10"/>
        </w:rPr>
        <w:t>、</w:t>
      </w:r>
    </w:p>
    <w:p w14:paraId="61F29DB8" w14:textId="77777777" w:rsidR="003345E9" w:rsidRDefault="007169A0">
      <w:pPr>
        <w:pStyle w:val="a3"/>
        <w:spacing w:before="7" w:line="206" w:lineRule="auto"/>
        <w:ind w:left="119" w:right="118"/>
        <w:jc w:val="both"/>
      </w:pPr>
      <w:r>
        <w:rPr>
          <w:color w:val="231F20"/>
        </w:rPr>
        <w:t>W.E.</w:t>
      </w:r>
      <w:r>
        <w:rPr>
          <w:color w:val="231F20"/>
          <w:spacing w:val="24"/>
        </w:rPr>
        <w:t xml:space="preserve"> 悉 帕</w:t>
      </w:r>
      <w:r>
        <w:rPr>
          <w:color w:val="231F20"/>
        </w:rPr>
        <w:t xml:space="preserve">（W.E. </w:t>
      </w:r>
      <w:r>
        <w:rPr>
          <w:color w:val="231F20"/>
          <w:spacing w:val="12"/>
        </w:rPr>
        <w:t>Shepard</w:t>
      </w:r>
      <w:r>
        <w:rPr>
          <w:color w:val="231F20"/>
          <w:spacing w:val="-90"/>
        </w:rPr>
        <w:t>）</w:t>
      </w:r>
      <w:r>
        <w:rPr>
          <w:color w:val="231F20"/>
        </w:rPr>
        <w:t>、C.W.</w:t>
      </w:r>
      <w:r>
        <w:rPr>
          <w:color w:val="231F20"/>
          <w:spacing w:val="24"/>
        </w:rPr>
        <w:t xml:space="preserve"> 茹 斯</w:t>
      </w:r>
      <w:r>
        <w:rPr>
          <w:color w:val="231F20"/>
        </w:rPr>
        <w:t>（C.W. Ruth）L.B.</w:t>
      </w:r>
      <w:r>
        <w:rPr>
          <w:color w:val="231F20"/>
          <w:spacing w:val="14"/>
        </w:rPr>
        <w:t xml:space="preserve"> 肯</w:t>
      </w:r>
      <w:r>
        <w:rPr>
          <w:color w:val="231F20"/>
        </w:rPr>
        <w:t>特（L.B.</w:t>
      </w:r>
      <w:r>
        <w:rPr>
          <w:color w:val="231F20"/>
          <w:spacing w:val="-13"/>
        </w:rPr>
        <w:t xml:space="preserve"> </w:t>
      </w:r>
      <w:r>
        <w:rPr>
          <w:color w:val="231F20"/>
          <w:spacing w:val="20"/>
        </w:rPr>
        <w:t>Kent</w:t>
      </w:r>
      <w:r>
        <w:rPr>
          <w:color w:val="231F20"/>
          <w:spacing w:val="-82"/>
        </w:rPr>
        <w:t>）</w:t>
      </w:r>
      <w:r>
        <w:rPr>
          <w:color w:val="231F20"/>
          <w:spacing w:val="7"/>
        </w:rPr>
        <w:t>、 以賽亞 ‧ 瑞得</w:t>
      </w:r>
      <w:r>
        <w:rPr>
          <w:color w:val="231F20"/>
        </w:rPr>
        <w:t>（Isaiah</w:t>
      </w:r>
      <w:r>
        <w:rPr>
          <w:color w:val="231F20"/>
          <w:spacing w:val="-4"/>
        </w:rPr>
        <w:t xml:space="preserve"> </w:t>
      </w:r>
      <w:r>
        <w:rPr>
          <w:color w:val="231F20"/>
          <w:spacing w:val="20"/>
        </w:rPr>
        <w:t>Reid</w:t>
      </w:r>
      <w:r>
        <w:rPr>
          <w:color w:val="231F20"/>
          <w:spacing w:val="-82"/>
        </w:rPr>
        <w:t>）</w:t>
      </w:r>
      <w:r>
        <w:rPr>
          <w:color w:val="231F20"/>
        </w:rPr>
        <w:t>、J.B.</w:t>
      </w:r>
      <w:r>
        <w:rPr>
          <w:color w:val="231F20"/>
          <w:spacing w:val="10"/>
        </w:rPr>
        <w:t xml:space="preserve"> 貴登</w:t>
      </w:r>
      <w:r>
        <w:rPr>
          <w:color w:val="231F20"/>
        </w:rPr>
        <w:t xml:space="preserve">（J.B. </w:t>
      </w:r>
      <w:r>
        <w:rPr>
          <w:color w:val="231F20"/>
          <w:spacing w:val="8"/>
        </w:rPr>
        <w:t>Creighton</w:t>
      </w:r>
      <w:r>
        <w:rPr>
          <w:color w:val="231F20"/>
          <w:spacing w:val="-94"/>
        </w:rPr>
        <w:t>）</w:t>
      </w:r>
      <w:r>
        <w:rPr>
          <w:color w:val="231F20"/>
          <w:spacing w:val="-2"/>
        </w:rPr>
        <w:t>、C.E.</w:t>
      </w:r>
      <w:r>
        <w:rPr>
          <w:color w:val="231F20"/>
          <w:spacing w:val="-5"/>
        </w:rPr>
        <w:t xml:space="preserve"> 康奈爾</w:t>
      </w:r>
      <w:r>
        <w:rPr>
          <w:color w:val="231F20"/>
          <w:spacing w:val="-2"/>
        </w:rPr>
        <w:t>（C.E.</w:t>
      </w:r>
      <w:r>
        <w:rPr>
          <w:color w:val="231F20"/>
          <w:spacing w:val="-11"/>
        </w:rPr>
        <w:t xml:space="preserve"> </w:t>
      </w:r>
      <w:r>
        <w:rPr>
          <w:color w:val="231F20"/>
          <w:spacing w:val="10"/>
        </w:rPr>
        <w:t>Cornell</w:t>
      </w:r>
      <w:r>
        <w:rPr>
          <w:color w:val="231F20"/>
          <w:spacing w:val="-92"/>
        </w:rPr>
        <w:t>）</w:t>
      </w:r>
      <w:r>
        <w:rPr>
          <w:color w:val="231F20"/>
          <w:spacing w:val="-6"/>
        </w:rPr>
        <w:t>、羅伯 ‧ 皮爾斯</w:t>
      </w:r>
      <w:r>
        <w:rPr>
          <w:color w:val="231F20"/>
          <w:spacing w:val="-2"/>
        </w:rPr>
        <w:t xml:space="preserve">（Robert </w:t>
      </w:r>
      <w:r>
        <w:rPr>
          <w:color w:val="231F20"/>
          <w:spacing w:val="14"/>
        </w:rPr>
        <w:t>Pierce</w:t>
      </w:r>
      <w:r>
        <w:rPr>
          <w:color w:val="231F20"/>
          <w:spacing w:val="-88"/>
        </w:rPr>
        <w:t>）</w:t>
      </w:r>
      <w:r>
        <w:rPr>
          <w:color w:val="231F20"/>
        </w:rPr>
        <w:t>、W.C.</w:t>
      </w:r>
      <w:r>
        <w:rPr>
          <w:color w:val="231F20"/>
          <w:spacing w:val="9"/>
        </w:rPr>
        <w:t xml:space="preserve"> 威爾生</w:t>
      </w:r>
      <w:r>
        <w:rPr>
          <w:color w:val="231F20"/>
        </w:rPr>
        <w:t>（W.C.</w:t>
      </w:r>
      <w:r>
        <w:rPr>
          <w:color w:val="231F20"/>
          <w:spacing w:val="30"/>
        </w:rPr>
        <w:t xml:space="preserve"> </w:t>
      </w:r>
      <w:r>
        <w:rPr>
          <w:color w:val="231F20"/>
          <w:spacing w:val="14"/>
        </w:rPr>
        <w:t>Wilson</w:t>
      </w:r>
      <w:r>
        <w:rPr>
          <w:color w:val="231F20"/>
          <w:spacing w:val="-88"/>
        </w:rPr>
        <w:t>）</w:t>
      </w:r>
      <w:r>
        <w:rPr>
          <w:color w:val="231F20"/>
          <w:spacing w:val="-1"/>
        </w:rPr>
        <w:t>。這個教會首次按立了約瑟</w:t>
      </w:r>
    </w:p>
    <w:p w14:paraId="3399759C" w14:textId="77777777" w:rsidR="003345E9" w:rsidRDefault="007169A0">
      <w:pPr>
        <w:pStyle w:val="a3"/>
        <w:spacing w:line="206" w:lineRule="auto"/>
        <w:ind w:left="119" w:right="118"/>
        <w:jc w:val="both"/>
      </w:pPr>
      <w:r>
        <w:rPr>
          <w:color w:val="231F20"/>
        </w:rPr>
        <w:t>·</w:t>
      </w:r>
      <w:r>
        <w:rPr>
          <w:color w:val="231F20"/>
          <w:spacing w:val="15"/>
        </w:rPr>
        <w:t xml:space="preserve"> 懷尼</w:t>
      </w:r>
      <w:r>
        <w:rPr>
          <w:color w:val="231F20"/>
        </w:rPr>
        <w:t xml:space="preserve">（Joseph P. </w:t>
      </w:r>
      <w:r>
        <w:rPr>
          <w:color w:val="231F20"/>
          <w:spacing w:val="14"/>
        </w:rPr>
        <w:t>Widney</w:t>
      </w:r>
      <w:r>
        <w:rPr>
          <w:color w:val="231F20"/>
          <w:spacing w:val="-88"/>
        </w:rPr>
        <w:t>）</w:t>
      </w:r>
      <w:r>
        <w:rPr>
          <w:color w:val="231F20"/>
          <w:spacing w:val="12"/>
        </w:rPr>
        <w:t>、艾西與狄藍 ‧ 華勒斯</w:t>
      </w:r>
      <w:r>
        <w:rPr>
          <w:color w:val="231F20"/>
        </w:rPr>
        <w:t>（Elsie and DeLance</w:t>
      </w:r>
      <w:r>
        <w:rPr>
          <w:color w:val="231F20"/>
          <w:spacing w:val="34"/>
        </w:rPr>
        <w:t xml:space="preserve"> </w:t>
      </w:r>
      <w:r>
        <w:rPr>
          <w:color w:val="231F20"/>
        </w:rPr>
        <w:t>Wallace）夫婦、露西 ‧ 科納特（Lucy</w:t>
      </w:r>
      <w:r>
        <w:rPr>
          <w:color w:val="231F20"/>
          <w:spacing w:val="35"/>
        </w:rPr>
        <w:t xml:space="preserve"> </w:t>
      </w:r>
      <w:r>
        <w:rPr>
          <w:color w:val="231F20"/>
        </w:rPr>
        <w:t>P.</w:t>
      </w:r>
      <w:r>
        <w:rPr>
          <w:color w:val="231F20"/>
          <w:spacing w:val="34"/>
        </w:rPr>
        <w:t xml:space="preserve"> </w:t>
      </w:r>
      <w:r>
        <w:rPr>
          <w:color w:val="231F20"/>
          <w:spacing w:val="17"/>
        </w:rPr>
        <w:t>Knott</w:t>
      </w:r>
      <w:r>
        <w:rPr>
          <w:color w:val="231F20"/>
          <w:spacing w:val="-85"/>
        </w:rPr>
        <w:t>）</w:t>
      </w:r>
      <w:r>
        <w:rPr>
          <w:color w:val="231F20"/>
        </w:rPr>
        <w:t>、以</w:t>
      </w:r>
      <w:r>
        <w:rPr>
          <w:color w:val="231F20"/>
          <w:spacing w:val="-10"/>
        </w:rPr>
        <w:t>及</w:t>
      </w:r>
    </w:p>
    <w:p w14:paraId="2141AC61" w14:textId="77777777" w:rsidR="003345E9" w:rsidRDefault="007169A0">
      <w:pPr>
        <w:pStyle w:val="a3"/>
        <w:spacing w:line="308" w:lineRule="exact"/>
        <w:ind w:left="119"/>
        <w:jc w:val="both"/>
      </w:pPr>
      <w:r>
        <w:rPr>
          <w:color w:val="231F20"/>
          <w:spacing w:val="-2"/>
        </w:rPr>
        <w:t>E.A.</w:t>
      </w:r>
      <w:r>
        <w:rPr>
          <w:color w:val="231F20"/>
          <w:spacing w:val="-5"/>
        </w:rPr>
        <w:t xml:space="preserve"> 葛文</w:t>
      </w:r>
      <w:r>
        <w:rPr>
          <w:color w:val="231F20"/>
          <w:spacing w:val="-2"/>
        </w:rPr>
        <w:t>（E.A.</w:t>
      </w:r>
      <w:r>
        <w:rPr>
          <w:color w:val="231F20"/>
          <w:spacing w:val="-8"/>
        </w:rPr>
        <w:t xml:space="preserve"> </w:t>
      </w:r>
      <w:r>
        <w:rPr>
          <w:color w:val="231F20"/>
          <w:spacing w:val="12"/>
        </w:rPr>
        <w:t>Girvin</w:t>
      </w:r>
      <w:r>
        <w:rPr>
          <w:color w:val="231F20"/>
          <w:spacing w:val="-90"/>
        </w:rPr>
        <w:t>）</w:t>
      </w:r>
      <w:r>
        <w:rPr>
          <w:color w:val="231F20"/>
          <w:spacing w:val="-10"/>
        </w:rPr>
        <w:t>。</w:t>
      </w:r>
    </w:p>
    <w:p w14:paraId="6F7EBC62" w14:textId="77777777" w:rsidR="003345E9" w:rsidRDefault="007169A0">
      <w:pPr>
        <w:pStyle w:val="a3"/>
        <w:spacing w:before="5" w:line="206" w:lineRule="auto"/>
        <w:ind w:left="119" w:right="111" w:firstLine="408"/>
        <w:jc w:val="both"/>
      </w:pPr>
      <w:r>
        <w:rPr>
          <w:color w:val="231F20"/>
          <w:w w:val="102"/>
        </w:rPr>
        <w:t>布勞基博士在衛理公會擔任牧師</w:t>
      </w:r>
      <w:r>
        <w:rPr>
          <w:color w:val="231F20"/>
          <w:spacing w:val="-1"/>
        </w:rPr>
        <w:t xml:space="preserve"> </w:t>
      </w:r>
      <w:r>
        <w:rPr>
          <w:color w:val="231F20"/>
          <w:w w:val="102"/>
        </w:rPr>
        <w:t>38</w:t>
      </w:r>
      <w:r>
        <w:rPr>
          <w:color w:val="231F20"/>
          <w:spacing w:val="-1"/>
        </w:rPr>
        <w:t xml:space="preserve"> </w:t>
      </w:r>
      <w:r>
        <w:rPr>
          <w:color w:val="231F20"/>
          <w:spacing w:val="-3"/>
          <w:w w:val="102"/>
        </w:rPr>
        <w:t>年，同時也有擔任編輯、大學</w:t>
      </w:r>
      <w:r>
        <w:rPr>
          <w:color w:val="231F20"/>
          <w:spacing w:val="1"/>
          <w:w w:val="102"/>
        </w:rPr>
        <w:t>董事會成員、以及營會講員等經驗，他以及個人的特質、以及治理方</w:t>
      </w:r>
      <w:r>
        <w:rPr>
          <w:color w:val="231F20"/>
          <w:w w:val="102"/>
        </w:rPr>
        <w:t>面的恩賜，帶領聖潔教會連結成一個全國性教會組織。</w:t>
      </w:r>
    </w:p>
    <w:p w14:paraId="6C0DEFD0" w14:textId="77777777" w:rsidR="003345E9" w:rsidRDefault="007169A0">
      <w:pPr>
        <w:pStyle w:val="a3"/>
        <w:spacing w:line="206" w:lineRule="auto"/>
        <w:ind w:left="119" w:right="111" w:firstLine="408"/>
        <w:jc w:val="both"/>
      </w:pPr>
      <w:r>
        <w:rPr>
          <w:b/>
          <w:color w:val="231F20"/>
          <w:spacing w:val="8"/>
        </w:rPr>
        <w:t xml:space="preserve">結合之年 </w:t>
      </w:r>
      <w:r>
        <w:rPr>
          <w:rFonts w:ascii="Noto Sans TC" w:eastAsia="Noto Sans TC"/>
          <w:color w:val="231F20"/>
        </w:rPr>
        <w:t>1907</w:t>
      </w:r>
      <w:r>
        <w:rPr>
          <w:rFonts w:ascii="Noto Sans TC" w:eastAsia="Noto Sans TC"/>
          <w:color w:val="231F20"/>
          <w:spacing w:val="40"/>
        </w:rPr>
        <w:t xml:space="preserve"> </w:t>
      </w:r>
      <w:r>
        <w:rPr>
          <w:rFonts w:ascii="Noto Sans TC" w:eastAsia="Noto Sans TC"/>
          <w:color w:val="231F20"/>
        </w:rPr>
        <w:t>～</w:t>
      </w:r>
      <w:r>
        <w:rPr>
          <w:rFonts w:ascii="Noto Sans TC" w:eastAsia="Noto Sans TC"/>
          <w:color w:val="231F20"/>
          <w:spacing w:val="40"/>
        </w:rPr>
        <w:t xml:space="preserve"> </w:t>
      </w:r>
      <w:r>
        <w:rPr>
          <w:rFonts w:ascii="Noto Sans TC" w:eastAsia="Noto Sans TC"/>
          <w:color w:val="231F20"/>
        </w:rPr>
        <w:t>1908</w:t>
      </w:r>
      <w:r>
        <w:rPr>
          <w:b/>
          <w:color w:val="231F20"/>
        </w:rPr>
        <w:t>：</w:t>
      </w:r>
      <w:r>
        <w:rPr>
          <w:color w:val="231F20"/>
        </w:rPr>
        <w:t>五旬節教會協會、拿撒勒人會教會、以及基督聖潔教會在拿撒勒人會助理總監督 C.W. 茹斯 (C.W.</w:t>
      </w:r>
      <w:r>
        <w:rPr>
          <w:color w:val="231F20"/>
          <w:spacing w:val="40"/>
        </w:rPr>
        <w:t xml:space="preserve"> </w:t>
      </w:r>
      <w:r>
        <w:rPr>
          <w:color w:val="231F20"/>
        </w:rPr>
        <w:t>Ruth)</w:t>
      </w:r>
      <w:r>
        <w:rPr>
          <w:color w:val="231F20"/>
          <w:spacing w:val="20"/>
        </w:rPr>
        <w:t xml:space="preserve"> 的</w:t>
      </w:r>
      <w:r>
        <w:rPr>
          <w:color w:val="231F20"/>
        </w:rPr>
        <w:t>努力下，彼此互相認識。1907</w:t>
      </w:r>
      <w:r>
        <w:rPr>
          <w:color w:val="231F20"/>
          <w:spacing w:val="19"/>
        </w:rPr>
        <w:t xml:space="preserve"> 年 </w:t>
      </w:r>
      <w:r>
        <w:rPr>
          <w:color w:val="231F20"/>
        </w:rPr>
        <w:t>10</w:t>
      </w:r>
      <w:r>
        <w:rPr>
          <w:color w:val="231F20"/>
          <w:spacing w:val="19"/>
        </w:rPr>
        <w:t xml:space="preserve"> 月 </w:t>
      </w:r>
      <w:r>
        <w:rPr>
          <w:color w:val="231F20"/>
        </w:rPr>
        <w:t>10</w:t>
      </w:r>
      <w:r>
        <w:rPr>
          <w:color w:val="231F20"/>
          <w:spacing w:val="19"/>
        </w:rPr>
        <w:t xml:space="preserve"> 至 </w:t>
      </w:r>
      <w:r>
        <w:rPr>
          <w:color w:val="231F20"/>
        </w:rPr>
        <w:t>17 日，五旬節教會協會</w:t>
      </w:r>
      <w:r>
        <w:rPr>
          <w:color w:val="231F20"/>
          <w:spacing w:val="-2"/>
        </w:rPr>
        <w:t>與拿撒勒人會的與會代表在芝加哥市召開總議會。</w:t>
      </w:r>
    </w:p>
    <w:p w14:paraId="6DB5F446" w14:textId="77777777" w:rsidR="003345E9" w:rsidRDefault="007169A0">
      <w:pPr>
        <w:pStyle w:val="a3"/>
        <w:spacing w:line="206" w:lineRule="auto"/>
        <w:ind w:left="119" w:right="104" w:firstLine="408"/>
        <w:jc w:val="both"/>
      </w:pPr>
      <w:r>
        <w:rPr>
          <w:color w:val="231F20"/>
          <w:spacing w:val="11"/>
          <w:w w:val="102"/>
        </w:rPr>
        <w:t>他們同意教會組成有監督治理以及地方教會自治兩種需要，監</w:t>
      </w:r>
      <w:r>
        <w:rPr>
          <w:color w:val="231F20"/>
          <w:spacing w:val="10"/>
          <w:w w:val="102"/>
        </w:rPr>
        <w:t>督必須栽培以及關懷已成立之教會，並且在其他地區鼓勵教會之組</w:t>
      </w:r>
      <w:r>
        <w:rPr>
          <w:color w:val="231F20"/>
          <w:w w:val="102"/>
        </w:rPr>
        <w:t>成；但是他們的職權不應干預一完全組成之教會。再者，總議會採納</w:t>
      </w:r>
      <w:r>
        <w:rPr>
          <w:color w:val="231F20"/>
          <w:spacing w:val="7"/>
          <w:w w:val="102"/>
        </w:rPr>
        <w:t>了一個名字</w:t>
      </w:r>
      <w:r>
        <w:rPr>
          <w:color w:val="231F20"/>
          <w:spacing w:val="7"/>
          <w:w w:val="114"/>
        </w:rPr>
        <w:t>—</w:t>
      </w:r>
      <w:r>
        <w:rPr>
          <w:color w:val="231F20"/>
          <w:spacing w:val="6"/>
          <w:w w:val="102"/>
        </w:rPr>
        <w:t>五旬節拿撒勒人會</w:t>
      </w:r>
      <w:r>
        <w:rPr>
          <w:color w:val="231F20"/>
          <w:w w:val="102"/>
        </w:rPr>
        <w:t>（The</w:t>
      </w:r>
      <w:r>
        <w:rPr>
          <w:color w:val="231F20"/>
          <w:spacing w:val="18"/>
        </w:rPr>
        <w:t xml:space="preserve"> </w:t>
      </w:r>
      <w:r>
        <w:rPr>
          <w:color w:val="231F20"/>
          <w:w w:val="102"/>
        </w:rPr>
        <w:t>Pentecostal</w:t>
      </w:r>
      <w:r>
        <w:rPr>
          <w:color w:val="231F20"/>
          <w:spacing w:val="18"/>
        </w:rPr>
        <w:t xml:space="preserve"> </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the Nazarene</w:t>
      </w:r>
      <w:r>
        <w:rPr>
          <w:color w:val="231F20"/>
          <w:spacing w:val="-102"/>
          <w:w w:val="102"/>
        </w:rPr>
        <w:t>）</w:t>
      </w:r>
      <w:r>
        <w:rPr>
          <w:color w:val="231F20"/>
          <w:w w:val="102"/>
        </w:rPr>
        <w:t>，以代表他們結合後之組織。</w:t>
      </w:r>
    </w:p>
    <w:p w14:paraId="7869090D" w14:textId="77777777" w:rsidR="003345E9" w:rsidRDefault="007169A0">
      <w:pPr>
        <w:pStyle w:val="a3"/>
        <w:spacing w:line="206" w:lineRule="auto"/>
        <w:ind w:left="119" w:right="116" w:firstLine="408"/>
        <w:jc w:val="both"/>
      </w:pPr>
      <w:r>
        <w:rPr>
          <w:color w:val="231F20"/>
        </w:rPr>
        <w:t>布勞基博士以及希蘭 ‧ 萊諾得牧師被選為總監督。基督聖潔教會</w:t>
      </w:r>
      <w:r>
        <w:rPr>
          <w:color w:val="231F20"/>
          <w:spacing w:val="-2"/>
        </w:rPr>
        <w:t>所派之代表以觀察員之身分參與這次的集會。</w:t>
      </w:r>
    </w:p>
    <w:p w14:paraId="708D4004" w14:textId="77777777" w:rsidR="003345E9" w:rsidRDefault="007169A0">
      <w:pPr>
        <w:pStyle w:val="a3"/>
        <w:spacing w:line="308" w:lineRule="exact"/>
        <w:ind w:left="0" w:right="116"/>
        <w:jc w:val="right"/>
      </w:pPr>
      <w:r>
        <w:rPr>
          <w:color w:val="231F20"/>
        </w:rPr>
        <w:t>再隔一年，兩項結盟也發生了。1908</w:t>
      </w:r>
      <w:r>
        <w:rPr>
          <w:color w:val="231F20"/>
          <w:spacing w:val="1"/>
        </w:rPr>
        <w:t xml:space="preserve">  年四月，布勞基博士在德州</w:t>
      </w:r>
    </w:p>
    <w:p w14:paraId="75DDC2E0" w14:textId="77777777" w:rsidR="003345E9" w:rsidRDefault="007169A0">
      <w:pPr>
        <w:pStyle w:val="a3"/>
        <w:spacing w:line="347" w:lineRule="exact"/>
        <w:ind w:left="0" w:right="110"/>
        <w:jc w:val="right"/>
      </w:pPr>
      <w:proofErr w:type="gramStart"/>
      <w:r>
        <w:rPr>
          <w:color w:val="231F20"/>
        </w:rPr>
        <w:t>·</w:t>
      </w:r>
      <w:r>
        <w:rPr>
          <w:color w:val="231F20"/>
          <w:spacing w:val="64"/>
          <w:w w:val="150"/>
        </w:rPr>
        <w:t xml:space="preserve">  </w:t>
      </w:r>
      <w:r>
        <w:rPr>
          <w:color w:val="231F20"/>
        </w:rPr>
        <w:t>凡尼珥市</w:t>
      </w:r>
      <w:proofErr w:type="gramEnd"/>
      <w:r>
        <w:rPr>
          <w:color w:val="231F20"/>
        </w:rPr>
        <w:t>（Peniel,</w:t>
      </w:r>
      <w:r>
        <w:rPr>
          <w:color w:val="231F20"/>
          <w:spacing w:val="28"/>
        </w:rPr>
        <w:t xml:space="preserve">  </w:t>
      </w:r>
      <w:r>
        <w:rPr>
          <w:color w:val="231F20"/>
        </w:rPr>
        <w:t>Texas）</w:t>
      </w:r>
      <w:r>
        <w:rPr>
          <w:color w:val="231F20"/>
          <w:spacing w:val="-1"/>
        </w:rPr>
        <w:t>組織了五旬節拿撒勒人會，並成為德</w:t>
      </w:r>
    </w:p>
    <w:p w14:paraId="5789FB18" w14:textId="77777777" w:rsidR="003345E9" w:rsidRDefault="003345E9">
      <w:pPr>
        <w:pStyle w:val="a3"/>
        <w:spacing w:line="347" w:lineRule="exact"/>
        <w:jc w:val="right"/>
        <w:sectPr w:rsidR="003345E9">
          <w:footerReference w:type="default" r:id="rId9"/>
          <w:pgSz w:w="8640" w:h="12960"/>
          <w:pgMar w:top="1040" w:right="1080" w:bottom="1180" w:left="1080" w:header="0" w:footer="997" w:gutter="0"/>
          <w:pgNumType w:start="11"/>
          <w:cols w:space="720"/>
        </w:sectPr>
      </w:pPr>
    </w:p>
    <w:p w14:paraId="63729AF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EAFC801" w14:textId="77777777" w:rsidR="003345E9" w:rsidRDefault="007169A0">
      <w:pPr>
        <w:pStyle w:val="a3"/>
        <w:spacing w:before="237" w:line="206" w:lineRule="auto"/>
        <w:ind w:left="119" w:right="112"/>
      </w:pPr>
      <w:r>
        <w:rPr>
          <w:color w:val="231F20"/>
          <w:spacing w:val="2"/>
          <w:w w:val="102"/>
        </w:rPr>
        <w:t>州聖潔協會的主要人物，此舉為其他教會的加入打下良好的基礎。當</w:t>
      </w:r>
      <w:r>
        <w:rPr>
          <w:color w:val="231F20"/>
          <w:w w:val="102"/>
        </w:rPr>
        <w:t>年九月賓州聖潔教會，在獲得總議會的同意下，在</w:t>
      </w:r>
      <w:r>
        <w:rPr>
          <w:color w:val="231F20"/>
        </w:rPr>
        <w:t xml:space="preserve"> </w:t>
      </w:r>
      <w:r>
        <w:rPr>
          <w:color w:val="231F20"/>
          <w:w w:val="102"/>
        </w:rPr>
        <w:t>H.G.</w:t>
      </w:r>
      <w:r>
        <w:rPr>
          <w:color w:val="231F20"/>
        </w:rPr>
        <w:t xml:space="preserve"> </w:t>
      </w:r>
      <w:r>
        <w:rPr>
          <w:color w:val="231F20"/>
          <w:spacing w:val="1"/>
          <w:w w:val="102"/>
        </w:rPr>
        <w:t>昌博</w:t>
      </w:r>
      <w:r>
        <w:rPr>
          <w:color w:val="231F20"/>
          <w:w w:val="102"/>
        </w:rPr>
        <w:t>（H.</w:t>
      </w:r>
      <w:r>
        <w:rPr>
          <w:color w:val="231F20"/>
          <w:spacing w:val="19"/>
        </w:rPr>
        <w:t xml:space="preserve"> </w:t>
      </w:r>
      <w:r>
        <w:rPr>
          <w:color w:val="231F20"/>
          <w:w w:val="102"/>
        </w:rPr>
        <w:t>G.</w:t>
      </w:r>
    </w:p>
    <w:p w14:paraId="789892C5" w14:textId="77777777" w:rsidR="003345E9" w:rsidRDefault="007169A0">
      <w:pPr>
        <w:pStyle w:val="a3"/>
        <w:spacing w:line="308" w:lineRule="exact"/>
        <w:ind w:left="119"/>
      </w:pPr>
      <w:r>
        <w:rPr>
          <w:color w:val="231F20"/>
        </w:rPr>
        <w:t>Trumbaur）</w:t>
      </w:r>
      <w:r>
        <w:rPr>
          <w:color w:val="231F20"/>
          <w:spacing w:val="-1"/>
        </w:rPr>
        <w:t>牧師的帶領下加入五旬節拿撒勒人會。</w:t>
      </w:r>
    </w:p>
    <w:p w14:paraId="1043898E" w14:textId="77777777" w:rsidR="003345E9" w:rsidRDefault="007169A0">
      <w:pPr>
        <w:pStyle w:val="a3"/>
        <w:spacing w:before="10" w:line="206" w:lineRule="auto"/>
        <w:ind w:left="119" w:right="16" w:firstLine="408"/>
        <w:jc w:val="both"/>
      </w:pPr>
      <w:r>
        <w:rPr>
          <w:color w:val="231F20"/>
          <w:spacing w:val="-14"/>
        </w:rPr>
        <w:t>第二次的總議會，在德州 ‧ 領航角市</w:t>
      </w:r>
      <w:r>
        <w:rPr>
          <w:color w:val="231F20"/>
        </w:rPr>
        <w:t>（Pilot Point, Texas.）召開，</w:t>
      </w:r>
      <w:r>
        <w:rPr>
          <w:color w:val="231F20"/>
          <w:spacing w:val="-2"/>
        </w:rPr>
        <w:t>同時也召開聖潔基督教會的總議會，會期是從十月八日到十四日。</w:t>
      </w:r>
    </w:p>
    <w:p w14:paraId="0A00B4FA" w14:textId="77777777" w:rsidR="003345E9" w:rsidRDefault="007169A0">
      <w:pPr>
        <w:pStyle w:val="a3"/>
        <w:spacing w:line="308" w:lineRule="exact"/>
        <w:ind w:left="527"/>
        <w:jc w:val="both"/>
      </w:pPr>
      <w:r>
        <w:rPr>
          <w:color w:val="231F20"/>
          <w:spacing w:val="4"/>
        </w:rPr>
        <w:t xml:space="preserve">這一年連結的工作在十月十三日漸漸趨近完成，在  </w:t>
      </w:r>
      <w:r>
        <w:rPr>
          <w:color w:val="231F20"/>
        </w:rPr>
        <w:t>R.B.</w:t>
      </w:r>
      <w:r>
        <w:rPr>
          <w:color w:val="231F20"/>
          <w:spacing w:val="18"/>
        </w:rPr>
        <w:t xml:space="preserve">  密特群</w:t>
      </w:r>
    </w:p>
    <w:p w14:paraId="582B8AA0" w14:textId="77777777" w:rsidR="003345E9" w:rsidRDefault="007169A0">
      <w:pPr>
        <w:pStyle w:val="a3"/>
        <w:spacing w:before="9" w:line="206" w:lineRule="auto"/>
        <w:ind w:left="119" w:right="111" w:hanging="102"/>
        <w:jc w:val="both"/>
      </w:pPr>
      <w:r>
        <w:rPr>
          <w:color w:val="231F20"/>
          <w:w w:val="102"/>
        </w:rPr>
        <w:t>（R.B.</w:t>
      </w:r>
      <w:r>
        <w:rPr>
          <w:color w:val="231F20"/>
          <w:spacing w:val="18"/>
        </w:rPr>
        <w:t xml:space="preserve"> </w:t>
      </w:r>
      <w:r>
        <w:rPr>
          <w:color w:val="231F20"/>
          <w:w w:val="102"/>
        </w:rPr>
        <w:t>Mitchum</w:t>
      </w:r>
      <w:r>
        <w:rPr>
          <w:color w:val="231F20"/>
          <w:spacing w:val="3"/>
          <w:w w:val="102"/>
        </w:rPr>
        <w:t>）</w:t>
      </w:r>
      <w:r>
        <w:rPr>
          <w:color w:val="231F20"/>
          <w:w w:val="102"/>
        </w:rPr>
        <w:t>提案，並經由</w:t>
      </w:r>
      <w:r>
        <w:rPr>
          <w:color w:val="231F20"/>
        </w:rPr>
        <w:t xml:space="preserve"> </w:t>
      </w:r>
      <w:r>
        <w:rPr>
          <w:color w:val="231F20"/>
          <w:w w:val="102"/>
        </w:rPr>
        <w:t>C.W.</w:t>
      </w:r>
      <w:r>
        <w:rPr>
          <w:color w:val="231F20"/>
        </w:rPr>
        <w:t xml:space="preserve"> </w:t>
      </w:r>
      <w:r>
        <w:rPr>
          <w:color w:val="231F20"/>
          <w:spacing w:val="1"/>
          <w:w w:val="102"/>
        </w:rPr>
        <w:t>茹斯的覆議，兩個教會團的結</w:t>
      </w:r>
      <w:r>
        <w:rPr>
          <w:color w:val="231F20"/>
          <w:spacing w:val="2"/>
          <w:w w:val="102"/>
        </w:rPr>
        <w:t>盟正式底定。數位與會代表發言支持這項議案後，經布勞基博士盡力</w:t>
      </w:r>
      <w:r>
        <w:rPr>
          <w:color w:val="231F20"/>
          <w:w w:val="102"/>
        </w:rPr>
        <w:t>促成這項提案。在當天早晨十點四十分，在眾人的期盼下，這項提案以全數起立的方式正式通過。</w:t>
      </w:r>
    </w:p>
    <w:p w14:paraId="1971F19F" w14:textId="77777777" w:rsidR="003345E9" w:rsidRDefault="007169A0">
      <w:pPr>
        <w:pStyle w:val="a3"/>
        <w:spacing w:line="206" w:lineRule="auto"/>
        <w:ind w:left="119" w:right="16" w:firstLine="408"/>
        <w:jc w:val="both"/>
      </w:pPr>
      <w:r>
        <w:rPr>
          <w:color w:val="231F20"/>
          <w:spacing w:val="-11"/>
        </w:rPr>
        <w:t>更改名稱：</w:t>
      </w:r>
      <w:r>
        <w:rPr>
          <w:color w:val="231F20"/>
        </w:rPr>
        <w:t>1919</w:t>
      </w:r>
      <w:r>
        <w:rPr>
          <w:color w:val="231F20"/>
          <w:spacing w:val="-8"/>
        </w:rPr>
        <w:t xml:space="preserve"> 年的總議會中，為回應 </w:t>
      </w:r>
      <w:r>
        <w:rPr>
          <w:color w:val="231F20"/>
        </w:rPr>
        <w:t>35 個地區年議會聯名提案，</w:t>
      </w:r>
      <w:r>
        <w:rPr>
          <w:color w:val="231F20"/>
          <w:spacing w:val="-1"/>
        </w:rPr>
        <w:t>教會的名稱更改為拿撒勒人會，因為五旬節在當時已被賦予新的意義。</w:t>
      </w:r>
    </w:p>
    <w:p w14:paraId="434F1DE7" w14:textId="77777777" w:rsidR="003345E9" w:rsidRDefault="007169A0">
      <w:pPr>
        <w:pStyle w:val="2"/>
        <w:spacing w:before="56"/>
      </w:pPr>
      <w:r>
        <w:rPr>
          <w:color w:val="231F20"/>
          <w:spacing w:val="-2"/>
        </w:rPr>
        <w:t>爾後的結盟</w:t>
      </w:r>
    </w:p>
    <w:p w14:paraId="4D3B0926" w14:textId="77777777" w:rsidR="003345E9" w:rsidRDefault="007169A0">
      <w:pPr>
        <w:pStyle w:val="a3"/>
        <w:spacing w:before="11" w:line="347" w:lineRule="exact"/>
        <w:ind w:left="528"/>
      </w:pPr>
      <w:r>
        <w:rPr>
          <w:color w:val="231F20"/>
          <w:spacing w:val="7"/>
        </w:rPr>
        <w:t xml:space="preserve">在 </w:t>
      </w:r>
      <w:r>
        <w:rPr>
          <w:color w:val="231F20"/>
        </w:rPr>
        <w:t>1908</w:t>
      </w:r>
      <w:r>
        <w:rPr>
          <w:color w:val="231F20"/>
          <w:spacing w:val="-1"/>
        </w:rPr>
        <w:t xml:space="preserve"> 年之後，有一些組織與拿撒勒人會結盟。</w:t>
      </w:r>
    </w:p>
    <w:p w14:paraId="6CDAD5A9" w14:textId="77777777" w:rsidR="003345E9" w:rsidRDefault="007169A0">
      <w:pPr>
        <w:spacing w:line="320" w:lineRule="exact"/>
        <w:ind w:left="527"/>
        <w:rPr>
          <w:sz w:val="20"/>
        </w:rPr>
      </w:pPr>
      <w:r>
        <w:rPr>
          <w:b/>
          <w:color w:val="231F20"/>
          <w:spacing w:val="32"/>
          <w:sz w:val="20"/>
        </w:rPr>
        <w:t>五旬節宣教教會</w:t>
      </w:r>
      <w:r>
        <w:rPr>
          <w:b/>
          <w:color w:val="231F20"/>
          <w:sz w:val="20"/>
        </w:rPr>
        <w:t>（The</w:t>
      </w:r>
      <w:r>
        <w:rPr>
          <w:b/>
          <w:color w:val="231F20"/>
          <w:spacing w:val="18"/>
          <w:sz w:val="20"/>
        </w:rPr>
        <w:t xml:space="preserve"> </w:t>
      </w:r>
      <w:r>
        <w:rPr>
          <w:b/>
          <w:color w:val="231F20"/>
          <w:sz w:val="20"/>
        </w:rPr>
        <w:t>Pentecostal</w:t>
      </w:r>
      <w:r>
        <w:rPr>
          <w:b/>
          <w:color w:val="231F20"/>
          <w:spacing w:val="18"/>
          <w:sz w:val="20"/>
        </w:rPr>
        <w:t xml:space="preserve"> </w:t>
      </w:r>
      <w:r>
        <w:rPr>
          <w:b/>
          <w:color w:val="231F20"/>
          <w:spacing w:val="11"/>
          <w:sz w:val="20"/>
        </w:rPr>
        <w:t>Mission</w:t>
      </w:r>
      <w:r>
        <w:rPr>
          <w:b/>
          <w:color w:val="231F20"/>
          <w:spacing w:val="-91"/>
          <w:sz w:val="20"/>
        </w:rPr>
        <w:t>）</w:t>
      </w:r>
      <w:r>
        <w:rPr>
          <w:b/>
          <w:color w:val="231F20"/>
          <w:sz w:val="20"/>
        </w:rPr>
        <w:t xml:space="preserve">： </w:t>
      </w:r>
      <w:r>
        <w:rPr>
          <w:color w:val="231F20"/>
          <w:spacing w:val="5"/>
          <w:sz w:val="20"/>
        </w:rPr>
        <w:t xml:space="preserve">在 </w:t>
      </w:r>
      <w:r>
        <w:rPr>
          <w:color w:val="231F20"/>
          <w:sz w:val="20"/>
        </w:rPr>
        <w:t>1898 年，</w:t>
      </w:r>
    </w:p>
    <w:p w14:paraId="2243B2F3" w14:textId="77777777" w:rsidR="003345E9" w:rsidRDefault="007169A0">
      <w:pPr>
        <w:pStyle w:val="a3"/>
        <w:spacing w:before="10" w:line="206" w:lineRule="auto"/>
        <w:ind w:left="119" w:right="111"/>
        <w:jc w:val="both"/>
      </w:pPr>
      <w:r>
        <w:rPr>
          <w:color w:val="231F20"/>
          <w:w w:val="102"/>
        </w:rPr>
        <w:t>J.O.</w:t>
      </w:r>
      <w:r>
        <w:rPr>
          <w:color w:val="231F20"/>
          <w:spacing w:val="2"/>
        </w:rPr>
        <w:t xml:space="preserve"> </w:t>
      </w:r>
      <w:r>
        <w:rPr>
          <w:color w:val="231F20"/>
          <w:spacing w:val="6"/>
          <w:w w:val="102"/>
        </w:rPr>
        <w:t>麥古根</w:t>
      </w:r>
      <w:r>
        <w:rPr>
          <w:color w:val="231F20"/>
          <w:w w:val="102"/>
        </w:rPr>
        <w:t>（J.</w:t>
      </w:r>
      <w:r>
        <w:rPr>
          <w:color w:val="231F20"/>
          <w:spacing w:val="18"/>
        </w:rPr>
        <w:t xml:space="preserve"> </w:t>
      </w:r>
      <w:r>
        <w:rPr>
          <w:color w:val="231F20"/>
          <w:w w:val="102"/>
        </w:rPr>
        <w:t>O.</w:t>
      </w:r>
      <w:r>
        <w:rPr>
          <w:color w:val="231F20"/>
          <w:spacing w:val="-5"/>
        </w:rPr>
        <w:t xml:space="preserve">   </w:t>
      </w:r>
      <w:r>
        <w:rPr>
          <w:color w:val="231F20"/>
          <w:w w:val="102"/>
        </w:rPr>
        <w:t>McClurkan</w:t>
      </w:r>
      <w:r>
        <w:rPr>
          <w:color w:val="231F20"/>
          <w:spacing w:val="-102"/>
          <w:w w:val="102"/>
        </w:rPr>
        <w:t>）</w:t>
      </w:r>
      <w:r>
        <w:rPr>
          <w:color w:val="231F20"/>
          <w:spacing w:val="7"/>
          <w:w w:val="102"/>
        </w:rPr>
        <w:t>，一位長老會的佈道家，組成納許</w:t>
      </w:r>
      <w:r>
        <w:rPr>
          <w:color w:val="231F20"/>
          <w:spacing w:val="2"/>
          <w:w w:val="102"/>
        </w:rPr>
        <w:t>維爾五旬節聯盟，並且為田納西州以及鄰近州結合聖潔教會。這個教</w:t>
      </w:r>
      <w:r>
        <w:rPr>
          <w:color w:val="231F20"/>
          <w:w w:val="102"/>
        </w:rPr>
        <w:t>會非常重視宣教，他們派遣牧師及教師去古巴、瓜地馬拉、墨西哥以及印度。不幸的是麥古根於</w:t>
      </w:r>
      <w:r>
        <w:rPr>
          <w:color w:val="231F20"/>
          <w:spacing w:val="-1"/>
        </w:rPr>
        <w:t xml:space="preserve"> </w:t>
      </w:r>
      <w:r>
        <w:rPr>
          <w:color w:val="231F20"/>
          <w:w w:val="102"/>
        </w:rPr>
        <w:t>19</w:t>
      </w:r>
      <w:r>
        <w:rPr>
          <w:color w:val="231F20"/>
          <w:spacing w:val="-1"/>
          <w:w w:val="102"/>
        </w:rPr>
        <w:t>1</w:t>
      </w:r>
      <w:r>
        <w:rPr>
          <w:color w:val="231F20"/>
          <w:w w:val="102"/>
        </w:rPr>
        <w:t>4</w:t>
      </w:r>
      <w:r>
        <w:rPr>
          <w:color w:val="231F20"/>
          <w:spacing w:val="-1"/>
        </w:rPr>
        <w:t xml:space="preserve"> </w:t>
      </w:r>
      <w:r>
        <w:rPr>
          <w:color w:val="231F20"/>
          <w:w w:val="102"/>
        </w:rPr>
        <w:t>年逝世。次年，五旬節宣教教會與五旬節拿撒勒人會結盟。</w:t>
      </w:r>
    </w:p>
    <w:p w14:paraId="1A34E62D" w14:textId="77777777" w:rsidR="003345E9" w:rsidRDefault="007169A0">
      <w:pPr>
        <w:spacing w:line="206" w:lineRule="auto"/>
        <w:ind w:left="119" w:right="108" w:firstLine="408"/>
        <w:jc w:val="both"/>
        <w:rPr>
          <w:sz w:val="20"/>
        </w:rPr>
      </w:pPr>
      <w:r>
        <w:rPr>
          <w:b/>
          <w:color w:val="231F20"/>
          <w:w w:val="102"/>
          <w:sz w:val="20"/>
        </w:rPr>
        <w:t>五旬節蘇格蘭教會（Pentecostal</w:t>
      </w:r>
      <w:r>
        <w:rPr>
          <w:b/>
          <w:color w:val="231F20"/>
          <w:spacing w:val="1"/>
          <w:sz w:val="20"/>
        </w:rPr>
        <w:t xml:space="preserve"> </w:t>
      </w:r>
      <w:r>
        <w:rPr>
          <w:b/>
          <w:color w:val="231F20"/>
          <w:w w:val="102"/>
          <w:sz w:val="20"/>
        </w:rPr>
        <w:t>Church</w:t>
      </w:r>
      <w:r>
        <w:rPr>
          <w:b/>
          <w:color w:val="231F20"/>
          <w:spacing w:val="1"/>
          <w:sz w:val="20"/>
        </w:rPr>
        <w:t xml:space="preserve"> </w:t>
      </w:r>
      <w:r>
        <w:rPr>
          <w:b/>
          <w:color w:val="231F20"/>
          <w:w w:val="102"/>
          <w:sz w:val="20"/>
        </w:rPr>
        <w:t>of</w:t>
      </w:r>
      <w:r>
        <w:rPr>
          <w:b/>
          <w:color w:val="231F20"/>
          <w:spacing w:val="1"/>
          <w:sz w:val="20"/>
        </w:rPr>
        <w:t xml:space="preserve"> </w:t>
      </w:r>
      <w:r>
        <w:rPr>
          <w:b/>
          <w:color w:val="231F20"/>
          <w:w w:val="102"/>
          <w:sz w:val="20"/>
        </w:rPr>
        <w:t>Scotland</w:t>
      </w:r>
      <w:r>
        <w:rPr>
          <w:b/>
          <w:color w:val="231F20"/>
          <w:spacing w:val="-108"/>
          <w:w w:val="102"/>
          <w:sz w:val="20"/>
        </w:rPr>
        <w:t>）</w:t>
      </w:r>
      <w:r>
        <w:rPr>
          <w:b/>
          <w:color w:val="231F20"/>
          <w:w w:val="102"/>
          <w:sz w:val="20"/>
        </w:rPr>
        <w:t>：</w:t>
      </w:r>
      <w:r>
        <w:rPr>
          <w:color w:val="231F20"/>
          <w:w w:val="102"/>
          <w:sz w:val="20"/>
        </w:rPr>
        <w:t>1906</w:t>
      </w:r>
      <w:r>
        <w:rPr>
          <w:color w:val="231F20"/>
          <w:spacing w:val="9"/>
          <w:w w:val="102"/>
          <w:sz w:val="20"/>
        </w:rPr>
        <w:t>年在格拉斯哥公園公理會的喬治</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夏平</w:t>
      </w:r>
      <w:r>
        <w:rPr>
          <w:color w:val="231F20"/>
          <w:w w:val="102"/>
          <w:sz w:val="20"/>
        </w:rPr>
        <w:t>（George</w:t>
      </w:r>
      <w:r>
        <w:rPr>
          <w:color w:val="231F20"/>
          <w:spacing w:val="17"/>
          <w:sz w:val="20"/>
        </w:rPr>
        <w:t xml:space="preserve"> </w:t>
      </w:r>
      <w:r>
        <w:rPr>
          <w:color w:val="231F20"/>
          <w:w w:val="102"/>
          <w:sz w:val="20"/>
        </w:rPr>
        <w:t>Sharpe</w:t>
      </w:r>
      <w:r>
        <w:rPr>
          <w:color w:val="231F20"/>
          <w:spacing w:val="10"/>
          <w:w w:val="102"/>
          <w:sz w:val="20"/>
        </w:rPr>
        <w:t>）</w:t>
      </w:r>
      <w:r>
        <w:rPr>
          <w:color w:val="231F20"/>
          <w:spacing w:val="4"/>
          <w:w w:val="102"/>
          <w:sz w:val="20"/>
        </w:rPr>
        <w:t>因宣揚</w:t>
      </w:r>
      <w:r>
        <w:rPr>
          <w:color w:val="231F20"/>
          <w:spacing w:val="3"/>
          <w:w w:val="102"/>
          <w:sz w:val="20"/>
        </w:rPr>
        <w:t>衛斯理基督徒聖潔主張而被逐出教會。八十位會友與他一同建立了公</w:t>
      </w:r>
      <w:r>
        <w:rPr>
          <w:color w:val="231F20"/>
          <w:spacing w:val="4"/>
          <w:w w:val="102"/>
          <w:sz w:val="20"/>
        </w:rPr>
        <w:t>園五旬節教會，還有一些五旬節教會也逐漸形成，在</w:t>
      </w:r>
      <w:r>
        <w:rPr>
          <w:color w:val="231F20"/>
          <w:spacing w:val="1"/>
          <w:sz w:val="20"/>
        </w:rPr>
        <w:t xml:space="preserve"> </w:t>
      </w:r>
      <w:r>
        <w:rPr>
          <w:color w:val="231F20"/>
          <w:w w:val="102"/>
          <w:sz w:val="20"/>
        </w:rPr>
        <w:t>1909</w:t>
      </w:r>
      <w:r>
        <w:rPr>
          <w:color w:val="231F20"/>
          <w:spacing w:val="1"/>
          <w:sz w:val="20"/>
        </w:rPr>
        <w:t xml:space="preserve"> </w:t>
      </w:r>
      <w:r>
        <w:rPr>
          <w:color w:val="231F20"/>
          <w:spacing w:val="5"/>
          <w:w w:val="102"/>
          <w:sz w:val="20"/>
        </w:rPr>
        <w:t>年五旬節</w:t>
      </w:r>
    </w:p>
    <w:p w14:paraId="7A6F1447" w14:textId="77777777" w:rsidR="003345E9" w:rsidRDefault="007169A0">
      <w:pPr>
        <w:pStyle w:val="a3"/>
        <w:spacing w:line="306" w:lineRule="exact"/>
        <w:ind w:left="119"/>
        <w:jc w:val="both"/>
      </w:pPr>
      <w:r>
        <w:rPr>
          <w:color w:val="231F20"/>
          <w:spacing w:val="2"/>
        </w:rPr>
        <w:t xml:space="preserve">蘇格蘭教團因而產生。這個教團與拿撒勒人會在 </w:t>
      </w:r>
      <w:r>
        <w:rPr>
          <w:color w:val="231F20"/>
        </w:rPr>
        <w:t>1915</w:t>
      </w:r>
      <w:r>
        <w:rPr>
          <w:color w:val="231F20"/>
          <w:spacing w:val="7"/>
        </w:rPr>
        <w:t xml:space="preserve"> 年結盟。</w:t>
      </w:r>
    </w:p>
    <w:p w14:paraId="1269D005" w14:textId="77777777" w:rsidR="003345E9" w:rsidRDefault="007169A0">
      <w:pPr>
        <w:pStyle w:val="a3"/>
        <w:spacing w:before="3" w:line="206" w:lineRule="auto"/>
        <w:ind w:left="119" w:right="112" w:firstLine="408"/>
        <w:jc w:val="both"/>
      </w:pPr>
      <w:r>
        <w:rPr>
          <w:b/>
          <w:color w:val="231F20"/>
          <w:spacing w:val="4"/>
          <w:w w:val="102"/>
        </w:rPr>
        <w:t>信徒聖潔協會</w:t>
      </w:r>
      <w:r>
        <w:rPr>
          <w:b/>
          <w:color w:val="231F20"/>
          <w:w w:val="102"/>
        </w:rPr>
        <w:t>（Layme</w:t>
      </w:r>
      <w:r>
        <w:rPr>
          <w:b/>
          <w:color w:val="231F20"/>
          <w:spacing w:val="-1"/>
          <w:w w:val="102"/>
        </w:rPr>
        <w:t>n</w:t>
      </w:r>
      <w:r>
        <w:rPr>
          <w:rFonts w:ascii="Gentium Book Plus" w:eastAsia="Gentium Book Plus" w:hAnsi="Gentium Book Plus"/>
          <w:color w:val="231F20"/>
          <w:spacing w:val="-1"/>
          <w:w w:val="102"/>
          <w:position w:val="1"/>
        </w:rPr>
        <w:t>’</w:t>
      </w:r>
      <w:r>
        <w:rPr>
          <w:b/>
          <w:color w:val="231F20"/>
          <w:w w:val="102"/>
        </w:rPr>
        <w:t>s</w:t>
      </w:r>
      <w:r>
        <w:rPr>
          <w:b/>
          <w:color w:val="231F20"/>
          <w:spacing w:val="17"/>
        </w:rPr>
        <w:t xml:space="preserve"> </w:t>
      </w:r>
      <w:r>
        <w:rPr>
          <w:b/>
          <w:color w:val="231F20"/>
          <w:w w:val="102"/>
        </w:rPr>
        <w:t>Holiness</w:t>
      </w:r>
      <w:r>
        <w:rPr>
          <w:b/>
          <w:color w:val="231F20"/>
          <w:spacing w:val="17"/>
        </w:rPr>
        <w:t xml:space="preserve"> </w:t>
      </w:r>
      <w:r>
        <w:rPr>
          <w:b/>
          <w:color w:val="231F20"/>
          <w:w w:val="102"/>
        </w:rPr>
        <w:t>Association</w:t>
      </w:r>
      <w:r>
        <w:rPr>
          <w:b/>
          <w:color w:val="231F20"/>
          <w:spacing w:val="-102"/>
          <w:w w:val="102"/>
        </w:rPr>
        <w:t>）</w:t>
      </w:r>
      <w:r>
        <w:rPr>
          <w:b/>
          <w:color w:val="231F20"/>
          <w:spacing w:val="5"/>
          <w:w w:val="102"/>
        </w:rPr>
        <w:t>：</w:t>
      </w:r>
      <w:r>
        <w:rPr>
          <w:color w:val="231F20"/>
          <w:spacing w:val="5"/>
          <w:w w:val="102"/>
        </w:rPr>
        <w:t>信徒聖潔</w:t>
      </w:r>
      <w:r>
        <w:rPr>
          <w:color w:val="231F20"/>
          <w:spacing w:val="2"/>
          <w:w w:val="102"/>
        </w:rPr>
        <w:t>協會是在</w:t>
      </w:r>
      <w:r>
        <w:rPr>
          <w:color w:val="231F20"/>
        </w:rPr>
        <w:t xml:space="preserve"> </w:t>
      </w:r>
      <w:r>
        <w:rPr>
          <w:color w:val="231F20"/>
          <w:w w:val="102"/>
        </w:rPr>
        <w:t>1917</w:t>
      </w:r>
      <w:r>
        <w:rPr>
          <w:color w:val="231F20"/>
        </w:rPr>
        <w:t xml:space="preserve"> </w:t>
      </w:r>
      <w:r>
        <w:rPr>
          <w:color w:val="231F20"/>
          <w:w w:val="102"/>
        </w:rPr>
        <w:t>年，由</w:t>
      </w:r>
      <w:r>
        <w:rPr>
          <w:color w:val="231F20"/>
        </w:rPr>
        <w:t xml:space="preserve"> </w:t>
      </w:r>
      <w:r>
        <w:rPr>
          <w:color w:val="231F20"/>
          <w:w w:val="102"/>
        </w:rPr>
        <w:t>S.A.</w:t>
      </w:r>
      <w:r>
        <w:rPr>
          <w:color w:val="231F20"/>
        </w:rPr>
        <w:t xml:space="preserve"> </w:t>
      </w:r>
      <w:r>
        <w:rPr>
          <w:color w:val="231F20"/>
          <w:spacing w:val="1"/>
          <w:w w:val="102"/>
        </w:rPr>
        <w:t>丹福</w:t>
      </w:r>
      <w:r>
        <w:rPr>
          <w:color w:val="231F20"/>
          <w:w w:val="102"/>
        </w:rPr>
        <w:t>（S.A.</w:t>
      </w:r>
      <w:r>
        <w:rPr>
          <w:color w:val="231F20"/>
          <w:spacing w:val="18"/>
        </w:rPr>
        <w:t xml:space="preserve"> </w:t>
      </w:r>
      <w:r>
        <w:rPr>
          <w:color w:val="231F20"/>
          <w:w w:val="102"/>
        </w:rPr>
        <w:t>Danford</w:t>
      </w:r>
      <w:r>
        <w:rPr>
          <w:color w:val="231F20"/>
          <w:spacing w:val="3"/>
          <w:w w:val="102"/>
        </w:rPr>
        <w:t>）</w:t>
      </w:r>
      <w:r>
        <w:rPr>
          <w:color w:val="231F20"/>
          <w:spacing w:val="2"/>
          <w:w w:val="102"/>
        </w:rPr>
        <w:t>弟兄在北達科他州詹姆斯城所創立，此協會之創立是為了在南北達科他州、明尼蘇達州</w:t>
      </w:r>
      <w:r>
        <w:rPr>
          <w:color w:val="231F20"/>
          <w:spacing w:val="1"/>
          <w:w w:val="102"/>
        </w:rPr>
        <w:t>以及蒙大拿州興起衛斯理聖潔信仰觀念。這協會發行一份名為聖潔信</w:t>
      </w:r>
      <w:r>
        <w:rPr>
          <w:color w:val="231F20"/>
          <w:w w:val="102"/>
        </w:rPr>
        <w:t>徒的報紙，J.G.</w:t>
      </w:r>
      <w:r>
        <w:rPr>
          <w:color w:val="231F20"/>
        </w:rPr>
        <w:t xml:space="preserve"> </w:t>
      </w:r>
      <w:r>
        <w:rPr>
          <w:color w:val="231F20"/>
          <w:spacing w:val="2"/>
          <w:w w:val="102"/>
        </w:rPr>
        <w:t>摩利生</w:t>
      </w:r>
      <w:r>
        <w:rPr>
          <w:color w:val="231F20"/>
          <w:w w:val="102"/>
        </w:rPr>
        <w:t>（J.G.</w:t>
      </w:r>
      <w:r>
        <w:rPr>
          <w:color w:val="231F20"/>
          <w:spacing w:val="18"/>
        </w:rPr>
        <w:t xml:space="preserve"> </w:t>
      </w:r>
      <w:r>
        <w:rPr>
          <w:color w:val="231F20"/>
          <w:w w:val="102"/>
        </w:rPr>
        <w:t>Morrison</w:t>
      </w:r>
      <w:r>
        <w:rPr>
          <w:color w:val="231F20"/>
          <w:spacing w:val="4"/>
          <w:w w:val="102"/>
        </w:rPr>
        <w:t>）</w:t>
      </w:r>
      <w:r>
        <w:rPr>
          <w:color w:val="231F20"/>
          <w:w w:val="102"/>
        </w:rPr>
        <w:t>在</w:t>
      </w:r>
      <w:r>
        <w:rPr>
          <w:color w:val="231F20"/>
        </w:rPr>
        <w:t xml:space="preserve"> </w:t>
      </w:r>
      <w:r>
        <w:rPr>
          <w:color w:val="231F20"/>
          <w:w w:val="102"/>
        </w:rPr>
        <w:t>1919</w:t>
      </w:r>
      <w:r>
        <w:rPr>
          <w:color w:val="231F20"/>
        </w:rPr>
        <w:t xml:space="preserve"> </w:t>
      </w:r>
      <w:r>
        <w:rPr>
          <w:color w:val="231F20"/>
          <w:spacing w:val="3"/>
          <w:w w:val="102"/>
        </w:rPr>
        <w:t>年被選為該協會的</w:t>
      </w:r>
      <w:r>
        <w:rPr>
          <w:color w:val="231F20"/>
          <w:spacing w:val="5"/>
          <w:w w:val="102"/>
        </w:rPr>
        <w:t>主席，該協會擁有</w:t>
      </w:r>
      <w:r>
        <w:rPr>
          <w:color w:val="231F20"/>
          <w:spacing w:val="2"/>
        </w:rPr>
        <w:t xml:space="preserve"> </w:t>
      </w:r>
      <w:r>
        <w:rPr>
          <w:color w:val="231F20"/>
          <w:w w:val="102"/>
        </w:rPr>
        <w:t>25</w:t>
      </w:r>
      <w:r>
        <w:rPr>
          <w:color w:val="231F20"/>
          <w:spacing w:val="2"/>
        </w:rPr>
        <w:t xml:space="preserve"> </w:t>
      </w:r>
      <w:r>
        <w:rPr>
          <w:color w:val="231F20"/>
          <w:spacing w:val="7"/>
          <w:w w:val="102"/>
        </w:rPr>
        <w:t>位佈道家或全職同工。在</w:t>
      </w:r>
      <w:r>
        <w:rPr>
          <w:color w:val="231F20"/>
          <w:spacing w:val="2"/>
        </w:rPr>
        <w:t xml:space="preserve"> </w:t>
      </w:r>
      <w:r>
        <w:rPr>
          <w:color w:val="231F20"/>
          <w:w w:val="102"/>
        </w:rPr>
        <w:t>1922</w:t>
      </w:r>
      <w:r>
        <w:rPr>
          <w:color w:val="231F20"/>
          <w:spacing w:val="2"/>
        </w:rPr>
        <w:t xml:space="preserve"> </w:t>
      </w:r>
      <w:r>
        <w:rPr>
          <w:color w:val="231F20"/>
          <w:spacing w:val="7"/>
          <w:w w:val="102"/>
        </w:rPr>
        <w:t>年摩利生與</w:t>
      </w:r>
      <w:r>
        <w:rPr>
          <w:color w:val="231F20"/>
          <w:spacing w:val="2"/>
        </w:rPr>
        <w:t xml:space="preserve"> </w:t>
      </w:r>
      <w:r>
        <w:rPr>
          <w:color w:val="231F20"/>
          <w:w w:val="102"/>
        </w:rPr>
        <w:t>25</w:t>
      </w:r>
    </w:p>
    <w:p w14:paraId="005E1CC6"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358279F3" w14:textId="77777777" w:rsidR="003345E9" w:rsidRDefault="007169A0">
      <w:pPr>
        <w:pStyle w:val="a3"/>
        <w:spacing w:before="50"/>
        <w:ind w:left="0"/>
        <w:jc w:val="center"/>
      </w:pPr>
      <w:r>
        <w:rPr>
          <w:color w:val="231F20"/>
          <w:spacing w:val="-2"/>
        </w:rPr>
        <w:lastRenderedPageBreak/>
        <w:t>歷史之陳述</w:t>
      </w:r>
    </w:p>
    <w:p w14:paraId="698D2496" w14:textId="77777777" w:rsidR="003345E9" w:rsidRDefault="007169A0">
      <w:pPr>
        <w:pStyle w:val="a3"/>
        <w:spacing w:before="201" w:line="347" w:lineRule="exact"/>
      </w:pPr>
      <w:r>
        <w:rPr>
          <w:color w:val="231F20"/>
          <w:spacing w:val="-1"/>
        </w:rPr>
        <w:t>位全職同工，以及一千名會員與拿撒勒人會結盟。</w:t>
      </w:r>
    </w:p>
    <w:p w14:paraId="66C17764" w14:textId="77777777" w:rsidR="003345E9" w:rsidRDefault="007169A0">
      <w:pPr>
        <w:spacing w:before="10" w:line="206" w:lineRule="auto"/>
        <w:ind w:left="120" w:right="108" w:firstLine="408"/>
        <w:jc w:val="both"/>
        <w:rPr>
          <w:sz w:val="20"/>
        </w:rPr>
      </w:pPr>
      <w:r>
        <w:rPr>
          <w:b/>
          <w:color w:val="231F20"/>
          <w:w w:val="102"/>
          <w:sz w:val="20"/>
        </w:rPr>
        <w:t>協</w:t>
      </w:r>
      <w:r>
        <w:rPr>
          <w:b/>
          <w:color w:val="231F20"/>
          <w:sz w:val="20"/>
        </w:rPr>
        <w:t xml:space="preserve">  </w:t>
      </w:r>
      <w:r>
        <w:rPr>
          <w:b/>
          <w:color w:val="231F20"/>
          <w:w w:val="102"/>
          <w:sz w:val="20"/>
        </w:rPr>
        <w:t>西</w:t>
      </w:r>
      <w:r>
        <w:rPr>
          <w:b/>
          <w:color w:val="231F20"/>
          <w:sz w:val="20"/>
        </w:rPr>
        <w:t xml:space="preserve">  </w:t>
      </w:r>
      <w:r>
        <w:rPr>
          <w:b/>
          <w:color w:val="231F20"/>
          <w:w w:val="102"/>
          <w:sz w:val="20"/>
        </w:rPr>
        <w:t>巴</w:t>
      </w:r>
      <w:r>
        <w:rPr>
          <w:b/>
          <w:color w:val="231F20"/>
          <w:sz w:val="20"/>
        </w:rPr>
        <w:t xml:space="preserve">  </w:t>
      </w:r>
      <w:r>
        <w:rPr>
          <w:b/>
          <w:color w:val="231F20"/>
          <w:w w:val="102"/>
          <w:sz w:val="20"/>
        </w:rPr>
        <w:t>信</w:t>
      </w:r>
      <w:r>
        <w:rPr>
          <w:b/>
          <w:color w:val="231F20"/>
          <w:sz w:val="20"/>
        </w:rPr>
        <w:t xml:space="preserve">  </w:t>
      </w:r>
      <w:r>
        <w:rPr>
          <w:b/>
          <w:color w:val="231F20"/>
          <w:w w:val="102"/>
          <w:sz w:val="20"/>
        </w:rPr>
        <w:t>心</w:t>
      </w:r>
      <w:r>
        <w:rPr>
          <w:b/>
          <w:color w:val="231F20"/>
          <w:sz w:val="20"/>
        </w:rPr>
        <w:t xml:space="preserve">  </w:t>
      </w:r>
      <w:r>
        <w:rPr>
          <w:b/>
          <w:color w:val="231F20"/>
          <w:w w:val="102"/>
          <w:sz w:val="20"/>
        </w:rPr>
        <w:t>宣</w:t>
      </w:r>
      <w:r>
        <w:rPr>
          <w:b/>
          <w:color w:val="231F20"/>
          <w:sz w:val="20"/>
        </w:rPr>
        <w:t xml:space="preserve">  </w:t>
      </w:r>
      <w:r>
        <w:rPr>
          <w:b/>
          <w:color w:val="231F20"/>
          <w:w w:val="102"/>
          <w:sz w:val="20"/>
        </w:rPr>
        <w:t>教</w:t>
      </w:r>
      <w:r>
        <w:rPr>
          <w:b/>
          <w:color w:val="231F20"/>
          <w:sz w:val="20"/>
        </w:rPr>
        <w:t xml:space="preserve">  </w:t>
      </w:r>
      <w:r>
        <w:rPr>
          <w:b/>
          <w:color w:val="231F20"/>
          <w:w w:val="102"/>
          <w:sz w:val="20"/>
        </w:rPr>
        <w:t>協</w:t>
      </w:r>
      <w:r>
        <w:rPr>
          <w:b/>
          <w:color w:val="231F20"/>
          <w:sz w:val="20"/>
        </w:rPr>
        <w:t xml:space="preserve">  </w:t>
      </w:r>
      <w:r>
        <w:rPr>
          <w:b/>
          <w:color w:val="231F20"/>
          <w:w w:val="102"/>
          <w:sz w:val="20"/>
        </w:rPr>
        <w:t>會（Hephzibah</w:t>
      </w:r>
      <w:r>
        <w:rPr>
          <w:b/>
          <w:color w:val="231F20"/>
          <w:spacing w:val="17"/>
          <w:sz w:val="20"/>
        </w:rPr>
        <w:t xml:space="preserve"> </w:t>
      </w:r>
      <w:r>
        <w:rPr>
          <w:b/>
          <w:color w:val="231F20"/>
          <w:w w:val="102"/>
          <w:sz w:val="20"/>
        </w:rPr>
        <w:t>Faith</w:t>
      </w:r>
      <w:r>
        <w:rPr>
          <w:b/>
          <w:color w:val="231F20"/>
          <w:spacing w:val="17"/>
          <w:sz w:val="20"/>
        </w:rPr>
        <w:t xml:space="preserve"> </w:t>
      </w:r>
      <w:r>
        <w:rPr>
          <w:b/>
          <w:color w:val="231F20"/>
          <w:w w:val="102"/>
          <w:sz w:val="20"/>
        </w:rPr>
        <w:t>Missionary Association</w:t>
      </w:r>
      <w:r>
        <w:rPr>
          <w:b/>
          <w:color w:val="231F20"/>
          <w:spacing w:val="-86"/>
          <w:w w:val="102"/>
          <w:sz w:val="20"/>
        </w:rPr>
        <w:t>）</w:t>
      </w:r>
      <w:r>
        <w:rPr>
          <w:b/>
          <w:color w:val="231F20"/>
          <w:w w:val="102"/>
          <w:sz w:val="20"/>
        </w:rPr>
        <w:t>：</w:t>
      </w:r>
      <w:r>
        <w:rPr>
          <w:b/>
          <w:color w:val="231F20"/>
          <w:spacing w:val="-8"/>
          <w:sz w:val="20"/>
        </w:rPr>
        <w:t xml:space="preserve"> </w:t>
      </w:r>
      <w:r>
        <w:rPr>
          <w:color w:val="231F20"/>
          <w:spacing w:val="19"/>
          <w:w w:val="102"/>
          <w:sz w:val="20"/>
        </w:rPr>
        <w:t>這個宣教團體於</w:t>
      </w:r>
      <w:r>
        <w:rPr>
          <w:color w:val="231F20"/>
          <w:spacing w:val="5"/>
          <w:sz w:val="20"/>
        </w:rPr>
        <w:t xml:space="preserve"> </w:t>
      </w:r>
      <w:r>
        <w:rPr>
          <w:color w:val="231F20"/>
          <w:w w:val="102"/>
          <w:sz w:val="20"/>
        </w:rPr>
        <w:t>1893</w:t>
      </w:r>
      <w:r>
        <w:rPr>
          <w:color w:val="231F20"/>
          <w:spacing w:val="5"/>
          <w:sz w:val="20"/>
        </w:rPr>
        <w:t xml:space="preserve"> </w:t>
      </w:r>
      <w:r>
        <w:rPr>
          <w:color w:val="231F20"/>
          <w:spacing w:val="17"/>
          <w:w w:val="102"/>
          <w:sz w:val="20"/>
        </w:rPr>
        <w:t>年由喬治</w:t>
      </w:r>
      <w:r>
        <w:rPr>
          <w:color w:val="231F20"/>
          <w:spacing w:val="5"/>
          <w:sz w:val="20"/>
        </w:rPr>
        <w:t xml:space="preserve"> </w:t>
      </w:r>
      <w:r>
        <w:rPr>
          <w:color w:val="231F20"/>
          <w:w w:val="102"/>
          <w:sz w:val="20"/>
        </w:rPr>
        <w:t>‧</w:t>
      </w:r>
      <w:r>
        <w:rPr>
          <w:color w:val="231F20"/>
          <w:spacing w:val="5"/>
          <w:sz w:val="20"/>
        </w:rPr>
        <w:t xml:space="preserve"> </w:t>
      </w:r>
      <w:r>
        <w:rPr>
          <w:color w:val="231F20"/>
          <w:spacing w:val="11"/>
          <w:w w:val="102"/>
          <w:sz w:val="20"/>
        </w:rPr>
        <w:t>魏福</w:t>
      </w:r>
      <w:r>
        <w:rPr>
          <w:color w:val="231F20"/>
          <w:w w:val="102"/>
          <w:sz w:val="20"/>
        </w:rPr>
        <w:t>（George Wea</w:t>
      </w:r>
      <w:r>
        <w:rPr>
          <w:color w:val="231F20"/>
          <w:spacing w:val="-1"/>
          <w:w w:val="102"/>
          <w:sz w:val="20"/>
        </w:rPr>
        <w:t>v</w:t>
      </w:r>
      <w:r>
        <w:rPr>
          <w:color w:val="231F20"/>
          <w:w w:val="102"/>
          <w:sz w:val="20"/>
        </w:rPr>
        <w:t>ers</w:t>
      </w:r>
      <w:r>
        <w:rPr>
          <w:color w:val="231F20"/>
          <w:spacing w:val="8"/>
          <w:w w:val="102"/>
          <w:sz w:val="20"/>
        </w:rPr>
        <w:t>）</w:t>
      </w:r>
      <w:r>
        <w:rPr>
          <w:color w:val="231F20"/>
          <w:spacing w:val="5"/>
          <w:w w:val="102"/>
          <w:sz w:val="20"/>
        </w:rPr>
        <w:t>長老所組成，總部設在愛荷華州</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陶巴市，他們歷年來</w:t>
      </w:r>
      <w:r>
        <w:rPr>
          <w:color w:val="231F20"/>
          <w:spacing w:val="1"/>
          <w:w w:val="102"/>
          <w:sz w:val="20"/>
        </w:rPr>
        <w:t>總共派遣了</w:t>
      </w:r>
      <w:r>
        <w:rPr>
          <w:color w:val="231F20"/>
          <w:sz w:val="20"/>
        </w:rPr>
        <w:t xml:space="preserve"> </w:t>
      </w:r>
      <w:r>
        <w:rPr>
          <w:color w:val="231F20"/>
          <w:w w:val="102"/>
          <w:sz w:val="20"/>
        </w:rPr>
        <w:t>80</w:t>
      </w:r>
      <w:r>
        <w:rPr>
          <w:color w:val="231F20"/>
          <w:sz w:val="20"/>
        </w:rPr>
        <w:t xml:space="preserve"> </w:t>
      </w:r>
      <w:r>
        <w:rPr>
          <w:color w:val="231F20"/>
          <w:spacing w:val="1"/>
          <w:w w:val="102"/>
          <w:sz w:val="20"/>
        </w:rPr>
        <w:t>位同工到</w:t>
      </w:r>
      <w:r>
        <w:rPr>
          <w:color w:val="231F20"/>
          <w:sz w:val="20"/>
        </w:rPr>
        <w:t xml:space="preserve"> </w:t>
      </w:r>
      <w:r>
        <w:rPr>
          <w:color w:val="231F20"/>
          <w:w w:val="102"/>
          <w:sz w:val="20"/>
        </w:rPr>
        <w:t>6</w:t>
      </w:r>
      <w:r>
        <w:rPr>
          <w:color w:val="231F20"/>
          <w:sz w:val="20"/>
        </w:rPr>
        <w:t xml:space="preserve"> </w:t>
      </w:r>
      <w:r>
        <w:rPr>
          <w:color w:val="231F20"/>
          <w:w w:val="102"/>
          <w:sz w:val="20"/>
        </w:rPr>
        <w:t>以上的個國家。在</w:t>
      </w:r>
      <w:r>
        <w:rPr>
          <w:color w:val="231F20"/>
          <w:sz w:val="20"/>
        </w:rPr>
        <w:t xml:space="preserve"> </w:t>
      </w:r>
      <w:r>
        <w:rPr>
          <w:color w:val="231F20"/>
          <w:w w:val="102"/>
          <w:sz w:val="20"/>
        </w:rPr>
        <w:t>1950</w:t>
      </w:r>
      <w:r>
        <w:rPr>
          <w:color w:val="231F20"/>
          <w:sz w:val="20"/>
        </w:rPr>
        <w:t xml:space="preserve"> </w:t>
      </w:r>
      <w:r>
        <w:rPr>
          <w:color w:val="231F20"/>
          <w:spacing w:val="1"/>
          <w:w w:val="102"/>
          <w:sz w:val="20"/>
        </w:rPr>
        <w:t>年，陶巴市在非洲</w:t>
      </w:r>
      <w:r>
        <w:rPr>
          <w:color w:val="231F20"/>
          <w:w w:val="102"/>
          <w:sz w:val="20"/>
        </w:rPr>
        <w:t>以及其他地區的宣教部門與拿撒勒人會結盟。</w:t>
      </w:r>
    </w:p>
    <w:p w14:paraId="270E1C8F" w14:textId="77777777" w:rsidR="003345E9" w:rsidRDefault="007169A0">
      <w:pPr>
        <w:pStyle w:val="3"/>
        <w:spacing w:line="304" w:lineRule="exact"/>
        <w:ind w:left="528"/>
        <w:jc w:val="both"/>
        <w:rPr>
          <w:b w:val="0"/>
        </w:rPr>
      </w:pPr>
      <w:r>
        <w:rPr>
          <w:color w:val="231F20"/>
        </w:rPr>
        <w:t>國際聖潔宣教教會（International</w:t>
      </w:r>
      <w:r>
        <w:rPr>
          <w:color w:val="231F20"/>
          <w:spacing w:val="34"/>
        </w:rPr>
        <w:t xml:space="preserve"> </w:t>
      </w:r>
      <w:r>
        <w:rPr>
          <w:color w:val="231F20"/>
        </w:rPr>
        <w:t>Holiness</w:t>
      </w:r>
      <w:r>
        <w:rPr>
          <w:color w:val="231F20"/>
          <w:spacing w:val="34"/>
        </w:rPr>
        <w:t xml:space="preserve"> </w:t>
      </w:r>
      <w:r>
        <w:rPr>
          <w:color w:val="231F20"/>
          <w:spacing w:val="11"/>
        </w:rPr>
        <w:t>Mission</w:t>
      </w:r>
      <w:r>
        <w:rPr>
          <w:color w:val="231F20"/>
          <w:spacing w:val="-91"/>
        </w:rPr>
        <w:t>）</w:t>
      </w:r>
      <w:r>
        <w:rPr>
          <w:color w:val="231F20"/>
          <w:spacing w:val="14"/>
        </w:rPr>
        <w:t>：</w:t>
      </w:r>
      <w:r>
        <w:rPr>
          <w:b w:val="0"/>
          <w:color w:val="231F20"/>
          <w:spacing w:val="-5"/>
        </w:rPr>
        <w:t>大衛</w:t>
      </w:r>
    </w:p>
    <w:p w14:paraId="636A5CA2" w14:textId="77777777" w:rsidR="003345E9" w:rsidRDefault="007169A0">
      <w:pPr>
        <w:pStyle w:val="a5"/>
        <w:numPr>
          <w:ilvl w:val="0"/>
          <w:numId w:val="34"/>
        </w:numPr>
        <w:tabs>
          <w:tab w:val="left" w:pos="304"/>
        </w:tabs>
        <w:spacing w:before="9" w:line="206" w:lineRule="auto"/>
        <w:ind w:right="115" w:firstLine="0"/>
        <w:jc w:val="both"/>
        <w:rPr>
          <w:sz w:val="20"/>
        </w:rPr>
      </w:pPr>
      <w:r>
        <w:rPr>
          <w:color w:val="231F20"/>
          <w:sz w:val="20"/>
        </w:rPr>
        <w:t>鍾斯（David</w:t>
      </w:r>
      <w:r>
        <w:rPr>
          <w:color w:val="231F20"/>
          <w:spacing w:val="40"/>
          <w:sz w:val="20"/>
        </w:rPr>
        <w:t xml:space="preserve"> </w:t>
      </w:r>
      <w:r>
        <w:rPr>
          <w:color w:val="231F20"/>
          <w:sz w:val="20"/>
        </w:rPr>
        <w:t>Jones）是一位商人，同時也是講員，1907</w:t>
      </w:r>
      <w:r>
        <w:rPr>
          <w:color w:val="231F20"/>
          <w:spacing w:val="6"/>
          <w:sz w:val="20"/>
        </w:rPr>
        <w:t xml:space="preserve"> 年在倫敦</w:t>
      </w:r>
      <w:r>
        <w:rPr>
          <w:color w:val="231F20"/>
          <w:sz w:val="20"/>
        </w:rPr>
        <w:t>建立了聖潔宣教協會，爾後，在大衛 ‧ 瓊斯的領導之下，他們在非洲南部地區建立了廣泛的宣教工作，之後此機構於 1917 年更名為國際聖</w:t>
      </w:r>
    </w:p>
    <w:p w14:paraId="0270A605" w14:textId="77777777" w:rsidR="003345E9" w:rsidRDefault="007169A0">
      <w:pPr>
        <w:pStyle w:val="a3"/>
        <w:spacing w:line="206" w:lineRule="auto"/>
        <w:ind w:right="108"/>
        <w:jc w:val="both"/>
      </w:pPr>
      <w:r>
        <w:rPr>
          <w:color w:val="231F20"/>
          <w:spacing w:val="3"/>
        </w:rPr>
        <w:t xml:space="preserve">潔宣教教會。這協會於 </w:t>
      </w:r>
      <w:r>
        <w:rPr>
          <w:color w:val="231F20"/>
        </w:rPr>
        <w:t>1952</w:t>
      </w:r>
      <w:r>
        <w:rPr>
          <w:color w:val="231F20"/>
          <w:spacing w:val="26"/>
        </w:rPr>
        <w:t xml:space="preserve"> 年 </w:t>
      </w:r>
      <w:r>
        <w:rPr>
          <w:color w:val="231F20"/>
        </w:rPr>
        <w:t>10</w:t>
      </w:r>
      <w:r>
        <w:rPr>
          <w:color w:val="231F20"/>
          <w:spacing w:val="26"/>
        </w:rPr>
        <w:t xml:space="preserve"> 月 </w:t>
      </w:r>
      <w:r>
        <w:rPr>
          <w:color w:val="231F20"/>
        </w:rPr>
        <w:t>25 日加入拿撒勒人會，他們在</w:t>
      </w:r>
      <w:r>
        <w:rPr>
          <w:color w:val="231F20"/>
          <w:spacing w:val="10"/>
        </w:rPr>
        <w:t xml:space="preserve">監督 </w:t>
      </w:r>
      <w:r>
        <w:rPr>
          <w:color w:val="231F20"/>
        </w:rPr>
        <w:t>J.B.</w:t>
      </w:r>
      <w:r>
        <w:rPr>
          <w:color w:val="231F20"/>
          <w:spacing w:val="7"/>
        </w:rPr>
        <w:t xml:space="preserve"> 麥克廉</w:t>
      </w:r>
      <w:r>
        <w:rPr>
          <w:color w:val="231F20"/>
        </w:rPr>
        <w:t>（J.B.</w:t>
      </w:r>
      <w:r>
        <w:rPr>
          <w:color w:val="231F20"/>
          <w:spacing w:val="40"/>
        </w:rPr>
        <w:t xml:space="preserve"> </w:t>
      </w:r>
      <w:r>
        <w:rPr>
          <w:color w:val="231F20"/>
        </w:rPr>
        <w:t>Maclagan）</w:t>
      </w:r>
      <w:r>
        <w:rPr>
          <w:color w:val="231F20"/>
          <w:spacing w:val="3"/>
        </w:rPr>
        <w:t xml:space="preserve">的帶領下，共有 </w:t>
      </w:r>
      <w:r>
        <w:rPr>
          <w:color w:val="231F20"/>
        </w:rPr>
        <w:t>28</w:t>
      </w:r>
      <w:r>
        <w:rPr>
          <w:color w:val="231F20"/>
          <w:spacing w:val="11"/>
        </w:rPr>
        <w:t xml:space="preserve"> 間教會 </w:t>
      </w:r>
      <w:r>
        <w:rPr>
          <w:color w:val="231F20"/>
        </w:rPr>
        <w:t>1000名會友與 36 位在非洲服事的宣教士。</w:t>
      </w:r>
    </w:p>
    <w:p w14:paraId="369DC843" w14:textId="77777777" w:rsidR="003345E9" w:rsidRDefault="007169A0">
      <w:pPr>
        <w:spacing w:line="307" w:lineRule="exact"/>
        <w:ind w:left="528"/>
        <w:jc w:val="both"/>
        <w:rPr>
          <w:sz w:val="20"/>
        </w:rPr>
      </w:pPr>
      <w:r>
        <w:rPr>
          <w:b/>
          <w:color w:val="231F20"/>
          <w:sz w:val="20"/>
        </w:rPr>
        <w:t>各各他聖潔教會（Calvary</w:t>
      </w:r>
      <w:r>
        <w:rPr>
          <w:b/>
          <w:color w:val="231F20"/>
          <w:spacing w:val="9"/>
          <w:sz w:val="20"/>
        </w:rPr>
        <w:t xml:space="preserve"> </w:t>
      </w:r>
      <w:r>
        <w:rPr>
          <w:b/>
          <w:color w:val="231F20"/>
          <w:sz w:val="20"/>
        </w:rPr>
        <w:t>Holiness</w:t>
      </w:r>
      <w:r>
        <w:rPr>
          <w:b/>
          <w:color w:val="231F20"/>
          <w:spacing w:val="10"/>
          <w:sz w:val="20"/>
        </w:rPr>
        <w:t xml:space="preserve"> </w:t>
      </w:r>
      <w:r>
        <w:rPr>
          <w:b/>
          <w:color w:val="231F20"/>
          <w:spacing w:val="8"/>
          <w:sz w:val="20"/>
        </w:rPr>
        <w:t>Church</w:t>
      </w:r>
      <w:r>
        <w:rPr>
          <w:b/>
          <w:color w:val="231F20"/>
          <w:spacing w:val="-94"/>
          <w:sz w:val="20"/>
        </w:rPr>
        <w:t>）</w:t>
      </w:r>
      <w:r>
        <w:rPr>
          <w:b/>
          <w:color w:val="231F20"/>
          <w:spacing w:val="8"/>
          <w:sz w:val="20"/>
        </w:rPr>
        <w:t>：</w:t>
      </w:r>
      <w:r>
        <w:rPr>
          <w:color w:val="231F20"/>
          <w:spacing w:val="8"/>
          <w:sz w:val="20"/>
        </w:rPr>
        <w:t>1934</w:t>
      </w:r>
      <w:r>
        <w:rPr>
          <w:color w:val="231F20"/>
          <w:spacing w:val="-2"/>
          <w:sz w:val="20"/>
        </w:rPr>
        <w:t xml:space="preserve"> 年，每拿</w:t>
      </w:r>
    </w:p>
    <w:p w14:paraId="5E187FE4" w14:textId="77777777" w:rsidR="003345E9" w:rsidRDefault="007169A0">
      <w:pPr>
        <w:pStyle w:val="a5"/>
        <w:numPr>
          <w:ilvl w:val="0"/>
          <w:numId w:val="34"/>
        </w:numPr>
        <w:tabs>
          <w:tab w:val="left" w:pos="304"/>
        </w:tabs>
        <w:spacing w:before="6" w:line="206" w:lineRule="auto"/>
        <w:ind w:left="119" w:right="16" w:firstLine="0"/>
        <w:rPr>
          <w:sz w:val="20"/>
        </w:rPr>
      </w:pPr>
      <w:r>
        <w:rPr>
          <w:color w:val="231F20"/>
          <w:spacing w:val="4"/>
          <w:w w:val="102"/>
          <w:sz w:val="20"/>
        </w:rPr>
        <w:t>詹姆斯</w:t>
      </w:r>
      <w:r>
        <w:rPr>
          <w:color w:val="231F20"/>
          <w:w w:val="102"/>
          <w:sz w:val="20"/>
        </w:rPr>
        <w:t>（M</w:t>
      </w:r>
      <w:r>
        <w:rPr>
          <w:color w:val="231F20"/>
          <w:spacing w:val="-1"/>
          <w:w w:val="102"/>
          <w:sz w:val="20"/>
        </w:rPr>
        <w:t>a</w:t>
      </w:r>
      <w:r>
        <w:rPr>
          <w:color w:val="231F20"/>
          <w:w w:val="102"/>
          <w:sz w:val="20"/>
        </w:rPr>
        <w:t>ynard</w:t>
      </w:r>
      <w:r>
        <w:rPr>
          <w:color w:val="231F20"/>
          <w:spacing w:val="17"/>
          <w:sz w:val="20"/>
        </w:rPr>
        <w:t xml:space="preserve"> </w:t>
      </w:r>
      <w:r>
        <w:rPr>
          <w:color w:val="231F20"/>
          <w:w w:val="102"/>
          <w:sz w:val="20"/>
        </w:rPr>
        <w:t>James</w:t>
      </w:r>
      <w:r>
        <w:rPr>
          <w:color w:val="231F20"/>
          <w:spacing w:val="7"/>
          <w:w w:val="102"/>
          <w:sz w:val="20"/>
        </w:rPr>
        <w:t>）與帶領國際聖潔宣教會巡迴佈道事工</w:t>
      </w:r>
      <w:r>
        <w:rPr>
          <w:color w:val="231F20"/>
          <w:w w:val="102"/>
          <w:sz w:val="20"/>
        </w:rPr>
        <w:t>的傑克</w:t>
      </w:r>
      <w:r>
        <w:rPr>
          <w:color w:val="231F20"/>
          <w:spacing w:val="-1"/>
          <w:sz w:val="20"/>
        </w:rPr>
        <w:t xml:space="preserve"> </w:t>
      </w:r>
      <w:r>
        <w:rPr>
          <w:color w:val="231F20"/>
          <w:w w:val="102"/>
          <w:sz w:val="20"/>
        </w:rPr>
        <w:t>‧</w:t>
      </w:r>
      <w:r>
        <w:rPr>
          <w:color w:val="231F20"/>
          <w:spacing w:val="-1"/>
          <w:sz w:val="20"/>
        </w:rPr>
        <w:t xml:space="preserve"> </w:t>
      </w:r>
      <w:r>
        <w:rPr>
          <w:color w:val="231F20"/>
          <w:spacing w:val="-41"/>
          <w:w w:val="102"/>
          <w:sz w:val="20"/>
        </w:rPr>
        <w:t>福特</w:t>
      </w:r>
      <w:r>
        <w:rPr>
          <w:color w:val="231F20"/>
          <w:w w:val="102"/>
          <w:sz w:val="20"/>
        </w:rPr>
        <w:t>（Jack</w:t>
      </w:r>
      <w:r>
        <w:rPr>
          <w:color w:val="231F20"/>
          <w:spacing w:val="1"/>
          <w:sz w:val="20"/>
        </w:rPr>
        <w:t xml:space="preserve"> </w:t>
      </w:r>
      <w:r>
        <w:rPr>
          <w:color w:val="231F20"/>
          <w:w w:val="102"/>
          <w:sz w:val="20"/>
        </w:rPr>
        <w:t>Ford</w:t>
      </w:r>
      <w:r>
        <w:rPr>
          <w:color w:val="231F20"/>
          <w:spacing w:val="-82"/>
          <w:w w:val="102"/>
          <w:sz w:val="20"/>
        </w:rPr>
        <w:t>）</w:t>
      </w:r>
      <w:r>
        <w:rPr>
          <w:color w:val="231F20"/>
          <w:w w:val="102"/>
          <w:sz w:val="20"/>
        </w:rPr>
        <w:t>組織了各各他聖潔教會。在</w:t>
      </w:r>
      <w:r>
        <w:rPr>
          <w:color w:val="231F20"/>
          <w:spacing w:val="-1"/>
          <w:sz w:val="20"/>
        </w:rPr>
        <w:t xml:space="preserve"> </w:t>
      </w:r>
      <w:r>
        <w:rPr>
          <w:color w:val="231F20"/>
          <w:w w:val="102"/>
          <w:sz w:val="20"/>
        </w:rPr>
        <w:t>1955</w:t>
      </w:r>
      <w:r>
        <w:rPr>
          <w:color w:val="231F20"/>
          <w:spacing w:val="-1"/>
          <w:sz w:val="20"/>
        </w:rPr>
        <w:t xml:space="preserve"> </w:t>
      </w:r>
      <w:r>
        <w:rPr>
          <w:color w:val="231F20"/>
          <w:w w:val="102"/>
          <w:sz w:val="20"/>
        </w:rPr>
        <w:t>年</w:t>
      </w:r>
      <w:r>
        <w:rPr>
          <w:color w:val="231F20"/>
          <w:spacing w:val="-1"/>
          <w:sz w:val="20"/>
        </w:rPr>
        <w:t xml:space="preserve"> </w:t>
      </w:r>
      <w:r>
        <w:rPr>
          <w:color w:val="231F20"/>
          <w:w w:val="102"/>
          <w:sz w:val="20"/>
        </w:rPr>
        <w:t>6</w:t>
      </w:r>
      <w:r>
        <w:rPr>
          <w:color w:val="231F20"/>
          <w:spacing w:val="-1"/>
          <w:sz w:val="20"/>
        </w:rPr>
        <w:t xml:space="preserve"> </w:t>
      </w:r>
      <w:r>
        <w:rPr>
          <w:color w:val="231F20"/>
          <w:spacing w:val="-6"/>
          <w:w w:val="102"/>
          <w:sz w:val="20"/>
        </w:rPr>
        <w:t>月，</w:t>
      </w:r>
      <w:r>
        <w:rPr>
          <w:color w:val="231F20"/>
          <w:spacing w:val="1"/>
          <w:w w:val="102"/>
          <w:sz w:val="20"/>
        </w:rPr>
        <w:t>他們加入了拿撒勒人會，並且為本會帶來了</w:t>
      </w:r>
      <w:r>
        <w:rPr>
          <w:color w:val="231F20"/>
          <w:sz w:val="20"/>
        </w:rPr>
        <w:t xml:space="preserve"> </w:t>
      </w:r>
      <w:r>
        <w:rPr>
          <w:color w:val="231F20"/>
          <w:w w:val="102"/>
          <w:sz w:val="20"/>
        </w:rPr>
        <w:t>22</w:t>
      </w:r>
      <w:r>
        <w:rPr>
          <w:color w:val="231F20"/>
          <w:sz w:val="20"/>
        </w:rPr>
        <w:t xml:space="preserve"> </w:t>
      </w:r>
      <w:r>
        <w:rPr>
          <w:color w:val="231F20"/>
          <w:w w:val="102"/>
          <w:sz w:val="20"/>
        </w:rPr>
        <w:t>所教會，六百位會友。</w:t>
      </w:r>
      <w:r>
        <w:rPr>
          <w:color w:val="231F20"/>
          <w:spacing w:val="3"/>
          <w:w w:val="102"/>
          <w:sz w:val="20"/>
        </w:rPr>
        <w:t>國際聖潔宣教會以及各各他聖潔會的加入，主要歸功於本會的地區監</w:t>
      </w:r>
      <w:r>
        <w:rPr>
          <w:color w:val="231F20"/>
          <w:w w:val="102"/>
          <w:sz w:val="20"/>
        </w:rPr>
        <w:t>督喬治</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法藍（Gorge</w:t>
      </w:r>
      <w:r>
        <w:rPr>
          <w:color w:val="231F20"/>
          <w:spacing w:val="1"/>
          <w:sz w:val="20"/>
        </w:rPr>
        <w:t xml:space="preserve"> </w:t>
      </w:r>
      <w:r>
        <w:rPr>
          <w:color w:val="231F20"/>
          <w:w w:val="102"/>
          <w:sz w:val="20"/>
        </w:rPr>
        <w:t>Frame）的異象與努力。</w:t>
      </w:r>
    </w:p>
    <w:p w14:paraId="6CEF3E98" w14:textId="77777777" w:rsidR="003345E9" w:rsidRDefault="007169A0">
      <w:pPr>
        <w:pStyle w:val="3"/>
        <w:spacing w:line="304" w:lineRule="exact"/>
        <w:ind w:left="0" w:right="67"/>
        <w:jc w:val="right"/>
      </w:pPr>
      <w:r>
        <w:rPr>
          <w:color w:val="231F20"/>
          <w:spacing w:val="11"/>
        </w:rPr>
        <w:t>加拿大福音工人會</w:t>
      </w:r>
      <w:r>
        <w:rPr>
          <w:color w:val="231F20"/>
        </w:rPr>
        <w:t>（Gospel</w:t>
      </w:r>
      <w:r>
        <w:rPr>
          <w:color w:val="231F20"/>
          <w:spacing w:val="38"/>
        </w:rPr>
        <w:t xml:space="preserve"> </w:t>
      </w:r>
      <w:r>
        <w:rPr>
          <w:color w:val="231F20"/>
        </w:rPr>
        <w:t>Workers</w:t>
      </w:r>
      <w:r>
        <w:rPr>
          <w:color w:val="231F20"/>
          <w:spacing w:val="39"/>
        </w:rPr>
        <w:t xml:space="preserve"> </w:t>
      </w:r>
      <w:r>
        <w:rPr>
          <w:color w:val="231F20"/>
        </w:rPr>
        <w:t>Church</w:t>
      </w:r>
      <w:r>
        <w:rPr>
          <w:color w:val="231F20"/>
          <w:spacing w:val="39"/>
        </w:rPr>
        <w:t xml:space="preserve"> </w:t>
      </w:r>
      <w:r>
        <w:rPr>
          <w:color w:val="231F20"/>
        </w:rPr>
        <w:t>of</w:t>
      </w:r>
      <w:r>
        <w:rPr>
          <w:color w:val="231F20"/>
          <w:spacing w:val="39"/>
        </w:rPr>
        <w:t xml:space="preserve"> </w:t>
      </w:r>
      <w:r>
        <w:rPr>
          <w:color w:val="231F20"/>
          <w:spacing w:val="10"/>
        </w:rPr>
        <w:t>Canada</w:t>
      </w:r>
      <w:r>
        <w:rPr>
          <w:color w:val="231F20"/>
          <w:spacing w:val="-92"/>
        </w:rPr>
        <w:t>）</w:t>
      </w:r>
      <w:r>
        <w:rPr>
          <w:color w:val="231F20"/>
          <w:spacing w:val="10"/>
        </w:rPr>
        <w:t>：</w:t>
      </w:r>
    </w:p>
    <w:p w14:paraId="31413538" w14:textId="77777777" w:rsidR="003345E9" w:rsidRDefault="007169A0">
      <w:pPr>
        <w:pStyle w:val="a3"/>
        <w:spacing w:line="320" w:lineRule="exact"/>
        <w:ind w:left="0" w:right="95"/>
        <w:jc w:val="right"/>
      </w:pPr>
      <w:r>
        <w:rPr>
          <w:color w:val="231F20"/>
          <w:spacing w:val="21"/>
        </w:rPr>
        <w:t xml:space="preserve">加拿大福音工人會於 </w:t>
      </w:r>
      <w:r>
        <w:rPr>
          <w:color w:val="231F20"/>
        </w:rPr>
        <w:t>1918</w:t>
      </w:r>
      <w:r>
        <w:rPr>
          <w:color w:val="231F20"/>
          <w:spacing w:val="18"/>
        </w:rPr>
        <w:t xml:space="preserve"> 年在加拿大安大略省由法蘭克 ‧ 葛福</w:t>
      </w:r>
    </w:p>
    <w:p w14:paraId="2DA383AE" w14:textId="77777777" w:rsidR="003345E9" w:rsidRDefault="007169A0">
      <w:pPr>
        <w:pStyle w:val="a3"/>
        <w:spacing w:before="9" w:line="206" w:lineRule="auto"/>
        <w:ind w:left="119" w:right="16" w:hanging="102"/>
        <w:jc w:val="both"/>
      </w:pPr>
      <w:r>
        <w:rPr>
          <w:color w:val="231F20"/>
        </w:rPr>
        <w:t>（Frank</w:t>
      </w:r>
      <w:r>
        <w:rPr>
          <w:color w:val="231F20"/>
          <w:spacing w:val="40"/>
        </w:rPr>
        <w:t xml:space="preserve"> </w:t>
      </w:r>
      <w:r>
        <w:rPr>
          <w:color w:val="231F20"/>
        </w:rPr>
        <w:t>Goff）</w:t>
      </w:r>
      <w:r>
        <w:rPr>
          <w:color w:val="231F20"/>
          <w:spacing w:val="1"/>
        </w:rPr>
        <w:t xml:space="preserve">組成，此會的前身名為為聖潔工人會。此會在 </w:t>
      </w:r>
      <w:r>
        <w:rPr>
          <w:color w:val="231F20"/>
        </w:rPr>
        <w:t>1958</w:t>
      </w:r>
      <w:r>
        <w:rPr>
          <w:color w:val="231F20"/>
          <w:spacing w:val="19"/>
        </w:rPr>
        <w:t xml:space="preserve"> 年</w:t>
      </w:r>
      <w:r>
        <w:rPr>
          <w:color w:val="231F20"/>
          <w:spacing w:val="40"/>
        </w:rPr>
        <w:t xml:space="preserve"> </w:t>
      </w:r>
      <w:r>
        <w:rPr>
          <w:color w:val="231F20"/>
        </w:rPr>
        <w:t>9</w:t>
      </w:r>
      <w:r>
        <w:rPr>
          <w:color w:val="231F20"/>
          <w:spacing w:val="26"/>
        </w:rPr>
        <w:t xml:space="preserve"> 月</w:t>
      </w:r>
      <w:r>
        <w:rPr>
          <w:color w:val="231F20"/>
        </w:rPr>
        <w:t>7</w:t>
      </w:r>
      <w:r>
        <w:rPr>
          <w:color w:val="231F20"/>
          <w:spacing w:val="-9"/>
        </w:rPr>
        <w:t xml:space="preserve"> 日與本會結盟，為加拿大中央地區帶來五所教會以及</w:t>
      </w:r>
      <w:r>
        <w:rPr>
          <w:color w:val="231F20"/>
        </w:rPr>
        <w:t>200</w:t>
      </w:r>
      <w:r>
        <w:rPr>
          <w:color w:val="231F20"/>
          <w:spacing w:val="1"/>
        </w:rPr>
        <w:t xml:space="preserve"> 名會友。</w:t>
      </w:r>
    </w:p>
    <w:p w14:paraId="74FF77FC" w14:textId="77777777" w:rsidR="003345E9" w:rsidRDefault="007169A0">
      <w:pPr>
        <w:spacing w:line="206" w:lineRule="auto"/>
        <w:ind w:left="119" w:right="16" w:firstLine="408"/>
        <w:jc w:val="both"/>
        <w:rPr>
          <w:sz w:val="20"/>
        </w:rPr>
      </w:pPr>
      <w:r>
        <w:rPr>
          <w:b/>
          <w:color w:val="231F20"/>
          <w:w w:val="102"/>
          <w:sz w:val="20"/>
        </w:rPr>
        <w:t>奈及利亞</w:t>
      </w:r>
      <w:r>
        <w:rPr>
          <w:color w:val="231F20"/>
          <w:w w:val="102"/>
          <w:sz w:val="20"/>
        </w:rPr>
        <w:t>拿撒勒人會</w:t>
      </w:r>
      <w:r>
        <w:rPr>
          <w:b/>
          <w:color w:val="231F20"/>
          <w:w w:val="102"/>
          <w:sz w:val="20"/>
        </w:rPr>
        <w:t>（Church</w:t>
      </w:r>
      <w:r>
        <w:rPr>
          <w:b/>
          <w:color w:val="231F20"/>
          <w:spacing w:val="13"/>
          <w:sz w:val="20"/>
        </w:rPr>
        <w:t xml:space="preserve"> </w:t>
      </w:r>
      <w:r>
        <w:rPr>
          <w:b/>
          <w:color w:val="231F20"/>
          <w:w w:val="102"/>
          <w:sz w:val="20"/>
        </w:rPr>
        <w:t>of</w:t>
      </w:r>
      <w:r>
        <w:rPr>
          <w:b/>
          <w:color w:val="231F20"/>
          <w:spacing w:val="13"/>
          <w:sz w:val="20"/>
        </w:rPr>
        <w:t xml:space="preserve"> </w:t>
      </w:r>
      <w:r>
        <w:rPr>
          <w:b/>
          <w:color w:val="231F20"/>
          <w:w w:val="102"/>
          <w:sz w:val="20"/>
        </w:rPr>
        <w:t>the</w:t>
      </w:r>
      <w:r>
        <w:rPr>
          <w:b/>
          <w:color w:val="231F20"/>
          <w:spacing w:val="13"/>
          <w:sz w:val="20"/>
        </w:rPr>
        <w:t xml:space="preserve"> </w:t>
      </w:r>
      <w:r>
        <w:rPr>
          <w:b/>
          <w:color w:val="231F20"/>
          <w:w w:val="102"/>
          <w:sz w:val="20"/>
        </w:rPr>
        <w:t>Nazaren</w:t>
      </w:r>
      <w:r>
        <w:rPr>
          <w:b/>
          <w:color w:val="231F20"/>
          <w:spacing w:val="-39"/>
          <w:w w:val="102"/>
          <w:sz w:val="20"/>
        </w:rPr>
        <w:t>e</w:t>
      </w:r>
      <w:r>
        <w:rPr>
          <w:b/>
          <w:color w:val="231F20"/>
          <w:w w:val="102"/>
          <w:sz w:val="20"/>
        </w:rPr>
        <w:t>（Nigeria</w:t>
      </w:r>
      <w:r>
        <w:rPr>
          <w:b/>
          <w:color w:val="231F20"/>
          <w:spacing w:val="-102"/>
          <w:w w:val="102"/>
          <w:sz w:val="20"/>
        </w:rPr>
        <w:t>））</w:t>
      </w:r>
      <w:r>
        <w:rPr>
          <w:b/>
          <w:color w:val="231F20"/>
          <w:w w:val="102"/>
          <w:sz w:val="20"/>
        </w:rPr>
        <w:t>：</w:t>
      </w:r>
      <w:r>
        <w:rPr>
          <w:color w:val="231F20"/>
          <w:w w:val="102"/>
          <w:sz w:val="20"/>
        </w:rPr>
        <w:t>在</w:t>
      </w:r>
      <w:r>
        <w:rPr>
          <w:color w:val="231F20"/>
          <w:spacing w:val="1"/>
          <w:sz w:val="20"/>
        </w:rPr>
        <w:t xml:space="preserve"> </w:t>
      </w:r>
      <w:r>
        <w:rPr>
          <w:color w:val="231F20"/>
          <w:w w:val="102"/>
          <w:sz w:val="20"/>
        </w:rPr>
        <w:t>1940</w:t>
      </w:r>
      <w:r>
        <w:rPr>
          <w:color w:val="231F20"/>
          <w:spacing w:val="1"/>
          <w:sz w:val="20"/>
        </w:rPr>
        <w:t xml:space="preserve"> </w:t>
      </w:r>
      <w:r>
        <w:rPr>
          <w:color w:val="231F20"/>
          <w:spacing w:val="3"/>
          <w:w w:val="102"/>
          <w:sz w:val="20"/>
        </w:rPr>
        <w:t>年代，一支由奈及利亞本土教會領袖所組成的聖潔教會成立</w:t>
      </w:r>
      <w:r>
        <w:rPr>
          <w:color w:val="231F20"/>
          <w:spacing w:val="2"/>
          <w:w w:val="102"/>
          <w:sz w:val="20"/>
        </w:rPr>
        <w:t>了。他們採用了拿撒勒人會的名稱，這個名稱與信仰根基是來自本會</w:t>
      </w:r>
      <w:r>
        <w:rPr>
          <w:color w:val="231F20"/>
          <w:spacing w:val="6"/>
          <w:w w:val="102"/>
          <w:sz w:val="20"/>
        </w:rPr>
        <w:t>的教會手冊。</w:t>
      </w:r>
      <w:r>
        <w:rPr>
          <w:color w:val="231F20"/>
          <w:w w:val="102"/>
          <w:sz w:val="20"/>
        </w:rPr>
        <w:t>1988</w:t>
      </w:r>
      <w:r>
        <w:rPr>
          <w:color w:val="231F20"/>
          <w:spacing w:val="2"/>
          <w:sz w:val="20"/>
        </w:rPr>
        <w:t xml:space="preserve"> </w:t>
      </w:r>
      <w:r>
        <w:rPr>
          <w:color w:val="231F20"/>
          <w:w w:val="102"/>
          <w:sz w:val="20"/>
        </w:rPr>
        <w:t>年</w:t>
      </w:r>
      <w:r>
        <w:rPr>
          <w:color w:val="231F20"/>
          <w:spacing w:val="2"/>
          <w:sz w:val="20"/>
        </w:rPr>
        <w:t xml:space="preserve"> </w:t>
      </w:r>
      <w:r>
        <w:rPr>
          <w:color w:val="231F20"/>
          <w:w w:val="102"/>
          <w:sz w:val="20"/>
        </w:rPr>
        <w:t>4</w:t>
      </w:r>
      <w:r>
        <w:rPr>
          <w:color w:val="231F20"/>
          <w:spacing w:val="2"/>
          <w:sz w:val="20"/>
        </w:rPr>
        <w:t xml:space="preserve"> </w:t>
      </w:r>
      <w:r>
        <w:rPr>
          <w:color w:val="231F20"/>
          <w:w w:val="102"/>
          <w:sz w:val="20"/>
        </w:rPr>
        <w:t>月</w:t>
      </w:r>
      <w:r>
        <w:rPr>
          <w:color w:val="231F20"/>
          <w:spacing w:val="2"/>
          <w:sz w:val="20"/>
        </w:rPr>
        <w:t xml:space="preserve"> </w:t>
      </w:r>
      <w:r>
        <w:rPr>
          <w:color w:val="231F20"/>
          <w:w w:val="102"/>
          <w:sz w:val="20"/>
        </w:rPr>
        <w:t>3</w:t>
      </w:r>
      <w:r>
        <w:rPr>
          <w:color w:val="231F20"/>
          <w:spacing w:val="2"/>
          <w:sz w:val="20"/>
        </w:rPr>
        <w:t xml:space="preserve"> </w:t>
      </w:r>
      <w:r>
        <w:rPr>
          <w:color w:val="231F20"/>
          <w:spacing w:val="5"/>
          <w:w w:val="102"/>
          <w:sz w:val="20"/>
        </w:rPr>
        <w:t>日，在耶利米</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宜楷丁</w:t>
      </w:r>
      <w:r>
        <w:rPr>
          <w:color w:val="231F20"/>
          <w:w w:val="102"/>
          <w:sz w:val="20"/>
        </w:rPr>
        <w:t>（Jeremiah</w:t>
      </w:r>
      <w:r>
        <w:rPr>
          <w:color w:val="231F20"/>
          <w:spacing w:val="18"/>
          <w:sz w:val="20"/>
        </w:rPr>
        <w:t xml:space="preserve"> </w:t>
      </w:r>
      <w:r>
        <w:rPr>
          <w:color w:val="231F20"/>
          <w:w w:val="102"/>
          <w:sz w:val="20"/>
        </w:rPr>
        <w:t>U. Ekaidem</w:t>
      </w:r>
      <w:r>
        <w:rPr>
          <w:color w:val="231F20"/>
          <w:spacing w:val="12"/>
          <w:w w:val="102"/>
          <w:sz w:val="20"/>
        </w:rPr>
        <w:t>）</w:t>
      </w:r>
      <w:r>
        <w:rPr>
          <w:color w:val="231F20"/>
          <w:spacing w:val="6"/>
          <w:w w:val="102"/>
          <w:sz w:val="20"/>
        </w:rPr>
        <w:t>的領導下，加入拿撒勒人會。一個新的擁有</w:t>
      </w:r>
      <w:r>
        <w:rPr>
          <w:color w:val="231F20"/>
          <w:spacing w:val="2"/>
          <w:sz w:val="20"/>
        </w:rPr>
        <w:t xml:space="preserve"> </w:t>
      </w:r>
      <w:r>
        <w:rPr>
          <w:color w:val="231F20"/>
          <w:w w:val="102"/>
          <w:sz w:val="20"/>
        </w:rPr>
        <w:t>39</w:t>
      </w:r>
      <w:r>
        <w:rPr>
          <w:color w:val="231F20"/>
          <w:spacing w:val="2"/>
          <w:sz w:val="20"/>
        </w:rPr>
        <w:t xml:space="preserve"> </w:t>
      </w:r>
      <w:r>
        <w:rPr>
          <w:color w:val="231F20"/>
          <w:spacing w:val="3"/>
          <w:w w:val="102"/>
          <w:sz w:val="20"/>
        </w:rPr>
        <w:t>間教會，</w:t>
      </w:r>
    </w:p>
    <w:p w14:paraId="07AAED38" w14:textId="77777777" w:rsidR="003345E9" w:rsidRDefault="007169A0">
      <w:pPr>
        <w:pStyle w:val="a3"/>
        <w:spacing w:line="331" w:lineRule="exact"/>
        <w:ind w:left="119"/>
        <w:jc w:val="both"/>
      </w:pPr>
      <w:r>
        <w:rPr>
          <w:color w:val="231F20"/>
        </w:rPr>
        <w:t>6500 會友的地區於是產生。</w:t>
      </w:r>
    </w:p>
    <w:p w14:paraId="435B3BC2" w14:textId="77777777" w:rsidR="003345E9" w:rsidRDefault="007169A0">
      <w:pPr>
        <w:pStyle w:val="2"/>
        <w:spacing w:before="42"/>
      </w:pPr>
      <w:r>
        <w:rPr>
          <w:color w:val="231F20"/>
          <w:spacing w:val="-2"/>
        </w:rPr>
        <w:t>全球化教會</w:t>
      </w:r>
    </w:p>
    <w:p w14:paraId="1E106715" w14:textId="77777777" w:rsidR="003345E9" w:rsidRDefault="007169A0">
      <w:pPr>
        <w:pStyle w:val="a3"/>
        <w:spacing w:before="12"/>
        <w:ind w:left="528"/>
      </w:pPr>
      <w:r>
        <w:rPr>
          <w:color w:val="231F20"/>
          <w:spacing w:val="3"/>
        </w:rPr>
        <w:t xml:space="preserve">拿撒勒人會自從創立之初，即是國際性的教會。在  </w:t>
      </w:r>
      <w:r>
        <w:rPr>
          <w:color w:val="231F20"/>
        </w:rPr>
        <w:t>1908</w:t>
      </w:r>
      <w:r>
        <w:rPr>
          <w:color w:val="231F20"/>
          <w:spacing w:val="14"/>
        </w:rPr>
        <w:t xml:space="preserve">  年結盟</w:t>
      </w:r>
    </w:p>
    <w:p w14:paraId="764F4FCA" w14:textId="77777777" w:rsidR="003345E9" w:rsidRDefault="003345E9">
      <w:pPr>
        <w:pStyle w:val="a3"/>
        <w:sectPr w:rsidR="003345E9">
          <w:pgSz w:w="8640" w:h="12960"/>
          <w:pgMar w:top="480" w:right="1080" w:bottom="1180" w:left="1080" w:header="0" w:footer="997" w:gutter="0"/>
          <w:cols w:space="720"/>
        </w:sectPr>
      </w:pPr>
    </w:p>
    <w:p w14:paraId="5BB4FD4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9667C2B" w14:textId="77777777" w:rsidR="003345E9" w:rsidRDefault="007169A0">
      <w:pPr>
        <w:pStyle w:val="a3"/>
        <w:spacing w:before="237" w:line="206" w:lineRule="auto"/>
        <w:ind w:right="15"/>
      </w:pPr>
      <w:r>
        <w:rPr>
          <w:color w:val="231F20"/>
          <w:spacing w:val="-14"/>
          <w:w w:val="102"/>
        </w:rPr>
        <w:t>大會之時，拿撒勒人會即對北美地區以外的民族，包括墨西哥、維德角，</w:t>
      </w:r>
      <w:r>
        <w:rPr>
          <w:color w:val="231F20"/>
          <w:spacing w:val="1"/>
          <w:w w:val="102"/>
        </w:rPr>
        <w:t>印度、日本以及南非派遣宣教士傳福音服侍他們。這些宣教士的生命</w:t>
      </w:r>
      <w:r>
        <w:rPr>
          <w:color w:val="231F20"/>
          <w:w w:val="102"/>
        </w:rPr>
        <w:t>是一個活的見證，他們的見證帶領了當初組成拿撒勒人會的宣教運動。</w:t>
      </w:r>
    </w:p>
    <w:p w14:paraId="7BB6477F" w14:textId="77777777" w:rsidR="003345E9" w:rsidRDefault="007169A0">
      <w:pPr>
        <w:pStyle w:val="a3"/>
        <w:spacing w:line="206" w:lineRule="auto"/>
        <w:ind w:right="109" w:firstLine="408"/>
        <w:jc w:val="both"/>
      </w:pPr>
      <w:r>
        <w:rPr>
          <w:color w:val="231F20"/>
          <w:spacing w:val="7"/>
          <w:w w:val="102"/>
        </w:rPr>
        <w:t>對於世界新區域的拓展開始於</w:t>
      </w:r>
      <w:r>
        <w:rPr>
          <w:color w:val="231F20"/>
          <w:spacing w:val="1"/>
        </w:rPr>
        <w:t xml:space="preserve"> </w:t>
      </w:r>
      <w:r>
        <w:rPr>
          <w:color w:val="231F20"/>
          <w:w w:val="102"/>
        </w:rPr>
        <w:t>1898</w:t>
      </w:r>
      <w:r>
        <w:rPr>
          <w:color w:val="231F20"/>
          <w:spacing w:val="1"/>
        </w:rPr>
        <w:t xml:space="preserve"> </w:t>
      </w:r>
      <w:r>
        <w:rPr>
          <w:color w:val="231F20"/>
          <w:spacing w:val="7"/>
          <w:w w:val="102"/>
        </w:rPr>
        <w:t>年美國五旬節教會聯盟所派</w:t>
      </w:r>
      <w:r>
        <w:rPr>
          <w:color w:val="231F20"/>
          <w:spacing w:val="3"/>
          <w:w w:val="102"/>
        </w:rPr>
        <w:t>至亞洲的宣教事工。五旬節宣教協會</w:t>
      </w:r>
      <w:r>
        <w:rPr>
          <w:color w:val="231F20"/>
          <w:spacing w:val="1"/>
        </w:rPr>
        <w:t xml:space="preserve"> </w:t>
      </w:r>
      <w:r>
        <w:rPr>
          <w:color w:val="231F20"/>
          <w:w w:val="102"/>
        </w:rPr>
        <w:t>1900</w:t>
      </w:r>
      <w:r>
        <w:rPr>
          <w:color w:val="231F20"/>
          <w:spacing w:val="1"/>
        </w:rPr>
        <w:t xml:space="preserve"> </w:t>
      </w:r>
      <w:r>
        <w:rPr>
          <w:color w:val="231F20"/>
          <w:spacing w:val="3"/>
          <w:w w:val="102"/>
        </w:rPr>
        <w:t>年在中美洲、</w:t>
      </w:r>
      <w:r>
        <w:rPr>
          <w:color w:val="231F20"/>
          <w:w w:val="102"/>
        </w:rPr>
        <w:t>1902</w:t>
      </w:r>
      <w:r>
        <w:rPr>
          <w:color w:val="231F20"/>
          <w:spacing w:val="1"/>
        </w:rPr>
        <w:t xml:space="preserve"> </w:t>
      </w:r>
      <w:r>
        <w:rPr>
          <w:color w:val="231F20"/>
          <w:spacing w:val="5"/>
          <w:w w:val="102"/>
        </w:rPr>
        <w:t>年在迦</w:t>
      </w:r>
      <w:r>
        <w:rPr>
          <w:color w:val="231F20"/>
          <w:spacing w:val="2"/>
          <w:w w:val="102"/>
        </w:rPr>
        <w:t>勒比海、</w:t>
      </w:r>
      <w:r>
        <w:rPr>
          <w:color w:val="231F20"/>
          <w:w w:val="102"/>
        </w:rPr>
        <w:t>1909</w:t>
      </w:r>
      <w:r>
        <w:rPr>
          <w:color w:val="231F20"/>
          <w:spacing w:val="1"/>
        </w:rPr>
        <w:t xml:space="preserve"> </w:t>
      </w:r>
      <w:r>
        <w:rPr>
          <w:color w:val="231F20"/>
          <w:spacing w:val="3"/>
          <w:w w:val="102"/>
        </w:rPr>
        <w:t>年在南美洲派遣宣教士，在</w:t>
      </w:r>
      <w:r>
        <w:rPr>
          <w:color w:val="231F20"/>
          <w:spacing w:val="1"/>
        </w:rPr>
        <w:t xml:space="preserve"> </w:t>
      </w:r>
      <w:r>
        <w:rPr>
          <w:color w:val="231F20"/>
          <w:spacing w:val="-1"/>
          <w:w w:val="102"/>
        </w:rPr>
        <w:t>1</w:t>
      </w:r>
      <w:r>
        <w:rPr>
          <w:color w:val="231F20"/>
          <w:w w:val="102"/>
        </w:rPr>
        <w:t>907</w:t>
      </w:r>
      <w:r>
        <w:rPr>
          <w:color w:val="231F20"/>
          <w:spacing w:val="1"/>
        </w:rPr>
        <w:t xml:space="preserve"> </w:t>
      </w:r>
      <w:r>
        <w:rPr>
          <w:color w:val="231F20"/>
          <w:spacing w:val="5"/>
          <w:w w:val="102"/>
        </w:rPr>
        <w:t>年拿撒勒人會即已在</w:t>
      </w:r>
      <w:r>
        <w:rPr>
          <w:color w:val="231F20"/>
          <w:w w:val="102"/>
        </w:rPr>
        <w:t>當地廣傳福音，並於日後被接納為本會之宣教士。</w:t>
      </w:r>
    </w:p>
    <w:p w14:paraId="1AE1D717" w14:textId="77777777" w:rsidR="003345E9" w:rsidRDefault="007169A0">
      <w:pPr>
        <w:pStyle w:val="a3"/>
        <w:spacing w:line="206" w:lineRule="auto"/>
        <w:ind w:right="68" w:firstLine="408"/>
        <w:jc w:val="both"/>
      </w:pPr>
      <w:r>
        <w:rPr>
          <w:color w:val="231F20"/>
          <w:spacing w:val="9"/>
        </w:rPr>
        <w:t xml:space="preserve">隨後， 拿撒勒人會於 </w:t>
      </w:r>
      <w:r>
        <w:rPr>
          <w:color w:val="231F20"/>
        </w:rPr>
        <w:t>1945</w:t>
      </w:r>
      <w:r>
        <w:rPr>
          <w:color w:val="231F20"/>
          <w:spacing w:val="13"/>
        </w:rPr>
        <w:t xml:space="preserve"> 年拓展至澳大利亞、南太平洋區；</w:t>
      </w:r>
      <w:r>
        <w:rPr>
          <w:color w:val="231F20"/>
        </w:rPr>
        <w:t xml:space="preserve"> 1948</w:t>
      </w:r>
      <w:r>
        <w:rPr>
          <w:color w:val="231F20"/>
          <w:spacing w:val="11"/>
        </w:rPr>
        <w:t xml:space="preserve"> 年歐洲大陸。在這些區域，拿撒勒人會經由與當地宣揚衛斯</w:t>
      </w:r>
      <w:r>
        <w:rPr>
          <w:color w:val="231F20"/>
          <w:spacing w:val="19"/>
        </w:rPr>
        <w:t>理聖潔信息之牧者互相認同之方式在當地宣揚福音， 例如澳洲的</w:t>
      </w:r>
    </w:p>
    <w:p w14:paraId="65053BE2" w14:textId="77777777" w:rsidR="003345E9" w:rsidRDefault="007169A0">
      <w:pPr>
        <w:pStyle w:val="a3"/>
        <w:spacing w:line="206" w:lineRule="auto"/>
        <w:ind w:right="117"/>
        <w:jc w:val="both"/>
      </w:pPr>
      <w:r>
        <w:rPr>
          <w:color w:val="231F20"/>
        </w:rPr>
        <w:t>A.A.E. 伯格（A.A.E.</w:t>
      </w:r>
      <w:r>
        <w:rPr>
          <w:color w:val="231F20"/>
          <w:spacing w:val="6"/>
        </w:rPr>
        <w:t xml:space="preserve"> </w:t>
      </w:r>
      <w:r>
        <w:rPr>
          <w:color w:val="231F20"/>
          <w:spacing w:val="17"/>
        </w:rPr>
        <w:t>Berg</w:t>
      </w:r>
      <w:r>
        <w:rPr>
          <w:color w:val="231F20"/>
          <w:spacing w:val="-85"/>
        </w:rPr>
        <w:t>）</w:t>
      </w:r>
      <w:r>
        <w:rPr>
          <w:color w:val="231F20"/>
          <w:spacing w:val="5"/>
        </w:rPr>
        <w:t>， 義大利的亞弗利多 ‧ 羅素</w:t>
      </w:r>
      <w:r>
        <w:rPr>
          <w:color w:val="231F20"/>
        </w:rPr>
        <w:t xml:space="preserve">（Alfredo del </w:t>
      </w:r>
      <w:r>
        <w:rPr>
          <w:color w:val="231F20"/>
          <w:spacing w:val="17"/>
        </w:rPr>
        <w:t>Rosso</w:t>
      </w:r>
      <w:r>
        <w:rPr>
          <w:color w:val="231F20"/>
          <w:spacing w:val="-85"/>
        </w:rPr>
        <w:t>）</w:t>
      </w:r>
      <w:r>
        <w:rPr>
          <w:color w:val="231F20"/>
        </w:rPr>
        <w:t>。</w:t>
      </w:r>
    </w:p>
    <w:p w14:paraId="14D74597" w14:textId="77777777" w:rsidR="003345E9" w:rsidRDefault="007169A0">
      <w:pPr>
        <w:pStyle w:val="a3"/>
        <w:spacing w:line="206" w:lineRule="auto"/>
        <w:ind w:right="15" w:firstLine="408"/>
      </w:pPr>
      <w:r>
        <w:rPr>
          <w:color w:val="231F20"/>
          <w:spacing w:val="1"/>
          <w:w w:val="102"/>
        </w:rPr>
        <w:t>在發展全球宣教事工，拿撒勒人會經常借重當地牧者之能力，以分擔宣講及教導神恩典話語的任務。在</w:t>
      </w:r>
      <w:r>
        <w:rPr>
          <w:color w:val="231F20"/>
          <w:spacing w:val="-1"/>
        </w:rPr>
        <w:t xml:space="preserve"> </w:t>
      </w:r>
      <w:r>
        <w:rPr>
          <w:color w:val="231F20"/>
          <w:w w:val="102"/>
        </w:rPr>
        <w:t>1918</w:t>
      </w:r>
      <w:r>
        <w:rPr>
          <w:color w:val="231F20"/>
          <w:spacing w:val="-1"/>
        </w:rPr>
        <w:t xml:space="preserve"> </w:t>
      </w:r>
      <w:r>
        <w:rPr>
          <w:color w:val="231F20"/>
          <w:spacing w:val="-12"/>
          <w:w w:val="102"/>
        </w:rPr>
        <w:t>年，一位在印度的宣教士，</w:t>
      </w:r>
      <w:r>
        <w:rPr>
          <w:color w:val="231F20"/>
          <w:w w:val="102"/>
        </w:rPr>
        <w:t>曾留下記錄。他有許多本國助理，其中包括三位傳道、四位教師、三</w:t>
      </w:r>
      <w:r>
        <w:rPr>
          <w:color w:val="231F20"/>
          <w:spacing w:val="6"/>
          <w:w w:val="102"/>
        </w:rPr>
        <w:t>位出版社業務員以及五位女聖經教師。在</w:t>
      </w:r>
      <w:r>
        <w:rPr>
          <w:color w:val="231F20"/>
          <w:spacing w:val="1"/>
        </w:rPr>
        <w:t xml:space="preserve"> </w:t>
      </w:r>
      <w:r>
        <w:rPr>
          <w:color w:val="231F20"/>
          <w:w w:val="102"/>
        </w:rPr>
        <w:t>1936</w:t>
      </w:r>
      <w:r>
        <w:rPr>
          <w:color w:val="231F20"/>
          <w:spacing w:val="1"/>
        </w:rPr>
        <w:t xml:space="preserve"> </w:t>
      </w:r>
      <w:r>
        <w:rPr>
          <w:color w:val="231F20"/>
          <w:spacing w:val="5"/>
          <w:w w:val="102"/>
        </w:rPr>
        <w:t>年之前，本國同工與</w:t>
      </w:r>
      <w:r>
        <w:rPr>
          <w:color w:val="231F20"/>
          <w:w w:val="102"/>
        </w:rPr>
        <w:t>宣教士的比例為五比一。</w:t>
      </w:r>
    </w:p>
    <w:p w14:paraId="21956855" w14:textId="77777777" w:rsidR="003345E9" w:rsidRDefault="007169A0">
      <w:pPr>
        <w:pStyle w:val="a3"/>
        <w:spacing w:line="206" w:lineRule="auto"/>
        <w:ind w:right="112" w:firstLine="408"/>
        <w:jc w:val="both"/>
      </w:pPr>
      <w:r>
        <w:rPr>
          <w:color w:val="231F20"/>
          <w:w w:val="102"/>
        </w:rPr>
        <w:t>世界各地有拿撒勒人會興起事工的區域，在</w:t>
      </w:r>
      <w:r>
        <w:rPr>
          <w:color w:val="231F20"/>
        </w:rPr>
        <w:t xml:space="preserve"> </w:t>
      </w:r>
      <w:r>
        <w:rPr>
          <w:color w:val="231F20"/>
          <w:w w:val="102"/>
        </w:rPr>
        <w:t>2013</w:t>
      </w:r>
      <w:r>
        <w:rPr>
          <w:color w:val="231F20"/>
        </w:rPr>
        <w:t xml:space="preserve"> </w:t>
      </w:r>
      <w:r>
        <w:rPr>
          <w:color w:val="231F20"/>
          <w:w w:val="102"/>
        </w:rPr>
        <w:t>年之前已有</w:t>
      </w:r>
      <w:r>
        <w:rPr>
          <w:color w:val="231F20"/>
        </w:rPr>
        <w:t xml:space="preserve"> </w:t>
      </w:r>
      <w:r>
        <w:rPr>
          <w:color w:val="231F20"/>
          <w:spacing w:val="-5"/>
          <w:w w:val="102"/>
        </w:rPr>
        <w:t>159</w:t>
      </w:r>
      <w:r>
        <w:rPr>
          <w:color w:val="231F20"/>
          <w:spacing w:val="2"/>
          <w:w w:val="102"/>
        </w:rPr>
        <w:t>個。成千上萬的傳道人以及信徒已將拿撒勒人會依照當地文化之情形</w:t>
      </w:r>
      <w:r>
        <w:rPr>
          <w:color w:val="231F20"/>
          <w:w w:val="102"/>
        </w:rPr>
        <w:t>進行調整，藉由此舉，他們對於我們這樣一個國際性團體有著非常重要的貢獻。</w:t>
      </w:r>
    </w:p>
    <w:p w14:paraId="7BD03A60" w14:textId="77777777" w:rsidR="003345E9" w:rsidRDefault="007169A0">
      <w:pPr>
        <w:pStyle w:val="2"/>
        <w:spacing w:before="127" w:line="170" w:lineRule="auto"/>
        <w:ind w:right="506"/>
        <w:jc w:val="both"/>
      </w:pPr>
      <w:r>
        <w:rPr>
          <w:color w:val="231F20"/>
        </w:rPr>
        <w:t>國際性事工的特色（Distinctives</w:t>
      </w:r>
      <w:r>
        <w:rPr>
          <w:color w:val="231F20"/>
          <w:spacing w:val="-15"/>
        </w:rPr>
        <w:t xml:space="preserve"> </w:t>
      </w:r>
      <w:r>
        <w:rPr>
          <w:color w:val="231F20"/>
        </w:rPr>
        <w:t>of</w:t>
      </w:r>
      <w:r>
        <w:rPr>
          <w:color w:val="231F20"/>
          <w:spacing w:val="-15"/>
        </w:rPr>
        <w:t xml:space="preserve"> </w:t>
      </w:r>
      <w:r>
        <w:rPr>
          <w:color w:val="231F20"/>
        </w:rPr>
        <w:t xml:space="preserve">International </w:t>
      </w:r>
      <w:r>
        <w:rPr>
          <w:color w:val="231F20"/>
          <w:spacing w:val="-2"/>
        </w:rPr>
        <w:t>Ministry）</w:t>
      </w:r>
    </w:p>
    <w:p w14:paraId="7E5C693C" w14:textId="77777777" w:rsidR="003345E9" w:rsidRDefault="007169A0">
      <w:pPr>
        <w:pStyle w:val="a3"/>
        <w:spacing w:before="89" w:line="206" w:lineRule="auto"/>
        <w:ind w:right="104" w:firstLine="408"/>
        <w:jc w:val="both"/>
      </w:pPr>
      <w:r>
        <w:rPr>
          <w:color w:val="231F20"/>
          <w:spacing w:val="10"/>
        </w:rPr>
        <w:t>綜觀拿撒勒人會全球發展歷史，可發現本會的宣教事工環繞著</w:t>
      </w:r>
      <w:r>
        <w:rPr>
          <w:color w:val="231F20"/>
          <w:spacing w:val="3"/>
        </w:rPr>
        <w:t xml:space="preserve">佈道、慈惠事工以及教育等三部分。佈道事工可以由  </w:t>
      </w:r>
      <w:r>
        <w:rPr>
          <w:color w:val="231F20"/>
        </w:rPr>
        <w:t>H.F.</w:t>
      </w:r>
      <w:r>
        <w:rPr>
          <w:color w:val="231F20"/>
          <w:spacing w:val="14"/>
        </w:rPr>
        <w:t xml:space="preserve">  斯美然貝</w:t>
      </w:r>
    </w:p>
    <w:p w14:paraId="3A3E2672" w14:textId="77777777" w:rsidR="003345E9" w:rsidRDefault="007169A0">
      <w:pPr>
        <w:pStyle w:val="a3"/>
        <w:spacing w:line="308" w:lineRule="exact"/>
        <w:ind w:left="18"/>
        <w:jc w:val="both"/>
      </w:pPr>
      <w:r>
        <w:rPr>
          <w:color w:val="231F20"/>
        </w:rPr>
        <w:t>（H.F.</w:t>
      </w:r>
      <w:r>
        <w:rPr>
          <w:color w:val="231F20"/>
          <w:spacing w:val="-2"/>
        </w:rPr>
        <w:t xml:space="preserve"> </w:t>
      </w:r>
      <w:r>
        <w:rPr>
          <w:color w:val="231F20"/>
          <w:spacing w:val="7"/>
        </w:rPr>
        <w:t>Schmelzenbach</w:t>
      </w:r>
      <w:r>
        <w:rPr>
          <w:color w:val="231F20"/>
          <w:spacing w:val="-95"/>
        </w:rPr>
        <w:t>）</w:t>
      </w:r>
      <w:r>
        <w:rPr>
          <w:color w:val="231F20"/>
        </w:rPr>
        <w:t>、L.S.</w:t>
      </w:r>
      <w:r>
        <w:rPr>
          <w:color w:val="231F20"/>
          <w:spacing w:val="-1"/>
        </w:rPr>
        <w:t xml:space="preserve"> 崔西</w:t>
      </w:r>
      <w:r>
        <w:rPr>
          <w:color w:val="231F20"/>
        </w:rPr>
        <w:t>（L.S.</w:t>
      </w:r>
      <w:r>
        <w:rPr>
          <w:color w:val="231F20"/>
          <w:spacing w:val="-2"/>
        </w:rPr>
        <w:t xml:space="preserve"> </w:t>
      </w:r>
      <w:r>
        <w:rPr>
          <w:color w:val="231F20"/>
          <w:spacing w:val="17"/>
        </w:rPr>
        <w:t>Tracy</w:t>
      </w:r>
      <w:r>
        <w:rPr>
          <w:color w:val="231F20"/>
          <w:spacing w:val="-85"/>
        </w:rPr>
        <w:t>）</w:t>
      </w:r>
      <w:r>
        <w:rPr>
          <w:color w:val="231F20"/>
          <w:spacing w:val="-1"/>
        </w:rPr>
        <w:t>、以斯帖 ‧ 卡森</w:t>
      </w:r>
    </w:p>
    <w:p w14:paraId="7D55C2CB" w14:textId="77777777" w:rsidR="003345E9" w:rsidRDefault="007169A0">
      <w:pPr>
        <w:pStyle w:val="a5"/>
        <w:numPr>
          <w:ilvl w:val="0"/>
          <w:numId w:val="34"/>
        </w:numPr>
        <w:tabs>
          <w:tab w:val="left" w:pos="303"/>
        </w:tabs>
        <w:spacing w:before="10" w:line="206" w:lineRule="auto"/>
        <w:ind w:left="119" w:right="115" w:firstLine="0"/>
        <w:jc w:val="both"/>
        <w:rPr>
          <w:sz w:val="20"/>
        </w:rPr>
      </w:pPr>
      <w:r>
        <w:rPr>
          <w:color w:val="231F20"/>
          <w:sz w:val="20"/>
        </w:rPr>
        <w:t xml:space="preserve">威南斯（Esther Carson </w:t>
      </w:r>
      <w:r>
        <w:rPr>
          <w:color w:val="231F20"/>
          <w:spacing w:val="14"/>
          <w:sz w:val="20"/>
        </w:rPr>
        <w:t>Winans</w:t>
      </w:r>
      <w:r>
        <w:rPr>
          <w:color w:val="231F20"/>
          <w:spacing w:val="-88"/>
          <w:sz w:val="20"/>
        </w:rPr>
        <w:t>）</w:t>
      </w:r>
      <w:r>
        <w:rPr>
          <w:color w:val="231F20"/>
          <w:sz w:val="20"/>
        </w:rPr>
        <w:t xml:space="preserve">、撒母耳 ‧ 克理客恩（Samuel </w:t>
      </w:r>
      <w:r>
        <w:rPr>
          <w:color w:val="231F20"/>
          <w:spacing w:val="8"/>
          <w:sz w:val="20"/>
        </w:rPr>
        <w:t>Kri</w:t>
      </w:r>
      <w:r>
        <w:rPr>
          <w:color w:val="231F20"/>
          <w:spacing w:val="7"/>
          <w:sz w:val="20"/>
        </w:rPr>
        <w:t>k</w:t>
      </w:r>
      <w:r>
        <w:rPr>
          <w:color w:val="231F20"/>
          <w:spacing w:val="8"/>
          <w:sz w:val="20"/>
        </w:rPr>
        <w:t>orian</w:t>
      </w:r>
      <w:r>
        <w:rPr>
          <w:color w:val="231F20"/>
          <w:spacing w:val="-94"/>
          <w:sz w:val="20"/>
        </w:rPr>
        <w:t>）</w:t>
      </w:r>
      <w:r>
        <w:rPr>
          <w:color w:val="231F20"/>
          <w:spacing w:val="-2"/>
          <w:sz w:val="20"/>
        </w:rPr>
        <w:t>、以及其他人代表這方面事工宣教士的生命得知。至今拿撒勒人會，在世界各地仍持續地反映出奮興與佈道的氣質。</w:t>
      </w:r>
    </w:p>
    <w:p w14:paraId="5E1EEEB7" w14:textId="77777777" w:rsidR="003345E9" w:rsidRDefault="007169A0">
      <w:pPr>
        <w:pStyle w:val="a3"/>
        <w:spacing w:line="206" w:lineRule="auto"/>
        <w:ind w:left="119" w:right="112" w:firstLine="408"/>
        <w:jc w:val="both"/>
      </w:pPr>
      <w:r>
        <w:rPr>
          <w:color w:val="231F20"/>
          <w:spacing w:val="4"/>
          <w:w w:val="102"/>
        </w:rPr>
        <w:t>國際拿撒勒人會慈惠事工的根源來自早期對印度飢荒與孤兒院的</w:t>
      </w:r>
      <w:r>
        <w:rPr>
          <w:color w:val="231F20"/>
          <w:spacing w:val="3"/>
          <w:w w:val="102"/>
        </w:rPr>
        <w:t>服事。拿撒勒人會這樣的慈惠脈動在</w:t>
      </w:r>
      <w:r>
        <w:rPr>
          <w:color w:val="231F20"/>
          <w:spacing w:val="1"/>
        </w:rPr>
        <w:t xml:space="preserve"> </w:t>
      </w:r>
      <w:r>
        <w:rPr>
          <w:color w:val="231F20"/>
          <w:w w:val="102"/>
        </w:rPr>
        <w:t>1920</w:t>
      </w:r>
      <w:r>
        <w:rPr>
          <w:color w:val="231F20"/>
          <w:spacing w:val="1"/>
        </w:rPr>
        <w:t xml:space="preserve"> </w:t>
      </w:r>
      <w:r>
        <w:rPr>
          <w:color w:val="231F20"/>
          <w:spacing w:val="7"/>
          <w:w w:val="102"/>
        </w:rPr>
        <w:t>年代拿撒勒人會宣教醫療</w:t>
      </w:r>
    </w:p>
    <w:p w14:paraId="63B8BDD1"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4156E4E0" w14:textId="77777777" w:rsidR="003345E9" w:rsidRDefault="007169A0">
      <w:pPr>
        <w:pStyle w:val="a3"/>
        <w:spacing w:before="50"/>
        <w:ind w:left="0"/>
        <w:jc w:val="center"/>
      </w:pPr>
      <w:r>
        <w:rPr>
          <w:color w:val="231F20"/>
          <w:spacing w:val="-2"/>
        </w:rPr>
        <w:lastRenderedPageBreak/>
        <w:t>歷史之陳述</w:t>
      </w:r>
    </w:p>
    <w:p w14:paraId="3D973912" w14:textId="77777777" w:rsidR="003345E9" w:rsidRDefault="007169A0">
      <w:pPr>
        <w:pStyle w:val="a3"/>
        <w:spacing w:before="237" w:line="206" w:lineRule="auto"/>
        <w:ind w:left="119" w:right="112"/>
        <w:jc w:val="both"/>
      </w:pPr>
      <w:r>
        <w:rPr>
          <w:color w:val="231F20"/>
          <w:w w:val="102"/>
        </w:rPr>
        <w:t>機構的成立下，持續的發展茁壯。此機構在中國</w:t>
      </w:r>
      <w:r>
        <w:rPr>
          <w:color w:val="231F20"/>
          <w:spacing w:val="-1"/>
        </w:rPr>
        <w:t xml:space="preserve"> </w:t>
      </w:r>
      <w:r>
        <w:rPr>
          <w:color w:val="231F20"/>
          <w:w w:val="102"/>
        </w:rPr>
        <w:t>‧</w:t>
      </w:r>
      <w:r>
        <w:rPr>
          <w:color w:val="231F20"/>
          <w:spacing w:val="-1"/>
        </w:rPr>
        <w:t xml:space="preserve"> </w:t>
      </w:r>
      <w:r>
        <w:rPr>
          <w:color w:val="231F20"/>
          <w:w w:val="102"/>
        </w:rPr>
        <w:t>大明府興建布勞基</w:t>
      </w:r>
      <w:r>
        <w:rPr>
          <w:color w:val="231F20"/>
          <w:spacing w:val="1"/>
          <w:w w:val="102"/>
        </w:rPr>
        <w:t>紀念醫院。同時，在史瓦濟蘭以及全世界各國皆有醫療團隊或慈惠事</w:t>
      </w:r>
      <w:r>
        <w:rPr>
          <w:color w:val="231F20"/>
          <w:w w:val="102"/>
        </w:rPr>
        <w:t>工的發展。</w:t>
      </w:r>
    </w:p>
    <w:p w14:paraId="6D753D41" w14:textId="77777777" w:rsidR="003345E9" w:rsidRDefault="007169A0">
      <w:pPr>
        <w:pStyle w:val="a3"/>
        <w:spacing w:line="206" w:lineRule="auto"/>
        <w:ind w:left="119" w:right="117" w:firstLine="408"/>
        <w:jc w:val="both"/>
      </w:pPr>
      <w:r>
        <w:rPr>
          <w:color w:val="231F20"/>
          <w:spacing w:val="1"/>
          <w:w w:val="102"/>
        </w:rPr>
        <w:t>教育是世界宣教事工的另一個面貌，早在本會成立之初，即成立希望女子學校（Hope</w:t>
      </w:r>
      <w:r>
        <w:rPr>
          <w:color w:val="231F20"/>
          <w:spacing w:val="8"/>
        </w:rPr>
        <w:t xml:space="preserve"> </w:t>
      </w:r>
      <w:r>
        <w:rPr>
          <w:color w:val="231F20"/>
          <w:w w:val="102"/>
        </w:rPr>
        <w:t>School</w:t>
      </w:r>
      <w:r>
        <w:rPr>
          <w:color w:val="231F20"/>
          <w:spacing w:val="8"/>
        </w:rPr>
        <w:t xml:space="preserve"> </w:t>
      </w:r>
      <w:r>
        <w:rPr>
          <w:color w:val="231F20"/>
          <w:w w:val="102"/>
        </w:rPr>
        <w:t>for</w:t>
      </w:r>
      <w:r>
        <w:rPr>
          <w:color w:val="231F20"/>
          <w:spacing w:val="8"/>
        </w:rPr>
        <w:t xml:space="preserve"> </w:t>
      </w:r>
      <w:r>
        <w:rPr>
          <w:color w:val="231F20"/>
          <w:w w:val="102"/>
        </w:rPr>
        <w:t>Girls</w:t>
      </w:r>
      <w:r>
        <w:rPr>
          <w:color w:val="231F20"/>
          <w:spacing w:val="-102"/>
          <w:w w:val="102"/>
        </w:rPr>
        <w:t>）</w:t>
      </w:r>
      <w:r>
        <w:rPr>
          <w:color w:val="231F20"/>
          <w:w w:val="102"/>
        </w:rPr>
        <w:t>，此學校是史豁達</w:t>
      </w:r>
      <w:r>
        <w:rPr>
          <w:color w:val="231F20"/>
          <w:spacing w:val="-1"/>
        </w:rPr>
        <w:t xml:space="preserve"> </w:t>
      </w:r>
      <w:r>
        <w:rPr>
          <w:color w:val="231F20"/>
          <w:w w:val="102"/>
        </w:rPr>
        <w:t>‧</w:t>
      </w:r>
      <w:r>
        <w:rPr>
          <w:color w:val="231F20"/>
          <w:spacing w:val="-1"/>
        </w:rPr>
        <w:t xml:space="preserve"> </w:t>
      </w:r>
      <w:r>
        <w:rPr>
          <w:color w:val="231F20"/>
          <w:spacing w:val="-5"/>
          <w:w w:val="102"/>
        </w:rPr>
        <w:t>班納吉</w:t>
      </w:r>
    </w:p>
    <w:p w14:paraId="45BBDF06" w14:textId="77777777" w:rsidR="003345E9" w:rsidRDefault="007169A0">
      <w:pPr>
        <w:pStyle w:val="a3"/>
        <w:spacing w:line="206" w:lineRule="auto"/>
        <w:ind w:right="111" w:hanging="102"/>
        <w:jc w:val="both"/>
      </w:pPr>
      <w:r>
        <w:rPr>
          <w:color w:val="231F20"/>
          <w:w w:val="102"/>
        </w:rPr>
        <w:t>（Sukhoda</w:t>
      </w:r>
      <w:r>
        <w:rPr>
          <w:color w:val="231F20"/>
          <w:spacing w:val="18"/>
        </w:rPr>
        <w:t xml:space="preserve"> </w:t>
      </w:r>
      <w:r>
        <w:rPr>
          <w:color w:val="231F20"/>
          <w:w w:val="102"/>
        </w:rPr>
        <w:t>Banarji</w:t>
      </w:r>
      <w:r>
        <w:rPr>
          <w:color w:val="231F20"/>
          <w:spacing w:val="3"/>
          <w:w w:val="102"/>
        </w:rPr>
        <w:t>）</w:t>
      </w:r>
      <w:r>
        <w:rPr>
          <w:color w:val="231F20"/>
          <w:spacing w:val="1"/>
          <w:w w:val="102"/>
        </w:rPr>
        <w:t>女士於</w:t>
      </w:r>
      <w:r>
        <w:rPr>
          <w:color w:val="231F20"/>
        </w:rPr>
        <w:t xml:space="preserve"> </w:t>
      </w:r>
      <w:r>
        <w:rPr>
          <w:color w:val="231F20"/>
          <w:w w:val="102"/>
        </w:rPr>
        <w:t>1905</w:t>
      </w:r>
      <w:r>
        <w:rPr>
          <w:color w:val="231F20"/>
        </w:rPr>
        <w:t xml:space="preserve"> </w:t>
      </w:r>
      <w:r>
        <w:rPr>
          <w:color w:val="231F20"/>
          <w:spacing w:val="1"/>
          <w:w w:val="102"/>
        </w:rPr>
        <w:t>年在加爾各達所創立，而在次年由拿撒勒人會接納。在北美洲之外，拿撒勒人會建立初等教育學校，以</w:t>
      </w:r>
      <w:r>
        <w:rPr>
          <w:color w:val="231F20"/>
          <w:w w:val="102"/>
        </w:rPr>
        <w:t>及特別為培育傳道人的訓練學校。</w:t>
      </w:r>
    </w:p>
    <w:p w14:paraId="5367BF1F" w14:textId="77777777" w:rsidR="003345E9" w:rsidRDefault="007169A0">
      <w:pPr>
        <w:pStyle w:val="a3"/>
        <w:spacing w:line="206" w:lineRule="auto"/>
        <w:ind w:right="17" w:firstLine="408"/>
      </w:pPr>
      <w:r>
        <w:rPr>
          <w:color w:val="231F20"/>
          <w:spacing w:val="3"/>
          <w:w w:val="102"/>
        </w:rPr>
        <w:t>在澳洲、哥斯大黎加、菲律賓以及美國設有研究所級的神學院，</w:t>
      </w:r>
      <w:r>
        <w:rPr>
          <w:color w:val="231F20"/>
          <w:w w:val="102"/>
        </w:rPr>
        <w:t>在非洲、巴西、加拿大、韓國、千里達以及美國設有文學院，另外還</w:t>
      </w:r>
      <w:r>
        <w:rPr>
          <w:color w:val="231F20"/>
          <w:spacing w:val="2"/>
          <w:w w:val="102"/>
        </w:rPr>
        <w:t>有一所二年制專科學校在日本，一所教育學院在新幾內亞，及兩所護</w:t>
      </w:r>
      <w:r>
        <w:rPr>
          <w:color w:val="231F20"/>
          <w:spacing w:val="1"/>
          <w:w w:val="102"/>
        </w:rPr>
        <w:t>理學院分別在印度以及新幾內亞。並在世界各地建有三十一所聖經學</w:t>
      </w:r>
      <w:r>
        <w:rPr>
          <w:color w:val="231F20"/>
          <w:w w:val="102"/>
        </w:rPr>
        <w:t>院或是神學院</w:t>
      </w:r>
    </w:p>
    <w:p w14:paraId="4E1BEF36" w14:textId="77777777" w:rsidR="003345E9" w:rsidRDefault="007169A0">
      <w:pPr>
        <w:pStyle w:val="a3"/>
        <w:spacing w:line="304" w:lineRule="exact"/>
        <w:ind w:left="528"/>
      </w:pPr>
      <w:r>
        <w:rPr>
          <w:color w:val="231F20"/>
        </w:rPr>
        <w:t>由於這些部門的發展，使得本會持續地興盛。於</w:t>
      </w:r>
      <w:r>
        <w:rPr>
          <w:color w:val="231F20"/>
          <w:spacing w:val="69"/>
          <w:w w:val="150"/>
        </w:rPr>
        <w:t xml:space="preserve"> </w:t>
      </w:r>
      <w:r>
        <w:rPr>
          <w:color w:val="231F20"/>
        </w:rPr>
        <w:t>2013</w:t>
      </w:r>
      <w:r>
        <w:rPr>
          <w:color w:val="231F20"/>
          <w:spacing w:val="70"/>
          <w:w w:val="150"/>
        </w:rPr>
        <w:t xml:space="preserve"> </w:t>
      </w:r>
      <w:r>
        <w:rPr>
          <w:color w:val="231F20"/>
          <w:spacing w:val="-2"/>
        </w:rPr>
        <w:t>年的統計，</w:t>
      </w:r>
    </w:p>
    <w:p w14:paraId="20B4DA7D" w14:textId="77777777" w:rsidR="003345E9" w:rsidRDefault="007169A0">
      <w:pPr>
        <w:pStyle w:val="a3"/>
        <w:spacing w:line="206" w:lineRule="auto"/>
        <w:ind w:right="16"/>
      </w:pPr>
      <w:r>
        <w:rPr>
          <w:color w:val="231F20"/>
          <w:w w:val="102"/>
        </w:rPr>
        <w:t>本會在世界各地共有</w:t>
      </w:r>
      <w:r>
        <w:rPr>
          <w:color w:val="231F20"/>
        </w:rPr>
        <w:t xml:space="preserve"> </w:t>
      </w:r>
      <w:r>
        <w:rPr>
          <w:color w:val="231F20"/>
          <w:spacing w:val="-1"/>
          <w:w w:val="102"/>
        </w:rPr>
        <w:t>2</w:t>
      </w:r>
      <w:r>
        <w:rPr>
          <w:color w:val="231F20"/>
          <w:w w:val="102"/>
        </w:rPr>
        <w:t>,150,883</w:t>
      </w:r>
      <w:r>
        <w:rPr>
          <w:color w:val="231F20"/>
        </w:rPr>
        <w:t xml:space="preserve"> </w:t>
      </w:r>
      <w:r>
        <w:rPr>
          <w:color w:val="231F20"/>
          <w:w w:val="102"/>
        </w:rPr>
        <w:t>位會友，分佈在全世界</w:t>
      </w:r>
      <w:r>
        <w:rPr>
          <w:color w:val="231F20"/>
        </w:rPr>
        <w:t xml:space="preserve"> </w:t>
      </w:r>
      <w:r>
        <w:rPr>
          <w:color w:val="231F20"/>
          <w:w w:val="102"/>
        </w:rPr>
        <w:t>2</w:t>
      </w:r>
      <w:r>
        <w:rPr>
          <w:color w:val="231F20"/>
          <w:spacing w:val="-1"/>
          <w:w w:val="102"/>
        </w:rPr>
        <w:t>8</w:t>
      </w:r>
      <w:r>
        <w:rPr>
          <w:color w:val="231F20"/>
          <w:w w:val="102"/>
        </w:rPr>
        <w:t>,130</w:t>
      </w:r>
      <w:r>
        <w:rPr>
          <w:color w:val="231F20"/>
        </w:rPr>
        <w:t xml:space="preserve"> </w:t>
      </w:r>
      <w:r>
        <w:rPr>
          <w:color w:val="231F20"/>
          <w:spacing w:val="1"/>
          <w:w w:val="102"/>
        </w:rPr>
        <w:t>所會堂</w:t>
      </w:r>
      <w:r>
        <w:rPr>
          <w:color w:val="231F20"/>
          <w:spacing w:val="-34"/>
          <w:w w:val="102"/>
        </w:rPr>
        <w:t>當中。</w:t>
      </w:r>
      <w:r>
        <w:rPr>
          <w:color w:val="231F20"/>
          <w:w w:val="102"/>
        </w:rPr>
        <w:t>（包括已組織教會以及佈道所）由於這樣的發展，本會再三思考是否應由國際性的存在跨入國際性信心社群的地步。因為這樣的現況， 1976</w:t>
      </w:r>
      <w:r>
        <w:rPr>
          <w:color w:val="231F20"/>
          <w:spacing w:val="1"/>
        </w:rPr>
        <w:t xml:space="preserve"> </w:t>
      </w:r>
      <w:r>
        <w:rPr>
          <w:color w:val="231F20"/>
          <w:spacing w:val="2"/>
          <w:w w:val="102"/>
        </w:rPr>
        <w:t>年總議會授權組成一個本會國際化探討委員會，並因著</w:t>
      </w:r>
      <w:r>
        <w:rPr>
          <w:color w:val="231F20"/>
          <w:spacing w:val="1"/>
        </w:rPr>
        <w:t xml:space="preserve"> </w:t>
      </w:r>
      <w:r>
        <w:rPr>
          <w:color w:val="231F20"/>
          <w:w w:val="102"/>
        </w:rPr>
        <w:t>19</w:t>
      </w:r>
      <w:r>
        <w:rPr>
          <w:color w:val="231F20"/>
          <w:spacing w:val="-1"/>
          <w:w w:val="102"/>
        </w:rPr>
        <w:t>8</w:t>
      </w:r>
      <w:r>
        <w:rPr>
          <w:color w:val="231F20"/>
          <w:w w:val="102"/>
        </w:rPr>
        <w:t>0</w:t>
      </w:r>
      <w:r>
        <w:rPr>
          <w:color w:val="231F20"/>
          <w:spacing w:val="1"/>
        </w:rPr>
        <w:t xml:space="preserve"> </w:t>
      </w:r>
      <w:r>
        <w:rPr>
          <w:color w:val="231F20"/>
          <w:w w:val="102"/>
        </w:rPr>
        <w:t>年</w:t>
      </w:r>
    </w:p>
    <w:p w14:paraId="552EA827" w14:textId="77777777" w:rsidR="003345E9" w:rsidRDefault="007169A0">
      <w:pPr>
        <w:pStyle w:val="a3"/>
        <w:spacing w:line="206" w:lineRule="auto"/>
        <w:ind w:right="15"/>
      </w:pPr>
      <w:r>
        <w:rPr>
          <w:color w:val="231F20"/>
          <w:spacing w:val="-8"/>
          <w:w w:val="102"/>
        </w:rPr>
        <w:t>的報告，促成了世界分區的系統。於</w:t>
      </w:r>
      <w:r>
        <w:rPr>
          <w:color w:val="231F20"/>
          <w:spacing w:val="-1"/>
        </w:rPr>
        <w:t xml:space="preserve"> </w:t>
      </w:r>
      <w:r>
        <w:rPr>
          <w:color w:val="231F20"/>
          <w:w w:val="102"/>
        </w:rPr>
        <w:t>2013</w:t>
      </w:r>
      <w:r>
        <w:rPr>
          <w:color w:val="231F20"/>
          <w:spacing w:val="-1"/>
        </w:rPr>
        <w:t xml:space="preserve"> </w:t>
      </w:r>
      <w:r>
        <w:rPr>
          <w:color w:val="231F20"/>
          <w:spacing w:val="-8"/>
          <w:w w:val="102"/>
        </w:rPr>
        <w:t>年本會現有非洲區、亞太區、</w:t>
      </w:r>
      <w:r>
        <w:rPr>
          <w:color w:val="231F20"/>
          <w:spacing w:val="1"/>
          <w:w w:val="102"/>
        </w:rPr>
        <w:t>加勒比海、墨西哥與中美洲區、南美洲區、歐亞區以及美加區等六個</w:t>
      </w:r>
      <w:r>
        <w:rPr>
          <w:color w:val="231F20"/>
          <w:w w:val="102"/>
        </w:rPr>
        <w:t>區域。</w:t>
      </w:r>
    </w:p>
    <w:p w14:paraId="79F5C997" w14:textId="77777777" w:rsidR="003345E9" w:rsidRDefault="007169A0">
      <w:pPr>
        <w:pStyle w:val="2"/>
        <w:spacing w:before="53"/>
      </w:pPr>
      <w:r>
        <w:rPr>
          <w:color w:val="231F20"/>
          <w:spacing w:val="-3"/>
        </w:rPr>
        <w:t>中國大陸</w:t>
      </w:r>
    </w:p>
    <w:p w14:paraId="6543957F" w14:textId="77777777" w:rsidR="003345E9" w:rsidRDefault="007169A0">
      <w:pPr>
        <w:pStyle w:val="a3"/>
        <w:spacing w:before="48" w:line="206" w:lineRule="auto"/>
        <w:ind w:left="119" w:right="16" w:firstLine="408"/>
      </w:pPr>
      <w:r>
        <w:rPr>
          <w:color w:val="231F20"/>
          <w:w w:val="102"/>
        </w:rPr>
        <w:t>1913</w:t>
      </w:r>
      <w:r>
        <w:rPr>
          <w:color w:val="231F20"/>
          <w:spacing w:val="3"/>
        </w:rPr>
        <w:t xml:space="preserve"> </w:t>
      </w:r>
      <w:r>
        <w:rPr>
          <w:color w:val="231F20"/>
          <w:w w:val="102"/>
        </w:rPr>
        <w:t>年</w:t>
      </w:r>
      <w:r>
        <w:rPr>
          <w:color w:val="231F20"/>
          <w:spacing w:val="3"/>
        </w:rPr>
        <w:t xml:space="preserve"> </w:t>
      </w:r>
      <w:r>
        <w:rPr>
          <w:color w:val="231F20"/>
          <w:w w:val="102"/>
        </w:rPr>
        <w:t>9</w:t>
      </w:r>
      <w:r>
        <w:rPr>
          <w:color w:val="231F20"/>
          <w:spacing w:val="3"/>
        </w:rPr>
        <w:t xml:space="preserve"> </w:t>
      </w:r>
      <w:r>
        <w:rPr>
          <w:color w:val="231F20"/>
          <w:w w:val="102"/>
        </w:rPr>
        <w:t>月</w:t>
      </w:r>
      <w:r>
        <w:rPr>
          <w:color w:val="231F20"/>
          <w:spacing w:val="3"/>
        </w:rPr>
        <w:t xml:space="preserve"> </w:t>
      </w:r>
      <w:r>
        <w:rPr>
          <w:color w:val="231F20"/>
          <w:w w:val="102"/>
        </w:rPr>
        <w:t>12</w:t>
      </w:r>
      <w:r>
        <w:rPr>
          <w:color w:val="231F20"/>
          <w:spacing w:val="3"/>
        </w:rPr>
        <w:t xml:space="preserve"> </w:t>
      </w:r>
      <w:r>
        <w:rPr>
          <w:color w:val="231F20"/>
          <w:spacing w:val="8"/>
          <w:w w:val="102"/>
        </w:rPr>
        <w:t>日，總董事會在孔彼得牧師師母</w:t>
      </w:r>
      <w:r>
        <w:rPr>
          <w:color w:val="231F20"/>
          <w:w w:val="102"/>
        </w:rPr>
        <w:t>（Rev.</w:t>
      </w:r>
      <w:r>
        <w:rPr>
          <w:color w:val="231F20"/>
          <w:spacing w:val="18"/>
        </w:rPr>
        <w:t xml:space="preserve"> </w:t>
      </w:r>
      <w:r>
        <w:rPr>
          <w:color w:val="231F20"/>
          <w:w w:val="102"/>
        </w:rPr>
        <w:t>&amp;</w:t>
      </w:r>
      <w:r>
        <w:rPr>
          <w:color w:val="231F20"/>
          <w:spacing w:val="18"/>
        </w:rPr>
        <w:t xml:space="preserve"> </w:t>
      </w:r>
      <w:r>
        <w:rPr>
          <w:color w:val="231F20"/>
          <w:w w:val="102"/>
        </w:rPr>
        <w:t>Mrs. Peter</w:t>
      </w:r>
      <w:r>
        <w:rPr>
          <w:color w:val="231F20"/>
          <w:spacing w:val="18"/>
        </w:rPr>
        <w:t xml:space="preserve"> </w:t>
      </w:r>
      <w:r>
        <w:rPr>
          <w:color w:val="231F20"/>
          <w:w w:val="102"/>
        </w:rPr>
        <w:t>Kiehn</w:t>
      </w:r>
      <w:r>
        <w:rPr>
          <w:color w:val="231F20"/>
          <w:spacing w:val="6"/>
          <w:w w:val="102"/>
        </w:rPr>
        <w:t>）</w:t>
      </w:r>
      <w:r>
        <w:rPr>
          <w:color w:val="231F20"/>
          <w:spacing w:val="5"/>
          <w:w w:val="102"/>
        </w:rPr>
        <w:t>之建議下正式表決通過建立了中國支會。之前總監督</w:t>
      </w:r>
      <w:r>
        <w:rPr>
          <w:color w:val="231F20"/>
          <w:spacing w:val="2"/>
          <w:w w:val="102"/>
        </w:rPr>
        <w:t>兼宣教總幹事雷諾德博士</w:t>
      </w:r>
      <w:r>
        <w:rPr>
          <w:color w:val="231F20"/>
          <w:w w:val="102"/>
        </w:rPr>
        <w:t>（Hiram</w:t>
      </w:r>
      <w:r>
        <w:rPr>
          <w:color w:val="231F20"/>
          <w:spacing w:val="17"/>
        </w:rPr>
        <w:t xml:space="preserve"> </w:t>
      </w:r>
      <w:r>
        <w:rPr>
          <w:color w:val="231F20"/>
          <w:w w:val="102"/>
        </w:rPr>
        <w:t>F.</w:t>
      </w:r>
      <w:r>
        <w:rPr>
          <w:color w:val="231F20"/>
          <w:spacing w:val="18"/>
        </w:rPr>
        <w:t xml:space="preserve"> </w:t>
      </w:r>
      <w:r>
        <w:rPr>
          <w:color w:val="231F20"/>
          <w:w w:val="102"/>
        </w:rPr>
        <w:t>Reynold</w:t>
      </w:r>
      <w:r>
        <w:rPr>
          <w:color w:val="231F20"/>
          <w:spacing w:val="-1"/>
          <w:w w:val="102"/>
        </w:rPr>
        <w:t>s</w:t>
      </w:r>
      <w:r>
        <w:rPr>
          <w:color w:val="231F20"/>
          <w:spacing w:val="3"/>
          <w:w w:val="102"/>
        </w:rPr>
        <w:t>）已在中國推動各種</w:t>
      </w:r>
      <w:r>
        <w:rPr>
          <w:color w:val="231F20"/>
          <w:spacing w:val="-13"/>
          <w:w w:val="102"/>
        </w:rPr>
        <w:t>事工，經國家聖潔協會</w:t>
      </w:r>
      <w:r>
        <w:rPr>
          <w:color w:val="231F20"/>
          <w:w w:val="102"/>
        </w:rPr>
        <w:t>（National</w:t>
      </w:r>
      <w:r>
        <w:rPr>
          <w:color w:val="231F20"/>
          <w:spacing w:val="1"/>
        </w:rPr>
        <w:t xml:space="preserve"> </w:t>
      </w:r>
      <w:r>
        <w:rPr>
          <w:color w:val="231F20"/>
          <w:w w:val="102"/>
        </w:rPr>
        <w:t>Holiness</w:t>
      </w:r>
      <w:r>
        <w:rPr>
          <w:color w:val="231F20"/>
          <w:spacing w:val="1"/>
        </w:rPr>
        <w:t xml:space="preserve"> </w:t>
      </w:r>
      <w:r>
        <w:rPr>
          <w:color w:val="231F20"/>
          <w:w w:val="102"/>
        </w:rPr>
        <w:t>Association</w:t>
      </w:r>
      <w:r>
        <w:rPr>
          <w:color w:val="231F20"/>
          <w:spacing w:val="-4"/>
          <w:w w:val="102"/>
        </w:rPr>
        <w:t>）之同意後，</w:t>
      </w:r>
      <w:r>
        <w:rPr>
          <w:color w:val="231F20"/>
          <w:spacing w:val="-1"/>
          <w:w w:val="102"/>
        </w:rPr>
        <w:t>接納山東省西部為一派任地區。</w:t>
      </w:r>
      <w:r>
        <w:rPr>
          <w:color w:val="231F20"/>
          <w:w w:val="102"/>
        </w:rPr>
        <w:t>1</w:t>
      </w:r>
      <w:r>
        <w:rPr>
          <w:color w:val="231F20"/>
          <w:spacing w:val="-1"/>
          <w:w w:val="102"/>
        </w:rPr>
        <w:t>9</w:t>
      </w:r>
      <w:r>
        <w:rPr>
          <w:color w:val="231F20"/>
          <w:w w:val="102"/>
        </w:rPr>
        <w:t>14</w:t>
      </w:r>
      <w:r>
        <w:rPr>
          <w:color w:val="231F20"/>
        </w:rPr>
        <w:t xml:space="preserve"> </w:t>
      </w:r>
      <w:r>
        <w:rPr>
          <w:color w:val="231F20"/>
          <w:w w:val="102"/>
        </w:rPr>
        <w:t>年</w:t>
      </w:r>
      <w:r>
        <w:rPr>
          <w:color w:val="231F20"/>
        </w:rPr>
        <w:t xml:space="preserve"> </w:t>
      </w:r>
      <w:r>
        <w:rPr>
          <w:color w:val="231F20"/>
          <w:w w:val="102"/>
        </w:rPr>
        <w:t>4</w:t>
      </w:r>
      <w:r>
        <w:rPr>
          <w:color w:val="231F20"/>
        </w:rPr>
        <w:t xml:space="preserve"> </w:t>
      </w:r>
      <w:r>
        <w:rPr>
          <w:color w:val="231F20"/>
          <w:w w:val="102"/>
        </w:rPr>
        <w:t>月</w:t>
      </w:r>
      <w:r>
        <w:rPr>
          <w:color w:val="231F20"/>
        </w:rPr>
        <w:t xml:space="preserve"> </w:t>
      </w:r>
      <w:r>
        <w:rPr>
          <w:color w:val="231F20"/>
          <w:w w:val="102"/>
        </w:rPr>
        <w:t>5</w:t>
      </w:r>
      <w:r>
        <w:rPr>
          <w:color w:val="231F20"/>
        </w:rPr>
        <w:t xml:space="preserve"> </w:t>
      </w:r>
      <w:r>
        <w:rPr>
          <w:color w:val="231F20"/>
          <w:w w:val="102"/>
        </w:rPr>
        <w:t>日，孔牧師夫婦在朝鮮</w:t>
      </w:r>
      <w:r>
        <w:rPr>
          <w:color w:val="231F20"/>
          <w:spacing w:val="-15"/>
          <w:w w:val="102"/>
        </w:rPr>
        <w:t>城市設立總部。次年，</w:t>
      </w:r>
      <w:r>
        <w:rPr>
          <w:color w:val="231F20"/>
          <w:w w:val="102"/>
        </w:rPr>
        <w:t>1915</w:t>
      </w:r>
      <w:r>
        <w:rPr>
          <w:color w:val="231F20"/>
          <w:spacing w:val="-9"/>
        </w:rPr>
        <w:t xml:space="preserve"> </w:t>
      </w:r>
      <w:r>
        <w:rPr>
          <w:color w:val="231F20"/>
          <w:w w:val="102"/>
        </w:rPr>
        <w:t>年</w:t>
      </w:r>
      <w:r>
        <w:rPr>
          <w:color w:val="231F20"/>
          <w:spacing w:val="-9"/>
        </w:rPr>
        <w:t xml:space="preserve"> </w:t>
      </w:r>
      <w:r>
        <w:rPr>
          <w:color w:val="231F20"/>
          <w:w w:val="102"/>
        </w:rPr>
        <w:t>5</w:t>
      </w:r>
      <w:r>
        <w:rPr>
          <w:color w:val="231F20"/>
          <w:spacing w:val="-9"/>
        </w:rPr>
        <w:t xml:space="preserve"> </w:t>
      </w:r>
      <w:r>
        <w:rPr>
          <w:color w:val="231F20"/>
          <w:spacing w:val="-12"/>
          <w:w w:val="102"/>
        </w:rPr>
        <w:t>月，第一所中國的拿撒勒人會組織起來，</w:t>
      </w:r>
      <w:r>
        <w:rPr>
          <w:color w:val="231F20"/>
          <w:w w:val="102"/>
        </w:rPr>
        <w:t>當時有十六名會友和十四名準會友。</w:t>
      </w:r>
    </w:p>
    <w:p w14:paraId="6CCB1BD9" w14:textId="77777777" w:rsidR="003345E9" w:rsidRDefault="007169A0">
      <w:pPr>
        <w:pStyle w:val="a3"/>
        <w:spacing w:line="206" w:lineRule="auto"/>
        <w:ind w:left="119" w:right="110" w:firstLine="408"/>
      </w:pPr>
      <w:r>
        <w:rPr>
          <w:color w:val="231F20"/>
        </w:rPr>
        <w:t>1919</w:t>
      </w:r>
      <w:r>
        <w:rPr>
          <w:color w:val="231F20"/>
          <w:spacing w:val="27"/>
        </w:rPr>
        <w:t xml:space="preserve"> 年總部遷至河北省大明府。</w:t>
      </w:r>
      <w:r>
        <w:rPr>
          <w:color w:val="231F20"/>
        </w:rPr>
        <w:t>1923</w:t>
      </w:r>
      <w:r>
        <w:rPr>
          <w:color w:val="231F20"/>
          <w:spacing w:val="14"/>
        </w:rPr>
        <w:t xml:space="preserve"> 年， 蘇坦博士</w:t>
      </w:r>
      <w:r>
        <w:rPr>
          <w:color w:val="231F20"/>
        </w:rPr>
        <w:t>（F.C. Sutherland）在大明府開辦一所聖經訓練學校。1924</w:t>
      </w:r>
      <w:r>
        <w:rPr>
          <w:color w:val="231F20"/>
          <w:spacing w:val="72"/>
          <w:w w:val="150"/>
        </w:rPr>
        <w:t xml:space="preserve">  </w:t>
      </w:r>
      <w:r>
        <w:rPr>
          <w:color w:val="231F20"/>
          <w:spacing w:val="-2"/>
        </w:rPr>
        <w:t>年費茲醫生夫</w:t>
      </w:r>
    </w:p>
    <w:p w14:paraId="46F8578E" w14:textId="77777777" w:rsidR="003345E9" w:rsidRDefault="003345E9">
      <w:pPr>
        <w:pStyle w:val="a3"/>
        <w:spacing w:line="206" w:lineRule="auto"/>
        <w:sectPr w:rsidR="003345E9">
          <w:pgSz w:w="8640" w:h="12960"/>
          <w:pgMar w:top="480" w:right="1080" w:bottom="1180" w:left="1080" w:header="0" w:footer="997" w:gutter="0"/>
          <w:cols w:space="720"/>
        </w:sectPr>
      </w:pPr>
    </w:p>
    <w:p w14:paraId="4043C903"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3835D8C" w14:textId="77777777" w:rsidR="003345E9" w:rsidRDefault="007169A0">
      <w:pPr>
        <w:pStyle w:val="a3"/>
        <w:spacing w:before="237" w:line="206" w:lineRule="auto"/>
        <w:ind w:left="119" w:right="118"/>
        <w:jc w:val="both"/>
      </w:pPr>
      <w:r>
        <w:rPr>
          <w:color w:val="231F20"/>
        </w:rPr>
        <w:t xml:space="preserve">婦（Dr. and Mrs. R.G. Fitz）和馮蘭馨醫生共同在大明府設立了宣聖會醫院 </w:t>
      </w:r>
      <w:proofErr w:type="gramStart"/>
      <w:r>
        <w:rPr>
          <w:color w:val="231F20"/>
        </w:rPr>
        <w:t>( 英文直譯為布勞基博士紀念醫院</w:t>
      </w:r>
      <w:proofErr w:type="gramEnd"/>
      <w:r>
        <w:rPr>
          <w:color w:val="231F20"/>
        </w:rPr>
        <w:t xml:space="preserve"> )。</w:t>
      </w:r>
    </w:p>
    <w:p w14:paraId="61A87516" w14:textId="77777777" w:rsidR="003345E9" w:rsidRDefault="007169A0">
      <w:pPr>
        <w:pStyle w:val="a3"/>
        <w:spacing w:line="206" w:lineRule="auto"/>
        <w:ind w:left="119" w:right="111" w:firstLine="408"/>
        <w:jc w:val="both"/>
      </w:pPr>
      <w:r>
        <w:rPr>
          <w:color w:val="231F20"/>
          <w:spacing w:val="3"/>
          <w:w w:val="102"/>
        </w:rPr>
        <w:t>當時有許多優秀的宣教師前往拓展教會。教會在忠心的蘇坦博土</w:t>
      </w:r>
      <w:r>
        <w:rPr>
          <w:color w:val="231F20"/>
          <w:w w:val="102"/>
        </w:rPr>
        <w:t>夫婦、歐茲伯牧師夫婦（Rev.</w:t>
      </w:r>
      <w:r>
        <w:rPr>
          <w:color w:val="231F20"/>
          <w:spacing w:val="4"/>
        </w:rPr>
        <w:t xml:space="preserve"> </w:t>
      </w:r>
      <w:r>
        <w:rPr>
          <w:color w:val="231F20"/>
          <w:w w:val="102"/>
        </w:rPr>
        <w:t>&amp;</w:t>
      </w:r>
      <w:r>
        <w:rPr>
          <w:color w:val="231F20"/>
          <w:spacing w:val="4"/>
        </w:rPr>
        <w:t xml:space="preserve"> </w:t>
      </w:r>
      <w:r>
        <w:rPr>
          <w:color w:val="231F20"/>
          <w:w w:val="102"/>
        </w:rPr>
        <w:t>Mrs.</w:t>
      </w:r>
      <w:r>
        <w:rPr>
          <w:color w:val="231F20"/>
          <w:spacing w:val="4"/>
        </w:rPr>
        <w:t xml:space="preserve"> </w:t>
      </w:r>
      <w:r>
        <w:rPr>
          <w:color w:val="231F20"/>
          <w:w w:val="102"/>
        </w:rPr>
        <w:t>L.</w:t>
      </w:r>
      <w:r>
        <w:rPr>
          <w:color w:val="231F20"/>
          <w:spacing w:val="4"/>
        </w:rPr>
        <w:t xml:space="preserve"> </w:t>
      </w:r>
      <w:r>
        <w:rPr>
          <w:color w:val="231F20"/>
          <w:w w:val="102"/>
        </w:rPr>
        <w:t>C.</w:t>
      </w:r>
      <w:r>
        <w:rPr>
          <w:color w:val="231F20"/>
          <w:spacing w:val="4"/>
        </w:rPr>
        <w:t xml:space="preserve"> </w:t>
      </w:r>
      <w:r>
        <w:rPr>
          <w:color w:val="231F20"/>
          <w:w w:val="102"/>
        </w:rPr>
        <w:t>Osborn</w:t>
      </w:r>
      <w:r>
        <w:rPr>
          <w:color w:val="231F20"/>
          <w:spacing w:val="-103"/>
          <w:w w:val="102"/>
        </w:rPr>
        <w:t>）</w:t>
      </w:r>
      <w:r>
        <w:rPr>
          <w:color w:val="231F20"/>
          <w:w w:val="102"/>
        </w:rPr>
        <w:t>、魏義綏牧師夫婦（</w:t>
      </w:r>
      <w:r>
        <w:rPr>
          <w:color w:val="231F20"/>
          <w:spacing w:val="18"/>
        </w:rPr>
        <w:t xml:space="preserve"> </w:t>
      </w:r>
      <w:r>
        <w:rPr>
          <w:color w:val="231F20"/>
          <w:w w:val="102"/>
        </w:rPr>
        <w:t>Rev.</w:t>
      </w:r>
      <w:r>
        <w:rPr>
          <w:color w:val="231F20"/>
          <w:spacing w:val="18"/>
        </w:rPr>
        <w:t xml:space="preserve"> </w:t>
      </w:r>
      <w:r>
        <w:rPr>
          <w:color w:val="231F20"/>
          <w:w w:val="102"/>
        </w:rPr>
        <w:t>&amp;</w:t>
      </w:r>
      <w:r>
        <w:rPr>
          <w:color w:val="231F20"/>
          <w:spacing w:val="18"/>
        </w:rPr>
        <w:t xml:space="preserve"> </w:t>
      </w:r>
      <w:r>
        <w:rPr>
          <w:color w:val="231F20"/>
          <w:w w:val="102"/>
        </w:rPr>
        <w:t>Mrs.</w:t>
      </w:r>
      <w:r>
        <w:rPr>
          <w:color w:val="231F20"/>
          <w:spacing w:val="18"/>
        </w:rPr>
        <w:t xml:space="preserve"> </w:t>
      </w:r>
      <w:r>
        <w:rPr>
          <w:color w:val="231F20"/>
          <w:w w:val="102"/>
        </w:rPr>
        <w:t>Harry</w:t>
      </w:r>
      <w:r>
        <w:rPr>
          <w:color w:val="231F20"/>
          <w:spacing w:val="18"/>
        </w:rPr>
        <w:t xml:space="preserve"> </w:t>
      </w:r>
      <w:r>
        <w:rPr>
          <w:color w:val="231F20"/>
          <w:w w:val="102"/>
        </w:rPr>
        <w:t>Wiese</w:t>
      </w:r>
      <w:r>
        <w:rPr>
          <w:color w:val="231F20"/>
          <w:spacing w:val="5"/>
          <w:w w:val="102"/>
        </w:rPr>
        <w:t>）</w:t>
      </w:r>
      <w:r>
        <w:rPr>
          <w:color w:val="231F20"/>
          <w:w w:val="102"/>
        </w:rPr>
        <w:t>和巴約翰牧師夫婦（Rev.</w:t>
      </w:r>
      <w:r>
        <w:rPr>
          <w:color w:val="231F20"/>
          <w:spacing w:val="18"/>
        </w:rPr>
        <w:t xml:space="preserve"> </w:t>
      </w:r>
      <w:r>
        <w:rPr>
          <w:color w:val="231F20"/>
          <w:w w:val="102"/>
        </w:rPr>
        <w:t>&amp;</w:t>
      </w:r>
      <w:r>
        <w:rPr>
          <w:color w:val="231F20"/>
          <w:spacing w:val="18"/>
        </w:rPr>
        <w:t xml:space="preserve"> </w:t>
      </w:r>
      <w:r>
        <w:rPr>
          <w:color w:val="231F20"/>
          <w:w w:val="102"/>
        </w:rPr>
        <w:t>Mrs. John</w:t>
      </w:r>
      <w:r>
        <w:rPr>
          <w:color w:val="231F20"/>
          <w:spacing w:val="1"/>
        </w:rPr>
        <w:t xml:space="preserve"> </w:t>
      </w:r>
      <w:r>
        <w:rPr>
          <w:color w:val="231F20"/>
          <w:w w:val="102"/>
        </w:rPr>
        <w:t>Pattee）帶領下閃爍出福音的火花，使教會得以增長。</w:t>
      </w:r>
    </w:p>
    <w:p w14:paraId="16A0B3CC" w14:textId="77777777" w:rsidR="003345E9" w:rsidRDefault="007169A0">
      <w:pPr>
        <w:pStyle w:val="a3"/>
        <w:spacing w:line="206" w:lineRule="auto"/>
        <w:ind w:left="119" w:right="111" w:firstLine="408"/>
        <w:jc w:val="both"/>
      </w:pPr>
      <w:r>
        <w:rPr>
          <w:color w:val="231F20"/>
          <w:w w:val="102"/>
        </w:rPr>
        <w:t>1921</w:t>
      </w:r>
      <w:r>
        <w:rPr>
          <w:color w:val="231F20"/>
          <w:spacing w:val="-1"/>
        </w:rPr>
        <w:t xml:space="preserve"> </w:t>
      </w:r>
      <w:r>
        <w:rPr>
          <w:color w:val="231F20"/>
          <w:spacing w:val="-3"/>
          <w:w w:val="102"/>
        </w:rPr>
        <w:t>年發生洪水和饑荒等天災，導致翌年土匪之崛起</w:t>
      </w:r>
      <w:r>
        <w:rPr>
          <w:color w:val="231F20"/>
          <w:w w:val="102"/>
        </w:rPr>
        <w:t>，19</w:t>
      </w:r>
      <w:r>
        <w:rPr>
          <w:color w:val="231F20"/>
          <w:spacing w:val="-1"/>
          <w:w w:val="102"/>
        </w:rPr>
        <w:t>3</w:t>
      </w:r>
      <w:r>
        <w:rPr>
          <w:color w:val="231F20"/>
          <w:w w:val="102"/>
        </w:rPr>
        <w:t>7</w:t>
      </w:r>
      <w:r>
        <w:rPr>
          <w:color w:val="231F20"/>
          <w:spacing w:val="-1"/>
        </w:rPr>
        <w:t xml:space="preserve"> </w:t>
      </w:r>
      <w:r>
        <w:rPr>
          <w:color w:val="231F20"/>
          <w:w w:val="102"/>
        </w:rPr>
        <w:t>年抗</w:t>
      </w:r>
      <w:r>
        <w:rPr>
          <w:color w:val="231F20"/>
          <w:spacing w:val="1"/>
          <w:w w:val="102"/>
        </w:rPr>
        <w:t>日戰爭爆發，隨後共產黨入侵，這接二連三的變亂、並未阻止教會的</w:t>
      </w:r>
      <w:r>
        <w:rPr>
          <w:color w:val="231F20"/>
          <w:w w:val="102"/>
        </w:rPr>
        <w:t>繼續發展。許多獻身的牧師和信徒領袖，不畏貧困和艱難，仍與宣教士們並肩努力奠定教會的根基。</w:t>
      </w:r>
    </w:p>
    <w:p w14:paraId="2E1E54AE" w14:textId="77777777" w:rsidR="003345E9" w:rsidRDefault="007169A0">
      <w:pPr>
        <w:pStyle w:val="a3"/>
        <w:spacing w:line="206" w:lineRule="auto"/>
        <w:ind w:left="119" w:right="16" w:firstLine="408"/>
      </w:pPr>
      <w:r>
        <w:rPr>
          <w:color w:val="231F20"/>
          <w:w w:val="102"/>
        </w:rPr>
        <w:t>1949</w:t>
      </w:r>
      <w:r>
        <w:rPr>
          <w:color w:val="231F20"/>
          <w:spacing w:val="-1"/>
        </w:rPr>
        <w:t xml:space="preserve"> </w:t>
      </w:r>
      <w:r>
        <w:rPr>
          <w:color w:val="231F20"/>
          <w:w w:val="102"/>
        </w:rPr>
        <w:t>年</w:t>
      </w:r>
      <w:r>
        <w:rPr>
          <w:color w:val="231F20"/>
          <w:spacing w:val="-1"/>
        </w:rPr>
        <w:t xml:space="preserve"> </w:t>
      </w:r>
      <w:r>
        <w:rPr>
          <w:color w:val="231F20"/>
          <w:w w:val="102"/>
        </w:rPr>
        <w:t>10</w:t>
      </w:r>
      <w:r>
        <w:rPr>
          <w:color w:val="231F20"/>
          <w:spacing w:val="-1"/>
        </w:rPr>
        <w:t xml:space="preserve"> </w:t>
      </w:r>
      <w:r>
        <w:rPr>
          <w:color w:val="231F20"/>
          <w:w w:val="102"/>
        </w:rPr>
        <w:t>月</w:t>
      </w:r>
      <w:r>
        <w:rPr>
          <w:color w:val="231F20"/>
          <w:spacing w:val="-1"/>
        </w:rPr>
        <w:t xml:space="preserve"> </w:t>
      </w:r>
      <w:r>
        <w:rPr>
          <w:color w:val="231F20"/>
          <w:w w:val="102"/>
        </w:rPr>
        <w:t>1</w:t>
      </w:r>
      <w:r>
        <w:rPr>
          <w:color w:val="231F20"/>
          <w:spacing w:val="-1"/>
        </w:rPr>
        <w:t xml:space="preserve"> </w:t>
      </w:r>
      <w:r>
        <w:rPr>
          <w:color w:val="231F20"/>
          <w:spacing w:val="-14"/>
          <w:w w:val="102"/>
        </w:rPr>
        <w:t>日，共產黨終於佔據大陸，外國宣教士被驅逐出境。</w:t>
      </w:r>
      <w:r>
        <w:rPr>
          <w:color w:val="231F20"/>
          <w:spacing w:val="3"/>
          <w:w w:val="102"/>
        </w:rPr>
        <w:t>宣聖會突然失去外國的支援而跌入谷底。然而神大能的手一直扶持著</w:t>
      </w:r>
      <w:r>
        <w:rPr>
          <w:color w:val="231F20"/>
          <w:spacing w:val="2"/>
          <w:w w:val="102"/>
        </w:rPr>
        <w:t>教會的會友和犧牲奉獻的牧師們。現今仍餘有三十五座教會屬於正式</w:t>
      </w:r>
      <w:r>
        <w:rPr>
          <w:color w:val="231F20"/>
          <w:w w:val="102"/>
        </w:rPr>
        <w:t>中國教會，其中大部份的教會由早年大明府聖經學校畢業的學生牧會。</w:t>
      </w:r>
      <w:r>
        <w:rPr>
          <w:color w:val="231F20"/>
          <w:spacing w:val="3"/>
          <w:w w:val="102"/>
        </w:rPr>
        <w:t>無數知名與不知名的宣教士和中國領袖，將畢生全然獻身於全中國的</w:t>
      </w:r>
      <w:r>
        <w:rPr>
          <w:color w:val="231F20"/>
          <w:w w:val="102"/>
        </w:rPr>
        <w:t>靈魂，他們的愛心，無畏的精神和不朽的事蹟並沒有白費，因為他們流淚撒的種在不久的將來將獲得加倍的收成。</w:t>
      </w:r>
    </w:p>
    <w:p w14:paraId="5CA35A32" w14:textId="77777777" w:rsidR="003345E9" w:rsidRDefault="007169A0">
      <w:pPr>
        <w:pStyle w:val="2"/>
        <w:spacing w:before="42"/>
      </w:pPr>
      <w:r>
        <w:rPr>
          <w:color w:val="231F20"/>
          <w:spacing w:val="-5"/>
        </w:rPr>
        <w:t>臺灣</w:t>
      </w:r>
    </w:p>
    <w:p w14:paraId="01C818D8" w14:textId="77777777" w:rsidR="003345E9" w:rsidRDefault="007169A0">
      <w:pPr>
        <w:pStyle w:val="a3"/>
        <w:spacing w:before="48" w:line="206" w:lineRule="auto"/>
        <w:ind w:right="115" w:firstLine="408"/>
        <w:jc w:val="both"/>
      </w:pPr>
      <w:r>
        <w:rPr>
          <w:color w:val="231F20"/>
          <w:spacing w:val="-7"/>
        </w:rPr>
        <w:t>孔彼得牧師夫婦於五十年代初來到臺灣，著手成立一個獨立的「臺</w:t>
      </w:r>
      <w:r>
        <w:rPr>
          <w:color w:val="231F20"/>
          <w:spacing w:val="-9"/>
        </w:rPr>
        <w:t xml:space="preserve">灣福音會」。歐茲伯牧師夫婦也相繼於 </w:t>
      </w:r>
      <w:r>
        <w:rPr>
          <w:color w:val="231F20"/>
        </w:rPr>
        <w:t>1956 年遷至高雄獨立負擔福音</w:t>
      </w:r>
      <w:r>
        <w:rPr>
          <w:color w:val="231F20"/>
          <w:spacing w:val="-4"/>
        </w:rPr>
        <w:t>事工。</w:t>
      </w:r>
    </w:p>
    <w:p w14:paraId="746DC06D" w14:textId="77777777" w:rsidR="003345E9" w:rsidRDefault="007169A0">
      <w:pPr>
        <w:pStyle w:val="a3"/>
        <w:spacing w:line="206" w:lineRule="auto"/>
        <w:ind w:right="15" w:firstLine="408"/>
        <w:jc w:val="both"/>
      </w:pPr>
      <w:r>
        <w:rPr>
          <w:color w:val="231F20"/>
        </w:rPr>
        <w:t>1956 年元月，總董事會正式任命梅瑞義牧師夫婦（R. R. Miller）和何思德牧師夫婦（John</w:t>
      </w:r>
      <w:r>
        <w:rPr>
          <w:color w:val="231F20"/>
          <w:spacing w:val="31"/>
        </w:rPr>
        <w:t xml:space="preserve"> </w:t>
      </w:r>
      <w:r>
        <w:rPr>
          <w:color w:val="231F20"/>
        </w:rPr>
        <w:t>H.</w:t>
      </w:r>
      <w:r>
        <w:rPr>
          <w:color w:val="231F20"/>
          <w:spacing w:val="32"/>
        </w:rPr>
        <w:t xml:space="preserve"> </w:t>
      </w:r>
      <w:r>
        <w:rPr>
          <w:color w:val="231F20"/>
        </w:rPr>
        <w:t>Holstead）</w:t>
      </w:r>
      <w:r>
        <w:rPr>
          <w:color w:val="231F20"/>
          <w:spacing w:val="-1"/>
        </w:rPr>
        <w:t>在寶島臺灣建立拿撒勒人會。</w:t>
      </w:r>
    </w:p>
    <w:p w14:paraId="317C0B04" w14:textId="77777777" w:rsidR="003345E9" w:rsidRDefault="007169A0">
      <w:pPr>
        <w:pStyle w:val="a3"/>
        <w:spacing w:line="206" w:lineRule="auto"/>
        <w:ind w:right="111" w:firstLine="408"/>
        <w:jc w:val="both"/>
      </w:pPr>
      <w:r>
        <w:rPr>
          <w:color w:val="231F20"/>
          <w:spacing w:val="3"/>
          <w:w w:val="102"/>
        </w:rPr>
        <w:t>孔牧師夫婦本打算將他們的工作移交本會，但由於一些事情的攔</w:t>
      </w:r>
      <w:r>
        <w:rPr>
          <w:color w:val="231F20"/>
          <w:w w:val="102"/>
        </w:rPr>
        <w:t>阻，並未達成目的，然而經由孔牧師介紹，數個會友加入兩對宣教士團隊，立即成為開創宣聖會的核心同工，包括大溪的丁信夫婦及楊梅</w:t>
      </w:r>
      <w:r>
        <w:rPr>
          <w:color w:val="231F20"/>
          <w:spacing w:val="1"/>
          <w:w w:val="102"/>
        </w:rPr>
        <w:t>的潘銘鼎夫婦。</w:t>
      </w:r>
      <w:r>
        <w:rPr>
          <w:color w:val="231F20"/>
          <w:w w:val="102"/>
        </w:rPr>
        <w:t>1</w:t>
      </w:r>
      <w:r>
        <w:rPr>
          <w:color w:val="231F20"/>
          <w:spacing w:val="-1"/>
          <w:w w:val="102"/>
        </w:rPr>
        <w:t>9</w:t>
      </w:r>
      <w:r>
        <w:rPr>
          <w:color w:val="231F20"/>
          <w:w w:val="102"/>
        </w:rPr>
        <w:t>65</w:t>
      </w:r>
      <w:r>
        <w:rPr>
          <w:color w:val="231F20"/>
        </w:rPr>
        <w:t xml:space="preserve"> </w:t>
      </w:r>
      <w:r>
        <w:rPr>
          <w:color w:val="231F20"/>
          <w:w w:val="102"/>
        </w:rPr>
        <w:t>年</w:t>
      </w:r>
      <w:r>
        <w:rPr>
          <w:color w:val="231F20"/>
        </w:rPr>
        <w:t xml:space="preserve"> </w:t>
      </w:r>
      <w:r>
        <w:rPr>
          <w:color w:val="231F20"/>
          <w:w w:val="102"/>
        </w:rPr>
        <w:t>11</w:t>
      </w:r>
      <w:r>
        <w:rPr>
          <w:color w:val="231F20"/>
        </w:rPr>
        <w:t xml:space="preserve"> </w:t>
      </w:r>
      <w:r>
        <w:rPr>
          <w:color w:val="231F20"/>
          <w:w w:val="102"/>
        </w:rPr>
        <w:t>月，潘銘鼎接受總監督柯克博士（Geo</w:t>
      </w:r>
      <w:r>
        <w:rPr>
          <w:color w:val="231F20"/>
          <w:spacing w:val="-1"/>
          <w:w w:val="102"/>
        </w:rPr>
        <w:t>r</w:t>
      </w:r>
      <w:r>
        <w:rPr>
          <w:color w:val="231F20"/>
          <w:w w:val="102"/>
        </w:rPr>
        <w:t>ge Coulter）的按立，成為本會臺灣第一位牧師。</w:t>
      </w:r>
    </w:p>
    <w:p w14:paraId="7EBF54C4" w14:textId="77777777" w:rsidR="003345E9" w:rsidRDefault="007169A0">
      <w:pPr>
        <w:pStyle w:val="a3"/>
        <w:spacing w:line="206" w:lineRule="auto"/>
        <w:ind w:right="117" w:firstLine="407"/>
        <w:jc w:val="both"/>
      </w:pPr>
      <w:r>
        <w:rPr>
          <w:color w:val="231F20"/>
        </w:rPr>
        <w:t>1959 年，歐茲伯牧師夫婦和任喬治夫婦（George E. Rench）加</w:t>
      </w:r>
      <w:r>
        <w:rPr>
          <w:color w:val="231F20"/>
          <w:spacing w:val="-2"/>
        </w:rPr>
        <w:t>入宣教士的行列服事教會。</w:t>
      </w:r>
    </w:p>
    <w:p w14:paraId="0D23EBE0" w14:textId="77777777" w:rsidR="003345E9" w:rsidRDefault="007169A0">
      <w:pPr>
        <w:pStyle w:val="a3"/>
        <w:spacing w:line="335" w:lineRule="exact"/>
        <w:ind w:left="528"/>
      </w:pPr>
      <w:r>
        <w:rPr>
          <w:color w:val="231F20"/>
          <w:spacing w:val="-1"/>
        </w:rPr>
        <w:t>梅牧師和何牧師用了兩年的時間，積極尋找合適的地點，購地興</w:t>
      </w:r>
    </w:p>
    <w:p w14:paraId="361CAFD7" w14:textId="77777777" w:rsidR="003345E9" w:rsidRDefault="003345E9">
      <w:pPr>
        <w:pStyle w:val="a3"/>
        <w:spacing w:line="335" w:lineRule="exact"/>
        <w:sectPr w:rsidR="003345E9">
          <w:pgSz w:w="8640" w:h="12960"/>
          <w:pgMar w:top="480" w:right="1080" w:bottom="1180" w:left="1080" w:header="0" w:footer="997" w:gutter="0"/>
          <w:cols w:space="720"/>
        </w:sectPr>
      </w:pPr>
    </w:p>
    <w:p w14:paraId="05929F2E" w14:textId="77777777" w:rsidR="003345E9" w:rsidRDefault="007169A0">
      <w:pPr>
        <w:pStyle w:val="a3"/>
        <w:spacing w:before="50"/>
        <w:ind w:left="0"/>
        <w:jc w:val="center"/>
      </w:pPr>
      <w:r>
        <w:rPr>
          <w:color w:val="231F20"/>
          <w:spacing w:val="-2"/>
        </w:rPr>
        <w:lastRenderedPageBreak/>
        <w:t>歷史之陳述</w:t>
      </w:r>
    </w:p>
    <w:p w14:paraId="64F1538B" w14:textId="77777777" w:rsidR="003345E9" w:rsidRDefault="007169A0">
      <w:pPr>
        <w:pStyle w:val="a3"/>
        <w:spacing w:before="237" w:line="206" w:lineRule="auto"/>
        <w:ind w:right="117"/>
        <w:jc w:val="both"/>
      </w:pPr>
      <w:r>
        <w:rPr>
          <w:color w:val="231F20"/>
        </w:rPr>
        <w:t>建神學訓練學校。1960 年，何牧師奇蹟似的以教會之名義，用香膏瓶奉獻的 17,500 美元，購買了位於關渡山坡上的七英畝地。</w:t>
      </w:r>
    </w:p>
    <w:p w14:paraId="191EDF4E" w14:textId="77777777" w:rsidR="003345E9" w:rsidRDefault="007169A0">
      <w:pPr>
        <w:pStyle w:val="a3"/>
        <w:spacing w:line="206" w:lineRule="auto"/>
        <w:ind w:right="14" w:firstLine="408"/>
        <w:jc w:val="both"/>
      </w:pPr>
      <w:r>
        <w:rPr>
          <w:color w:val="231F20"/>
          <w:spacing w:val="10"/>
          <w:w w:val="102"/>
        </w:rPr>
        <w:t>在梅牧師夫婦的領導下，臺灣拿撒勒人會神學院的建築和設備</w:t>
      </w:r>
      <w:r>
        <w:rPr>
          <w:color w:val="231F20"/>
          <w:spacing w:val="5"/>
          <w:w w:val="102"/>
        </w:rPr>
        <w:t>一一地興建起來。早些年間</w:t>
      </w:r>
      <w:r>
        <w:rPr>
          <w:color w:val="231F20"/>
          <w:spacing w:val="8"/>
          <w:w w:val="102"/>
        </w:rPr>
        <w:t>（</w:t>
      </w:r>
      <w:r>
        <w:rPr>
          <w:color w:val="231F20"/>
          <w:w w:val="102"/>
        </w:rPr>
        <w:t>約</w:t>
      </w:r>
      <w:r>
        <w:rPr>
          <w:color w:val="231F20"/>
          <w:spacing w:val="1"/>
        </w:rPr>
        <w:t xml:space="preserve"> </w:t>
      </w:r>
      <w:r>
        <w:rPr>
          <w:color w:val="231F20"/>
          <w:w w:val="102"/>
        </w:rPr>
        <w:t>1958</w:t>
      </w:r>
      <w:r>
        <w:rPr>
          <w:color w:val="231F20"/>
          <w:spacing w:val="1"/>
        </w:rPr>
        <w:t xml:space="preserve"> </w:t>
      </w:r>
      <w:r>
        <w:rPr>
          <w:color w:val="231F20"/>
          <w:spacing w:val="8"/>
          <w:w w:val="102"/>
        </w:rPr>
        <w:t>年</w:t>
      </w:r>
      <w:r>
        <w:rPr>
          <w:color w:val="231F20"/>
          <w:spacing w:val="-103"/>
          <w:w w:val="102"/>
        </w:rPr>
        <w:t>）</w:t>
      </w:r>
      <w:r>
        <w:rPr>
          <w:color w:val="231F20"/>
          <w:spacing w:val="6"/>
          <w:w w:val="102"/>
        </w:rPr>
        <w:t>，梅牧師認識一位李先生，</w:t>
      </w:r>
      <w:r>
        <w:rPr>
          <w:color w:val="231F20"/>
          <w:spacing w:val="5"/>
          <w:w w:val="102"/>
        </w:rPr>
        <w:t>他在中壢主持一所原住民的學校。由於梅牧師和何牧師在那裡教書，與原住民有了接觸，也因此成了後來在屏東地區建立教會的跳板。</w:t>
      </w:r>
    </w:p>
    <w:p w14:paraId="506964B7" w14:textId="77777777" w:rsidR="003345E9" w:rsidRDefault="007169A0">
      <w:pPr>
        <w:pStyle w:val="a3"/>
        <w:spacing w:line="206" w:lineRule="auto"/>
        <w:ind w:right="17" w:firstLine="408"/>
      </w:pPr>
      <w:r>
        <w:rPr>
          <w:color w:val="231F20"/>
          <w:spacing w:val="3"/>
          <w:w w:val="102"/>
        </w:rPr>
        <w:t>許多有功勞的牧師，如賴宮安牧師、曾隆盛牧師、劉朝川牧師、</w:t>
      </w:r>
      <w:r>
        <w:rPr>
          <w:color w:val="231F20"/>
          <w:w w:val="102"/>
        </w:rPr>
        <w:t>陳學進牧師和張明錄牧師，均是早年的功臣。1965</w:t>
      </w:r>
      <w:r>
        <w:rPr>
          <w:color w:val="231F20"/>
        </w:rPr>
        <w:t xml:space="preserve"> </w:t>
      </w:r>
      <w:r>
        <w:rPr>
          <w:color w:val="231F20"/>
          <w:w w:val="102"/>
        </w:rPr>
        <w:t>年，我們所敬愛的</w:t>
      </w:r>
      <w:r>
        <w:rPr>
          <w:color w:val="231F20"/>
          <w:spacing w:val="3"/>
          <w:w w:val="102"/>
        </w:rPr>
        <w:t>本會第一位臺灣籍牧師曹友義牧師逝世。神學教育一向是本會所注重</w:t>
      </w:r>
      <w:r>
        <w:rPr>
          <w:color w:val="231F20"/>
          <w:spacing w:val="1"/>
          <w:w w:val="102"/>
        </w:rPr>
        <w:t>的，藉以訓練傳道工人，而大部份的宣教士均參與在關渡神學院的教</w:t>
      </w:r>
      <w:r>
        <w:rPr>
          <w:color w:val="231F20"/>
          <w:w w:val="102"/>
        </w:rPr>
        <w:t>授工作。1963</w:t>
      </w:r>
      <w:r>
        <w:rPr>
          <w:color w:val="231F20"/>
        </w:rPr>
        <w:t xml:space="preserve"> </w:t>
      </w:r>
      <w:r>
        <w:rPr>
          <w:color w:val="231F20"/>
          <w:spacing w:val="-1"/>
          <w:w w:val="102"/>
        </w:rPr>
        <w:t>年，本會在宣教會議中推選任喬治牧師，擔任臺灣拿撒</w:t>
      </w:r>
      <w:r>
        <w:rPr>
          <w:color w:val="231F20"/>
          <w:spacing w:val="5"/>
          <w:w w:val="102"/>
        </w:rPr>
        <w:t>勒人會神學院院長。曾在民族路教會服事十五年，且曾擔任</w:t>
      </w:r>
      <w:r>
        <w:rPr>
          <w:color w:val="231F20"/>
          <w:spacing w:val="1"/>
        </w:rPr>
        <w:t xml:space="preserve"> </w:t>
      </w:r>
      <w:r>
        <w:rPr>
          <w:color w:val="231F20"/>
          <w:w w:val="102"/>
        </w:rPr>
        <w:t>1980</w:t>
      </w:r>
      <w:r>
        <w:rPr>
          <w:color w:val="231F20"/>
          <w:spacing w:val="1"/>
        </w:rPr>
        <w:t xml:space="preserve"> </w:t>
      </w:r>
      <w:r>
        <w:rPr>
          <w:color w:val="231F20"/>
          <w:w w:val="102"/>
        </w:rPr>
        <w:t>至</w:t>
      </w:r>
    </w:p>
    <w:p w14:paraId="76498EDA" w14:textId="77777777" w:rsidR="003345E9" w:rsidRDefault="007169A0">
      <w:pPr>
        <w:pStyle w:val="a3"/>
        <w:spacing w:line="206" w:lineRule="auto"/>
        <w:ind w:right="14"/>
      </w:pPr>
      <w:r>
        <w:rPr>
          <w:color w:val="231F20"/>
          <w:w w:val="102"/>
        </w:rPr>
        <w:t>1982</w:t>
      </w:r>
      <w:r>
        <w:rPr>
          <w:color w:val="231F20"/>
        </w:rPr>
        <w:t xml:space="preserve"> </w:t>
      </w:r>
      <w:r>
        <w:rPr>
          <w:color w:val="231F20"/>
          <w:w w:val="102"/>
        </w:rPr>
        <w:t>年地區監督的林慶東牧師，接著當選為其母校的院長。1997</w:t>
      </w:r>
      <w:r>
        <w:rPr>
          <w:color w:val="231F20"/>
        </w:rPr>
        <w:t xml:space="preserve"> </w:t>
      </w:r>
      <w:r>
        <w:rPr>
          <w:color w:val="231F20"/>
          <w:w w:val="102"/>
        </w:rPr>
        <w:t>年，</w:t>
      </w:r>
      <w:r>
        <w:rPr>
          <w:color w:val="231F20"/>
          <w:spacing w:val="3"/>
          <w:w w:val="102"/>
        </w:rPr>
        <w:t>因林牧師積勞成疾，本會神學院行政委員會聘請由美國返臺的楊東川</w:t>
      </w:r>
      <w:r>
        <w:rPr>
          <w:color w:val="231F20"/>
          <w:w w:val="102"/>
        </w:rPr>
        <w:t>博士繼任院長，推行校務，在期間整修內部，加蓋圖書館、球場、行政大樓等，增開宣教學碩士班及研伸制神學教育班，校址分設北、中、南三地，學生人次在七十以上。1999</w:t>
      </w:r>
      <w:r>
        <w:rPr>
          <w:color w:val="231F20"/>
        </w:rPr>
        <w:t xml:space="preserve"> </w:t>
      </w:r>
      <w:r>
        <w:rPr>
          <w:color w:val="231F20"/>
          <w:w w:val="102"/>
        </w:rPr>
        <w:t>年暑假，楊牧師返美述職，再由</w:t>
      </w:r>
      <w:r>
        <w:rPr>
          <w:color w:val="231F20"/>
          <w:spacing w:val="1"/>
          <w:w w:val="102"/>
        </w:rPr>
        <w:t>蔡松煨牧師繼任院長，樹木樹人，勞苦功高。在兒童工作及牧會上有</w:t>
      </w:r>
      <w:r>
        <w:rPr>
          <w:color w:val="231F20"/>
          <w:w w:val="102"/>
        </w:rPr>
        <w:t>卓越表現並多年任教於拿撒勒人會神學院的陳榮耀牧師，以及後來當選為地區監督並在臺貿教會牧會的兵惠仁牧師，均有卓越的貢獻。</w:t>
      </w:r>
    </w:p>
    <w:p w14:paraId="7EFA413F" w14:textId="77777777" w:rsidR="003345E9" w:rsidRDefault="007169A0">
      <w:pPr>
        <w:pStyle w:val="a3"/>
        <w:spacing w:line="206" w:lineRule="auto"/>
        <w:ind w:right="117" w:firstLine="408"/>
      </w:pPr>
      <w:r>
        <w:rPr>
          <w:color w:val="231F20"/>
        </w:rPr>
        <w:t>1963 年，魏義綏牧師被任命為地區監督和宣教士委員會主席，接</w:t>
      </w:r>
      <w:r>
        <w:rPr>
          <w:color w:val="231F20"/>
          <w:spacing w:val="-2"/>
        </w:rPr>
        <w:t>任梅牧師的工作。</w:t>
      </w:r>
    </w:p>
    <w:p w14:paraId="61A5F80F" w14:textId="77777777" w:rsidR="003345E9" w:rsidRDefault="007169A0">
      <w:pPr>
        <w:pStyle w:val="a3"/>
        <w:spacing w:line="206" w:lineRule="auto"/>
        <w:ind w:right="111" w:firstLine="408"/>
        <w:jc w:val="both"/>
      </w:pPr>
      <w:r>
        <w:rPr>
          <w:color w:val="231F20"/>
          <w:w w:val="102"/>
        </w:rPr>
        <w:t>1966</w:t>
      </w:r>
      <w:r>
        <w:rPr>
          <w:color w:val="231F20"/>
        </w:rPr>
        <w:t xml:space="preserve"> </w:t>
      </w:r>
      <w:r>
        <w:rPr>
          <w:color w:val="231F20"/>
          <w:w w:val="102"/>
        </w:rPr>
        <w:t>年，隨著魏牧師的退休，本會的方向有了轉變。宣教會議首</w:t>
      </w:r>
      <w:r>
        <w:rPr>
          <w:color w:val="231F20"/>
          <w:spacing w:val="2"/>
          <w:w w:val="102"/>
        </w:rPr>
        <w:t>次正式推選何思德牧師擔任會議主席和地區監督。當時，有一些重要</w:t>
      </w:r>
      <w:r>
        <w:rPr>
          <w:color w:val="231F20"/>
          <w:spacing w:val="-6"/>
          <w:w w:val="102"/>
        </w:rPr>
        <w:t>的政策開始實施，如教會自立的「十步計劃」、座堂牧師退休制度、拿</w:t>
      </w:r>
      <w:r>
        <w:rPr>
          <w:color w:val="231F20"/>
          <w:spacing w:val="2"/>
          <w:w w:val="102"/>
        </w:rPr>
        <w:t>撒勒人會的「教會手冊」正式譯為中文發行分送給會友、燈塔山出版</w:t>
      </w:r>
      <w:r>
        <w:rPr>
          <w:color w:val="231F20"/>
          <w:w w:val="102"/>
        </w:rPr>
        <w:t>社在當地核准登記、聖潔的書籍翻譯出版、開始注重文字事工、地區</w:t>
      </w:r>
      <w:r>
        <w:rPr>
          <w:color w:val="231F20"/>
          <w:spacing w:val="-11"/>
          <w:w w:val="102"/>
        </w:rPr>
        <w:t>通訊、《宣聖號筒》創刊等。</w:t>
      </w:r>
    </w:p>
    <w:p w14:paraId="372A4020" w14:textId="77777777" w:rsidR="003345E9" w:rsidRDefault="007169A0">
      <w:pPr>
        <w:pStyle w:val="a3"/>
        <w:spacing w:line="206" w:lineRule="auto"/>
        <w:ind w:right="111" w:firstLine="408"/>
      </w:pPr>
      <w:r>
        <w:rPr>
          <w:color w:val="231F20"/>
          <w:spacing w:val="3"/>
          <w:w w:val="102"/>
        </w:rPr>
        <w:t>宣教士和座堂牧師同心合意地朝建立本土化的教會理想邁進。許</w:t>
      </w:r>
      <w:r>
        <w:rPr>
          <w:color w:val="231F20"/>
          <w:w w:val="102"/>
        </w:rPr>
        <w:t>多在臺北、桃園和屏東的教會購買土地興建教堂。</w:t>
      </w:r>
    </w:p>
    <w:p w14:paraId="6AEADBF2" w14:textId="77777777" w:rsidR="003345E9" w:rsidRDefault="007169A0">
      <w:pPr>
        <w:pStyle w:val="a3"/>
        <w:spacing w:line="206" w:lineRule="auto"/>
        <w:ind w:right="15" w:firstLine="408"/>
      </w:pPr>
      <w:r>
        <w:rPr>
          <w:color w:val="231F20"/>
        </w:rPr>
        <w:t>1969</w:t>
      </w:r>
      <w:r>
        <w:rPr>
          <w:color w:val="231F20"/>
          <w:spacing w:val="25"/>
        </w:rPr>
        <w:t xml:space="preserve"> 年 </w:t>
      </w:r>
      <w:r>
        <w:rPr>
          <w:color w:val="231F20"/>
        </w:rPr>
        <w:t>2 月，一次意外的空難事件奪走了兩位貢獻卓越的領袖，林素媛姐妹和彭如莎姐妹（Patricia</w:t>
      </w:r>
      <w:r>
        <w:rPr>
          <w:color w:val="231F20"/>
          <w:spacing w:val="62"/>
        </w:rPr>
        <w:t xml:space="preserve"> </w:t>
      </w:r>
      <w:r>
        <w:rPr>
          <w:color w:val="231F20"/>
        </w:rPr>
        <w:t>Burgess）的生命。這兩位年輕</w:t>
      </w:r>
    </w:p>
    <w:p w14:paraId="4F04C853" w14:textId="77777777" w:rsidR="003345E9" w:rsidRDefault="003345E9">
      <w:pPr>
        <w:pStyle w:val="a3"/>
        <w:spacing w:line="206" w:lineRule="auto"/>
        <w:sectPr w:rsidR="003345E9">
          <w:pgSz w:w="8640" w:h="12960"/>
          <w:pgMar w:top="480" w:right="1080" w:bottom="1180" w:left="1080" w:header="0" w:footer="997" w:gutter="0"/>
          <w:cols w:space="720"/>
        </w:sectPr>
      </w:pPr>
    </w:p>
    <w:p w14:paraId="05860A4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244C50C" w14:textId="77777777" w:rsidR="003345E9" w:rsidRDefault="007169A0">
      <w:pPr>
        <w:pStyle w:val="a3"/>
        <w:spacing w:before="237" w:line="206" w:lineRule="auto"/>
        <w:ind w:left="119" w:right="113"/>
      </w:pPr>
      <w:r>
        <w:rPr>
          <w:color w:val="231F20"/>
          <w:spacing w:val="3"/>
          <w:w w:val="102"/>
        </w:rPr>
        <w:t>姐妹在教會事工的推動上具有極顯著的影響力，實在是教會的一大損</w:t>
      </w:r>
      <w:r>
        <w:rPr>
          <w:color w:val="231F20"/>
          <w:w w:val="102"/>
        </w:rPr>
        <w:t>失。</w:t>
      </w:r>
    </w:p>
    <w:p w14:paraId="234817E1" w14:textId="77777777" w:rsidR="003345E9" w:rsidRDefault="007169A0">
      <w:pPr>
        <w:pStyle w:val="a3"/>
        <w:spacing w:line="206" w:lineRule="auto"/>
        <w:ind w:left="119" w:right="111" w:firstLine="408"/>
        <w:jc w:val="both"/>
      </w:pPr>
      <w:r>
        <w:rPr>
          <w:color w:val="231F20"/>
          <w:spacing w:val="3"/>
          <w:w w:val="102"/>
        </w:rPr>
        <w:t>此外尚有牧者家庭年度退修會的推行，以及地區全球宣道團契組</w:t>
      </w:r>
      <w:r>
        <w:rPr>
          <w:color w:val="231F20"/>
          <w:w w:val="102"/>
        </w:rPr>
        <w:t>織化，並引進了「香膏瓶」奉獻政策。新教會建立起來，座堂牧師的</w:t>
      </w:r>
      <w:r>
        <w:rPr>
          <w:color w:val="231F20"/>
          <w:spacing w:val="3"/>
          <w:w w:val="102"/>
        </w:rPr>
        <w:t>退修會也帶來極大的祝福。一年一度在關渡舉行的兒童和青少年夏令</w:t>
      </w:r>
      <w:r>
        <w:rPr>
          <w:color w:val="231F20"/>
          <w:w w:val="102"/>
        </w:rPr>
        <w:t>營，使地方教會得到復興。年幼的教會逐漸增長茁壯。</w:t>
      </w:r>
    </w:p>
    <w:p w14:paraId="1FC8E743" w14:textId="77777777" w:rsidR="003345E9" w:rsidRDefault="007169A0">
      <w:pPr>
        <w:pStyle w:val="a3"/>
        <w:spacing w:line="206" w:lineRule="auto"/>
        <w:ind w:left="119" w:right="114" w:firstLine="408"/>
        <w:jc w:val="both"/>
      </w:pPr>
      <w:r>
        <w:rPr>
          <w:color w:val="231F20"/>
        </w:rPr>
        <w:t xml:space="preserve">許多宣教士來到此地，包括高約翰牧師夫婦（John Clayton）及陶施建牧師夫婦（Jirair </w:t>
      </w:r>
      <w:r>
        <w:rPr>
          <w:color w:val="231F20"/>
          <w:spacing w:val="11"/>
        </w:rPr>
        <w:t>Tashjian</w:t>
      </w:r>
      <w:r>
        <w:rPr>
          <w:color w:val="231F20"/>
          <w:spacing w:val="-91"/>
        </w:rPr>
        <w:t>）</w:t>
      </w:r>
      <w:r>
        <w:rPr>
          <w:color w:val="231F20"/>
        </w:rPr>
        <w:t>。自拿撒勒人會畢業的神學生，畢</w:t>
      </w:r>
      <w:r>
        <w:rPr>
          <w:color w:val="231F20"/>
          <w:spacing w:val="-2"/>
        </w:rPr>
        <w:t>業後在教會牧會，使教會繼續增長。</w:t>
      </w:r>
    </w:p>
    <w:p w14:paraId="795CBB9F" w14:textId="77777777" w:rsidR="003345E9" w:rsidRDefault="007169A0">
      <w:pPr>
        <w:pStyle w:val="a3"/>
        <w:spacing w:line="206" w:lineRule="auto"/>
        <w:ind w:left="119" w:right="16" w:firstLine="408"/>
      </w:pPr>
      <w:r>
        <w:rPr>
          <w:color w:val="231F20"/>
          <w:spacing w:val="24"/>
          <w:w w:val="102"/>
        </w:rPr>
        <w:t>隨著地區的組織化，</w:t>
      </w:r>
      <w:r>
        <w:rPr>
          <w:color w:val="231F20"/>
          <w:spacing w:val="-20"/>
        </w:rPr>
        <w:t xml:space="preserve"> </w:t>
      </w:r>
      <w:r>
        <w:rPr>
          <w:color w:val="231F20"/>
          <w:spacing w:val="31"/>
          <w:w w:val="102"/>
        </w:rPr>
        <w:t>宣教士各盡其職完全與地區年議會配</w:t>
      </w:r>
      <w:r>
        <w:rPr>
          <w:color w:val="231F20"/>
          <w:spacing w:val="4"/>
          <w:w w:val="102"/>
        </w:rPr>
        <w:t>合。在選舉中，推選出潘銘鼎牧師為地區監督，柯勒曼牧師</w:t>
      </w:r>
      <w:r>
        <w:rPr>
          <w:color w:val="231F20"/>
          <w:w w:val="102"/>
        </w:rPr>
        <w:t>（P.</w:t>
      </w:r>
      <w:r>
        <w:rPr>
          <w:color w:val="231F20"/>
          <w:spacing w:val="19"/>
        </w:rPr>
        <w:t xml:space="preserve"> </w:t>
      </w:r>
      <w:r>
        <w:rPr>
          <w:color w:val="231F20"/>
          <w:w w:val="102"/>
        </w:rPr>
        <w:t>R. Kellerman</w:t>
      </w:r>
      <w:r>
        <w:rPr>
          <w:color w:val="231F20"/>
          <w:spacing w:val="1"/>
          <w:w w:val="102"/>
        </w:rPr>
        <w:t>）</w:t>
      </w:r>
      <w:r>
        <w:rPr>
          <w:color w:val="231F20"/>
          <w:w w:val="102"/>
        </w:rPr>
        <w:t>為教會聯絡人及顧問。自</w:t>
      </w:r>
      <w:r>
        <w:rPr>
          <w:color w:val="231F20"/>
        </w:rPr>
        <w:t xml:space="preserve"> </w:t>
      </w:r>
      <w:r>
        <w:rPr>
          <w:color w:val="231F20"/>
          <w:w w:val="102"/>
        </w:rPr>
        <w:t>1979</w:t>
      </w:r>
      <w:r>
        <w:rPr>
          <w:color w:val="231F20"/>
        </w:rPr>
        <w:t xml:space="preserve"> </w:t>
      </w:r>
      <w:r>
        <w:rPr>
          <w:color w:val="231F20"/>
          <w:w w:val="102"/>
        </w:rPr>
        <w:t>年至</w:t>
      </w:r>
      <w:r>
        <w:rPr>
          <w:color w:val="231F20"/>
        </w:rPr>
        <w:t xml:space="preserve"> </w:t>
      </w:r>
      <w:r>
        <w:rPr>
          <w:color w:val="231F20"/>
          <w:w w:val="102"/>
        </w:rPr>
        <w:t>1988</w:t>
      </w:r>
      <w:r>
        <w:rPr>
          <w:color w:val="231F20"/>
        </w:rPr>
        <w:t xml:space="preserve"> </w:t>
      </w:r>
      <w:r>
        <w:rPr>
          <w:color w:val="231F20"/>
          <w:w w:val="102"/>
        </w:rPr>
        <w:t xml:space="preserve">年，宋華德牧   </w:t>
      </w:r>
      <w:r>
        <w:rPr>
          <w:color w:val="231F20"/>
          <w:spacing w:val="-102"/>
          <w:w w:val="102"/>
        </w:rPr>
        <w:t>師</w:t>
      </w:r>
      <w:r>
        <w:rPr>
          <w:color w:val="231F20"/>
          <w:w w:val="102"/>
        </w:rPr>
        <w:t>（Willis</w:t>
      </w:r>
      <w:r>
        <w:rPr>
          <w:color w:val="231F20"/>
          <w:spacing w:val="1"/>
        </w:rPr>
        <w:t xml:space="preserve"> </w:t>
      </w:r>
      <w:r>
        <w:rPr>
          <w:color w:val="231F20"/>
          <w:w w:val="102"/>
        </w:rPr>
        <w:t>Zumwalt</w:t>
      </w:r>
      <w:r>
        <w:rPr>
          <w:color w:val="231F20"/>
          <w:spacing w:val="-102"/>
          <w:w w:val="102"/>
        </w:rPr>
        <w:t>）</w:t>
      </w:r>
      <w:r>
        <w:rPr>
          <w:color w:val="231F20"/>
          <w:spacing w:val="-6"/>
          <w:w w:val="102"/>
        </w:rPr>
        <w:t>繼續擔任國家領袖成長之顧問工作。</w:t>
      </w:r>
      <w:r>
        <w:rPr>
          <w:color w:val="231F20"/>
          <w:w w:val="102"/>
        </w:rPr>
        <w:t>1987</w:t>
      </w:r>
      <w:r>
        <w:rPr>
          <w:color w:val="231F20"/>
          <w:spacing w:val="-24"/>
        </w:rPr>
        <w:t xml:space="preserve"> </w:t>
      </w:r>
      <w:r>
        <w:rPr>
          <w:color w:val="231F20"/>
          <w:spacing w:val="27"/>
          <w:w w:val="102"/>
        </w:rPr>
        <w:t>年</w:t>
      </w:r>
      <w:r>
        <w:rPr>
          <w:color w:val="231F20"/>
          <w:w w:val="102"/>
        </w:rPr>
        <w:t>3</w:t>
      </w:r>
      <w:r>
        <w:rPr>
          <w:color w:val="231F20"/>
          <w:spacing w:val="-24"/>
        </w:rPr>
        <w:t xml:space="preserve"> </w:t>
      </w:r>
      <w:r>
        <w:rPr>
          <w:color w:val="231F20"/>
          <w:w w:val="102"/>
        </w:rPr>
        <w:t>月，</w:t>
      </w:r>
      <w:r>
        <w:rPr>
          <w:color w:val="231F20"/>
          <w:spacing w:val="3"/>
          <w:w w:val="102"/>
        </w:rPr>
        <w:t>臺灣地區正式被接納為正式地區。宣教士們各依所長在神學院任教傳道解惑。</w:t>
      </w:r>
      <w:r>
        <w:rPr>
          <w:color w:val="231F20"/>
          <w:w w:val="102"/>
        </w:rPr>
        <w:t>1989</w:t>
      </w:r>
      <w:r>
        <w:rPr>
          <w:color w:val="231F20"/>
          <w:spacing w:val="1"/>
        </w:rPr>
        <w:t xml:space="preserve"> </w:t>
      </w:r>
      <w:r>
        <w:rPr>
          <w:color w:val="231F20"/>
          <w:spacing w:val="3"/>
          <w:w w:val="102"/>
        </w:rPr>
        <w:t>年，魏金華牧師</w:t>
      </w:r>
      <w:r>
        <w:rPr>
          <w:color w:val="231F20"/>
          <w:w w:val="102"/>
        </w:rPr>
        <w:t>（James</w:t>
      </w:r>
      <w:r>
        <w:rPr>
          <w:color w:val="231F20"/>
          <w:spacing w:val="18"/>
        </w:rPr>
        <w:t xml:space="preserve"> </w:t>
      </w:r>
      <w:r>
        <w:rPr>
          <w:color w:val="231F20"/>
          <w:w w:val="102"/>
        </w:rPr>
        <w:t>Williams</w:t>
      </w:r>
      <w:r>
        <w:rPr>
          <w:color w:val="231F20"/>
          <w:spacing w:val="7"/>
          <w:w w:val="102"/>
        </w:rPr>
        <w:t>）</w:t>
      </w:r>
      <w:r>
        <w:rPr>
          <w:color w:val="231F20"/>
          <w:spacing w:val="6"/>
          <w:w w:val="102"/>
        </w:rPr>
        <w:t>接任宣教士委員</w:t>
      </w:r>
      <w:r>
        <w:rPr>
          <w:color w:val="231F20"/>
          <w:spacing w:val="1"/>
          <w:w w:val="102"/>
        </w:rPr>
        <w:t>會之主席，他對基督教文字事工有特別的負擔，因此被指派擔任文字</w:t>
      </w:r>
      <w:r>
        <w:rPr>
          <w:color w:val="231F20"/>
          <w:w w:val="102"/>
        </w:rPr>
        <w:t>事工的負責人。</w:t>
      </w:r>
    </w:p>
    <w:p w14:paraId="7596AB22" w14:textId="77777777" w:rsidR="003345E9" w:rsidRDefault="007169A0">
      <w:pPr>
        <w:pStyle w:val="a3"/>
        <w:spacing w:line="206" w:lineRule="auto"/>
        <w:ind w:left="119" w:right="118" w:firstLine="408"/>
        <w:jc w:val="both"/>
      </w:pPr>
      <w:r>
        <w:rPr>
          <w:color w:val="231F20"/>
        </w:rPr>
        <w:t>1991</w:t>
      </w:r>
      <w:r>
        <w:rPr>
          <w:color w:val="231F20"/>
          <w:spacing w:val="4"/>
        </w:rPr>
        <w:t xml:space="preserve"> 年，雷德牧師夫婦</w:t>
      </w:r>
      <w:r>
        <w:rPr>
          <w:color w:val="231F20"/>
        </w:rPr>
        <w:t>（Stephen Rieder）</w:t>
      </w:r>
      <w:r>
        <w:rPr>
          <w:color w:val="231F20"/>
          <w:spacing w:val="8"/>
        </w:rPr>
        <w:t>調往香港從事中國</w:t>
      </w:r>
      <w:r>
        <w:rPr>
          <w:color w:val="231F20"/>
        </w:rPr>
        <w:t>大陸事工，留下魏牧師夫婦在臺灣繼續服事。1997 年，魏牧師接任香</w:t>
      </w:r>
      <w:r>
        <w:rPr>
          <w:color w:val="231F20"/>
          <w:spacing w:val="-2"/>
        </w:rPr>
        <w:t>港中國大陸事工之主任、兼顧臺灣宣教禾場。</w:t>
      </w:r>
    </w:p>
    <w:p w14:paraId="3030389B" w14:textId="77777777" w:rsidR="003345E9" w:rsidRDefault="007169A0">
      <w:pPr>
        <w:pStyle w:val="a3"/>
        <w:spacing w:line="206" w:lineRule="auto"/>
        <w:ind w:left="119" w:right="111" w:firstLine="408"/>
        <w:jc w:val="both"/>
      </w:pPr>
      <w:r>
        <w:rPr>
          <w:color w:val="231F20"/>
          <w:spacing w:val="3"/>
          <w:w w:val="102"/>
        </w:rPr>
        <w:t>宣教士們在各個工作崗位上盡其所能地服事主。隨著宣教士的返</w:t>
      </w:r>
      <w:r>
        <w:rPr>
          <w:color w:val="231F20"/>
          <w:w w:val="102"/>
        </w:rPr>
        <w:t>國休假，地區監督名單上的人名也隨之增加，教會逐漸自立。每位新任地區監督帶來革新的政策和計畫。他們優秀的領導才能使教會卓壯增長。</w:t>
      </w:r>
    </w:p>
    <w:p w14:paraId="44F85286" w14:textId="77777777" w:rsidR="003345E9" w:rsidRDefault="007169A0">
      <w:pPr>
        <w:pStyle w:val="a3"/>
        <w:spacing w:line="206" w:lineRule="auto"/>
        <w:ind w:left="527" w:right="3910"/>
      </w:pPr>
      <w:r>
        <w:rPr>
          <w:color w:val="231F20"/>
          <w:spacing w:val="-2"/>
        </w:rPr>
        <w:t xml:space="preserve">地區監督之任職如下： </w:t>
      </w:r>
      <w:r>
        <w:rPr>
          <w:color w:val="231F20"/>
        </w:rPr>
        <w:t>1966 年何思德牧師</w:t>
      </w:r>
    </w:p>
    <w:p w14:paraId="0582ABB6" w14:textId="77777777" w:rsidR="003345E9" w:rsidRDefault="007169A0">
      <w:pPr>
        <w:pStyle w:val="a3"/>
        <w:spacing w:line="308" w:lineRule="exact"/>
        <w:ind w:left="527"/>
      </w:pPr>
      <w:r>
        <w:rPr>
          <w:color w:val="231F20"/>
        </w:rPr>
        <w:t>1969</w:t>
      </w:r>
      <w:r>
        <w:rPr>
          <w:color w:val="231F20"/>
          <w:spacing w:val="1"/>
        </w:rPr>
        <w:t xml:space="preserve"> 年任喬治牧師</w:t>
      </w:r>
    </w:p>
    <w:p w14:paraId="01020E1B" w14:textId="77777777" w:rsidR="003345E9" w:rsidRDefault="007169A0">
      <w:pPr>
        <w:pStyle w:val="a3"/>
        <w:spacing w:line="320" w:lineRule="exact"/>
        <w:ind w:left="527"/>
      </w:pPr>
      <w:r>
        <w:rPr>
          <w:color w:val="231F20"/>
        </w:rPr>
        <w:t>1970</w:t>
      </w:r>
      <w:r>
        <w:rPr>
          <w:color w:val="231F20"/>
          <w:spacing w:val="1"/>
        </w:rPr>
        <w:t xml:space="preserve"> 年何思德牧師</w:t>
      </w:r>
    </w:p>
    <w:p w14:paraId="46E3E2FF" w14:textId="77777777" w:rsidR="003345E9" w:rsidRDefault="007169A0">
      <w:pPr>
        <w:pStyle w:val="a3"/>
        <w:spacing w:line="320" w:lineRule="exact"/>
        <w:ind w:left="527"/>
      </w:pPr>
      <w:r>
        <w:rPr>
          <w:color w:val="231F20"/>
        </w:rPr>
        <w:t>1973</w:t>
      </w:r>
      <w:r>
        <w:rPr>
          <w:color w:val="231F20"/>
          <w:spacing w:val="1"/>
        </w:rPr>
        <w:t xml:space="preserve"> 年柯勒曼牧師</w:t>
      </w:r>
    </w:p>
    <w:p w14:paraId="2F882B87" w14:textId="77777777" w:rsidR="003345E9" w:rsidRDefault="007169A0">
      <w:pPr>
        <w:pStyle w:val="a3"/>
        <w:spacing w:line="320" w:lineRule="exact"/>
        <w:ind w:left="527"/>
      </w:pPr>
      <w:r>
        <w:rPr>
          <w:color w:val="231F20"/>
        </w:rPr>
        <w:t>1975</w:t>
      </w:r>
      <w:r>
        <w:rPr>
          <w:color w:val="231F20"/>
          <w:spacing w:val="8"/>
        </w:rPr>
        <w:t xml:space="preserve"> 年潘銘鼎牧師</w:t>
      </w:r>
      <w:r>
        <w:rPr>
          <w:color w:val="231F20"/>
        </w:rPr>
        <w:t>（由地區年議會選出</w:t>
      </w:r>
      <w:r>
        <w:rPr>
          <w:color w:val="231F20"/>
          <w:spacing w:val="-10"/>
        </w:rPr>
        <w:t>）</w:t>
      </w:r>
    </w:p>
    <w:p w14:paraId="15FAA5A6" w14:textId="77777777" w:rsidR="003345E9" w:rsidRDefault="007169A0">
      <w:pPr>
        <w:pStyle w:val="a3"/>
        <w:spacing w:line="320" w:lineRule="exact"/>
        <w:ind w:left="527"/>
      </w:pPr>
      <w:r>
        <w:rPr>
          <w:color w:val="231F20"/>
        </w:rPr>
        <w:t>1980</w:t>
      </w:r>
      <w:r>
        <w:rPr>
          <w:color w:val="231F20"/>
          <w:spacing w:val="1"/>
        </w:rPr>
        <w:t xml:space="preserve"> 年林慶東牧師</w:t>
      </w:r>
    </w:p>
    <w:p w14:paraId="4BB18F58" w14:textId="77777777" w:rsidR="003345E9" w:rsidRDefault="007169A0">
      <w:pPr>
        <w:pStyle w:val="a3"/>
        <w:spacing w:line="347" w:lineRule="exact"/>
        <w:ind w:left="527"/>
      </w:pPr>
      <w:r>
        <w:rPr>
          <w:color w:val="231F20"/>
        </w:rPr>
        <w:t>1982</w:t>
      </w:r>
      <w:r>
        <w:rPr>
          <w:color w:val="231F20"/>
          <w:spacing w:val="1"/>
        </w:rPr>
        <w:t xml:space="preserve"> 年楊兆金牧師</w:t>
      </w:r>
    </w:p>
    <w:p w14:paraId="75D50C17" w14:textId="77777777" w:rsidR="003345E9" w:rsidRDefault="003345E9">
      <w:pPr>
        <w:pStyle w:val="a3"/>
        <w:spacing w:line="347" w:lineRule="exact"/>
        <w:sectPr w:rsidR="003345E9">
          <w:pgSz w:w="8640" w:h="12960"/>
          <w:pgMar w:top="480" w:right="1080" w:bottom="1180" w:left="1080" w:header="0" w:footer="997" w:gutter="0"/>
          <w:cols w:space="720"/>
        </w:sectPr>
      </w:pPr>
    </w:p>
    <w:p w14:paraId="093DC87E" w14:textId="77777777" w:rsidR="003345E9" w:rsidRDefault="007169A0">
      <w:pPr>
        <w:pStyle w:val="a3"/>
        <w:spacing w:before="50"/>
        <w:ind w:left="0"/>
        <w:jc w:val="center"/>
      </w:pPr>
      <w:r>
        <w:rPr>
          <w:color w:val="231F20"/>
          <w:spacing w:val="-2"/>
        </w:rPr>
        <w:lastRenderedPageBreak/>
        <w:t>歷史之陳述</w:t>
      </w:r>
    </w:p>
    <w:p w14:paraId="22414040" w14:textId="77777777" w:rsidR="003345E9" w:rsidRDefault="007169A0">
      <w:pPr>
        <w:pStyle w:val="a3"/>
        <w:spacing w:before="201" w:line="347" w:lineRule="exact"/>
        <w:ind w:left="527"/>
      </w:pPr>
      <w:r>
        <w:rPr>
          <w:color w:val="231F20"/>
        </w:rPr>
        <w:t>1984</w:t>
      </w:r>
      <w:r>
        <w:rPr>
          <w:color w:val="231F20"/>
          <w:spacing w:val="1"/>
        </w:rPr>
        <w:t xml:space="preserve"> 年郭明華牧師</w:t>
      </w:r>
    </w:p>
    <w:p w14:paraId="3C4A8CC0" w14:textId="77777777" w:rsidR="003345E9" w:rsidRDefault="007169A0">
      <w:pPr>
        <w:pStyle w:val="a3"/>
        <w:spacing w:line="320" w:lineRule="exact"/>
        <w:ind w:left="527"/>
      </w:pPr>
      <w:r>
        <w:rPr>
          <w:color w:val="231F20"/>
        </w:rPr>
        <w:t>1990</w:t>
      </w:r>
      <w:r>
        <w:rPr>
          <w:color w:val="231F20"/>
          <w:spacing w:val="1"/>
        </w:rPr>
        <w:t xml:space="preserve"> 年兵惠仁牧師</w:t>
      </w:r>
    </w:p>
    <w:p w14:paraId="13066FC1" w14:textId="77777777" w:rsidR="003345E9" w:rsidRDefault="007169A0">
      <w:pPr>
        <w:pStyle w:val="a3"/>
        <w:spacing w:line="320" w:lineRule="exact"/>
        <w:ind w:left="527"/>
      </w:pPr>
      <w:r>
        <w:rPr>
          <w:color w:val="231F20"/>
        </w:rPr>
        <w:t>1997</w:t>
      </w:r>
      <w:r>
        <w:rPr>
          <w:color w:val="231F20"/>
          <w:spacing w:val="1"/>
        </w:rPr>
        <w:t xml:space="preserve"> 年郭昆泰牧師</w:t>
      </w:r>
    </w:p>
    <w:p w14:paraId="78F9F5F5" w14:textId="77777777" w:rsidR="003345E9" w:rsidRDefault="007169A0">
      <w:pPr>
        <w:pStyle w:val="a3"/>
        <w:spacing w:line="320" w:lineRule="exact"/>
        <w:ind w:left="527"/>
      </w:pPr>
      <w:r>
        <w:rPr>
          <w:color w:val="231F20"/>
        </w:rPr>
        <w:t>1999</w:t>
      </w:r>
      <w:r>
        <w:rPr>
          <w:color w:val="231F20"/>
          <w:spacing w:val="1"/>
        </w:rPr>
        <w:t xml:space="preserve"> 年張明錄牧師</w:t>
      </w:r>
    </w:p>
    <w:p w14:paraId="285DB6B6" w14:textId="77777777" w:rsidR="003345E9" w:rsidRDefault="007169A0">
      <w:pPr>
        <w:pStyle w:val="a3"/>
        <w:spacing w:line="320" w:lineRule="exact"/>
        <w:ind w:left="527"/>
      </w:pPr>
      <w:r>
        <w:rPr>
          <w:color w:val="231F20"/>
        </w:rPr>
        <w:t>2003</w:t>
      </w:r>
      <w:r>
        <w:rPr>
          <w:color w:val="231F20"/>
          <w:spacing w:val="1"/>
        </w:rPr>
        <w:t xml:space="preserve"> 年郭明華牧師</w:t>
      </w:r>
    </w:p>
    <w:p w14:paraId="2E371D97" w14:textId="77777777" w:rsidR="003345E9" w:rsidRDefault="007169A0">
      <w:pPr>
        <w:pStyle w:val="a3"/>
        <w:spacing w:line="347" w:lineRule="exact"/>
        <w:ind w:left="527"/>
      </w:pPr>
      <w:r>
        <w:rPr>
          <w:color w:val="231F20"/>
        </w:rPr>
        <w:t>2007</w:t>
      </w:r>
      <w:r>
        <w:rPr>
          <w:color w:val="231F20"/>
          <w:spacing w:val="1"/>
        </w:rPr>
        <w:t xml:space="preserve"> 年張明錄牧師</w:t>
      </w:r>
    </w:p>
    <w:p w14:paraId="1376E98C" w14:textId="77777777" w:rsidR="003345E9" w:rsidRDefault="007169A0">
      <w:pPr>
        <w:pStyle w:val="2"/>
        <w:spacing w:before="46"/>
      </w:pPr>
      <w:r>
        <w:rPr>
          <w:color w:val="231F20"/>
          <w:spacing w:val="-5"/>
        </w:rPr>
        <w:t>香港</w:t>
      </w:r>
    </w:p>
    <w:p w14:paraId="53EA6278" w14:textId="77777777" w:rsidR="003345E9" w:rsidRDefault="007169A0">
      <w:pPr>
        <w:pStyle w:val="a3"/>
        <w:spacing w:before="48" w:line="206" w:lineRule="auto"/>
        <w:ind w:right="17" w:firstLine="408"/>
      </w:pPr>
      <w:r>
        <w:rPr>
          <w:color w:val="231F20"/>
          <w:spacing w:val="1"/>
          <w:w w:val="102"/>
        </w:rPr>
        <w:t>香港這個英屬殖民地並無宣聖會的事工，然而，多年來，每當總</w:t>
      </w:r>
      <w:r>
        <w:rPr>
          <w:color w:val="231F20"/>
          <w:spacing w:val="5"/>
          <w:w w:val="102"/>
        </w:rPr>
        <w:t>監督路經此遠東地區之必經之地時，看到這塊地窄人稠之地的人民，</w:t>
      </w:r>
      <w:r>
        <w:rPr>
          <w:color w:val="231F20"/>
          <w:w w:val="102"/>
        </w:rPr>
        <w:t>心中總有很沉重的負擔。</w:t>
      </w:r>
    </w:p>
    <w:p w14:paraId="61D081CA" w14:textId="77777777" w:rsidR="003345E9" w:rsidRDefault="007169A0">
      <w:pPr>
        <w:pStyle w:val="a3"/>
        <w:spacing w:line="206" w:lineRule="auto"/>
        <w:ind w:right="110" w:firstLine="408"/>
        <w:jc w:val="both"/>
      </w:pPr>
      <w:r>
        <w:rPr>
          <w:color w:val="231F20"/>
          <w:spacing w:val="7"/>
          <w:w w:val="102"/>
        </w:rPr>
        <w:t>何思德牧師夫婦一家人於</w:t>
      </w:r>
      <w:r>
        <w:rPr>
          <w:color w:val="231F20"/>
          <w:spacing w:val="1"/>
        </w:rPr>
        <w:t xml:space="preserve"> </w:t>
      </w:r>
      <w:r>
        <w:rPr>
          <w:color w:val="231F20"/>
          <w:spacing w:val="-1"/>
          <w:w w:val="102"/>
        </w:rPr>
        <w:t>1</w:t>
      </w:r>
      <w:r>
        <w:rPr>
          <w:color w:val="231F20"/>
          <w:w w:val="102"/>
        </w:rPr>
        <w:t>973</w:t>
      </w:r>
      <w:r>
        <w:rPr>
          <w:color w:val="231F20"/>
          <w:spacing w:val="1"/>
        </w:rPr>
        <w:t xml:space="preserve"> </w:t>
      </w:r>
      <w:r>
        <w:rPr>
          <w:color w:val="231F20"/>
          <w:spacing w:val="6"/>
          <w:w w:val="102"/>
        </w:rPr>
        <w:t>年返美述職時，曾在香港停留了</w:t>
      </w:r>
      <w:r>
        <w:rPr>
          <w:color w:val="231F20"/>
          <w:w w:val="102"/>
        </w:rPr>
        <w:t>數日。神感動他們，使他們深覺神要他們到香港建立教會，但他們並末將此事告訴他人，只在神前禱告等候。</w:t>
      </w:r>
    </w:p>
    <w:p w14:paraId="17100750" w14:textId="77777777" w:rsidR="003345E9" w:rsidRDefault="007169A0">
      <w:pPr>
        <w:pStyle w:val="a3"/>
        <w:spacing w:line="206" w:lineRule="auto"/>
        <w:ind w:right="15" w:firstLine="408"/>
      </w:pPr>
      <w:r>
        <w:rPr>
          <w:color w:val="231F20"/>
          <w:w w:val="102"/>
        </w:rPr>
        <w:t>1973</w:t>
      </w:r>
      <w:r>
        <w:rPr>
          <w:color w:val="231F20"/>
          <w:spacing w:val="1"/>
        </w:rPr>
        <w:t xml:space="preserve"> </w:t>
      </w:r>
      <w:r>
        <w:rPr>
          <w:color w:val="231F20"/>
          <w:spacing w:val="2"/>
          <w:w w:val="102"/>
        </w:rPr>
        <w:t>年秋末，全球宣道部長詹森博士</w:t>
      </w:r>
      <w:r>
        <w:rPr>
          <w:color w:val="231F20"/>
          <w:w w:val="102"/>
        </w:rPr>
        <w:t>（Jerald</w:t>
      </w:r>
      <w:r>
        <w:rPr>
          <w:color w:val="231F20"/>
          <w:spacing w:val="18"/>
        </w:rPr>
        <w:t xml:space="preserve"> </w:t>
      </w:r>
      <w:r>
        <w:rPr>
          <w:color w:val="231F20"/>
          <w:w w:val="102"/>
        </w:rPr>
        <w:t>Johnson</w:t>
      </w:r>
      <w:r>
        <w:rPr>
          <w:color w:val="231F20"/>
          <w:spacing w:val="-102"/>
          <w:w w:val="102"/>
        </w:rPr>
        <w:t>）</w:t>
      </w:r>
      <w:r>
        <w:rPr>
          <w:color w:val="231F20"/>
          <w:spacing w:val="3"/>
          <w:w w:val="102"/>
        </w:rPr>
        <w:t>，寫信</w:t>
      </w:r>
      <w:r>
        <w:rPr>
          <w:color w:val="231F20"/>
          <w:spacing w:val="-12"/>
          <w:w w:val="102"/>
        </w:rPr>
        <w:t>給何思德牧師，道：「我們正考慮在香港開拓工作，請提供您的意見。」</w:t>
      </w:r>
      <w:r>
        <w:rPr>
          <w:color w:val="231F20"/>
          <w:spacing w:val="-17"/>
          <w:w w:val="102"/>
        </w:rPr>
        <w:t>何思德牧師肯定答覆他，並說</w:t>
      </w:r>
      <w:r>
        <w:rPr>
          <w:color w:val="231F20"/>
          <w:spacing w:val="-20"/>
          <w:w w:val="102"/>
        </w:rPr>
        <w:t>：「若有任何需要效勞之處，請隨時告知。」</w:t>
      </w:r>
      <w:r>
        <w:rPr>
          <w:color w:val="231F20"/>
          <w:w w:val="102"/>
        </w:rPr>
        <w:t xml:space="preserve"> 1974</w:t>
      </w:r>
      <w:r>
        <w:rPr>
          <w:color w:val="231F20"/>
          <w:spacing w:val="-1"/>
        </w:rPr>
        <w:t xml:space="preserve"> </w:t>
      </w:r>
      <w:r>
        <w:rPr>
          <w:color w:val="231F20"/>
          <w:w w:val="102"/>
        </w:rPr>
        <w:t>年總董事會指派何思德夫婦自臺灣前往香港拓展新工作。</w:t>
      </w:r>
    </w:p>
    <w:p w14:paraId="5CF5553D" w14:textId="77777777" w:rsidR="003345E9" w:rsidRDefault="007169A0">
      <w:pPr>
        <w:pStyle w:val="a3"/>
        <w:spacing w:line="206" w:lineRule="auto"/>
        <w:ind w:right="35" w:firstLine="408"/>
        <w:jc w:val="right"/>
      </w:pPr>
      <w:r>
        <w:rPr>
          <w:color w:val="231F20"/>
          <w:w w:val="102"/>
        </w:rPr>
        <w:t>1974</w:t>
      </w:r>
      <w:r>
        <w:rPr>
          <w:color w:val="231F20"/>
          <w:spacing w:val="1"/>
        </w:rPr>
        <w:t xml:space="preserve"> </w:t>
      </w:r>
      <w:r>
        <w:rPr>
          <w:color w:val="231F20"/>
          <w:w w:val="102"/>
        </w:rPr>
        <w:t>年</w:t>
      </w:r>
      <w:r>
        <w:rPr>
          <w:color w:val="231F20"/>
          <w:spacing w:val="1"/>
        </w:rPr>
        <w:t xml:space="preserve"> </w:t>
      </w:r>
      <w:r>
        <w:rPr>
          <w:color w:val="231F20"/>
          <w:w w:val="102"/>
        </w:rPr>
        <w:t>7</w:t>
      </w:r>
      <w:r>
        <w:rPr>
          <w:color w:val="231F20"/>
          <w:spacing w:val="1"/>
        </w:rPr>
        <w:t xml:space="preserve"> </w:t>
      </w:r>
      <w:r>
        <w:rPr>
          <w:color w:val="231F20"/>
          <w:w w:val="102"/>
        </w:rPr>
        <w:t>月</w:t>
      </w:r>
      <w:r>
        <w:rPr>
          <w:color w:val="231F20"/>
          <w:spacing w:val="1"/>
        </w:rPr>
        <w:t xml:space="preserve"> </w:t>
      </w:r>
      <w:r>
        <w:rPr>
          <w:color w:val="231F20"/>
          <w:w w:val="102"/>
        </w:rPr>
        <w:t>17</w:t>
      </w:r>
      <w:r>
        <w:rPr>
          <w:color w:val="231F20"/>
          <w:spacing w:val="1"/>
        </w:rPr>
        <w:t xml:space="preserve"> </w:t>
      </w:r>
      <w:r>
        <w:rPr>
          <w:color w:val="231F20"/>
          <w:spacing w:val="2"/>
          <w:w w:val="102"/>
        </w:rPr>
        <w:t>日，何思德一家人搭機降落在啟德機場，為著這</w:t>
      </w:r>
      <w:r>
        <w:rPr>
          <w:color w:val="231F20"/>
          <w:spacing w:val="3"/>
          <w:w w:val="102"/>
        </w:rPr>
        <w:t>小塊殖民地上的四百多萬人口的靈魂，在香港正式展開建立本會之事</w:t>
      </w:r>
      <w:r>
        <w:rPr>
          <w:color w:val="231F20"/>
          <w:spacing w:val="-1"/>
          <w:w w:val="102"/>
        </w:rPr>
        <w:t>工。同年，何思德牧師向香港皇家警察局申請登記，在香港組織教會。</w:t>
      </w:r>
      <w:r>
        <w:rPr>
          <w:color w:val="231F20"/>
          <w:w w:val="102"/>
        </w:rPr>
        <w:t xml:space="preserve"> 1975</w:t>
      </w:r>
      <w:r>
        <w:rPr>
          <w:color w:val="231F20"/>
        </w:rPr>
        <w:t xml:space="preserve"> </w:t>
      </w:r>
      <w:r>
        <w:rPr>
          <w:color w:val="231F20"/>
          <w:w w:val="103"/>
        </w:rPr>
        <w:t>年—本會正式登記註冊</w:t>
      </w:r>
      <w:r>
        <w:rPr>
          <w:color w:val="231F20"/>
          <w:spacing w:val="1"/>
          <w:w w:val="102"/>
        </w:rPr>
        <w:t>，並開始找地方成立辦公室和開始聚</w:t>
      </w:r>
    </w:p>
    <w:p w14:paraId="4AD3E272" w14:textId="77777777" w:rsidR="003345E9" w:rsidRDefault="007169A0">
      <w:pPr>
        <w:pStyle w:val="a3"/>
        <w:spacing w:line="206" w:lineRule="auto"/>
        <w:ind w:right="16"/>
      </w:pPr>
      <w:r>
        <w:rPr>
          <w:color w:val="231F20"/>
          <w:spacing w:val="-14"/>
        </w:rPr>
        <w:t>會。在找地方的過程，花費了六個多月的時間，從香港、九龍直到新界，</w:t>
      </w:r>
      <w:r>
        <w:rPr>
          <w:color w:val="231F20"/>
          <w:spacing w:val="10"/>
        </w:rPr>
        <w:t xml:space="preserve">接觸了 </w:t>
      </w:r>
      <w:r>
        <w:rPr>
          <w:color w:val="231F20"/>
        </w:rPr>
        <w:t>150</w:t>
      </w:r>
      <w:r>
        <w:rPr>
          <w:color w:val="231F20"/>
          <w:spacing w:val="2"/>
        </w:rPr>
        <w:t xml:space="preserve"> 個房地產代理人，</w:t>
      </w:r>
      <w:r>
        <w:rPr>
          <w:color w:val="231F20"/>
        </w:rPr>
        <w:t>250</w:t>
      </w:r>
      <w:r>
        <w:rPr>
          <w:color w:val="231F20"/>
          <w:spacing w:val="4"/>
        </w:rPr>
        <w:t xml:space="preserve"> 個可能的地點。是年 </w:t>
      </w:r>
      <w:r>
        <w:rPr>
          <w:color w:val="231F20"/>
        </w:rPr>
        <w:t>11</w:t>
      </w:r>
      <w:r>
        <w:rPr>
          <w:color w:val="231F20"/>
          <w:spacing w:val="5"/>
        </w:rPr>
        <w:t xml:space="preserve"> 月，在香港</w:t>
      </w:r>
      <w:r>
        <w:rPr>
          <w:color w:val="231F20"/>
          <w:spacing w:val="-2"/>
        </w:rPr>
        <w:t>島的恒隆中心十樓租到一間辦公室，準備開始聚會。</w:t>
      </w:r>
    </w:p>
    <w:p w14:paraId="3DA30EB9" w14:textId="77777777" w:rsidR="003345E9" w:rsidRDefault="007169A0">
      <w:pPr>
        <w:pStyle w:val="a3"/>
        <w:spacing w:line="307" w:lineRule="exact"/>
        <w:ind w:left="528"/>
      </w:pPr>
      <w:r>
        <w:rPr>
          <w:color w:val="231F20"/>
          <w:spacing w:val="-1"/>
        </w:rPr>
        <w:t>同年，鍾靈生傳道成為何思德的廣東話翻譯及行政助理。</w:t>
      </w:r>
    </w:p>
    <w:p w14:paraId="3378AAD8" w14:textId="77777777" w:rsidR="003345E9" w:rsidRDefault="007169A0">
      <w:pPr>
        <w:pStyle w:val="a3"/>
        <w:spacing w:line="206" w:lineRule="auto"/>
        <w:ind w:right="107" w:firstLine="408"/>
        <w:jc w:val="both"/>
      </w:pPr>
      <w:r>
        <w:rPr>
          <w:color w:val="231F20"/>
        </w:rPr>
        <w:t>1976</w:t>
      </w:r>
      <w:r>
        <w:rPr>
          <w:color w:val="231F20"/>
          <w:spacing w:val="4"/>
        </w:rPr>
        <w:t xml:space="preserve"> 年—用 </w:t>
      </w:r>
      <w:r>
        <w:rPr>
          <w:color w:val="231F20"/>
        </w:rPr>
        <w:t>150,000</w:t>
      </w:r>
      <w:r>
        <w:rPr>
          <w:color w:val="231F20"/>
          <w:spacing w:val="7"/>
        </w:rPr>
        <w:t xml:space="preserve"> 美元香膏瓶奉獻款項，在銅鑼灣商業大廈</w:t>
      </w:r>
      <w:r>
        <w:rPr>
          <w:color w:val="231F20"/>
          <w:spacing w:val="-2"/>
        </w:rPr>
        <w:t>二十樓購得三百多平方公尺的房子作為教會。</w:t>
      </w:r>
    </w:p>
    <w:p w14:paraId="373EFFEE" w14:textId="77777777" w:rsidR="003345E9" w:rsidRDefault="007169A0">
      <w:pPr>
        <w:pStyle w:val="a3"/>
        <w:spacing w:line="206" w:lineRule="auto"/>
        <w:ind w:right="112" w:firstLine="408"/>
        <w:jc w:val="both"/>
      </w:pPr>
      <w:r>
        <w:rPr>
          <w:color w:val="231F20"/>
          <w:w w:val="102"/>
        </w:rPr>
        <w:t>1979</w:t>
      </w:r>
      <w:r>
        <w:rPr>
          <w:color w:val="231F20"/>
          <w:spacing w:val="2"/>
        </w:rPr>
        <w:t xml:space="preserve"> </w:t>
      </w:r>
      <w:r>
        <w:rPr>
          <w:color w:val="231F20"/>
          <w:spacing w:val="12"/>
          <w:w w:val="102"/>
        </w:rPr>
        <w:t>年</w:t>
      </w:r>
      <w:r>
        <w:rPr>
          <w:color w:val="231F20"/>
          <w:spacing w:val="12"/>
          <w:w w:val="114"/>
        </w:rPr>
        <w:t>—</w:t>
      </w:r>
      <w:r>
        <w:rPr>
          <w:color w:val="231F20"/>
          <w:spacing w:val="9"/>
          <w:w w:val="102"/>
        </w:rPr>
        <w:t>史偉哲牧師</w:t>
      </w:r>
      <w:r>
        <w:rPr>
          <w:color w:val="231F20"/>
          <w:w w:val="102"/>
        </w:rPr>
        <w:t>（William</w:t>
      </w:r>
      <w:r>
        <w:rPr>
          <w:color w:val="231F20"/>
          <w:spacing w:val="18"/>
        </w:rPr>
        <w:t xml:space="preserve"> </w:t>
      </w:r>
      <w:r>
        <w:rPr>
          <w:color w:val="231F20"/>
          <w:w w:val="102"/>
        </w:rPr>
        <w:t>Selvidge</w:t>
      </w:r>
      <w:r>
        <w:rPr>
          <w:color w:val="231F20"/>
          <w:spacing w:val="12"/>
          <w:w w:val="102"/>
        </w:rPr>
        <w:t>）</w:t>
      </w:r>
      <w:r>
        <w:rPr>
          <w:color w:val="231F20"/>
          <w:spacing w:val="10"/>
          <w:w w:val="102"/>
        </w:rPr>
        <w:t>和家人加入宣教士</w:t>
      </w:r>
      <w:r>
        <w:rPr>
          <w:color w:val="231F20"/>
          <w:spacing w:val="1"/>
          <w:w w:val="102"/>
        </w:rPr>
        <w:t>同工行列。史牧師一家立刻著手學廣東話，成為第一個學廣東話的宣</w:t>
      </w:r>
      <w:r>
        <w:rPr>
          <w:color w:val="231F20"/>
          <w:w w:val="102"/>
        </w:rPr>
        <w:t>聖會宣教士。</w:t>
      </w:r>
    </w:p>
    <w:p w14:paraId="06ED10AD" w14:textId="77777777" w:rsidR="003345E9" w:rsidRDefault="007169A0">
      <w:pPr>
        <w:pStyle w:val="a3"/>
        <w:spacing w:line="334" w:lineRule="exact"/>
        <w:ind w:left="528"/>
        <w:jc w:val="both"/>
      </w:pPr>
      <w:r>
        <w:rPr>
          <w:color w:val="231F20"/>
        </w:rPr>
        <w:t>1982</w:t>
      </w:r>
      <w:r>
        <w:rPr>
          <w:color w:val="231F20"/>
          <w:spacing w:val="-1"/>
        </w:rPr>
        <w:t xml:space="preserve"> 年—史牧師正式建立太古城堂。</w:t>
      </w:r>
    </w:p>
    <w:p w14:paraId="4FA56DB3" w14:textId="77777777" w:rsidR="003345E9" w:rsidRDefault="003345E9">
      <w:pPr>
        <w:pStyle w:val="a3"/>
        <w:spacing w:line="334" w:lineRule="exact"/>
        <w:jc w:val="both"/>
        <w:sectPr w:rsidR="003345E9">
          <w:pgSz w:w="8640" w:h="12960"/>
          <w:pgMar w:top="480" w:right="1080" w:bottom="1180" w:left="1080" w:header="0" w:footer="997" w:gutter="0"/>
          <w:cols w:space="720"/>
        </w:sectPr>
      </w:pPr>
    </w:p>
    <w:p w14:paraId="186E565A"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BF38ADE" w14:textId="77777777" w:rsidR="003345E9" w:rsidRDefault="007169A0">
      <w:pPr>
        <w:pStyle w:val="a3"/>
        <w:spacing w:before="201" w:line="347" w:lineRule="exact"/>
        <w:ind w:left="527"/>
        <w:jc w:val="both"/>
      </w:pPr>
      <w:r>
        <w:rPr>
          <w:color w:val="231F20"/>
        </w:rPr>
        <w:t>1983</w:t>
      </w:r>
      <w:r>
        <w:rPr>
          <w:color w:val="231F20"/>
          <w:spacing w:val="78"/>
          <w:w w:val="150"/>
        </w:rPr>
        <w:t xml:space="preserve"> </w:t>
      </w:r>
      <w:r>
        <w:rPr>
          <w:color w:val="231F20"/>
          <w:spacing w:val="18"/>
        </w:rPr>
        <w:t>年—太古城堂正式組織成為一間本會在中國宣教鑽石禧</w:t>
      </w:r>
    </w:p>
    <w:p w14:paraId="29234E20" w14:textId="77777777" w:rsidR="003345E9" w:rsidRDefault="007169A0">
      <w:pPr>
        <w:pStyle w:val="a3"/>
        <w:spacing w:line="320" w:lineRule="exact"/>
        <w:ind w:left="17"/>
        <w:jc w:val="both"/>
      </w:pPr>
      <w:r>
        <w:rPr>
          <w:color w:val="231F20"/>
        </w:rPr>
        <w:t>（Diamond</w:t>
      </w:r>
      <w:r>
        <w:rPr>
          <w:color w:val="231F20"/>
          <w:spacing w:val="55"/>
          <w:w w:val="150"/>
        </w:rPr>
        <w:t xml:space="preserve"> </w:t>
      </w:r>
      <w:r>
        <w:rPr>
          <w:color w:val="231F20"/>
        </w:rPr>
        <w:t>Jubilee）</w:t>
      </w:r>
      <w:r>
        <w:rPr>
          <w:color w:val="231F20"/>
          <w:spacing w:val="-1"/>
        </w:rPr>
        <w:t>七十五週年紀念的教會。</w:t>
      </w:r>
    </w:p>
    <w:p w14:paraId="4A78F58B" w14:textId="77777777" w:rsidR="003345E9" w:rsidRDefault="007169A0">
      <w:pPr>
        <w:pStyle w:val="a3"/>
        <w:spacing w:line="320" w:lineRule="exact"/>
        <w:ind w:left="527"/>
        <w:jc w:val="both"/>
      </w:pPr>
      <w:r>
        <w:rPr>
          <w:color w:val="231F20"/>
        </w:rPr>
        <w:t>1983</w:t>
      </w:r>
      <w:r>
        <w:rPr>
          <w:color w:val="231F20"/>
          <w:spacing w:val="-1"/>
        </w:rPr>
        <w:t xml:space="preserve">  年—香港地區組織成正式的地區年議會；總監督葛浩施博士</w:t>
      </w:r>
    </w:p>
    <w:p w14:paraId="1D70C01F" w14:textId="77777777" w:rsidR="003345E9" w:rsidRDefault="007169A0">
      <w:pPr>
        <w:pStyle w:val="a3"/>
        <w:spacing w:line="320" w:lineRule="exact"/>
        <w:ind w:left="17"/>
        <w:jc w:val="both"/>
      </w:pPr>
      <w:r>
        <w:rPr>
          <w:color w:val="231F20"/>
        </w:rPr>
        <w:t>（William</w:t>
      </w:r>
      <w:r>
        <w:rPr>
          <w:color w:val="231F20"/>
          <w:spacing w:val="61"/>
          <w:w w:val="150"/>
        </w:rPr>
        <w:t xml:space="preserve"> </w:t>
      </w:r>
      <w:r>
        <w:rPr>
          <w:color w:val="231F20"/>
        </w:rPr>
        <w:t>Greathouse）</w:t>
      </w:r>
      <w:r>
        <w:rPr>
          <w:color w:val="231F20"/>
          <w:spacing w:val="-1"/>
        </w:rPr>
        <w:t>按立鍾靈生為教會牧師。</w:t>
      </w:r>
    </w:p>
    <w:p w14:paraId="09872AF3" w14:textId="77777777" w:rsidR="003345E9" w:rsidRDefault="007169A0">
      <w:pPr>
        <w:pStyle w:val="a3"/>
        <w:spacing w:before="10" w:line="206" w:lineRule="auto"/>
        <w:ind w:left="119" w:right="116" w:firstLine="408"/>
        <w:jc w:val="both"/>
      </w:pPr>
      <w:r>
        <w:rPr>
          <w:color w:val="231F20"/>
        </w:rPr>
        <w:t>1984 年—劉少賢被按立為太古城堂之座堂牧師。在她被癌症奪去</w:t>
      </w:r>
      <w:r>
        <w:rPr>
          <w:color w:val="231F20"/>
          <w:spacing w:val="-2"/>
        </w:rPr>
        <w:t>生命前短短的六個月間，她給太古城堂帶來極寶貴的影響。</w:t>
      </w:r>
    </w:p>
    <w:p w14:paraId="21875CE8" w14:textId="77777777" w:rsidR="003345E9" w:rsidRDefault="007169A0">
      <w:pPr>
        <w:pStyle w:val="a3"/>
        <w:spacing w:line="206" w:lineRule="auto"/>
        <w:ind w:left="119" w:right="109" w:firstLine="408"/>
        <w:jc w:val="both"/>
      </w:pPr>
      <w:r>
        <w:rPr>
          <w:color w:val="231F20"/>
        </w:rPr>
        <w:t>1985</w:t>
      </w:r>
      <w:r>
        <w:rPr>
          <w:color w:val="231F20"/>
          <w:spacing w:val="5"/>
        </w:rPr>
        <w:t xml:space="preserve"> 年—馮國豪接任太古城堂座堂牧師。同年，何思德牧師蒙</w:t>
      </w:r>
      <w:r>
        <w:rPr>
          <w:color w:val="231F20"/>
          <w:spacing w:val="-1"/>
        </w:rPr>
        <w:t>神帶領返美休假三年。在該年地區年議會中，區域總幹事吳恩受博士</w:t>
      </w:r>
    </w:p>
    <w:p w14:paraId="610405B3" w14:textId="77777777" w:rsidR="003345E9" w:rsidRDefault="007169A0">
      <w:pPr>
        <w:pStyle w:val="a3"/>
        <w:spacing w:line="308" w:lineRule="exact"/>
        <w:ind w:left="17"/>
        <w:jc w:val="both"/>
      </w:pPr>
      <w:r>
        <w:rPr>
          <w:color w:val="231F20"/>
        </w:rPr>
        <w:t>（Donald</w:t>
      </w:r>
      <w:r>
        <w:rPr>
          <w:color w:val="231F20"/>
          <w:spacing w:val="66"/>
          <w:w w:val="150"/>
        </w:rPr>
        <w:t xml:space="preserve"> </w:t>
      </w:r>
      <w:r>
        <w:rPr>
          <w:color w:val="231F20"/>
        </w:rPr>
        <w:t>Owens）</w:t>
      </w:r>
      <w:r>
        <w:rPr>
          <w:color w:val="231F20"/>
          <w:spacing w:val="-1"/>
        </w:rPr>
        <w:t>委任史偉哲牧師擔任宣道總幹事。</w:t>
      </w:r>
    </w:p>
    <w:p w14:paraId="725B8090" w14:textId="77777777" w:rsidR="003345E9" w:rsidRDefault="007169A0">
      <w:pPr>
        <w:pStyle w:val="a3"/>
        <w:spacing w:before="7" w:line="206" w:lineRule="auto"/>
        <w:ind w:left="119" w:right="119" w:firstLine="408"/>
        <w:jc w:val="both"/>
      </w:pPr>
      <w:r>
        <w:rPr>
          <w:color w:val="231F20"/>
        </w:rPr>
        <w:t>1987 年—鍾靈生牧師和家人赴美國奧立維特宣聖會大學（Olivet Nazarene University）進修。</w:t>
      </w:r>
    </w:p>
    <w:p w14:paraId="3B5FFAAA" w14:textId="77777777" w:rsidR="003345E9" w:rsidRDefault="007169A0">
      <w:pPr>
        <w:pStyle w:val="a3"/>
        <w:spacing w:line="206" w:lineRule="auto"/>
        <w:ind w:left="119" w:right="16" w:firstLine="408"/>
        <w:jc w:val="both"/>
      </w:pPr>
      <w:r>
        <w:rPr>
          <w:color w:val="231F20"/>
          <w:w w:val="102"/>
        </w:rPr>
        <w:t>1988</w:t>
      </w:r>
      <w:r>
        <w:rPr>
          <w:color w:val="231F20"/>
          <w:spacing w:val="-1"/>
        </w:rPr>
        <w:t xml:space="preserve"> </w:t>
      </w:r>
      <w:r>
        <w:rPr>
          <w:color w:val="231F20"/>
          <w:w w:val="103"/>
        </w:rPr>
        <w:t>年—安德勝牧</w:t>
      </w:r>
      <w:r>
        <w:rPr>
          <w:color w:val="231F20"/>
          <w:spacing w:val="-76"/>
          <w:w w:val="102"/>
        </w:rPr>
        <w:t>師</w:t>
      </w:r>
      <w:r>
        <w:rPr>
          <w:color w:val="231F20"/>
          <w:w w:val="102"/>
        </w:rPr>
        <w:t>（Marley</w:t>
      </w:r>
      <w:r>
        <w:rPr>
          <w:color w:val="231F20"/>
          <w:spacing w:val="1"/>
        </w:rPr>
        <w:t xml:space="preserve"> </w:t>
      </w:r>
      <w:r>
        <w:rPr>
          <w:color w:val="231F20"/>
          <w:w w:val="102"/>
        </w:rPr>
        <w:t>Anderson</w:t>
      </w:r>
      <w:r>
        <w:rPr>
          <w:color w:val="231F20"/>
          <w:spacing w:val="-76"/>
          <w:w w:val="102"/>
        </w:rPr>
        <w:t>）</w:t>
      </w:r>
      <w:r>
        <w:rPr>
          <w:color w:val="231F20"/>
          <w:spacing w:val="-2"/>
          <w:w w:val="102"/>
        </w:rPr>
        <w:t>被委任為宣道總幹事，</w:t>
      </w:r>
      <w:r>
        <w:rPr>
          <w:color w:val="231F20"/>
          <w:spacing w:val="6"/>
          <w:w w:val="102"/>
        </w:rPr>
        <w:t>暫代史牧師返國述職時之職位。總監督詹森博士</w:t>
      </w:r>
      <w:r>
        <w:rPr>
          <w:color w:val="231F20"/>
          <w:w w:val="102"/>
        </w:rPr>
        <w:t>（Jerald</w:t>
      </w:r>
      <w:r>
        <w:rPr>
          <w:color w:val="231F20"/>
          <w:spacing w:val="18"/>
        </w:rPr>
        <w:t xml:space="preserve"> </w:t>
      </w:r>
      <w:r>
        <w:rPr>
          <w:color w:val="231F20"/>
          <w:spacing w:val="-2"/>
          <w:w w:val="102"/>
        </w:rPr>
        <w:t>Johnson）</w:t>
      </w:r>
      <w:r>
        <w:rPr>
          <w:color w:val="231F20"/>
          <w:w w:val="102"/>
        </w:rPr>
        <w:t>按立馮國豪為教會牧師。</w:t>
      </w:r>
    </w:p>
    <w:p w14:paraId="6C202A64" w14:textId="77777777" w:rsidR="003345E9" w:rsidRDefault="007169A0">
      <w:pPr>
        <w:pStyle w:val="a3"/>
        <w:spacing w:line="307" w:lineRule="exact"/>
        <w:ind w:left="527"/>
        <w:jc w:val="both"/>
      </w:pPr>
      <w:r>
        <w:rPr>
          <w:color w:val="231F20"/>
        </w:rPr>
        <w:t>1989</w:t>
      </w:r>
      <w:r>
        <w:rPr>
          <w:color w:val="231F20"/>
          <w:spacing w:val="-1"/>
        </w:rPr>
        <w:t xml:space="preserve"> 年—在銅鑼灣正式組織英語國際教會。</w:t>
      </w:r>
    </w:p>
    <w:p w14:paraId="290727FB" w14:textId="77777777" w:rsidR="003345E9" w:rsidRDefault="007169A0">
      <w:pPr>
        <w:pStyle w:val="a3"/>
        <w:spacing w:before="7" w:line="206" w:lineRule="auto"/>
        <w:ind w:left="119" w:right="114" w:firstLine="408"/>
        <w:jc w:val="both"/>
      </w:pPr>
      <w:r>
        <w:rPr>
          <w:color w:val="231F20"/>
        </w:rPr>
        <w:t>1990 年—馮國豪牧師及家人赴加拿大深造神學。此間由史偉哲牧</w:t>
      </w:r>
      <w:r>
        <w:rPr>
          <w:color w:val="231F20"/>
          <w:spacing w:val="-2"/>
        </w:rPr>
        <w:t>師與何思德牧師分別牧養銅鑼灣堂和太古城堂。</w:t>
      </w:r>
    </w:p>
    <w:p w14:paraId="12958028" w14:textId="77777777" w:rsidR="003345E9" w:rsidRDefault="007169A0">
      <w:pPr>
        <w:pStyle w:val="a3"/>
        <w:spacing w:line="206" w:lineRule="auto"/>
        <w:ind w:left="119" w:right="34" w:firstLine="408"/>
        <w:jc w:val="both"/>
      </w:pPr>
      <w:r>
        <w:rPr>
          <w:color w:val="231F20"/>
          <w:w w:val="102"/>
        </w:rPr>
        <w:t>1991</w:t>
      </w:r>
      <w:r>
        <w:rPr>
          <w:color w:val="231F20"/>
        </w:rPr>
        <w:t xml:space="preserve"> </w:t>
      </w:r>
      <w:r>
        <w:rPr>
          <w:color w:val="231F20"/>
          <w:spacing w:val="1"/>
          <w:w w:val="102"/>
        </w:rPr>
        <w:t>年—史偉哲牧師經地區指導委員會批准</w:t>
      </w:r>
      <w:r>
        <w:rPr>
          <w:color w:val="231F20"/>
          <w:spacing w:val="2"/>
          <w:w w:val="102"/>
        </w:rPr>
        <w:t>，委任岑蘭妮為國際教會座堂牧師、鄺凱寧為太古城堂座堂牧師、方鎮明為銅鑼灣堂座堂</w:t>
      </w:r>
      <w:r>
        <w:rPr>
          <w:color w:val="231F20"/>
          <w:w w:val="102"/>
        </w:rPr>
        <w:t>牧師及陳永輝先生為國內傳道部的主任。該年宣聖會總會推動「向城</w:t>
      </w:r>
      <w:r>
        <w:rPr>
          <w:color w:val="231F20"/>
          <w:spacing w:val="-9"/>
          <w:w w:val="102"/>
        </w:rPr>
        <w:t>巿進發」</w:t>
      </w:r>
      <w:r>
        <w:rPr>
          <w:color w:val="231F20"/>
          <w:w w:val="102"/>
        </w:rPr>
        <w:t>(Thrust</w:t>
      </w:r>
      <w:r>
        <w:rPr>
          <w:color w:val="231F20"/>
          <w:spacing w:val="18"/>
        </w:rPr>
        <w:t xml:space="preserve"> </w:t>
      </w:r>
      <w:r>
        <w:rPr>
          <w:color w:val="231F20"/>
          <w:w w:val="102"/>
        </w:rPr>
        <w:t>to</w:t>
      </w:r>
      <w:r>
        <w:rPr>
          <w:color w:val="231F20"/>
          <w:spacing w:val="18"/>
        </w:rPr>
        <w:t xml:space="preserve"> </w:t>
      </w:r>
      <w:r>
        <w:rPr>
          <w:color w:val="231F20"/>
          <w:w w:val="102"/>
        </w:rPr>
        <w:t>the</w:t>
      </w:r>
      <w:r>
        <w:rPr>
          <w:color w:val="231F20"/>
          <w:spacing w:val="18"/>
        </w:rPr>
        <w:t xml:space="preserve"> </w:t>
      </w:r>
      <w:r>
        <w:rPr>
          <w:color w:val="231F20"/>
          <w:w w:val="102"/>
        </w:rPr>
        <w:t>Cities)</w:t>
      </w:r>
      <w:r>
        <w:rPr>
          <w:color w:val="231F20"/>
          <w:spacing w:val="3"/>
          <w:w w:val="102"/>
        </w:rPr>
        <w:t>，著手籌募</w:t>
      </w:r>
      <w:r>
        <w:rPr>
          <w:color w:val="231F20"/>
        </w:rPr>
        <w:t xml:space="preserve"> </w:t>
      </w:r>
      <w:r>
        <w:rPr>
          <w:color w:val="231F20"/>
          <w:w w:val="102"/>
        </w:rPr>
        <w:t>750,000</w:t>
      </w:r>
      <w:r>
        <w:rPr>
          <w:color w:val="231F20"/>
        </w:rPr>
        <w:t xml:space="preserve"> </w:t>
      </w:r>
      <w:r>
        <w:rPr>
          <w:color w:val="231F20"/>
          <w:spacing w:val="1"/>
          <w:w w:val="102"/>
        </w:rPr>
        <w:t>美金。這次的籌募是本會歷史上單項特別奉獻最多的一筆，募得</w:t>
      </w:r>
      <w:r>
        <w:rPr>
          <w:color w:val="231F20"/>
        </w:rPr>
        <w:t xml:space="preserve"> </w:t>
      </w:r>
      <w:r>
        <w:rPr>
          <w:color w:val="231F20"/>
          <w:w w:val="102"/>
        </w:rPr>
        <w:t>850,000</w:t>
      </w:r>
      <w:r>
        <w:rPr>
          <w:color w:val="231F20"/>
        </w:rPr>
        <w:t xml:space="preserve"> </w:t>
      </w:r>
      <w:r>
        <w:rPr>
          <w:color w:val="231F20"/>
          <w:w w:val="102"/>
        </w:rPr>
        <w:t>美元。該筆</w:t>
      </w:r>
      <w:r>
        <w:rPr>
          <w:color w:val="231F20"/>
          <w:spacing w:val="3"/>
          <w:w w:val="102"/>
        </w:rPr>
        <w:t>基金一部份撥出支持中國大陸事工，其餘大部份作為教會發展及香港</w:t>
      </w:r>
      <w:r>
        <w:rPr>
          <w:color w:val="231F20"/>
          <w:spacing w:val="-1"/>
          <w:w w:val="102"/>
        </w:rPr>
        <w:t>面臨九七回歸之計劃。因為九七年後香港的命運，那時尚是個未知數。</w:t>
      </w:r>
    </w:p>
    <w:p w14:paraId="0C624C4F" w14:textId="77777777" w:rsidR="003345E9" w:rsidRDefault="007169A0">
      <w:pPr>
        <w:pStyle w:val="a3"/>
        <w:spacing w:line="302" w:lineRule="exact"/>
        <w:ind w:left="527"/>
        <w:jc w:val="both"/>
      </w:pPr>
      <w:r>
        <w:rPr>
          <w:color w:val="231F20"/>
        </w:rPr>
        <w:t>1992 年—陳永輝成立西營盤堂。</w:t>
      </w:r>
    </w:p>
    <w:p w14:paraId="32163B02" w14:textId="77777777" w:rsidR="003345E9" w:rsidRDefault="007169A0">
      <w:pPr>
        <w:pStyle w:val="a3"/>
        <w:spacing w:line="320" w:lineRule="exact"/>
        <w:ind w:left="527"/>
        <w:jc w:val="both"/>
      </w:pPr>
      <w:r>
        <w:rPr>
          <w:color w:val="231F20"/>
        </w:rPr>
        <w:t>1993</w:t>
      </w:r>
      <w:r>
        <w:rPr>
          <w:color w:val="231F20"/>
          <w:spacing w:val="-1"/>
        </w:rPr>
        <w:t xml:space="preserve">  年—史偉哲牧師回美述職，麥國基牧師被委任為地區監督。</w:t>
      </w:r>
    </w:p>
    <w:p w14:paraId="19E27A12" w14:textId="77777777" w:rsidR="003345E9" w:rsidRDefault="007169A0">
      <w:pPr>
        <w:pStyle w:val="a3"/>
        <w:spacing w:before="7" w:line="206" w:lineRule="auto"/>
        <w:ind w:left="119" w:right="118" w:firstLine="408"/>
        <w:jc w:val="both"/>
      </w:pPr>
      <w:r>
        <w:rPr>
          <w:color w:val="231F20"/>
        </w:rPr>
        <w:t>1994 年—總監督吳恩受博士（Donald Owens）按立岑蘭妮、鄺</w:t>
      </w:r>
      <w:r>
        <w:rPr>
          <w:color w:val="231F20"/>
          <w:spacing w:val="-2"/>
        </w:rPr>
        <w:t>凱寧及陳永輝為教會牧師，並委任陳永輝牧師為地區監督。</w:t>
      </w:r>
    </w:p>
    <w:p w14:paraId="2071BCD0" w14:textId="77777777" w:rsidR="003345E9" w:rsidRDefault="007169A0">
      <w:pPr>
        <w:pStyle w:val="a3"/>
        <w:spacing w:line="206" w:lineRule="auto"/>
        <w:ind w:left="119" w:right="116" w:firstLine="408"/>
        <w:jc w:val="both"/>
      </w:pPr>
      <w:r>
        <w:rPr>
          <w:color w:val="231F20"/>
        </w:rPr>
        <w:t>1997 年—香港地區出售銅鑼灣商業大廈物業，並於港島區購入四</w:t>
      </w:r>
      <w:r>
        <w:rPr>
          <w:color w:val="231F20"/>
          <w:spacing w:val="-2"/>
        </w:rPr>
        <w:t>個物業供三間中文堂及國際教會之用。</w:t>
      </w:r>
    </w:p>
    <w:p w14:paraId="46653AD9" w14:textId="77777777" w:rsidR="003345E9" w:rsidRDefault="007169A0">
      <w:pPr>
        <w:pStyle w:val="a3"/>
        <w:spacing w:line="308" w:lineRule="exact"/>
        <w:ind w:left="527"/>
        <w:jc w:val="both"/>
      </w:pPr>
      <w:r>
        <w:rPr>
          <w:color w:val="231F20"/>
        </w:rPr>
        <w:t>2005</w:t>
      </w:r>
      <w:r>
        <w:rPr>
          <w:color w:val="231F20"/>
          <w:spacing w:val="65"/>
          <w:w w:val="150"/>
        </w:rPr>
        <w:t xml:space="preserve"> </w:t>
      </w:r>
      <w:r>
        <w:rPr>
          <w:color w:val="231F20"/>
          <w:spacing w:val="-1"/>
        </w:rPr>
        <w:t>年—總監督詹森博士委任鄺凱寧牧師為地區監督。</w:t>
      </w:r>
    </w:p>
    <w:p w14:paraId="348F7505" w14:textId="77777777" w:rsidR="003345E9" w:rsidRDefault="007169A0">
      <w:pPr>
        <w:pStyle w:val="a3"/>
        <w:spacing w:line="347" w:lineRule="exact"/>
        <w:ind w:left="527"/>
        <w:jc w:val="both"/>
      </w:pPr>
      <w:r>
        <w:rPr>
          <w:color w:val="231F20"/>
        </w:rPr>
        <w:t>2009</w:t>
      </w:r>
      <w:r>
        <w:rPr>
          <w:color w:val="231F20"/>
          <w:spacing w:val="61"/>
          <w:w w:val="150"/>
        </w:rPr>
        <w:t xml:space="preserve"> </w:t>
      </w:r>
      <w:r>
        <w:rPr>
          <w:color w:val="231F20"/>
          <w:spacing w:val="-1"/>
        </w:rPr>
        <w:t>年—三間中文堂合併成為一間中文堂：香港堂。</w:t>
      </w:r>
    </w:p>
    <w:p w14:paraId="7E8900A7" w14:textId="77777777" w:rsidR="003345E9" w:rsidRDefault="003345E9">
      <w:pPr>
        <w:pStyle w:val="a3"/>
        <w:spacing w:line="347" w:lineRule="exact"/>
        <w:jc w:val="both"/>
        <w:sectPr w:rsidR="003345E9">
          <w:pgSz w:w="8640" w:h="12960"/>
          <w:pgMar w:top="480" w:right="1080" w:bottom="1180" w:left="1080" w:header="0" w:footer="997" w:gutter="0"/>
          <w:cols w:space="720"/>
        </w:sectPr>
      </w:pPr>
    </w:p>
    <w:p w14:paraId="68EAFD94" w14:textId="77777777" w:rsidR="003345E9" w:rsidRDefault="007169A0">
      <w:pPr>
        <w:pStyle w:val="a3"/>
        <w:spacing w:before="50" w:line="369" w:lineRule="auto"/>
        <w:ind w:left="527" w:right="2401" w:firstLine="2201"/>
      </w:pPr>
      <w:r>
        <w:rPr>
          <w:color w:val="231F20"/>
          <w:spacing w:val="-2"/>
        </w:rPr>
        <w:lastRenderedPageBreak/>
        <w:t xml:space="preserve">歷史之陳述 </w:t>
      </w:r>
      <w:r>
        <w:rPr>
          <w:color w:val="231F20"/>
        </w:rPr>
        <w:t>2010 年—香港堂於馬鞍山成立佈道點。</w:t>
      </w:r>
    </w:p>
    <w:p w14:paraId="1A0EFACC" w14:textId="77777777" w:rsidR="003345E9" w:rsidRDefault="003345E9">
      <w:pPr>
        <w:pStyle w:val="a3"/>
        <w:spacing w:line="369" w:lineRule="auto"/>
        <w:sectPr w:rsidR="003345E9">
          <w:pgSz w:w="8640" w:h="12960"/>
          <w:pgMar w:top="480" w:right="1080" w:bottom="1180" w:left="1080" w:header="0" w:footer="997" w:gutter="0"/>
          <w:cols w:space="720"/>
        </w:sectPr>
      </w:pPr>
    </w:p>
    <w:p w14:paraId="4BB82A64"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33F26B3"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第二篇</w:t>
      </w:r>
    </w:p>
    <w:p w14:paraId="58BCA234" w14:textId="77777777" w:rsidR="003345E9" w:rsidRDefault="007169A0">
      <w:pPr>
        <w:pStyle w:val="1"/>
        <w:spacing w:before="113"/>
      </w:pPr>
      <w:r>
        <w:rPr>
          <w:color w:val="231F20"/>
          <w:spacing w:val="-5"/>
        </w:rPr>
        <w:t>會章</w:t>
      </w:r>
    </w:p>
    <w:p w14:paraId="57A7846C" w14:textId="77777777" w:rsidR="003345E9" w:rsidRDefault="007169A0">
      <w:pPr>
        <w:pStyle w:val="2"/>
        <w:spacing w:before="164" w:line="300" w:lineRule="auto"/>
        <w:ind w:left="528" w:right="5471"/>
      </w:pPr>
      <w:r>
        <w:rPr>
          <w:color w:val="231F20"/>
          <w:spacing w:val="-6"/>
        </w:rPr>
        <w:t>信條</w:t>
      </w:r>
      <w:r>
        <w:rPr>
          <w:color w:val="231F20"/>
          <w:spacing w:val="-5"/>
        </w:rPr>
        <w:t>教會</w:t>
      </w:r>
    </w:p>
    <w:p w14:paraId="509013C7" w14:textId="77777777" w:rsidR="003345E9" w:rsidRDefault="007169A0">
      <w:pPr>
        <w:spacing w:line="300" w:lineRule="auto"/>
        <w:ind w:left="528" w:right="3791"/>
        <w:rPr>
          <w:b/>
          <w:sz w:val="24"/>
        </w:rPr>
      </w:pPr>
      <w:r>
        <w:rPr>
          <w:b/>
          <w:color w:val="231F20"/>
          <w:spacing w:val="-2"/>
          <w:sz w:val="24"/>
        </w:rPr>
        <w:t>組織與治理體制條例會章之修訂</w:t>
      </w:r>
    </w:p>
    <w:p w14:paraId="42538C63" w14:textId="77777777" w:rsidR="003345E9" w:rsidRDefault="003345E9">
      <w:pPr>
        <w:spacing w:line="300" w:lineRule="auto"/>
        <w:rPr>
          <w:b/>
          <w:sz w:val="24"/>
        </w:rPr>
        <w:sectPr w:rsidR="003345E9">
          <w:pgSz w:w="8640" w:h="12960"/>
          <w:pgMar w:top="480" w:right="1080" w:bottom="1180" w:left="1080" w:header="0" w:footer="997" w:gutter="0"/>
          <w:cols w:space="720"/>
        </w:sectPr>
      </w:pPr>
    </w:p>
    <w:p w14:paraId="1A3D9CAA" w14:textId="77777777" w:rsidR="003345E9" w:rsidRDefault="007169A0">
      <w:pPr>
        <w:pStyle w:val="a3"/>
        <w:spacing w:before="50"/>
        <w:ind w:left="0"/>
        <w:jc w:val="center"/>
      </w:pPr>
      <w:r>
        <w:rPr>
          <w:color w:val="231F20"/>
          <w:spacing w:val="-2"/>
        </w:rPr>
        <w:lastRenderedPageBreak/>
        <w:t>歷史之陳述</w:t>
      </w:r>
    </w:p>
    <w:p w14:paraId="48AFF269" w14:textId="77777777" w:rsidR="003345E9" w:rsidRDefault="007169A0">
      <w:pPr>
        <w:pStyle w:val="1"/>
      </w:pPr>
      <w:r>
        <w:rPr>
          <w:color w:val="231F20"/>
          <w:spacing w:val="-2"/>
        </w:rPr>
        <w:t>教會憲章序言</w:t>
      </w:r>
    </w:p>
    <w:p w14:paraId="20F37904" w14:textId="77777777" w:rsidR="003345E9" w:rsidRDefault="007169A0">
      <w:pPr>
        <w:pStyle w:val="a3"/>
        <w:spacing w:before="99" w:line="206" w:lineRule="auto"/>
        <w:ind w:right="18" w:firstLine="408"/>
      </w:pPr>
      <w:r>
        <w:rPr>
          <w:color w:val="231F20"/>
          <w:spacing w:val="1"/>
          <w:w w:val="102"/>
        </w:rPr>
        <w:t>為保存神所賜之產業，就是曾交付眾聖徒之信仰，特別是全然成</w:t>
      </w:r>
      <w:r>
        <w:rPr>
          <w:color w:val="231F20"/>
          <w:spacing w:val="2"/>
          <w:w w:val="102"/>
        </w:rPr>
        <w:t>聖作為恩典的第二次工作之教義和經歷；同時，為能有效地與其他耶</w:t>
      </w:r>
      <w:r>
        <w:rPr>
          <w:color w:val="231F20"/>
          <w:w w:val="102"/>
        </w:rPr>
        <w:t>穌基督的教會攜手合作，同心在地上拓展神的國度，宣聖會（在中國、</w:t>
      </w:r>
      <w:r>
        <w:rPr>
          <w:color w:val="231F20"/>
          <w:spacing w:val="2"/>
          <w:w w:val="102"/>
        </w:rPr>
        <w:t>香港及美加地區名稱為宣聖會，在臺灣則稱為拿撒勒人會，以下僅稱</w:t>
      </w:r>
      <w:r>
        <w:rPr>
          <w:color w:val="231F20"/>
          <w:w w:val="102"/>
        </w:rPr>
        <w:t>宣聖會）</w:t>
      </w:r>
      <w:r>
        <w:rPr>
          <w:color w:val="231F20"/>
          <w:spacing w:val="-9"/>
          <w:w w:val="102"/>
        </w:rPr>
        <w:t>之教牧與信徒，依據所訂定之原則，特此制定並採用下列「信</w:t>
      </w:r>
      <w:r>
        <w:rPr>
          <w:color w:val="231F20"/>
          <w:spacing w:val="-20"/>
          <w:w w:val="102"/>
        </w:rPr>
        <w:t>條」、「基督徒品格公約」與「組織與治理體制」，作為宣聖會之法規</w:t>
      </w:r>
    </w:p>
    <w:p w14:paraId="3776643F" w14:textId="77777777" w:rsidR="003345E9" w:rsidRDefault="007169A0">
      <w:pPr>
        <w:spacing w:line="852" w:lineRule="exact"/>
        <w:ind w:left="528"/>
        <w:rPr>
          <w:rFonts w:ascii="Noto Serif TC ExtraBold" w:eastAsia="Noto Serif TC ExtraBold"/>
          <w:b/>
          <w:position w:val="21"/>
          <w:sz w:val="13"/>
        </w:rPr>
      </w:pPr>
      <w:r>
        <w:rPr>
          <w:rFonts w:ascii="Noto Serif TC ExtraBold" w:eastAsia="Noto Serif TC ExtraBold"/>
          <w:b/>
          <w:color w:val="231F20"/>
          <w:sz w:val="48"/>
        </w:rPr>
        <w:t xml:space="preserve">信條 </w:t>
      </w:r>
      <w:r>
        <w:rPr>
          <w:rFonts w:ascii="Noto Serif TC ExtraBold" w:eastAsia="Noto Serif TC ExtraBold"/>
          <w:b/>
          <w:color w:val="231F20"/>
          <w:spacing w:val="-10"/>
          <w:position w:val="21"/>
          <w:sz w:val="13"/>
        </w:rPr>
        <w:t>1</w:t>
      </w:r>
    </w:p>
    <w:p w14:paraId="53F09DE7" w14:textId="77777777" w:rsidR="003345E9" w:rsidRDefault="007169A0">
      <w:pPr>
        <w:pStyle w:val="3"/>
        <w:spacing w:before="183"/>
        <w:ind w:left="0"/>
        <w:jc w:val="center"/>
      </w:pPr>
      <w:r>
        <w:rPr>
          <w:color w:val="231F20"/>
          <w:spacing w:val="-2"/>
        </w:rPr>
        <w:t>一、三位一體的神</w:t>
      </w:r>
    </w:p>
    <w:p w14:paraId="50E678AA" w14:textId="77777777" w:rsidR="003345E9" w:rsidRDefault="007169A0">
      <w:pPr>
        <w:pStyle w:val="a5"/>
        <w:numPr>
          <w:ilvl w:val="0"/>
          <w:numId w:val="1"/>
        </w:numPr>
        <w:tabs>
          <w:tab w:val="left" w:pos="767"/>
        </w:tabs>
        <w:spacing w:before="9" w:line="206" w:lineRule="auto"/>
        <w:ind w:right="14" w:firstLine="408"/>
        <w:jc w:val="both"/>
        <w:rPr>
          <w:sz w:val="20"/>
        </w:rPr>
      </w:pPr>
      <w:r>
        <w:rPr>
          <w:color w:val="231F20"/>
          <w:spacing w:val="4"/>
          <w:w w:val="102"/>
          <w:sz w:val="20"/>
        </w:rPr>
        <w:t>我們信神是永遠長存、無限無量、宇宙之創造主宰與供應者。</w:t>
      </w:r>
      <w:r>
        <w:rPr>
          <w:color w:val="231F20"/>
          <w:spacing w:val="2"/>
          <w:w w:val="102"/>
          <w:sz w:val="20"/>
        </w:rPr>
        <w:t>祂是獨一的真神。祂的性質、屬性和旨意全然聖潔，神是聖潔之愛，亦為那光，祂的本質是三位一體，顯現為聖父、聖子、聖靈。</w:t>
      </w:r>
    </w:p>
    <w:p w14:paraId="34AFF21E" w14:textId="77777777" w:rsidR="003345E9" w:rsidRDefault="007169A0">
      <w:pPr>
        <w:spacing w:before="64" w:line="199" w:lineRule="auto"/>
        <w:ind w:left="780" w:right="507" w:hanging="90"/>
        <w:jc w:val="both"/>
        <w:rPr>
          <w:sz w:val="18"/>
        </w:rPr>
      </w:pPr>
      <w:r>
        <w:rPr>
          <w:color w:val="231F20"/>
          <w:spacing w:val="12"/>
          <w:sz w:val="18"/>
        </w:rPr>
        <w:t>（</w:t>
      </w:r>
      <w:r>
        <w:rPr>
          <w:color w:val="231F20"/>
          <w:spacing w:val="6"/>
          <w:sz w:val="18"/>
        </w:rPr>
        <w:t xml:space="preserve">創世紀一；利未記十九 </w:t>
      </w:r>
      <w:r>
        <w:rPr>
          <w:color w:val="231F20"/>
          <w:sz w:val="18"/>
        </w:rPr>
        <w:t>2</w:t>
      </w:r>
      <w:r>
        <w:rPr>
          <w:color w:val="231F20"/>
          <w:spacing w:val="5"/>
          <w:sz w:val="18"/>
        </w:rPr>
        <w:t xml:space="preserve">；申命記六 </w:t>
      </w:r>
      <w:r>
        <w:rPr>
          <w:color w:val="231F20"/>
          <w:sz w:val="18"/>
        </w:rPr>
        <w:t>4 ～ 5</w:t>
      </w:r>
      <w:r>
        <w:rPr>
          <w:color w:val="231F20"/>
          <w:spacing w:val="6"/>
          <w:sz w:val="18"/>
        </w:rPr>
        <w:t xml:space="preserve">；以賽亞書五 </w:t>
      </w:r>
      <w:r>
        <w:rPr>
          <w:color w:val="231F20"/>
          <w:sz w:val="18"/>
        </w:rPr>
        <w:t>16、</w:t>
      </w:r>
      <w:r>
        <w:rPr>
          <w:color w:val="231F20"/>
          <w:spacing w:val="-4"/>
          <w:sz w:val="18"/>
        </w:rPr>
        <w:t xml:space="preserve">六 </w:t>
      </w:r>
      <w:r>
        <w:rPr>
          <w:color w:val="231F20"/>
          <w:sz w:val="18"/>
        </w:rPr>
        <w:t>1 ～ 7</w:t>
      </w:r>
      <w:r>
        <w:rPr>
          <w:color w:val="231F20"/>
          <w:spacing w:val="9"/>
          <w:sz w:val="18"/>
        </w:rPr>
        <w:t xml:space="preserve">、四十 </w:t>
      </w:r>
      <w:r>
        <w:rPr>
          <w:color w:val="231F20"/>
          <w:sz w:val="18"/>
        </w:rPr>
        <w:t>18 ～ 31；</w:t>
      </w:r>
      <w:r>
        <w:rPr>
          <w:color w:val="231F20"/>
          <w:spacing w:val="8"/>
          <w:sz w:val="18"/>
        </w:rPr>
        <w:t xml:space="preserve"> 馬太福音三 </w:t>
      </w:r>
      <w:r>
        <w:rPr>
          <w:color w:val="231F20"/>
          <w:sz w:val="18"/>
        </w:rPr>
        <w:t>16 ～ 17</w:t>
      </w:r>
      <w:r>
        <w:rPr>
          <w:color w:val="231F20"/>
          <w:spacing w:val="12"/>
          <w:sz w:val="18"/>
        </w:rPr>
        <w:t xml:space="preserve">、二十八 </w:t>
      </w:r>
      <w:r>
        <w:rPr>
          <w:color w:val="231F20"/>
          <w:sz w:val="18"/>
        </w:rPr>
        <w:t>19 ～ 20；約翰福音十四 6 ～ 27；哥林多前書八 6；哥林多後書十三</w:t>
      </w:r>
    </w:p>
    <w:p w14:paraId="5CE83300" w14:textId="77777777" w:rsidR="003345E9" w:rsidRDefault="007169A0">
      <w:pPr>
        <w:spacing w:before="3" w:line="199" w:lineRule="auto"/>
        <w:ind w:left="780" w:right="508"/>
        <w:jc w:val="both"/>
        <w:rPr>
          <w:sz w:val="18"/>
        </w:rPr>
      </w:pPr>
      <w:r>
        <w:rPr>
          <w:color w:val="231F20"/>
          <w:sz w:val="18"/>
        </w:rPr>
        <w:t>14</w:t>
      </w:r>
      <w:r>
        <w:rPr>
          <w:color w:val="231F20"/>
          <w:spacing w:val="6"/>
          <w:sz w:val="18"/>
        </w:rPr>
        <w:t xml:space="preserve">；加拉太書四 </w:t>
      </w:r>
      <w:r>
        <w:rPr>
          <w:color w:val="231F20"/>
          <w:sz w:val="18"/>
        </w:rPr>
        <w:t>4 ～ 6</w:t>
      </w:r>
      <w:r>
        <w:rPr>
          <w:color w:val="231F20"/>
          <w:spacing w:val="6"/>
          <w:sz w:val="18"/>
        </w:rPr>
        <w:t xml:space="preserve">；以弗所書二 </w:t>
      </w:r>
      <w:r>
        <w:rPr>
          <w:color w:val="231F20"/>
          <w:sz w:val="18"/>
        </w:rPr>
        <w:t>13 ～ 18</w:t>
      </w:r>
      <w:r>
        <w:rPr>
          <w:color w:val="231F20"/>
          <w:spacing w:val="6"/>
          <w:sz w:val="18"/>
        </w:rPr>
        <w:t xml:space="preserve">；約翰壹書一 </w:t>
      </w:r>
      <w:r>
        <w:rPr>
          <w:color w:val="231F20"/>
          <w:sz w:val="18"/>
        </w:rPr>
        <w:t>5、四 8）</w:t>
      </w:r>
    </w:p>
    <w:p w14:paraId="52F9797D" w14:textId="77777777" w:rsidR="003345E9" w:rsidRDefault="007169A0">
      <w:pPr>
        <w:pStyle w:val="3"/>
        <w:spacing w:before="137"/>
        <w:ind w:left="2628"/>
      </w:pPr>
      <w:r>
        <w:rPr>
          <w:color w:val="231F20"/>
          <w:spacing w:val="-2"/>
        </w:rPr>
        <w:t>二、耶穌基督</w:t>
      </w:r>
    </w:p>
    <w:p w14:paraId="47B69F3B" w14:textId="77777777" w:rsidR="003345E9" w:rsidRDefault="007169A0">
      <w:pPr>
        <w:pStyle w:val="a5"/>
        <w:numPr>
          <w:ilvl w:val="0"/>
          <w:numId w:val="1"/>
        </w:numPr>
        <w:tabs>
          <w:tab w:val="left" w:pos="766"/>
        </w:tabs>
        <w:spacing w:before="9" w:line="206" w:lineRule="auto"/>
        <w:ind w:right="15" w:firstLine="408"/>
        <w:rPr>
          <w:sz w:val="20"/>
        </w:rPr>
      </w:pPr>
      <w:r>
        <w:rPr>
          <w:color w:val="231F20"/>
          <w:w w:val="102"/>
          <w:sz w:val="20"/>
        </w:rPr>
        <w:t>我們信耶穌基督，三位一體神之第二位，祂永與父合為一，藉</w:t>
      </w:r>
      <w:r>
        <w:rPr>
          <w:color w:val="231F20"/>
          <w:spacing w:val="-23"/>
          <w:w w:val="102"/>
          <w:sz w:val="20"/>
        </w:rPr>
        <w:t>聖靈感孕，道成肉身，由童貞女馬利亞所生，因此兩個完整、完全的性質，</w:t>
      </w:r>
      <w:r>
        <w:rPr>
          <w:color w:val="231F20"/>
          <w:spacing w:val="2"/>
          <w:w w:val="102"/>
          <w:sz w:val="20"/>
        </w:rPr>
        <w:t>也就是神性與人性合而為一個位格，既是完全的人，也是完全的神的</w:t>
      </w:r>
      <w:r>
        <w:rPr>
          <w:color w:val="231F20"/>
          <w:w w:val="102"/>
          <w:sz w:val="20"/>
        </w:rPr>
        <w:t>神人。</w:t>
      </w:r>
    </w:p>
    <w:p w14:paraId="440766B6" w14:textId="77777777" w:rsidR="003345E9" w:rsidRDefault="007169A0">
      <w:pPr>
        <w:pStyle w:val="a3"/>
        <w:spacing w:line="206" w:lineRule="auto"/>
        <w:ind w:right="117" w:firstLine="408"/>
      </w:pPr>
      <w:r>
        <w:rPr>
          <w:color w:val="231F20"/>
          <w:spacing w:val="1"/>
          <w:w w:val="102"/>
        </w:rPr>
        <w:t>我們信耶穌基督為我們的罪死，並且真正地從死裡復活，帶著肉身與完美的人性一同升到天上，在那裡為我們代求。</w:t>
      </w:r>
    </w:p>
    <w:p w14:paraId="6AFC2A82" w14:textId="77777777" w:rsidR="003345E9" w:rsidRDefault="007169A0">
      <w:pPr>
        <w:spacing w:before="59" w:line="199" w:lineRule="auto"/>
        <w:ind w:left="780" w:right="553" w:hanging="90"/>
        <w:rPr>
          <w:sz w:val="18"/>
        </w:rPr>
      </w:pPr>
      <w:r>
        <w:rPr>
          <w:color w:val="231F20"/>
          <w:spacing w:val="16"/>
          <w:sz w:val="18"/>
        </w:rPr>
        <w:t>（</w:t>
      </w:r>
      <w:r>
        <w:rPr>
          <w:color w:val="231F20"/>
          <w:spacing w:val="10"/>
          <w:sz w:val="18"/>
        </w:rPr>
        <w:t xml:space="preserve">馬太福音一 </w:t>
      </w:r>
      <w:r>
        <w:rPr>
          <w:color w:val="231F20"/>
          <w:sz w:val="18"/>
        </w:rPr>
        <w:t>20 ～ 25</w:t>
      </w:r>
      <w:r>
        <w:rPr>
          <w:color w:val="231F20"/>
          <w:spacing w:val="7"/>
          <w:sz w:val="18"/>
        </w:rPr>
        <w:t xml:space="preserve">、十六 </w:t>
      </w:r>
      <w:r>
        <w:rPr>
          <w:color w:val="231F20"/>
          <w:sz w:val="18"/>
        </w:rPr>
        <w:t>15 ～ 16</w:t>
      </w:r>
      <w:r>
        <w:rPr>
          <w:color w:val="231F20"/>
          <w:spacing w:val="8"/>
          <w:sz w:val="18"/>
        </w:rPr>
        <w:t xml:space="preserve">；路加福音一 </w:t>
      </w:r>
      <w:r>
        <w:rPr>
          <w:color w:val="231F20"/>
          <w:sz w:val="18"/>
        </w:rPr>
        <w:t>26 ～ 35；</w:t>
      </w:r>
      <w:r>
        <w:rPr>
          <w:color w:val="231F20"/>
          <w:spacing w:val="7"/>
          <w:sz w:val="18"/>
        </w:rPr>
        <w:t xml:space="preserve">約翰福音一 </w:t>
      </w:r>
      <w:r>
        <w:rPr>
          <w:color w:val="231F20"/>
          <w:sz w:val="18"/>
        </w:rPr>
        <w:t>1</w:t>
      </w:r>
      <w:r>
        <w:rPr>
          <w:color w:val="231F20"/>
          <w:spacing w:val="4"/>
          <w:sz w:val="18"/>
        </w:rPr>
        <w:t xml:space="preserve"> </w:t>
      </w:r>
      <w:r>
        <w:rPr>
          <w:color w:val="231F20"/>
          <w:sz w:val="18"/>
        </w:rPr>
        <w:t>～</w:t>
      </w:r>
      <w:r>
        <w:rPr>
          <w:color w:val="231F20"/>
          <w:spacing w:val="4"/>
          <w:sz w:val="18"/>
        </w:rPr>
        <w:t xml:space="preserve"> </w:t>
      </w:r>
      <w:r>
        <w:rPr>
          <w:color w:val="231F20"/>
          <w:sz w:val="18"/>
        </w:rPr>
        <w:t>18</w:t>
      </w:r>
      <w:r>
        <w:rPr>
          <w:color w:val="231F20"/>
          <w:spacing w:val="5"/>
          <w:sz w:val="18"/>
        </w:rPr>
        <w:t xml:space="preserve">；使徒行傳二 </w:t>
      </w:r>
      <w:r>
        <w:rPr>
          <w:color w:val="231F20"/>
          <w:sz w:val="18"/>
        </w:rPr>
        <w:t>22</w:t>
      </w:r>
      <w:r>
        <w:rPr>
          <w:color w:val="231F20"/>
          <w:spacing w:val="3"/>
          <w:sz w:val="18"/>
        </w:rPr>
        <w:t xml:space="preserve"> </w:t>
      </w:r>
      <w:r>
        <w:rPr>
          <w:color w:val="231F20"/>
          <w:sz w:val="18"/>
        </w:rPr>
        <w:t>～</w:t>
      </w:r>
      <w:r>
        <w:rPr>
          <w:color w:val="231F20"/>
          <w:spacing w:val="4"/>
          <w:sz w:val="18"/>
        </w:rPr>
        <w:t xml:space="preserve"> </w:t>
      </w:r>
      <w:r>
        <w:rPr>
          <w:color w:val="231F20"/>
          <w:sz w:val="18"/>
        </w:rPr>
        <w:t>36</w:t>
      </w:r>
      <w:r>
        <w:rPr>
          <w:color w:val="231F20"/>
          <w:spacing w:val="5"/>
          <w:sz w:val="18"/>
        </w:rPr>
        <w:t xml:space="preserve">；羅馬書八 </w:t>
      </w:r>
      <w:r>
        <w:rPr>
          <w:color w:val="231F20"/>
          <w:sz w:val="18"/>
        </w:rPr>
        <w:t>3、32</w:t>
      </w:r>
      <w:r>
        <w:rPr>
          <w:color w:val="231F20"/>
          <w:spacing w:val="4"/>
          <w:sz w:val="18"/>
        </w:rPr>
        <w:t xml:space="preserve"> </w:t>
      </w:r>
      <w:r>
        <w:rPr>
          <w:color w:val="231F20"/>
          <w:spacing w:val="-10"/>
          <w:sz w:val="18"/>
        </w:rPr>
        <w:t>～</w:t>
      </w:r>
    </w:p>
    <w:p w14:paraId="66F7A79F" w14:textId="77777777" w:rsidR="003345E9" w:rsidRDefault="007169A0">
      <w:pPr>
        <w:pStyle w:val="a3"/>
        <w:spacing w:before="317" w:line="160" w:lineRule="auto"/>
        <w:ind w:left="360" w:right="240" w:hanging="241"/>
      </w:pPr>
      <w:r>
        <w:rPr>
          <w:vertAlign w:val="superscript"/>
        </w:rPr>
        <w:t>1</w:t>
      </w:r>
      <w:r>
        <w:rPr>
          <w:spacing w:val="80"/>
        </w:rPr>
        <w:t xml:space="preserve"> </w:t>
      </w:r>
      <w:r>
        <w:t>1976</w:t>
      </w:r>
      <w:r>
        <w:rPr>
          <w:spacing w:val="-3"/>
        </w:rPr>
        <w:t xml:space="preserve"> 總議會議決將參考經文置放於此處，是為支持信條之用，但並</w:t>
      </w:r>
      <w:r>
        <w:rPr>
          <w:spacing w:val="-2"/>
        </w:rPr>
        <w:t>不是憲章之一部分。</w:t>
      </w:r>
    </w:p>
    <w:p w14:paraId="45E67C44" w14:textId="77777777" w:rsidR="003345E9" w:rsidRDefault="003345E9">
      <w:pPr>
        <w:pStyle w:val="a3"/>
        <w:spacing w:line="160" w:lineRule="auto"/>
        <w:sectPr w:rsidR="003345E9">
          <w:pgSz w:w="8640" w:h="12960"/>
          <w:pgMar w:top="480" w:right="1080" w:bottom="1180" w:left="1080" w:header="0" w:footer="997" w:gutter="0"/>
          <w:cols w:space="720"/>
        </w:sectPr>
      </w:pPr>
    </w:p>
    <w:p w14:paraId="363A200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EECB3BE" w14:textId="77777777" w:rsidR="003345E9" w:rsidRDefault="007169A0">
      <w:pPr>
        <w:spacing w:before="208" w:line="308" w:lineRule="exact"/>
        <w:ind w:left="780"/>
        <w:rPr>
          <w:sz w:val="18"/>
        </w:rPr>
      </w:pPr>
      <w:r>
        <w:rPr>
          <w:color w:val="231F20"/>
          <w:sz w:val="18"/>
        </w:rPr>
        <w:t>34</w:t>
      </w:r>
      <w:r>
        <w:rPr>
          <w:color w:val="231F20"/>
          <w:spacing w:val="1"/>
          <w:sz w:val="18"/>
        </w:rPr>
        <w:t xml:space="preserve">；加拉太書四 </w:t>
      </w:r>
      <w:r>
        <w:rPr>
          <w:color w:val="231F20"/>
          <w:sz w:val="18"/>
        </w:rPr>
        <w:t>4</w:t>
      </w:r>
      <w:r>
        <w:rPr>
          <w:color w:val="231F20"/>
          <w:spacing w:val="11"/>
          <w:sz w:val="18"/>
        </w:rPr>
        <w:t xml:space="preserve"> </w:t>
      </w:r>
      <w:r>
        <w:rPr>
          <w:color w:val="231F20"/>
          <w:sz w:val="18"/>
        </w:rPr>
        <w:t>～</w:t>
      </w:r>
      <w:r>
        <w:rPr>
          <w:color w:val="231F20"/>
          <w:spacing w:val="11"/>
          <w:sz w:val="18"/>
        </w:rPr>
        <w:t xml:space="preserve"> </w:t>
      </w:r>
      <w:r>
        <w:rPr>
          <w:color w:val="231F20"/>
          <w:sz w:val="18"/>
        </w:rPr>
        <w:t>5</w:t>
      </w:r>
      <w:r>
        <w:rPr>
          <w:color w:val="231F20"/>
          <w:spacing w:val="1"/>
          <w:sz w:val="18"/>
        </w:rPr>
        <w:t xml:space="preserve">；腓立比書二 </w:t>
      </w:r>
      <w:r>
        <w:rPr>
          <w:color w:val="231F20"/>
          <w:sz w:val="18"/>
        </w:rPr>
        <w:t>5</w:t>
      </w:r>
      <w:r>
        <w:rPr>
          <w:color w:val="231F20"/>
          <w:spacing w:val="11"/>
          <w:sz w:val="18"/>
        </w:rPr>
        <w:t xml:space="preserve"> </w:t>
      </w:r>
      <w:r>
        <w:rPr>
          <w:color w:val="231F20"/>
          <w:sz w:val="18"/>
        </w:rPr>
        <w:t>～</w:t>
      </w:r>
      <w:r>
        <w:rPr>
          <w:color w:val="231F20"/>
          <w:spacing w:val="11"/>
          <w:sz w:val="18"/>
        </w:rPr>
        <w:t xml:space="preserve"> </w:t>
      </w:r>
      <w:r>
        <w:rPr>
          <w:color w:val="231F20"/>
          <w:sz w:val="18"/>
        </w:rPr>
        <w:t>11</w:t>
      </w:r>
      <w:r>
        <w:rPr>
          <w:color w:val="231F20"/>
          <w:spacing w:val="1"/>
          <w:sz w:val="18"/>
        </w:rPr>
        <w:t xml:space="preserve">；歌羅西書一 </w:t>
      </w:r>
      <w:r>
        <w:rPr>
          <w:color w:val="231F20"/>
          <w:sz w:val="18"/>
        </w:rPr>
        <w:t>12</w:t>
      </w:r>
      <w:r>
        <w:rPr>
          <w:color w:val="231F20"/>
          <w:spacing w:val="12"/>
          <w:sz w:val="18"/>
        </w:rPr>
        <w:t xml:space="preserve"> </w:t>
      </w:r>
      <w:r>
        <w:rPr>
          <w:color w:val="231F20"/>
          <w:spacing w:val="-10"/>
          <w:sz w:val="18"/>
        </w:rPr>
        <w:t>～</w:t>
      </w:r>
    </w:p>
    <w:p w14:paraId="09B86721" w14:textId="77777777" w:rsidR="003345E9" w:rsidRDefault="007169A0">
      <w:pPr>
        <w:spacing w:before="11" w:line="199" w:lineRule="auto"/>
        <w:ind w:left="780" w:right="507"/>
        <w:rPr>
          <w:sz w:val="18"/>
        </w:rPr>
      </w:pPr>
      <w:r>
        <w:rPr>
          <w:color w:val="231F20"/>
          <w:sz w:val="18"/>
        </w:rPr>
        <w:t>22</w:t>
      </w:r>
      <w:r>
        <w:rPr>
          <w:color w:val="231F20"/>
          <w:spacing w:val="7"/>
          <w:sz w:val="18"/>
        </w:rPr>
        <w:t xml:space="preserve">；提摩太前書六 </w:t>
      </w:r>
      <w:r>
        <w:rPr>
          <w:color w:val="231F20"/>
          <w:sz w:val="18"/>
        </w:rPr>
        <w:t>14 ～ 16</w:t>
      </w:r>
      <w:r>
        <w:rPr>
          <w:color w:val="231F20"/>
          <w:spacing w:val="6"/>
          <w:sz w:val="18"/>
        </w:rPr>
        <w:t xml:space="preserve">；希伯來書一 </w:t>
      </w:r>
      <w:r>
        <w:rPr>
          <w:color w:val="231F20"/>
          <w:sz w:val="18"/>
        </w:rPr>
        <w:t>1 ～ 5</w:t>
      </w:r>
      <w:r>
        <w:rPr>
          <w:color w:val="231F20"/>
          <w:spacing w:val="4"/>
          <w:sz w:val="18"/>
        </w:rPr>
        <w:t xml:space="preserve">、七 </w:t>
      </w:r>
      <w:r>
        <w:rPr>
          <w:color w:val="231F20"/>
          <w:sz w:val="18"/>
        </w:rPr>
        <w:t>22 ～ 28、九 24 ～ 28；約翰壹書一 1 ～ 3、四 2 ～ 3、15）</w:t>
      </w:r>
    </w:p>
    <w:p w14:paraId="02590E12" w14:textId="77777777" w:rsidR="003345E9" w:rsidRDefault="007169A0">
      <w:pPr>
        <w:pStyle w:val="3"/>
        <w:spacing w:before="138"/>
        <w:ind w:left="2832"/>
      </w:pPr>
      <w:r>
        <w:rPr>
          <w:color w:val="231F20"/>
          <w:spacing w:val="-3"/>
        </w:rPr>
        <w:t>三、聖靈</w:t>
      </w:r>
    </w:p>
    <w:p w14:paraId="2D7D7B0B" w14:textId="77777777" w:rsidR="003345E9" w:rsidRDefault="007169A0">
      <w:pPr>
        <w:pStyle w:val="a5"/>
        <w:numPr>
          <w:ilvl w:val="0"/>
          <w:numId w:val="1"/>
        </w:numPr>
        <w:tabs>
          <w:tab w:val="left" w:pos="767"/>
        </w:tabs>
        <w:spacing w:before="8" w:line="206" w:lineRule="auto"/>
        <w:ind w:right="14" w:firstLine="408"/>
        <w:rPr>
          <w:sz w:val="20"/>
        </w:rPr>
      </w:pPr>
      <w:r>
        <w:rPr>
          <w:color w:val="231F20"/>
          <w:spacing w:val="3"/>
          <w:w w:val="102"/>
          <w:sz w:val="20"/>
        </w:rPr>
        <w:t>我們信聖靈，三位一體之第三位，祂永遠與基督的教會同在，</w:t>
      </w:r>
      <w:r>
        <w:rPr>
          <w:color w:val="231F20"/>
          <w:spacing w:val="1"/>
          <w:w w:val="102"/>
          <w:sz w:val="20"/>
        </w:rPr>
        <w:t>並有效地運行在教會中，叫世人知罪，使悔改及相信者重生，使信徒</w:t>
      </w:r>
      <w:r>
        <w:rPr>
          <w:color w:val="231F20"/>
          <w:w w:val="102"/>
          <w:sz w:val="20"/>
        </w:rPr>
        <w:t>成聖，引導人進入一切在耶穌裡的真理。</w:t>
      </w:r>
    </w:p>
    <w:p w14:paraId="41E618CF" w14:textId="77777777" w:rsidR="003345E9" w:rsidRDefault="007169A0">
      <w:pPr>
        <w:spacing w:before="64" w:line="199" w:lineRule="auto"/>
        <w:ind w:left="780" w:right="552" w:hanging="90"/>
        <w:jc w:val="both"/>
        <w:rPr>
          <w:sz w:val="18"/>
        </w:rPr>
      </w:pPr>
      <w:r>
        <w:rPr>
          <w:color w:val="231F20"/>
          <w:sz w:val="18"/>
        </w:rPr>
        <w:t>（約翰福音七 39、十四 15 ～ 18、26、十六 7 ～ 15；使徒行傳二 33</w:t>
      </w:r>
      <w:r>
        <w:rPr>
          <w:color w:val="231F20"/>
          <w:spacing w:val="-1"/>
          <w:sz w:val="18"/>
        </w:rPr>
        <w:t xml:space="preserve">、十五 </w:t>
      </w:r>
      <w:r>
        <w:rPr>
          <w:color w:val="231F20"/>
          <w:sz w:val="18"/>
        </w:rPr>
        <w:t>8</w:t>
      </w:r>
      <w:r>
        <w:rPr>
          <w:color w:val="231F20"/>
          <w:spacing w:val="-1"/>
          <w:sz w:val="18"/>
        </w:rPr>
        <w:t xml:space="preserve"> </w:t>
      </w:r>
      <w:r>
        <w:rPr>
          <w:color w:val="231F20"/>
          <w:sz w:val="18"/>
        </w:rPr>
        <w:t>～</w:t>
      </w:r>
      <w:r>
        <w:rPr>
          <w:color w:val="231F20"/>
          <w:spacing w:val="-1"/>
          <w:sz w:val="18"/>
        </w:rPr>
        <w:t xml:space="preserve"> </w:t>
      </w:r>
      <w:r>
        <w:rPr>
          <w:color w:val="231F20"/>
          <w:sz w:val="18"/>
        </w:rPr>
        <w:t>9</w:t>
      </w:r>
      <w:r>
        <w:rPr>
          <w:color w:val="231F20"/>
          <w:spacing w:val="-1"/>
          <w:sz w:val="18"/>
        </w:rPr>
        <w:t xml:space="preserve">；羅馬書八 </w:t>
      </w:r>
      <w:r>
        <w:rPr>
          <w:color w:val="231F20"/>
          <w:sz w:val="18"/>
        </w:rPr>
        <w:t>1</w:t>
      </w:r>
      <w:r>
        <w:rPr>
          <w:color w:val="231F20"/>
          <w:spacing w:val="-1"/>
          <w:sz w:val="18"/>
        </w:rPr>
        <w:t xml:space="preserve"> </w:t>
      </w:r>
      <w:r>
        <w:rPr>
          <w:color w:val="231F20"/>
          <w:sz w:val="18"/>
        </w:rPr>
        <w:t>～</w:t>
      </w:r>
      <w:r>
        <w:rPr>
          <w:color w:val="231F20"/>
          <w:spacing w:val="-1"/>
          <w:sz w:val="18"/>
        </w:rPr>
        <w:t xml:space="preserve"> </w:t>
      </w:r>
      <w:r>
        <w:rPr>
          <w:color w:val="231F20"/>
          <w:sz w:val="18"/>
        </w:rPr>
        <w:t>27</w:t>
      </w:r>
      <w:r>
        <w:rPr>
          <w:color w:val="231F20"/>
          <w:spacing w:val="-1"/>
          <w:sz w:val="18"/>
        </w:rPr>
        <w:t xml:space="preserve">；加拉太書三 </w:t>
      </w:r>
      <w:r>
        <w:rPr>
          <w:color w:val="231F20"/>
          <w:sz w:val="18"/>
        </w:rPr>
        <w:t>1</w:t>
      </w:r>
      <w:r>
        <w:rPr>
          <w:color w:val="231F20"/>
          <w:spacing w:val="-1"/>
          <w:sz w:val="18"/>
        </w:rPr>
        <w:t xml:space="preserve"> </w:t>
      </w:r>
      <w:r>
        <w:rPr>
          <w:color w:val="231F20"/>
          <w:sz w:val="18"/>
        </w:rPr>
        <w:t>～</w:t>
      </w:r>
      <w:r>
        <w:rPr>
          <w:color w:val="231F20"/>
          <w:spacing w:val="-1"/>
          <w:sz w:val="18"/>
        </w:rPr>
        <w:t xml:space="preserve"> </w:t>
      </w:r>
      <w:r>
        <w:rPr>
          <w:color w:val="231F20"/>
          <w:sz w:val="18"/>
        </w:rPr>
        <w:t>14</w:t>
      </w:r>
      <w:r>
        <w:rPr>
          <w:color w:val="231F20"/>
          <w:spacing w:val="-1"/>
          <w:sz w:val="18"/>
        </w:rPr>
        <w:t xml:space="preserve">、四 </w:t>
      </w:r>
      <w:r>
        <w:rPr>
          <w:color w:val="231F20"/>
          <w:sz w:val="18"/>
        </w:rPr>
        <w:t>6；以弗所書三 14 ～ 21；帖撒羅尼迦前書四 7 ～ 8；帖撒羅尼迦後書二 13；彼得前書一 2；約翰一書三 24、四 13）</w:t>
      </w:r>
    </w:p>
    <w:p w14:paraId="33529671" w14:textId="77777777" w:rsidR="003345E9" w:rsidRDefault="007169A0">
      <w:pPr>
        <w:pStyle w:val="3"/>
        <w:spacing w:before="139"/>
        <w:ind w:left="2832"/>
      </w:pPr>
      <w:r>
        <w:rPr>
          <w:color w:val="231F20"/>
          <w:spacing w:val="-3"/>
        </w:rPr>
        <w:t>四、聖經</w:t>
      </w:r>
    </w:p>
    <w:p w14:paraId="02622D58" w14:textId="77777777" w:rsidR="003345E9" w:rsidRDefault="007169A0">
      <w:pPr>
        <w:pStyle w:val="a5"/>
        <w:numPr>
          <w:ilvl w:val="0"/>
          <w:numId w:val="1"/>
        </w:numPr>
        <w:tabs>
          <w:tab w:val="left" w:pos="766"/>
        </w:tabs>
        <w:spacing w:before="9" w:line="206" w:lineRule="auto"/>
        <w:ind w:right="113" w:firstLine="408"/>
        <w:jc w:val="both"/>
        <w:rPr>
          <w:sz w:val="20"/>
        </w:rPr>
      </w:pPr>
      <w:r>
        <w:rPr>
          <w:color w:val="231F20"/>
          <w:spacing w:val="2"/>
          <w:w w:val="102"/>
          <w:sz w:val="20"/>
        </w:rPr>
        <w:t>我們信聖經是神所默示和聖靈充分感動的，藉此我們明白由祂</w:t>
      </w:r>
      <w:r>
        <w:rPr>
          <w:color w:val="231F20"/>
          <w:spacing w:val="3"/>
          <w:w w:val="102"/>
          <w:sz w:val="20"/>
        </w:rPr>
        <w:t>默示的新舊約六十六卷書，無誤地向我們顯明有關我們救恩所需一切</w:t>
      </w:r>
      <w:r>
        <w:rPr>
          <w:color w:val="231F20"/>
          <w:w w:val="102"/>
          <w:sz w:val="20"/>
        </w:rPr>
        <w:t>神的旨意。因此，凡聖經上沒有記載的，皆不包含於我們的信條內。</w:t>
      </w:r>
    </w:p>
    <w:p w14:paraId="0B72369B" w14:textId="77777777" w:rsidR="003345E9" w:rsidRDefault="007169A0">
      <w:pPr>
        <w:spacing w:before="63" w:line="199" w:lineRule="auto"/>
        <w:ind w:left="780" w:right="553" w:hanging="90"/>
        <w:jc w:val="both"/>
        <w:rPr>
          <w:sz w:val="18"/>
        </w:rPr>
      </w:pPr>
      <w:r>
        <w:rPr>
          <w:color w:val="231F20"/>
          <w:spacing w:val="-6"/>
          <w:sz w:val="18"/>
        </w:rPr>
        <w:t>（路加福音廿四 44 ～</w:t>
      </w:r>
      <w:r>
        <w:rPr>
          <w:color w:val="231F20"/>
          <w:spacing w:val="-5"/>
          <w:sz w:val="18"/>
        </w:rPr>
        <w:t xml:space="preserve"> </w:t>
      </w:r>
      <w:r>
        <w:rPr>
          <w:color w:val="231F20"/>
          <w:spacing w:val="-6"/>
          <w:sz w:val="18"/>
        </w:rPr>
        <w:t>47；約翰福音十 35；哥林多前書十五 3 ～</w:t>
      </w:r>
      <w:r>
        <w:rPr>
          <w:color w:val="231F20"/>
          <w:spacing w:val="-5"/>
          <w:sz w:val="18"/>
        </w:rPr>
        <w:t xml:space="preserve"> </w:t>
      </w:r>
      <w:r>
        <w:rPr>
          <w:color w:val="231F20"/>
          <w:spacing w:val="-6"/>
          <w:sz w:val="18"/>
        </w:rPr>
        <w:t>4；</w:t>
      </w:r>
      <w:r>
        <w:rPr>
          <w:color w:val="231F20"/>
          <w:sz w:val="18"/>
        </w:rPr>
        <w:t xml:space="preserve">提摩太後書三 15 ～ 17；彼得前書一 10 ～ 12；彼得後書一 20 ～ </w:t>
      </w:r>
      <w:r>
        <w:rPr>
          <w:color w:val="231F20"/>
          <w:spacing w:val="-4"/>
          <w:sz w:val="18"/>
        </w:rPr>
        <w:t>21）</w:t>
      </w:r>
    </w:p>
    <w:p w14:paraId="37A57D2D" w14:textId="77777777" w:rsidR="003345E9" w:rsidRDefault="007169A0">
      <w:pPr>
        <w:pStyle w:val="3"/>
        <w:spacing w:before="138"/>
        <w:ind w:left="2322"/>
      </w:pPr>
      <w:r>
        <w:rPr>
          <w:color w:val="231F20"/>
          <w:spacing w:val="-2"/>
        </w:rPr>
        <w:t>五、原罪與個人的罪</w:t>
      </w:r>
    </w:p>
    <w:p w14:paraId="62BFFFE7" w14:textId="77777777" w:rsidR="003345E9" w:rsidRDefault="007169A0">
      <w:pPr>
        <w:pStyle w:val="a5"/>
        <w:numPr>
          <w:ilvl w:val="0"/>
          <w:numId w:val="1"/>
        </w:numPr>
        <w:tabs>
          <w:tab w:val="left" w:pos="766"/>
        </w:tabs>
        <w:spacing w:before="12" w:line="204" w:lineRule="auto"/>
        <w:ind w:right="116" w:firstLine="408"/>
        <w:rPr>
          <w:sz w:val="20"/>
        </w:rPr>
      </w:pPr>
      <w:r>
        <w:rPr>
          <w:color w:val="231F20"/>
          <w:spacing w:val="1"/>
          <w:w w:val="102"/>
          <w:sz w:val="20"/>
        </w:rPr>
        <w:t>我們信罪由人類的始祖之不順服進入世界，罪帶來了死亡。我</w:t>
      </w:r>
      <w:r>
        <w:rPr>
          <w:color w:val="231F20"/>
          <w:w w:val="102"/>
          <w:sz w:val="20"/>
        </w:rPr>
        <w:t>們信罪有兩種：原罪或墮落；及本罪或個人的罪。</w:t>
      </w:r>
    </w:p>
    <w:p w14:paraId="7AC9264B" w14:textId="77777777" w:rsidR="003345E9" w:rsidRDefault="007169A0">
      <w:pPr>
        <w:pStyle w:val="a5"/>
        <w:numPr>
          <w:ilvl w:val="1"/>
          <w:numId w:val="1"/>
        </w:numPr>
        <w:tabs>
          <w:tab w:val="left" w:pos="952"/>
        </w:tabs>
        <w:spacing w:line="206" w:lineRule="auto"/>
        <w:ind w:right="15" w:firstLine="408"/>
        <w:rPr>
          <w:sz w:val="20"/>
        </w:rPr>
      </w:pPr>
      <w:r>
        <w:rPr>
          <w:color w:val="231F20"/>
          <w:spacing w:val="2"/>
          <w:w w:val="102"/>
          <w:sz w:val="20"/>
        </w:rPr>
        <w:t>我們信原罪─或墮落，是指所有亞當後裔本性的敗壞，由此</w:t>
      </w:r>
      <w:r>
        <w:rPr>
          <w:color w:val="231F20"/>
          <w:w w:val="102"/>
          <w:sz w:val="20"/>
        </w:rPr>
        <w:t>使人人遠離始祖被造時之公義純潔，違背神，沒有屬靈的生命，傾向</w:t>
      </w:r>
      <w:r>
        <w:rPr>
          <w:color w:val="231F20"/>
          <w:spacing w:val="2"/>
          <w:w w:val="102"/>
          <w:sz w:val="20"/>
        </w:rPr>
        <w:t>邪惡，並且一直延續下去。我們又信原罪繼續存在重生者的生命中，直到受聖靈的洗後，心中完全潔淨。</w:t>
      </w:r>
    </w:p>
    <w:p w14:paraId="11CF023C" w14:textId="77777777" w:rsidR="003345E9" w:rsidRDefault="007169A0">
      <w:pPr>
        <w:pStyle w:val="a5"/>
        <w:numPr>
          <w:ilvl w:val="1"/>
          <w:numId w:val="1"/>
        </w:numPr>
        <w:tabs>
          <w:tab w:val="left" w:pos="952"/>
        </w:tabs>
        <w:spacing w:line="206" w:lineRule="auto"/>
        <w:ind w:right="112" w:firstLine="408"/>
        <w:jc w:val="both"/>
        <w:rPr>
          <w:sz w:val="20"/>
        </w:rPr>
      </w:pPr>
      <w:r>
        <w:rPr>
          <w:color w:val="231F20"/>
          <w:spacing w:val="3"/>
          <w:w w:val="102"/>
          <w:sz w:val="20"/>
        </w:rPr>
        <w:t>我們信原罪與本罪之不同，原罪使人承襲了天生敗壞的習性</w:t>
      </w:r>
      <w:r>
        <w:rPr>
          <w:color w:val="231F20"/>
          <w:spacing w:val="1"/>
          <w:w w:val="102"/>
          <w:sz w:val="20"/>
        </w:rPr>
        <w:t>而犯下本罪。人對於與生俱來之敗壞天性並無責任，但人若忽略或拒</w:t>
      </w:r>
      <w:r>
        <w:rPr>
          <w:color w:val="231F20"/>
          <w:w w:val="102"/>
          <w:sz w:val="20"/>
        </w:rPr>
        <w:t>絕神預備的救恩，就被定為有罪了。</w:t>
      </w:r>
    </w:p>
    <w:p w14:paraId="4D957C5B" w14:textId="77777777" w:rsidR="003345E9" w:rsidRDefault="007169A0">
      <w:pPr>
        <w:pStyle w:val="a5"/>
        <w:numPr>
          <w:ilvl w:val="1"/>
          <w:numId w:val="1"/>
        </w:numPr>
        <w:tabs>
          <w:tab w:val="left" w:pos="952"/>
        </w:tabs>
        <w:spacing w:line="206" w:lineRule="auto"/>
        <w:ind w:right="15" w:firstLine="408"/>
        <w:jc w:val="both"/>
        <w:rPr>
          <w:sz w:val="20"/>
        </w:rPr>
      </w:pPr>
      <w:r>
        <w:rPr>
          <w:color w:val="231F20"/>
          <w:spacing w:val="2"/>
          <w:w w:val="102"/>
          <w:sz w:val="20"/>
        </w:rPr>
        <w:t>我們信本罪或個人的罪，是指一個有道德責任的人，明知神</w:t>
      </w:r>
      <w:r>
        <w:rPr>
          <w:color w:val="231F20"/>
          <w:w w:val="102"/>
          <w:sz w:val="20"/>
        </w:rPr>
        <w:t>的律法而故意犯的罪。所以它不應和無心和無可避免之缺點、性格的</w:t>
      </w:r>
      <w:r>
        <w:rPr>
          <w:color w:val="231F20"/>
          <w:spacing w:val="-15"/>
          <w:w w:val="102"/>
          <w:sz w:val="20"/>
        </w:rPr>
        <w:t>缺憾、過失、錯誤、失敗，或其他因始祖墮落造成之偏差行為混為一談。</w:t>
      </w:r>
    </w:p>
    <w:p w14:paraId="7AD0909D"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2E48C3E8" w14:textId="77777777" w:rsidR="003345E9" w:rsidRDefault="007169A0">
      <w:pPr>
        <w:pStyle w:val="a3"/>
        <w:spacing w:before="101" w:line="206" w:lineRule="auto"/>
        <w:ind w:right="16"/>
      </w:pPr>
      <w:r>
        <w:rPr>
          <w:color w:val="231F20"/>
          <w:spacing w:val="1"/>
          <w:w w:val="102"/>
        </w:rPr>
        <w:lastRenderedPageBreak/>
        <w:t>然而，此種無知的效應並不包括與基督的精神相反的態度或反應，這</w:t>
      </w:r>
      <w:r>
        <w:rPr>
          <w:color w:val="231F20"/>
          <w:w w:val="102"/>
        </w:rPr>
        <w:t>種罪應稱為靈性之罪。我們信個人的罪主要是在本質上違背了愛的律。以與基督的關係而言，罪的定義就是不信。</w:t>
      </w:r>
    </w:p>
    <w:p w14:paraId="38907246" w14:textId="77777777" w:rsidR="003345E9" w:rsidRDefault="007169A0">
      <w:pPr>
        <w:spacing w:before="64" w:line="199" w:lineRule="auto"/>
        <w:ind w:left="780" w:right="508" w:hanging="90"/>
        <w:jc w:val="both"/>
        <w:rPr>
          <w:sz w:val="18"/>
        </w:rPr>
      </w:pPr>
      <w:r>
        <w:rPr>
          <w:color w:val="231F20"/>
          <w:sz w:val="18"/>
        </w:rPr>
        <w:t>（</w:t>
      </w:r>
      <w:r>
        <w:rPr>
          <w:color w:val="231F20"/>
          <w:spacing w:val="3"/>
          <w:sz w:val="18"/>
        </w:rPr>
        <w:t xml:space="preserve">原罪：創世記三章、六 </w:t>
      </w:r>
      <w:r>
        <w:rPr>
          <w:color w:val="231F20"/>
          <w:sz w:val="18"/>
        </w:rPr>
        <w:t>5</w:t>
      </w:r>
      <w:r>
        <w:rPr>
          <w:color w:val="231F20"/>
          <w:spacing w:val="4"/>
          <w:sz w:val="18"/>
        </w:rPr>
        <w:t xml:space="preserve">；約伯記十五 </w:t>
      </w:r>
      <w:r>
        <w:rPr>
          <w:color w:val="231F20"/>
          <w:sz w:val="18"/>
        </w:rPr>
        <w:t>14</w:t>
      </w:r>
      <w:r>
        <w:rPr>
          <w:color w:val="231F20"/>
          <w:spacing w:val="4"/>
          <w:sz w:val="18"/>
        </w:rPr>
        <w:t xml:space="preserve">；詩篇五十一 </w:t>
      </w:r>
      <w:r>
        <w:rPr>
          <w:color w:val="231F20"/>
          <w:sz w:val="18"/>
        </w:rPr>
        <w:t>5；耶利米書十七 9 ～ 10；馬可福音七 21 ～ 23；羅馬書一 18 ～ 25、五 12 ～ 14、七 1 ～八 9；哥林多前書三 1 ～ 4；加拉太書五 16</w:t>
      </w:r>
    </w:p>
    <w:p w14:paraId="187CBCDA" w14:textId="77777777" w:rsidR="003345E9" w:rsidRDefault="007169A0">
      <w:pPr>
        <w:spacing w:line="271" w:lineRule="exact"/>
        <w:ind w:left="780"/>
        <w:jc w:val="both"/>
        <w:rPr>
          <w:sz w:val="18"/>
        </w:rPr>
      </w:pPr>
      <w:r>
        <w:rPr>
          <w:color w:val="231F20"/>
          <w:w w:val="110"/>
          <w:sz w:val="18"/>
        </w:rPr>
        <w:t>~</w:t>
      </w:r>
      <w:r>
        <w:rPr>
          <w:color w:val="231F20"/>
          <w:spacing w:val="-13"/>
          <w:w w:val="110"/>
          <w:sz w:val="18"/>
        </w:rPr>
        <w:t xml:space="preserve"> </w:t>
      </w:r>
      <w:r>
        <w:rPr>
          <w:color w:val="231F20"/>
          <w:w w:val="105"/>
          <w:sz w:val="18"/>
        </w:rPr>
        <w:t>25；</w:t>
      </w:r>
      <w:r>
        <w:rPr>
          <w:color w:val="231F20"/>
          <w:spacing w:val="-2"/>
          <w:w w:val="105"/>
          <w:sz w:val="18"/>
        </w:rPr>
        <w:t xml:space="preserve">約翰壹書一 </w:t>
      </w:r>
      <w:r>
        <w:rPr>
          <w:color w:val="231F20"/>
          <w:w w:val="105"/>
          <w:sz w:val="18"/>
        </w:rPr>
        <w:t>7</w:t>
      </w:r>
      <w:r>
        <w:rPr>
          <w:color w:val="231F20"/>
          <w:spacing w:val="-11"/>
          <w:w w:val="105"/>
          <w:sz w:val="18"/>
        </w:rPr>
        <w:t xml:space="preserve"> </w:t>
      </w:r>
      <w:r>
        <w:rPr>
          <w:color w:val="231F20"/>
          <w:w w:val="105"/>
          <w:sz w:val="18"/>
        </w:rPr>
        <w:t>～</w:t>
      </w:r>
      <w:r>
        <w:rPr>
          <w:color w:val="231F20"/>
          <w:spacing w:val="-11"/>
          <w:w w:val="105"/>
          <w:sz w:val="18"/>
        </w:rPr>
        <w:t xml:space="preserve"> </w:t>
      </w:r>
      <w:r>
        <w:rPr>
          <w:color w:val="231F20"/>
          <w:w w:val="105"/>
          <w:sz w:val="18"/>
        </w:rPr>
        <w:t>8</w:t>
      </w:r>
      <w:r>
        <w:rPr>
          <w:color w:val="231F20"/>
          <w:spacing w:val="-90"/>
          <w:w w:val="105"/>
          <w:sz w:val="18"/>
        </w:rPr>
        <w:t>。</w:t>
      </w:r>
      <w:r>
        <w:rPr>
          <w:color w:val="231F20"/>
          <w:spacing w:val="-10"/>
          <w:w w:val="105"/>
          <w:sz w:val="18"/>
        </w:rPr>
        <w:t>）</w:t>
      </w:r>
    </w:p>
    <w:p w14:paraId="0465AD5F" w14:textId="77777777" w:rsidR="003345E9" w:rsidRDefault="007169A0">
      <w:pPr>
        <w:spacing w:before="12" w:line="199" w:lineRule="auto"/>
        <w:ind w:left="780" w:right="597" w:hanging="90"/>
        <w:jc w:val="both"/>
        <w:rPr>
          <w:sz w:val="18"/>
        </w:rPr>
      </w:pPr>
      <w:r>
        <w:rPr>
          <w:color w:val="231F20"/>
          <w:sz w:val="18"/>
        </w:rPr>
        <w:t>（</w:t>
      </w:r>
      <w:r>
        <w:rPr>
          <w:color w:val="231F20"/>
          <w:spacing w:val="-1"/>
          <w:sz w:val="18"/>
        </w:rPr>
        <w:t xml:space="preserve">個人的罪：馬太福音廿二 </w:t>
      </w:r>
      <w:r>
        <w:rPr>
          <w:color w:val="231F20"/>
          <w:sz w:val="18"/>
        </w:rPr>
        <w:t>36</w:t>
      </w:r>
      <w:r>
        <w:rPr>
          <w:color w:val="231F20"/>
          <w:spacing w:val="-9"/>
          <w:sz w:val="18"/>
        </w:rPr>
        <w:t xml:space="preserve"> </w:t>
      </w:r>
      <w:r>
        <w:rPr>
          <w:color w:val="231F20"/>
          <w:sz w:val="18"/>
        </w:rPr>
        <w:t>～</w:t>
      </w:r>
      <w:r>
        <w:rPr>
          <w:color w:val="231F20"/>
          <w:spacing w:val="-9"/>
          <w:sz w:val="18"/>
        </w:rPr>
        <w:t xml:space="preserve"> </w:t>
      </w:r>
      <w:r>
        <w:rPr>
          <w:color w:val="231F20"/>
          <w:sz w:val="18"/>
        </w:rPr>
        <w:t>40（</w:t>
      </w:r>
      <w:r>
        <w:rPr>
          <w:color w:val="231F20"/>
          <w:spacing w:val="-2"/>
          <w:sz w:val="18"/>
        </w:rPr>
        <w:t xml:space="preserve">參約翰壹書三 </w:t>
      </w:r>
      <w:r>
        <w:rPr>
          <w:color w:val="231F20"/>
          <w:sz w:val="18"/>
        </w:rPr>
        <w:t>4）；約翰福</w:t>
      </w:r>
      <w:r>
        <w:rPr>
          <w:color w:val="231F20"/>
          <w:spacing w:val="8"/>
          <w:sz w:val="18"/>
        </w:rPr>
        <w:t xml:space="preserve">音八 </w:t>
      </w:r>
      <w:r>
        <w:rPr>
          <w:color w:val="231F20"/>
          <w:sz w:val="18"/>
        </w:rPr>
        <w:t>34</w:t>
      </w:r>
      <w:r>
        <w:rPr>
          <w:color w:val="231F20"/>
          <w:spacing w:val="12"/>
          <w:sz w:val="18"/>
        </w:rPr>
        <w:t xml:space="preserve"> </w:t>
      </w:r>
      <w:r>
        <w:rPr>
          <w:color w:val="231F20"/>
          <w:sz w:val="18"/>
        </w:rPr>
        <w:t>～</w:t>
      </w:r>
      <w:r>
        <w:rPr>
          <w:color w:val="231F20"/>
          <w:spacing w:val="11"/>
          <w:sz w:val="18"/>
        </w:rPr>
        <w:t xml:space="preserve"> </w:t>
      </w:r>
      <w:r>
        <w:rPr>
          <w:color w:val="231F20"/>
          <w:sz w:val="18"/>
        </w:rPr>
        <w:t>36</w:t>
      </w:r>
      <w:r>
        <w:rPr>
          <w:color w:val="231F20"/>
          <w:spacing w:val="9"/>
          <w:sz w:val="18"/>
        </w:rPr>
        <w:t xml:space="preserve">、十六 </w:t>
      </w:r>
      <w:r>
        <w:rPr>
          <w:color w:val="231F20"/>
          <w:sz w:val="18"/>
        </w:rPr>
        <w:t>8</w:t>
      </w:r>
      <w:r>
        <w:rPr>
          <w:color w:val="231F20"/>
          <w:spacing w:val="10"/>
          <w:sz w:val="18"/>
        </w:rPr>
        <w:t xml:space="preserve"> </w:t>
      </w:r>
      <w:r>
        <w:rPr>
          <w:color w:val="231F20"/>
          <w:sz w:val="18"/>
        </w:rPr>
        <w:t>～</w:t>
      </w:r>
      <w:r>
        <w:rPr>
          <w:color w:val="231F20"/>
          <w:spacing w:val="11"/>
          <w:sz w:val="18"/>
        </w:rPr>
        <w:t xml:space="preserve"> </w:t>
      </w:r>
      <w:r>
        <w:rPr>
          <w:color w:val="231F20"/>
          <w:sz w:val="18"/>
        </w:rPr>
        <w:t>9</w:t>
      </w:r>
      <w:r>
        <w:rPr>
          <w:color w:val="231F20"/>
          <w:spacing w:val="8"/>
          <w:sz w:val="18"/>
        </w:rPr>
        <w:t xml:space="preserve">；羅馬書三 </w:t>
      </w:r>
      <w:r>
        <w:rPr>
          <w:color w:val="231F20"/>
          <w:sz w:val="18"/>
        </w:rPr>
        <w:t>23</w:t>
      </w:r>
      <w:r>
        <w:rPr>
          <w:color w:val="231F20"/>
          <w:spacing w:val="8"/>
          <w:sz w:val="18"/>
        </w:rPr>
        <w:t xml:space="preserve">、六 </w:t>
      </w:r>
      <w:r>
        <w:rPr>
          <w:color w:val="231F20"/>
          <w:sz w:val="18"/>
        </w:rPr>
        <w:t>15</w:t>
      </w:r>
      <w:r>
        <w:rPr>
          <w:color w:val="231F20"/>
          <w:spacing w:val="12"/>
          <w:sz w:val="18"/>
        </w:rPr>
        <w:t xml:space="preserve"> </w:t>
      </w:r>
      <w:r>
        <w:rPr>
          <w:color w:val="231F20"/>
          <w:sz w:val="18"/>
        </w:rPr>
        <w:t>～</w:t>
      </w:r>
      <w:r>
        <w:rPr>
          <w:color w:val="231F20"/>
          <w:spacing w:val="11"/>
          <w:sz w:val="18"/>
        </w:rPr>
        <w:t xml:space="preserve"> </w:t>
      </w:r>
      <w:r>
        <w:rPr>
          <w:color w:val="231F20"/>
          <w:sz w:val="18"/>
        </w:rPr>
        <w:t>23</w:t>
      </w:r>
      <w:r>
        <w:rPr>
          <w:color w:val="231F20"/>
          <w:spacing w:val="8"/>
          <w:sz w:val="18"/>
        </w:rPr>
        <w:t xml:space="preserve">、八 </w:t>
      </w:r>
      <w:r>
        <w:rPr>
          <w:color w:val="231F20"/>
          <w:spacing w:val="-43"/>
          <w:sz w:val="18"/>
        </w:rPr>
        <w:t>18</w:t>
      </w:r>
    </w:p>
    <w:p w14:paraId="4BB8D580" w14:textId="77777777" w:rsidR="003345E9" w:rsidRDefault="007169A0">
      <w:pPr>
        <w:spacing w:line="299" w:lineRule="exact"/>
        <w:ind w:left="780"/>
        <w:jc w:val="both"/>
        <w:rPr>
          <w:sz w:val="18"/>
        </w:rPr>
      </w:pPr>
      <w:r>
        <w:rPr>
          <w:color w:val="231F20"/>
          <w:w w:val="150"/>
          <w:sz w:val="18"/>
        </w:rPr>
        <w:t>~</w:t>
      </w:r>
      <w:r>
        <w:rPr>
          <w:color w:val="231F20"/>
          <w:spacing w:val="-26"/>
          <w:w w:val="150"/>
          <w:sz w:val="18"/>
        </w:rPr>
        <w:t xml:space="preserve"> </w:t>
      </w:r>
      <w:r>
        <w:rPr>
          <w:color w:val="231F20"/>
          <w:w w:val="105"/>
          <w:sz w:val="18"/>
        </w:rPr>
        <w:t>24</w:t>
      </w:r>
      <w:r>
        <w:rPr>
          <w:color w:val="231F20"/>
          <w:spacing w:val="-3"/>
          <w:w w:val="105"/>
          <w:sz w:val="18"/>
        </w:rPr>
        <w:t xml:space="preserve">、十四 </w:t>
      </w:r>
      <w:r>
        <w:rPr>
          <w:color w:val="231F20"/>
          <w:w w:val="105"/>
          <w:sz w:val="18"/>
        </w:rPr>
        <w:t>23；</w:t>
      </w:r>
      <w:r>
        <w:rPr>
          <w:color w:val="231F20"/>
          <w:spacing w:val="-2"/>
          <w:w w:val="105"/>
          <w:sz w:val="18"/>
        </w:rPr>
        <w:t xml:space="preserve">約翰壹書一 </w:t>
      </w:r>
      <w:r>
        <w:rPr>
          <w:color w:val="231F20"/>
          <w:w w:val="105"/>
          <w:sz w:val="18"/>
        </w:rPr>
        <w:t>9</w:t>
      </w:r>
      <w:r>
        <w:rPr>
          <w:color w:val="231F20"/>
          <w:spacing w:val="-11"/>
          <w:w w:val="105"/>
          <w:sz w:val="18"/>
        </w:rPr>
        <w:t xml:space="preserve"> </w:t>
      </w:r>
      <w:r>
        <w:rPr>
          <w:color w:val="231F20"/>
          <w:w w:val="105"/>
          <w:sz w:val="18"/>
        </w:rPr>
        <w:t>～</w:t>
      </w:r>
      <w:r>
        <w:rPr>
          <w:color w:val="231F20"/>
          <w:spacing w:val="-5"/>
          <w:w w:val="105"/>
          <w:sz w:val="18"/>
        </w:rPr>
        <w:t xml:space="preserve">二 </w:t>
      </w:r>
      <w:r>
        <w:rPr>
          <w:color w:val="231F20"/>
          <w:w w:val="105"/>
          <w:sz w:val="18"/>
        </w:rPr>
        <w:t>4</w:t>
      </w:r>
      <w:r>
        <w:rPr>
          <w:color w:val="231F20"/>
          <w:spacing w:val="-3"/>
          <w:w w:val="105"/>
          <w:sz w:val="18"/>
        </w:rPr>
        <w:t xml:space="preserve">、三 </w:t>
      </w:r>
      <w:r>
        <w:rPr>
          <w:color w:val="231F20"/>
          <w:w w:val="105"/>
          <w:sz w:val="18"/>
        </w:rPr>
        <w:t>7</w:t>
      </w:r>
      <w:r>
        <w:rPr>
          <w:color w:val="231F20"/>
          <w:spacing w:val="-10"/>
          <w:w w:val="105"/>
          <w:sz w:val="18"/>
        </w:rPr>
        <w:t xml:space="preserve"> </w:t>
      </w:r>
      <w:r>
        <w:rPr>
          <w:color w:val="231F20"/>
          <w:w w:val="105"/>
          <w:sz w:val="18"/>
        </w:rPr>
        <w:t>～</w:t>
      </w:r>
      <w:r>
        <w:rPr>
          <w:color w:val="231F20"/>
          <w:spacing w:val="-10"/>
          <w:w w:val="105"/>
          <w:sz w:val="18"/>
        </w:rPr>
        <w:t xml:space="preserve"> </w:t>
      </w:r>
      <w:r>
        <w:rPr>
          <w:color w:val="231F20"/>
          <w:spacing w:val="-5"/>
          <w:w w:val="105"/>
          <w:sz w:val="18"/>
        </w:rPr>
        <w:t>10）</w:t>
      </w:r>
    </w:p>
    <w:p w14:paraId="0CE36DFD" w14:textId="77777777" w:rsidR="003345E9" w:rsidRDefault="007169A0">
      <w:pPr>
        <w:pStyle w:val="3"/>
        <w:spacing w:before="118"/>
        <w:ind w:left="2832"/>
      </w:pPr>
      <w:r>
        <w:rPr>
          <w:color w:val="231F20"/>
          <w:spacing w:val="-3"/>
        </w:rPr>
        <w:t>六、贖罪</w:t>
      </w:r>
    </w:p>
    <w:p w14:paraId="0BFF3843" w14:textId="77777777" w:rsidR="003345E9" w:rsidRDefault="007169A0">
      <w:pPr>
        <w:pStyle w:val="a5"/>
        <w:numPr>
          <w:ilvl w:val="0"/>
          <w:numId w:val="1"/>
        </w:numPr>
        <w:tabs>
          <w:tab w:val="left" w:pos="766"/>
        </w:tabs>
        <w:spacing w:before="9" w:line="206" w:lineRule="auto"/>
        <w:ind w:right="16" w:firstLine="408"/>
        <w:rPr>
          <w:sz w:val="20"/>
        </w:rPr>
      </w:pPr>
      <w:r>
        <w:rPr>
          <w:color w:val="231F20"/>
          <w:spacing w:val="-1"/>
          <w:w w:val="102"/>
          <w:sz w:val="20"/>
        </w:rPr>
        <w:t>我們信，耶穌基督藉受苦、流血、釘死在十字架上，為全人類</w:t>
      </w:r>
      <w:r>
        <w:rPr>
          <w:color w:val="231F20"/>
          <w:spacing w:val="2"/>
          <w:w w:val="102"/>
          <w:sz w:val="20"/>
        </w:rPr>
        <w:t>的罪成就完全的贖罪，這贖罪乃救恩唯一之根基，足使每一個亞當的</w:t>
      </w:r>
      <w:r>
        <w:rPr>
          <w:color w:val="231F20"/>
          <w:w w:val="102"/>
          <w:sz w:val="20"/>
        </w:rPr>
        <w:t>後裔因其得救。耶穌贖罪的恩典，對道德責任上無行為能力之人、無知的孩童都是有效的，但對那些已達可對自己行為負責年齡之人而言，只有悔改並相信，救恩才是有效的。</w:t>
      </w:r>
    </w:p>
    <w:p w14:paraId="591E2267" w14:textId="77777777" w:rsidR="003345E9" w:rsidRDefault="007169A0">
      <w:pPr>
        <w:spacing w:before="21" w:line="308" w:lineRule="exact"/>
        <w:ind w:left="690"/>
        <w:jc w:val="both"/>
        <w:rPr>
          <w:sz w:val="18"/>
        </w:rPr>
      </w:pPr>
      <w:r>
        <w:rPr>
          <w:color w:val="231F20"/>
          <w:sz w:val="18"/>
        </w:rPr>
        <w:t>（以賽亞書五十三 5</w:t>
      </w:r>
      <w:r>
        <w:rPr>
          <w:color w:val="231F20"/>
          <w:spacing w:val="6"/>
          <w:sz w:val="18"/>
        </w:rPr>
        <w:t xml:space="preserve"> </w:t>
      </w:r>
      <w:r>
        <w:rPr>
          <w:color w:val="231F20"/>
          <w:sz w:val="18"/>
        </w:rPr>
        <w:t>～</w:t>
      </w:r>
      <w:r>
        <w:rPr>
          <w:color w:val="231F20"/>
          <w:spacing w:val="6"/>
          <w:sz w:val="18"/>
        </w:rPr>
        <w:t xml:space="preserve"> </w:t>
      </w:r>
      <w:r>
        <w:rPr>
          <w:color w:val="231F20"/>
          <w:sz w:val="18"/>
        </w:rPr>
        <w:t xml:space="preserve">6、11；馬可福音十 45；路加福音廿四 </w:t>
      </w:r>
      <w:r>
        <w:rPr>
          <w:color w:val="231F20"/>
          <w:spacing w:val="-5"/>
          <w:sz w:val="18"/>
        </w:rPr>
        <w:t>46</w:t>
      </w:r>
    </w:p>
    <w:p w14:paraId="741AAEDE" w14:textId="77777777" w:rsidR="003345E9" w:rsidRDefault="007169A0">
      <w:pPr>
        <w:spacing w:before="12" w:line="199" w:lineRule="auto"/>
        <w:ind w:left="780" w:right="587"/>
        <w:jc w:val="both"/>
        <w:rPr>
          <w:sz w:val="18"/>
        </w:rPr>
      </w:pPr>
      <w:r>
        <w:rPr>
          <w:color w:val="231F20"/>
          <w:w w:val="150"/>
          <w:sz w:val="18"/>
        </w:rPr>
        <w:t>~</w:t>
      </w:r>
      <w:r>
        <w:rPr>
          <w:color w:val="231F20"/>
          <w:spacing w:val="-18"/>
          <w:w w:val="150"/>
          <w:sz w:val="18"/>
        </w:rPr>
        <w:t xml:space="preserve"> </w:t>
      </w:r>
      <w:r>
        <w:rPr>
          <w:color w:val="231F20"/>
          <w:sz w:val="18"/>
        </w:rPr>
        <w:t>48</w:t>
      </w:r>
      <w:r>
        <w:rPr>
          <w:color w:val="231F20"/>
          <w:spacing w:val="-2"/>
          <w:sz w:val="18"/>
        </w:rPr>
        <w:t xml:space="preserve">；約翰福音一 </w:t>
      </w:r>
      <w:r>
        <w:rPr>
          <w:color w:val="231F20"/>
          <w:sz w:val="18"/>
        </w:rPr>
        <w:t>29</w:t>
      </w:r>
      <w:r>
        <w:rPr>
          <w:color w:val="231F20"/>
          <w:spacing w:val="-1"/>
          <w:sz w:val="18"/>
        </w:rPr>
        <w:t xml:space="preserve">、三 </w:t>
      </w:r>
      <w:r>
        <w:rPr>
          <w:color w:val="231F20"/>
          <w:sz w:val="18"/>
        </w:rPr>
        <w:t>14</w:t>
      </w:r>
      <w:r>
        <w:rPr>
          <w:color w:val="231F20"/>
          <w:spacing w:val="-2"/>
          <w:sz w:val="18"/>
        </w:rPr>
        <w:t xml:space="preserve"> </w:t>
      </w:r>
      <w:r>
        <w:rPr>
          <w:color w:val="231F20"/>
          <w:sz w:val="18"/>
        </w:rPr>
        <w:t>～</w:t>
      </w:r>
      <w:r>
        <w:rPr>
          <w:color w:val="231F20"/>
          <w:spacing w:val="-2"/>
          <w:sz w:val="18"/>
        </w:rPr>
        <w:t xml:space="preserve"> </w:t>
      </w:r>
      <w:r>
        <w:rPr>
          <w:color w:val="231F20"/>
          <w:sz w:val="18"/>
        </w:rPr>
        <w:t>17</w:t>
      </w:r>
      <w:r>
        <w:rPr>
          <w:color w:val="231F20"/>
          <w:spacing w:val="-1"/>
          <w:sz w:val="18"/>
        </w:rPr>
        <w:t xml:space="preserve">；使徒行傳四 </w:t>
      </w:r>
      <w:r>
        <w:rPr>
          <w:color w:val="231F20"/>
          <w:sz w:val="18"/>
        </w:rPr>
        <w:t>10</w:t>
      </w:r>
      <w:r>
        <w:rPr>
          <w:color w:val="231F20"/>
          <w:spacing w:val="-2"/>
          <w:sz w:val="18"/>
        </w:rPr>
        <w:t xml:space="preserve"> </w:t>
      </w:r>
      <w:r>
        <w:rPr>
          <w:color w:val="231F20"/>
          <w:sz w:val="18"/>
        </w:rPr>
        <w:t>～</w:t>
      </w:r>
      <w:r>
        <w:rPr>
          <w:color w:val="231F20"/>
          <w:spacing w:val="-2"/>
          <w:sz w:val="18"/>
        </w:rPr>
        <w:t xml:space="preserve"> </w:t>
      </w:r>
      <w:r>
        <w:rPr>
          <w:color w:val="231F20"/>
          <w:sz w:val="18"/>
        </w:rPr>
        <w:t>12；羅馬</w:t>
      </w:r>
      <w:r>
        <w:rPr>
          <w:color w:val="231F20"/>
          <w:spacing w:val="3"/>
          <w:sz w:val="18"/>
        </w:rPr>
        <w:t xml:space="preserve">書三 </w:t>
      </w:r>
      <w:r>
        <w:rPr>
          <w:color w:val="231F20"/>
          <w:sz w:val="18"/>
        </w:rPr>
        <w:t>21 ～ 26</w:t>
      </w:r>
      <w:r>
        <w:rPr>
          <w:color w:val="231F20"/>
          <w:spacing w:val="4"/>
          <w:sz w:val="18"/>
        </w:rPr>
        <w:t xml:space="preserve">、四 </w:t>
      </w:r>
      <w:r>
        <w:rPr>
          <w:color w:val="231F20"/>
          <w:sz w:val="18"/>
        </w:rPr>
        <w:t>17 ～ 25</w:t>
      </w:r>
      <w:r>
        <w:rPr>
          <w:color w:val="231F20"/>
          <w:spacing w:val="4"/>
          <w:sz w:val="18"/>
        </w:rPr>
        <w:t xml:space="preserve">、五 </w:t>
      </w:r>
      <w:r>
        <w:rPr>
          <w:color w:val="231F20"/>
          <w:sz w:val="18"/>
        </w:rPr>
        <w:t>6 ～ 21</w:t>
      </w:r>
      <w:r>
        <w:rPr>
          <w:color w:val="231F20"/>
          <w:spacing w:val="6"/>
          <w:sz w:val="18"/>
        </w:rPr>
        <w:t xml:space="preserve">；哥林多前書六 </w:t>
      </w:r>
      <w:r>
        <w:rPr>
          <w:color w:val="231F20"/>
          <w:sz w:val="18"/>
        </w:rPr>
        <w:t>20；哥</w:t>
      </w:r>
      <w:r>
        <w:rPr>
          <w:color w:val="231F20"/>
          <w:spacing w:val="6"/>
          <w:sz w:val="18"/>
        </w:rPr>
        <w:t xml:space="preserve">林多後書五 </w:t>
      </w:r>
      <w:r>
        <w:rPr>
          <w:color w:val="231F20"/>
          <w:sz w:val="18"/>
        </w:rPr>
        <w:t>14 ～ 21</w:t>
      </w:r>
      <w:r>
        <w:rPr>
          <w:color w:val="231F20"/>
          <w:spacing w:val="4"/>
          <w:sz w:val="18"/>
        </w:rPr>
        <w:t xml:space="preserve">；加拉太書一 </w:t>
      </w:r>
      <w:r>
        <w:rPr>
          <w:color w:val="231F20"/>
          <w:sz w:val="18"/>
        </w:rPr>
        <w:t>3 ～ 4</w:t>
      </w:r>
      <w:r>
        <w:rPr>
          <w:color w:val="231F20"/>
          <w:spacing w:val="3"/>
          <w:sz w:val="18"/>
        </w:rPr>
        <w:t xml:space="preserve">、三 </w:t>
      </w:r>
      <w:r>
        <w:rPr>
          <w:color w:val="231F20"/>
          <w:sz w:val="18"/>
        </w:rPr>
        <w:t>13 ～ 14</w:t>
      </w:r>
      <w:r>
        <w:rPr>
          <w:color w:val="231F20"/>
          <w:spacing w:val="4"/>
          <w:sz w:val="18"/>
        </w:rPr>
        <w:t>；歌羅西</w:t>
      </w:r>
      <w:r>
        <w:rPr>
          <w:color w:val="231F20"/>
          <w:spacing w:val="3"/>
          <w:sz w:val="18"/>
        </w:rPr>
        <w:t xml:space="preserve">書一 </w:t>
      </w:r>
      <w:r>
        <w:rPr>
          <w:color w:val="231F20"/>
          <w:sz w:val="18"/>
        </w:rPr>
        <w:t>19 ～ 23</w:t>
      </w:r>
      <w:r>
        <w:rPr>
          <w:color w:val="231F20"/>
          <w:spacing w:val="5"/>
          <w:sz w:val="18"/>
        </w:rPr>
        <w:t xml:space="preserve">；提摩太前書二 </w:t>
      </w:r>
      <w:r>
        <w:rPr>
          <w:color w:val="231F20"/>
          <w:sz w:val="18"/>
        </w:rPr>
        <w:t>3 ～ 6</w:t>
      </w:r>
      <w:r>
        <w:rPr>
          <w:color w:val="231F20"/>
          <w:spacing w:val="4"/>
          <w:sz w:val="18"/>
        </w:rPr>
        <w:t xml:space="preserve">；提多書二 </w:t>
      </w:r>
      <w:r>
        <w:rPr>
          <w:color w:val="231F20"/>
          <w:sz w:val="18"/>
        </w:rPr>
        <w:t>11 ～ 14</w:t>
      </w:r>
      <w:r>
        <w:rPr>
          <w:color w:val="231F20"/>
          <w:spacing w:val="3"/>
          <w:sz w:val="18"/>
        </w:rPr>
        <w:t>；希伯</w:t>
      </w:r>
      <w:r>
        <w:rPr>
          <w:color w:val="231F20"/>
          <w:spacing w:val="-1"/>
          <w:sz w:val="18"/>
        </w:rPr>
        <w:t xml:space="preserve">來書二 </w:t>
      </w:r>
      <w:r>
        <w:rPr>
          <w:color w:val="231F20"/>
          <w:sz w:val="18"/>
        </w:rPr>
        <w:t>9</w:t>
      </w:r>
      <w:r>
        <w:rPr>
          <w:color w:val="231F20"/>
          <w:spacing w:val="-1"/>
          <w:sz w:val="18"/>
        </w:rPr>
        <w:t xml:space="preserve">、九 </w:t>
      </w:r>
      <w:r>
        <w:rPr>
          <w:color w:val="231F20"/>
          <w:sz w:val="18"/>
        </w:rPr>
        <w:t>11</w:t>
      </w:r>
      <w:r>
        <w:rPr>
          <w:color w:val="231F20"/>
          <w:spacing w:val="-1"/>
          <w:sz w:val="18"/>
        </w:rPr>
        <w:t xml:space="preserve"> </w:t>
      </w:r>
      <w:r>
        <w:rPr>
          <w:color w:val="231F20"/>
          <w:sz w:val="18"/>
        </w:rPr>
        <w:t>～</w:t>
      </w:r>
      <w:r>
        <w:rPr>
          <w:color w:val="231F20"/>
          <w:spacing w:val="-1"/>
          <w:sz w:val="18"/>
        </w:rPr>
        <w:t xml:space="preserve"> </w:t>
      </w:r>
      <w:r>
        <w:rPr>
          <w:color w:val="231F20"/>
          <w:sz w:val="18"/>
        </w:rPr>
        <w:t>14</w:t>
      </w:r>
      <w:r>
        <w:rPr>
          <w:color w:val="231F20"/>
          <w:spacing w:val="-1"/>
          <w:sz w:val="18"/>
        </w:rPr>
        <w:t xml:space="preserve">、十三 </w:t>
      </w:r>
      <w:r>
        <w:rPr>
          <w:color w:val="231F20"/>
          <w:sz w:val="18"/>
        </w:rPr>
        <w:t>12</w:t>
      </w:r>
      <w:r>
        <w:rPr>
          <w:color w:val="231F20"/>
          <w:spacing w:val="-1"/>
          <w:sz w:val="18"/>
        </w:rPr>
        <w:t xml:space="preserve">；彼得前書一 </w:t>
      </w:r>
      <w:r>
        <w:rPr>
          <w:color w:val="231F20"/>
          <w:sz w:val="18"/>
        </w:rPr>
        <w:t>18</w:t>
      </w:r>
      <w:r>
        <w:rPr>
          <w:color w:val="231F20"/>
          <w:spacing w:val="-1"/>
          <w:sz w:val="18"/>
        </w:rPr>
        <w:t xml:space="preserve"> </w:t>
      </w:r>
      <w:r>
        <w:rPr>
          <w:color w:val="231F20"/>
          <w:sz w:val="18"/>
        </w:rPr>
        <w:t>～</w:t>
      </w:r>
      <w:r>
        <w:rPr>
          <w:color w:val="231F20"/>
          <w:spacing w:val="-1"/>
          <w:sz w:val="18"/>
        </w:rPr>
        <w:t xml:space="preserve"> </w:t>
      </w:r>
      <w:r>
        <w:rPr>
          <w:color w:val="231F20"/>
          <w:sz w:val="18"/>
        </w:rPr>
        <w:t>21</w:t>
      </w:r>
      <w:r>
        <w:rPr>
          <w:color w:val="231F20"/>
          <w:spacing w:val="-1"/>
          <w:sz w:val="18"/>
        </w:rPr>
        <w:t xml:space="preserve">、二 </w:t>
      </w:r>
      <w:r>
        <w:rPr>
          <w:color w:val="231F20"/>
          <w:sz w:val="18"/>
        </w:rPr>
        <w:t>19</w:t>
      </w:r>
      <w:r>
        <w:rPr>
          <w:color w:val="231F20"/>
          <w:spacing w:val="-1"/>
          <w:sz w:val="18"/>
        </w:rPr>
        <w:t xml:space="preserve"> </w:t>
      </w:r>
      <w:r>
        <w:rPr>
          <w:color w:val="231F20"/>
          <w:sz w:val="18"/>
        </w:rPr>
        <w:t>～ 25；約翰壹書二 1 ～ 2）</w:t>
      </w:r>
    </w:p>
    <w:p w14:paraId="3EB3789A" w14:textId="77777777" w:rsidR="003345E9" w:rsidRDefault="007169A0">
      <w:pPr>
        <w:pStyle w:val="3"/>
        <w:spacing w:before="141"/>
        <w:ind w:left="0"/>
        <w:jc w:val="center"/>
      </w:pPr>
      <w:r>
        <w:rPr>
          <w:color w:val="231F20"/>
          <w:spacing w:val="-2"/>
        </w:rPr>
        <w:t>七、先行恩典</w:t>
      </w:r>
    </w:p>
    <w:p w14:paraId="062692D3" w14:textId="77777777" w:rsidR="003345E9" w:rsidRDefault="007169A0">
      <w:pPr>
        <w:pStyle w:val="a5"/>
        <w:numPr>
          <w:ilvl w:val="0"/>
          <w:numId w:val="1"/>
        </w:numPr>
        <w:tabs>
          <w:tab w:val="left" w:pos="766"/>
        </w:tabs>
        <w:spacing w:before="8" w:line="206" w:lineRule="auto"/>
        <w:ind w:right="111" w:firstLine="408"/>
        <w:jc w:val="both"/>
        <w:rPr>
          <w:sz w:val="20"/>
        </w:rPr>
      </w:pPr>
      <w:r>
        <w:rPr>
          <w:color w:val="231F20"/>
          <w:spacing w:val="2"/>
          <w:w w:val="102"/>
          <w:sz w:val="20"/>
        </w:rPr>
        <w:t>我們信神的恩典藉著耶穌基督白白地賜給所有人，使每一個願意從罪中回轉歸正，相信耶穌基督的赦罪和罪得潔淨，並遵行神眼中</w:t>
      </w:r>
      <w:r>
        <w:rPr>
          <w:color w:val="231F20"/>
          <w:spacing w:val="1"/>
          <w:w w:val="102"/>
          <w:sz w:val="20"/>
        </w:rPr>
        <w:t>純全可喜悅之善行的人有如此行的能力。我們也信人類按神形象受造</w:t>
      </w:r>
      <w:r>
        <w:rPr>
          <w:color w:val="231F20"/>
          <w:w w:val="102"/>
          <w:sz w:val="20"/>
        </w:rPr>
        <w:t>包括有分辨是非的能力，因此，人有道德責任。他們因著亞當的墮落而敗壞，以致如今無法靠自身的力量和善行回轉、相信並求告神。</w:t>
      </w:r>
    </w:p>
    <w:p w14:paraId="10DB6B31" w14:textId="77777777" w:rsidR="003345E9" w:rsidRDefault="007169A0">
      <w:pPr>
        <w:spacing w:before="61" w:line="199" w:lineRule="auto"/>
        <w:ind w:left="780" w:right="552" w:hanging="90"/>
        <w:jc w:val="both"/>
        <w:rPr>
          <w:sz w:val="18"/>
        </w:rPr>
      </w:pPr>
      <w:r>
        <w:rPr>
          <w:color w:val="231F20"/>
          <w:spacing w:val="-90"/>
          <w:sz w:val="18"/>
        </w:rPr>
        <w:t>（</w:t>
      </w:r>
      <w:r>
        <w:rPr>
          <w:color w:val="231F20"/>
          <w:spacing w:val="-7"/>
          <w:sz w:val="18"/>
        </w:rPr>
        <w:t xml:space="preserve">「神的形像」和「道德責任」：創世記一 </w:t>
      </w:r>
      <w:r>
        <w:rPr>
          <w:color w:val="231F20"/>
          <w:sz w:val="18"/>
        </w:rPr>
        <w:t>26 ～ 27、二 16 ～ 17；申命記廿八 1 ～ 2、卅 19；約書亞記廿四 15；詩篇八 3 ～ 5；以</w:t>
      </w:r>
      <w:r>
        <w:rPr>
          <w:color w:val="231F20"/>
          <w:spacing w:val="-4"/>
          <w:sz w:val="18"/>
        </w:rPr>
        <w:t xml:space="preserve">賽亞書一 </w:t>
      </w:r>
      <w:r>
        <w:rPr>
          <w:color w:val="231F20"/>
          <w:spacing w:val="-2"/>
          <w:sz w:val="18"/>
        </w:rPr>
        <w:t>8</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10；</w:t>
      </w:r>
      <w:r>
        <w:rPr>
          <w:color w:val="231F20"/>
          <w:spacing w:val="-3"/>
          <w:sz w:val="18"/>
        </w:rPr>
        <w:t xml:space="preserve">耶利米書卅一 </w:t>
      </w:r>
      <w:r>
        <w:rPr>
          <w:color w:val="231F20"/>
          <w:spacing w:val="-2"/>
          <w:sz w:val="18"/>
        </w:rPr>
        <w:t>29</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30；</w:t>
      </w:r>
      <w:r>
        <w:rPr>
          <w:color w:val="231F20"/>
          <w:spacing w:val="-3"/>
          <w:sz w:val="18"/>
        </w:rPr>
        <w:t xml:space="preserve">以西結書十八 </w:t>
      </w:r>
      <w:r>
        <w:rPr>
          <w:color w:val="231F20"/>
          <w:spacing w:val="-2"/>
          <w:sz w:val="18"/>
        </w:rPr>
        <w:t>1</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4；</w:t>
      </w:r>
      <w:r>
        <w:rPr>
          <w:color w:val="231F20"/>
          <w:sz w:val="18"/>
        </w:rPr>
        <w:t>彌迦書六 8；羅馬書一 19 ～ 20，二 1 ～ 16、十四 7 ～ 12；加拉</w:t>
      </w:r>
    </w:p>
    <w:p w14:paraId="4CABF5AA" w14:textId="77777777" w:rsidR="003345E9" w:rsidRDefault="003345E9">
      <w:pPr>
        <w:spacing w:line="199" w:lineRule="auto"/>
        <w:jc w:val="both"/>
        <w:rPr>
          <w:sz w:val="18"/>
        </w:rPr>
        <w:sectPr w:rsidR="003345E9">
          <w:footerReference w:type="default" r:id="rId10"/>
          <w:pgSz w:w="8640" w:h="12960"/>
          <w:pgMar w:top="1040" w:right="1080" w:bottom="280" w:left="1080" w:header="0" w:footer="0" w:gutter="0"/>
          <w:cols w:space="720"/>
        </w:sectPr>
      </w:pPr>
    </w:p>
    <w:p w14:paraId="7BFC63C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C8DC901" w14:textId="77777777" w:rsidR="003345E9" w:rsidRDefault="007169A0">
      <w:pPr>
        <w:spacing w:before="208" w:line="308" w:lineRule="exact"/>
        <w:ind w:left="780"/>
        <w:jc w:val="both"/>
        <w:rPr>
          <w:sz w:val="18"/>
        </w:rPr>
      </w:pPr>
      <w:r>
        <w:rPr>
          <w:color w:val="231F20"/>
          <w:spacing w:val="-1"/>
          <w:sz w:val="18"/>
        </w:rPr>
        <w:t xml:space="preserve">太書六 </w:t>
      </w:r>
      <w:r>
        <w:rPr>
          <w:color w:val="231F20"/>
          <w:sz w:val="18"/>
        </w:rPr>
        <w:t>7</w:t>
      </w:r>
      <w:r>
        <w:rPr>
          <w:color w:val="231F20"/>
          <w:spacing w:val="-2"/>
          <w:sz w:val="18"/>
        </w:rPr>
        <w:t xml:space="preserve"> </w:t>
      </w:r>
      <w:r>
        <w:rPr>
          <w:color w:val="231F20"/>
          <w:sz w:val="18"/>
        </w:rPr>
        <w:t>～</w:t>
      </w:r>
      <w:r>
        <w:rPr>
          <w:color w:val="231F20"/>
          <w:spacing w:val="-2"/>
          <w:sz w:val="18"/>
        </w:rPr>
        <w:t xml:space="preserve"> </w:t>
      </w:r>
      <w:r>
        <w:rPr>
          <w:color w:val="231F20"/>
          <w:sz w:val="18"/>
        </w:rPr>
        <w:t>8</w:t>
      </w:r>
      <w:r>
        <w:rPr>
          <w:color w:val="231F20"/>
          <w:spacing w:val="-10"/>
          <w:sz w:val="18"/>
        </w:rPr>
        <w:t>。</w:t>
      </w:r>
    </w:p>
    <w:p w14:paraId="0664E5E3" w14:textId="77777777" w:rsidR="003345E9" w:rsidRDefault="007169A0">
      <w:pPr>
        <w:spacing w:before="11" w:line="199" w:lineRule="auto"/>
        <w:ind w:left="780" w:right="553" w:hanging="90"/>
        <w:jc w:val="both"/>
        <w:rPr>
          <w:sz w:val="18"/>
        </w:rPr>
      </w:pPr>
      <w:r>
        <w:rPr>
          <w:color w:val="231F20"/>
          <w:spacing w:val="-6"/>
          <w:sz w:val="18"/>
        </w:rPr>
        <w:t>「天然無力</w:t>
      </w:r>
      <w:r>
        <w:rPr>
          <w:color w:val="231F20"/>
          <w:spacing w:val="-23"/>
          <w:sz w:val="18"/>
        </w:rPr>
        <w:t xml:space="preserve">」：約伯記十四 </w:t>
      </w:r>
      <w:r>
        <w:rPr>
          <w:color w:val="231F20"/>
          <w:spacing w:val="-6"/>
          <w:sz w:val="18"/>
        </w:rPr>
        <w:t>4、十五 14；詩篇十四 1</w:t>
      </w:r>
      <w:r>
        <w:rPr>
          <w:color w:val="231F20"/>
          <w:spacing w:val="-3"/>
          <w:sz w:val="18"/>
        </w:rPr>
        <w:t xml:space="preserve"> </w:t>
      </w:r>
      <w:r>
        <w:rPr>
          <w:color w:val="231F20"/>
          <w:spacing w:val="-6"/>
          <w:sz w:val="18"/>
        </w:rPr>
        <w:t>～</w:t>
      </w:r>
      <w:r>
        <w:rPr>
          <w:color w:val="231F20"/>
          <w:spacing w:val="-3"/>
          <w:sz w:val="18"/>
        </w:rPr>
        <w:t xml:space="preserve"> </w:t>
      </w:r>
      <w:r>
        <w:rPr>
          <w:color w:val="231F20"/>
          <w:spacing w:val="-6"/>
          <w:sz w:val="18"/>
        </w:rPr>
        <w:t>4、五十一 5；</w:t>
      </w:r>
      <w:r>
        <w:rPr>
          <w:color w:val="231F20"/>
          <w:sz w:val="18"/>
        </w:rPr>
        <w:t>約翰福音三 6 上；羅馬書三 10 ～ 12、五 12 ～ 14、20 上、七 14</w:t>
      </w:r>
    </w:p>
    <w:p w14:paraId="67D3E39E" w14:textId="77777777" w:rsidR="003345E9" w:rsidRDefault="007169A0">
      <w:pPr>
        <w:spacing w:line="270" w:lineRule="exact"/>
        <w:ind w:left="780"/>
        <w:jc w:val="both"/>
        <w:rPr>
          <w:sz w:val="18"/>
        </w:rPr>
      </w:pPr>
      <w:r>
        <w:rPr>
          <w:color w:val="231F20"/>
          <w:w w:val="150"/>
          <w:sz w:val="18"/>
        </w:rPr>
        <w:t>~</w:t>
      </w:r>
      <w:r>
        <w:rPr>
          <w:color w:val="231F20"/>
          <w:spacing w:val="-23"/>
          <w:w w:val="150"/>
          <w:sz w:val="18"/>
        </w:rPr>
        <w:t xml:space="preserve"> </w:t>
      </w:r>
      <w:r>
        <w:rPr>
          <w:color w:val="231F20"/>
          <w:w w:val="110"/>
          <w:sz w:val="18"/>
        </w:rPr>
        <w:t>25</w:t>
      </w:r>
      <w:r>
        <w:rPr>
          <w:color w:val="231F20"/>
          <w:spacing w:val="-10"/>
          <w:w w:val="110"/>
          <w:sz w:val="18"/>
        </w:rPr>
        <w:t>。</w:t>
      </w:r>
    </w:p>
    <w:p w14:paraId="46D02068" w14:textId="77777777" w:rsidR="003345E9" w:rsidRDefault="007169A0">
      <w:pPr>
        <w:spacing w:before="12" w:line="199" w:lineRule="auto"/>
        <w:ind w:left="780" w:right="508" w:hanging="90"/>
        <w:jc w:val="both"/>
        <w:rPr>
          <w:sz w:val="18"/>
        </w:rPr>
      </w:pPr>
      <w:r>
        <w:rPr>
          <w:color w:val="231F20"/>
          <w:spacing w:val="9"/>
          <w:sz w:val="18"/>
        </w:rPr>
        <w:t>「白白的恩典」和「信心的工作</w:t>
      </w:r>
      <w:r>
        <w:rPr>
          <w:color w:val="231F20"/>
          <w:spacing w:val="-5"/>
          <w:sz w:val="18"/>
        </w:rPr>
        <w:t xml:space="preserve">」：以西結書十八 </w:t>
      </w:r>
      <w:r>
        <w:rPr>
          <w:color w:val="231F20"/>
          <w:sz w:val="18"/>
        </w:rPr>
        <w:t>25 ～ 26</w:t>
      </w:r>
      <w:r>
        <w:rPr>
          <w:color w:val="231F20"/>
          <w:spacing w:val="5"/>
          <w:sz w:val="18"/>
        </w:rPr>
        <w:t>；約</w:t>
      </w:r>
      <w:r>
        <w:rPr>
          <w:color w:val="231F20"/>
          <w:sz w:val="18"/>
        </w:rPr>
        <w:t>翰福音一 12 ～ 13、三 6 下；使徒行傳五 31；羅馬書五 6 ～ 8、 18</w:t>
      </w:r>
      <w:r>
        <w:rPr>
          <w:color w:val="231F20"/>
          <w:spacing w:val="4"/>
          <w:sz w:val="18"/>
        </w:rPr>
        <w:t xml:space="preserve">、六 </w:t>
      </w:r>
      <w:r>
        <w:rPr>
          <w:color w:val="231F20"/>
          <w:sz w:val="18"/>
        </w:rPr>
        <w:t>15 ～ 16、23</w:t>
      </w:r>
      <w:r>
        <w:rPr>
          <w:color w:val="231F20"/>
          <w:spacing w:val="4"/>
          <w:sz w:val="18"/>
        </w:rPr>
        <w:t xml:space="preserve">、十 </w:t>
      </w:r>
      <w:r>
        <w:rPr>
          <w:color w:val="231F20"/>
          <w:sz w:val="18"/>
        </w:rPr>
        <w:t>6 ～ 8</w:t>
      </w:r>
      <w:r>
        <w:rPr>
          <w:color w:val="231F20"/>
          <w:spacing w:val="7"/>
          <w:sz w:val="18"/>
        </w:rPr>
        <w:t xml:space="preserve">、十一 </w:t>
      </w:r>
      <w:r>
        <w:rPr>
          <w:color w:val="231F20"/>
          <w:sz w:val="18"/>
        </w:rPr>
        <w:t>22；</w:t>
      </w:r>
      <w:r>
        <w:rPr>
          <w:color w:val="231F20"/>
          <w:spacing w:val="4"/>
          <w:sz w:val="18"/>
        </w:rPr>
        <w:t xml:space="preserve"> 哥林多前書二 </w:t>
      </w:r>
      <w:r>
        <w:rPr>
          <w:color w:val="231F20"/>
          <w:sz w:val="18"/>
        </w:rPr>
        <w:t>9 ～</w:t>
      </w:r>
    </w:p>
    <w:p w14:paraId="397800DC" w14:textId="77777777" w:rsidR="003345E9" w:rsidRDefault="007169A0">
      <w:pPr>
        <w:spacing w:before="3" w:line="199" w:lineRule="auto"/>
        <w:ind w:left="780" w:right="593"/>
        <w:jc w:val="both"/>
        <w:rPr>
          <w:sz w:val="18"/>
        </w:rPr>
      </w:pPr>
      <w:r>
        <w:rPr>
          <w:color w:val="231F20"/>
          <w:sz w:val="18"/>
        </w:rPr>
        <w:t>14、十 1 ～ 12；哥林多後書五 18 ～ 19；加拉太書五 6；以弗所書二 8 ～ 10；腓立比書二 12 ～ 13；歌羅西書一 21 ～ 23；提摩</w:t>
      </w:r>
      <w:r>
        <w:rPr>
          <w:color w:val="231F20"/>
          <w:spacing w:val="6"/>
          <w:sz w:val="18"/>
        </w:rPr>
        <w:t xml:space="preserve">太後書四 </w:t>
      </w:r>
      <w:r>
        <w:rPr>
          <w:color w:val="231F20"/>
          <w:sz w:val="18"/>
        </w:rPr>
        <w:t>10</w:t>
      </w:r>
      <w:r>
        <w:rPr>
          <w:color w:val="231F20"/>
          <w:spacing w:val="5"/>
          <w:sz w:val="18"/>
        </w:rPr>
        <w:t xml:space="preserve"> 上；提多書二 </w:t>
      </w:r>
      <w:r>
        <w:rPr>
          <w:color w:val="231F20"/>
          <w:sz w:val="18"/>
        </w:rPr>
        <w:t>11</w:t>
      </w:r>
      <w:r>
        <w:rPr>
          <w:color w:val="231F20"/>
          <w:spacing w:val="2"/>
          <w:sz w:val="18"/>
        </w:rPr>
        <w:t xml:space="preserve"> </w:t>
      </w:r>
      <w:r>
        <w:rPr>
          <w:color w:val="231F20"/>
          <w:sz w:val="18"/>
        </w:rPr>
        <w:t>～</w:t>
      </w:r>
      <w:r>
        <w:rPr>
          <w:color w:val="231F20"/>
          <w:spacing w:val="2"/>
          <w:sz w:val="18"/>
        </w:rPr>
        <w:t xml:space="preserve"> </w:t>
      </w:r>
      <w:r>
        <w:rPr>
          <w:color w:val="231F20"/>
          <w:sz w:val="18"/>
        </w:rPr>
        <w:t>14</w:t>
      </w:r>
      <w:r>
        <w:rPr>
          <w:color w:val="231F20"/>
          <w:spacing w:val="6"/>
          <w:sz w:val="18"/>
        </w:rPr>
        <w:t xml:space="preserve">；希伯來書二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3</w:t>
      </w:r>
      <w:r>
        <w:rPr>
          <w:color w:val="231F20"/>
          <w:spacing w:val="5"/>
          <w:sz w:val="18"/>
        </w:rPr>
        <w:t xml:space="preserve">、三 </w:t>
      </w:r>
      <w:r>
        <w:rPr>
          <w:color w:val="231F20"/>
          <w:spacing w:val="-5"/>
          <w:sz w:val="18"/>
        </w:rPr>
        <w:t>12</w:t>
      </w:r>
    </w:p>
    <w:p w14:paraId="4BC5D1E9" w14:textId="77777777" w:rsidR="003345E9" w:rsidRDefault="007169A0">
      <w:pPr>
        <w:spacing w:before="3" w:line="199" w:lineRule="auto"/>
        <w:ind w:left="780" w:right="592"/>
        <w:jc w:val="both"/>
        <w:rPr>
          <w:sz w:val="18"/>
        </w:rPr>
      </w:pPr>
      <w:r>
        <w:rPr>
          <w:color w:val="231F20"/>
          <w:w w:val="150"/>
          <w:sz w:val="18"/>
        </w:rPr>
        <w:t>~</w:t>
      </w:r>
      <w:r>
        <w:rPr>
          <w:color w:val="231F20"/>
          <w:spacing w:val="-18"/>
          <w:w w:val="150"/>
          <w:sz w:val="18"/>
        </w:rPr>
        <w:t xml:space="preserve"> </w:t>
      </w:r>
      <w:r>
        <w:rPr>
          <w:color w:val="231F20"/>
          <w:sz w:val="18"/>
        </w:rPr>
        <w:t>15、六 4 ～ 6、十 26 ～ 31；雅各書二 18 ～ 22；彼得後書一 10 ～ 11、二 20 ～ 22）</w:t>
      </w:r>
    </w:p>
    <w:p w14:paraId="7F12B740" w14:textId="77777777" w:rsidR="003345E9" w:rsidRDefault="007169A0">
      <w:pPr>
        <w:pStyle w:val="3"/>
        <w:spacing w:before="136"/>
        <w:ind w:left="0"/>
        <w:jc w:val="center"/>
      </w:pPr>
      <w:r>
        <w:rPr>
          <w:color w:val="231F20"/>
          <w:spacing w:val="-3"/>
        </w:rPr>
        <w:t>八、悔改</w:t>
      </w:r>
    </w:p>
    <w:p w14:paraId="0C0D09C4" w14:textId="77777777" w:rsidR="003345E9" w:rsidRDefault="007169A0">
      <w:pPr>
        <w:pStyle w:val="a5"/>
        <w:numPr>
          <w:ilvl w:val="0"/>
          <w:numId w:val="1"/>
        </w:numPr>
        <w:tabs>
          <w:tab w:val="left" w:pos="766"/>
        </w:tabs>
        <w:spacing w:before="9" w:line="206" w:lineRule="auto"/>
        <w:ind w:right="112" w:firstLine="408"/>
        <w:jc w:val="both"/>
        <w:rPr>
          <w:sz w:val="20"/>
        </w:rPr>
      </w:pPr>
      <w:r>
        <w:rPr>
          <w:color w:val="231F20"/>
          <w:spacing w:val="2"/>
          <w:w w:val="102"/>
          <w:sz w:val="20"/>
        </w:rPr>
        <w:t>我們信每一個要悔改的人都會從神的靈恩慈的幫助，得以領受悔罪的心和恩典的盼望，以到因信得到赦免和屬靈的生命。悔改是指</w:t>
      </w:r>
      <w:r>
        <w:rPr>
          <w:color w:val="231F20"/>
          <w:spacing w:val="1"/>
          <w:w w:val="102"/>
          <w:sz w:val="20"/>
        </w:rPr>
        <w:t>在心思意念上對罪有一個認真並完全地改變，並包括一份個人的罪疚</w:t>
      </w:r>
      <w:r>
        <w:rPr>
          <w:color w:val="231F20"/>
          <w:w w:val="102"/>
          <w:sz w:val="20"/>
        </w:rPr>
        <w:t>感並自願由罪中回轉。這是每一個在行為或心意上得罪神的人必須經歷的。</w:t>
      </w:r>
    </w:p>
    <w:p w14:paraId="6B3C4CE3" w14:textId="77777777" w:rsidR="003345E9" w:rsidRDefault="007169A0">
      <w:pPr>
        <w:pStyle w:val="a3"/>
        <w:spacing w:line="206" w:lineRule="auto"/>
        <w:ind w:right="18" w:firstLine="408"/>
      </w:pPr>
      <w:r>
        <w:rPr>
          <w:color w:val="231F20"/>
          <w:w w:val="102"/>
        </w:rPr>
        <w:t>我們信每一個人都可能離開神的恩典而背道。除非他認自己的罪，</w:t>
      </w:r>
      <w:r>
        <w:rPr>
          <w:color w:val="231F20"/>
          <w:spacing w:val="3"/>
          <w:w w:val="102"/>
        </w:rPr>
        <w:t>不然將失去盼望並永遠的墮落。我們信每一個重生的人不需要回到罪</w:t>
      </w:r>
      <w:r>
        <w:rPr>
          <w:color w:val="231F20"/>
          <w:spacing w:val="1"/>
          <w:w w:val="102"/>
        </w:rPr>
        <w:t>惡中，但可以靠著聖靈的內住之力量與神有一個不斷的團契，從而與</w:t>
      </w:r>
      <w:r>
        <w:rPr>
          <w:color w:val="231F20"/>
          <w:w w:val="102"/>
        </w:rPr>
        <w:t>我們的靈一同見證我們是神的兒女。</w:t>
      </w:r>
    </w:p>
    <w:p w14:paraId="035E9282" w14:textId="77777777" w:rsidR="003345E9" w:rsidRDefault="007169A0">
      <w:pPr>
        <w:spacing w:before="56" w:line="199" w:lineRule="auto"/>
        <w:ind w:left="780" w:right="508" w:hanging="90"/>
        <w:rPr>
          <w:sz w:val="18"/>
        </w:rPr>
      </w:pPr>
      <w:r>
        <w:rPr>
          <w:color w:val="231F20"/>
          <w:spacing w:val="14"/>
          <w:sz w:val="18"/>
        </w:rPr>
        <w:t>（</w:t>
      </w:r>
      <w:r>
        <w:rPr>
          <w:color w:val="231F20"/>
          <w:spacing w:val="9"/>
          <w:sz w:val="18"/>
        </w:rPr>
        <w:t xml:space="preserve">歷代志下七 </w:t>
      </w:r>
      <w:r>
        <w:rPr>
          <w:color w:val="231F20"/>
          <w:sz w:val="18"/>
        </w:rPr>
        <w:t>14</w:t>
      </w:r>
      <w:r>
        <w:rPr>
          <w:color w:val="231F20"/>
          <w:spacing w:val="6"/>
          <w:sz w:val="18"/>
        </w:rPr>
        <w:t xml:space="preserve">；詩篇卅二 </w:t>
      </w:r>
      <w:r>
        <w:rPr>
          <w:color w:val="231F20"/>
          <w:sz w:val="18"/>
        </w:rPr>
        <w:t>5 ～ 6</w:t>
      </w:r>
      <w:r>
        <w:rPr>
          <w:color w:val="231F20"/>
          <w:spacing w:val="8"/>
          <w:sz w:val="18"/>
        </w:rPr>
        <w:t xml:space="preserve">、五十一 </w:t>
      </w:r>
      <w:r>
        <w:rPr>
          <w:color w:val="231F20"/>
          <w:sz w:val="18"/>
        </w:rPr>
        <w:t>1 ～ 17</w:t>
      </w:r>
      <w:r>
        <w:rPr>
          <w:color w:val="231F20"/>
          <w:spacing w:val="10"/>
          <w:sz w:val="18"/>
        </w:rPr>
        <w:t>；以賽亞書</w:t>
      </w:r>
      <w:r>
        <w:rPr>
          <w:color w:val="231F20"/>
          <w:spacing w:val="6"/>
          <w:sz w:val="18"/>
        </w:rPr>
        <w:t xml:space="preserve">五十五 </w:t>
      </w:r>
      <w:r>
        <w:rPr>
          <w:color w:val="231F20"/>
          <w:sz w:val="18"/>
        </w:rPr>
        <w:t>6 ～ 7</w:t>
      </w:r>
      <w:r>
        <w:rPr>
          <w:color w:val="231F20"/>
          <w:spacing w:val="6"/>
          <w:sz w:val="18"/>
        </w:rPr>
        <w:t xml:space="preserve">；耶利米書三 </w:t>
      </w:r>
      <w:r>
        <w:rPr>
          <w:color w:val="231F20"/>
          <w:sz w:val="18"/>
        </w:rPr>
        <w:t>12 ～ 14</w:t>
      </w:r>
      <w:r>
        <w:rPr>
          <w:color w:val="231F20"/>
          <w:spacing w:val="7"/>
          <w:sz w:val="18"/>
        </w:rPr>
        <w:t xml:space="preserve">；以西結書十八 </w:t>
      </w:r>
      <w:r>
        <w:rPr>
          <w:color w:val="231F20"/>
          <w:sz w:val="18"/>
        </w:rPr>
        <w:t>30 ～ 32、卅三 14 ～ 16；馬可福音一 14 ～ 15；路加福音三 1 ～ 14、十三</w:t>
      </w:r>
      <w:r>
        <w:rPr>
          <w:color w:val="231F20"/>
          <w:spacing w:val="80"/>
          <w:sz w:val="18"/>
        </w:rPr>
        <w:t xml:space="preserve"> </w:t>
      </w:r>
      <w:r>
        <w:rPr>
          <w:color w:val="231F20"/>
          <w:sz w:val="18"/>
        </w:rPr>
        <w:t>1 ～ 5</w:t>
      </w:r>
      <w:r>
        <w:rPr>
          <w:color w:val="231F20"/>
          <w:spacing w:val="7"/>
          <w:sz w:val="18"/>
        </w:rPr>
        <w:t xml:space="preserve">、十八 </w:t>
      </w:r>
      <w:r>
        <w:rPr>
          <w:color w:val="231F20"/>
          <w:sz w:val="18"/>
        </w:rPr>
        <w:t>9 ～ 14</w:t>
      </w:r>
      <w:r>
        <w:rPr>
          <w:color w:val="231F20"/>
          <w:spacing w:val="8"/>
          <w:sz w:val="18"/>
        </w:rPr>
        <w:t xml:space="preserve">；使徒行傳二 </w:t>
      </w:r>
      <w:r>
        <w:rPr>
          <w:color w:val="231F20"/>
          <w:sz w:val="18"/>
        </w:rPr>
        <w:t>38</w:t>
      </w:r>
      <w:r>
        <w:rPr>
          <w:color w:val="231F20"/>
          <w:spacing w:val="5"/>
          <w:sz w:val="18"/>
        </w:rPr>
        <w:t xml:space="preserve">、三 </w:t>
      </w:r>
      <w:r>
        <w:rPr>
          <w:color w:val="231F20"/>
          <w:sz w:val="18"/>
        </w:rPr>
        <w:t>19</w:t>
      </w:r>
      <w:r>
        <w:rPr>
          <w:color w:val="231F20"/>
          <w:spacing w:val="5"/>
          <w:sz w:val="18"/>
        </w:rPr>
        <w:t xml:space="preserve">、五 </w:t>
      </w:r>
      <w:r>
        <w:rPr>
          <w:color w:val="231F20"/>
          <w:sz w:val="18"/>
        </w:rPr>
        <w:t>31</w:t>
      </w:r>
      <w:r>
        <w:rPr>
          <w:color w:val="231F20"/>
          <w:spacing w:val="7"/>
          <w:sz w:val="18"/>
        </w:rPr>
        <w:t xml:space="preserve">、十七 </w:t>
      </w:r>
      <w:r>
        <w:rPr>
          <w:color w:val="231F20"/>
          <w:sz w:val="18"/>
        </w:rPr>
        <w:t>30</w:t>
      </w:r>
    </w:p>
    <w:p w14:paraId="5E274A62" w14:textId="77777777" w:rsidR="003345E9" w:rsidRDefault="007169A0">
      <w:pPr>
        <w:spacing w:before="4" w:line="199" w:lineRule="auto"/>
        <w:ind w:left="780" w:right="595"/>
        <w:rPr>
          <w:sz w:val="18"/>
        </w:rPr>
      </w:pPr>
      <w:r>
        <w:rPr>
          <w:color w:val="231F20"/>
          <w:w w:val="150"/>
          <w:sz w:val="18"/>
        </w:rPr>
        <w:t>~</w:t>
      </w:r>
      <w:r>
        <w:rPr>
          <w:color w:val="231F20"/>
          <w:spacing w:val="-22"/>
          <w:w w:val="150"/>
          <w:sz w:val="18"/>
        </w:rPr>
        <w:t xml:space="preserve"> </w:t>
      </w:r>
      <w:r>
        <w:rPr>
          <w:color w:val="231F20"/>
          <w:sz w:val="18"/>
        </w:rPr>
        <w:t>31、廿六 16 ～ 18；羅馬書二 4；哥林多後書七 8 ～ 11；帖撒羅尼迦前書一 9；彼得後書三 9）</w:t>
      </w:r>
    </w:p>
    <w:p w14:paraId="245D848B" w14:textId="77777777" w:rsidR="003345E9" w:rsidRDefault="007169A0">
      <w:pPr>
        <w:pStyle w:val="3"/>
        <w:spacing w:before="137"/>
        <w:ind w:left="2220"/>
      </w:pPr>
      <w:r>
        <w:rPr>
          <w:color w:val="231F20"/>
          <w:spacing w:val="-1"/>
        </w:rPr>
        <w:t>九、稱義、重生與成嗣</w:t>
      </w:r>
    </w:p>
    <w:p w14:paraId="32B29466" w14:textId="77777777" w:rsidR="003345E9" w:rsidRDefault="007169A0">
      <w:pPr>
        <w:pStyle w:val="a5"/>
        <w:numPr>
          <w:ilvl w:val="0"/>
          <w:numId w:val="1"/>
        </w:numPr>
        <w:tabs>
          <w:tab w:val="left" w:pos="766"/>
        </w:tabs>
        <w:spacing w:before="8" w:line="206" w:lineRule="auto"/>
        <w:ind w:right="112" w:firstLine="408"/>
        <w:jc w:val="both"/>
        <w:rPr>
          <w:sz w:val="20"/>
        </w:rPr>
      </w:pPr>
      <w:r>
        <w:rPr>
          <w:color w:val="231F20"/>
          <w:spacing w:val="1"/>
          <w:w w:val="102"/>
          <w:sz w:val="20"/>
        </w:rPr>
        <w:t>我們信稱義是神的恩典與司法的行為，藉此，祂向所有相信耶</w:t>
      </w:r>
      <w:r>
        <w:rPr>
          <w:color w:val="231F20"/>
          <w:spacing w:val="2"/>
          <w:w w:val="102"/>
          <w:sz w:val="20"/>
        </w:rPr>
        <w:t>穌基督且接受祂為主和救主的人，賜下充分赦罪之恩典，使他們得以</w:t>
      </w:r>
      <w:r>
        <w:rPr>
          <w:color w:val="231F20"/>
          <w:w w:val="102"/>
          <w:sz w:val="20"/>
        </w:rPr>
        <w:t>完全脫離罪的刑罰，稱他們為義。</w:t>
      </w:r>
    </w:p>
    <w:p w14:paraId="07F3E6F9" w14:textId="77777777" w:rsidR="003345E9" w:rsidRDefault="007169A0">
      <w:pPr>
        <w:pStyle w:val="a5"/>
        <w:numPr>
          <w:ilvl w:val="1"/>
          <w:numId w:val="1"/>
        </w:numPr>
        <w:tabs>
          <w:tab w:val="left" w:pos="952"/>
        </w:tabs>
        <w:spacing w:line="334" w:lineRule="exact"/>
        <w:ind w:left="952" w:hanging="424"/>
        <w:jc w:val="both"/>
        <w:rPr>
          <w:sz w:val="20"/>
        </w:rPr>
      </w:pPr>
      <w:r>
        <w:rPr>
          <w:color w:val="231F20"/>
          <w:spacing w:val="-1"/>
          <w:sz w:val="20"/>
        </w:rPr>
        <w:t>我們信重生或新生是神恩典的作為，使悔改之信徒的道德本</w:t>
      </w:r>
    </w:p>
    <w:p w14:paraId="32F090BC" w14:textId="77777777" w:rsidR="003345E9" w:rsidRDefault="003345E9">
      <w:pPr>
        <w:pStyle w:val="a5"/>
        <w:spacing w:line="334" w:lineRule="exact"/>
        <w:jc w:val="both"/>
        <w:rPr>
          <w:sz w:val="20"/>
        </w:rPr>
        <w:sectPr w:rsidR="003345E9">
          <w:footerReference w:type="default" r:id="rId11"/>
          <w:pgSz w:w="8640" w:h="12960"/>
          <w:pgMar w:top="480" w:right="1080" w:bottom="1180" w:left="1080" w:header="0" w:footer="997" w:gutter="0"/>
          <w:pgNumType w:start="26"/>
          <w:cols w:space="720"/>
        </w:sectPr>
      </w:pPr>
    </w:p>
    <w:p w14:paraId="51ED5191" w14:textId="77777777" w:rsidR="003345E9" w:rsidRDefault="007169A0">
      <w:pPr>
        <w:pStyle w:val="a3"/>
        <w:spacing w:before="50"/>
        <w:ind w:left="0"/>
        <w:jc w:val="center"/>
      </w:pPr>
      <w:r>
        <w:rPr>
          <w:color w:val="231F20"/>
          <w:spacing w:val="-5"/>
        </w:rPr>
        <w:lastRenderedPageBreak/>
        <w:t>信條</w:t>
      </w:r>
    </w:p>
    <w:p w14:paraId="185EF647" w14:textId="77777777" w:rsidR="003345E9" w:rsidRDefault="007169A0">
      <w:pPr>
        <w:pStyle w:val="a3"/>
        <w:spacing w:before="237" w:line="206" w:lineRule="auto"/>
        <w:ind w:left="119" w:right="111"/>
      </w:pPr>
      <w:r>
        <w:rPr>
          <w:color w:val="231F20"/>
          <w:spacing w:val="1"/>
          <w:w w:val="102"/>
        </w:rPr>
        <w:t>性得到屬靈的復甦，獲得獨特的屬靈的生命，得以有信心、愛心與順</w:t>
      </w:r>
      <w:r>
        <w:rPr>
          <w:color w:val="231F20"/>
          <w:w w:val="102"/>
        </w:rPr>
        <w:t>服的心志。</w:t>
      </w:r>
    </w:p>
    <w:p w14:paraId="0E1ACA07" w14:textId="77777777" w:rsidR="003345E9" w:rsidRDefault="007169A0">
      <w:pPr>
        <w:pStyle w:val="a5"/>
        <w:numPr>
          <w:ilvl w:val="1"/>
          <w:numId w:val="1"/>
        </w:numPr>
        <w:tabs>
          <w:tab w:val="left" w:pos="952"/>
        </w:tabs>
        <w:spacing w:line="204" w:lineRule="auto"/>
        <w:ind w:left="119" w:right="17" w:firstLine="408"/>
        <w:jc w:val="both"/>
        <w:rPr>
          <w:sz w:val="20"/>
        </w:rPr>
      </w:pPr>
      <w:r>
        <w:rPr>
          <w:color w:val="231F20"/>
          <w:spacing w:val="5"/>
          <w:w w:val="102"/>
          <w:sz w:val="20"/>
        </w:rPr>
        <w:t>我們信成嗣是出於神恩典的作為，藉此稱義與重生的信徒，得以成為神的兒女。</w:t>
      </w:r>
    </w:p>
    <w:p w14:paraId="34C525EA" w14:textId="77777777" w:rsidR="003345E9" w:rsidRDefault="007169A0">
      <w:pPr>
        <w:pStyle w:val="a5"/>
        <w:numPr>
          <w:ilvl w:val="1"/>
          <w:numId w:val="1"/>
        </w:numPr>
        <w:tabs>
          <w:tab w:val="left" w:pos="951"/>
        </w:tabs>
        <w:spacing w:line="206" w:lineRule="auto"/>
        <w:ind w:left="119" w:right="112" w:firstLine="408"/>
        <w:jc w:val="both"/>
        <w:rPr>
          <w:sz w:val="20"/>
        </w:rPr>
      </w:pPr>
      <w:r>
        <w:rPr>
          <w:color w:val="231F20"/>
          <w:spacing w:val="3"/>
          <w:w w:val="102"/>
          <w:sz w:val="20"/>
        </w:rPr>
        <w:t>我們信稱義、重生和成嗣在尋求神的人身上是同時產生的經</w:t>
      </w:r>
      <w:r>
        <w:rPr>
          <w:color w:val="231F20"/>
          <w:w w:val="102"/>
          <w:sz w:val="20"/>
        </w:rPr>
        <w:t>驗。要獲得這些經驗，必先悔改，然後相信，並有聖靈的工作和恩典為其見證。</w:t>
      </w:r>
    </w:p>
    <w:p w14:paraId="0A4C64C4" w14:textId="77777777" w:rsidR="003345E9" w:rsidRDefault="007169A0">
      <w:pPr>
        <w:spacing w:before="62" w:line="199" w:lineRule="auto"/>
        <w:ind w:left="780" w:right="591" w:hanging="90"/>
        <w:rPr>
          <w:sz w:val="18"/>
        </w:rPr>
      </w:pPr>
      <w:r>
        <w:rPr>
          <w:color w:val="231F20"/>
          <w:sz w:val="18"/>
        </w:rPr>
        <w:t>（路加福音十八 14；約翰福音一 12 ～ 13，三 3 ～ 8、五 24；使</w:t>
      </w:r>
      <w:r>
        <w:rPr>
          <w:color w:val="231F20"/>
          <w:spacing w:val="7"/>
          <w:sz w:val="18"/>
        </w:rPr>
        <w:t xml:space="preserve">徒行傳十三 </w:t>
      </w:r>
      <w:r>
        <w:rPr>
          <w:color w:val="231F20"/>
          <w:sz w:val="18"/>
        </w:rPr>
        <w:t>39</w:t>
      </w:r>
      <w:r>
        <w:rPr>
          <w:color w:val="231F20"/>
          <w:spacing w:val="5"/>
          <w:sz w:val="18"/>
        </w:rPr>
        <w:t xml:space="preserve">；羅馬書一 </w:t>
      </w:r>
      <w:r>
        <w:rPr>
          <w:color w:val="231F20"/>
          <w:sz w:val="18"/>
        </w:rPr>
        <w:t>17</w:t>
      </w:r>
      <w:r>
        <w:rPr>
          <w:color w:val="231F20"/>
          <w:spacing w:val="4"/>
          <w:sz w:val="18"/>
        </w:rPr>
        <w:t xml:space="preserve">、三 </w:t>
      </w:r>
      <w:r>
        <w:rPr>
          <w:color w:val="231F20"/>
          <w:sz w:val="18"/>
        </w:rPr>
        <w:t>21</w:t>
      </w:r>
      <w:r>
        <w:rPr>
          <w:color w:val="231F20"/>
          <w:spacing w:val="4"/>
          <w:sz w:val="18"/>
        </w:rPr>
        <w:t xml:space="preserve"> </w:t>
      </w:r>
      <w:r>
        <w:rPr>
          <w:color w:val="231F20"/>
          <w:sz w:val="18"/>
        </w:rPr>
        <w:t>～</w:t>
      </w:r>
      <w:r>
        <w:rPr>
          <w:color w:val="231F20"/>
          <w:spacing w:val="3"/>
          <w:sz w:val="18"/>
        </w:rPr>
        <w:t xml:space="preserve"> </w:t>
      </w:r>
      <w:r>
        <w:rPr>
          <w:color w:val="231F20"/>
          <w:sz w:val="18"/>
        </w:rPr>
        <w:t>26，28</w:t>
      </w:r>
      <w:r>
        <w:rPr>
          <w:color w:val="231F20"/>
          <w:spacing w:val="1"/>
          <w:sz w:val="18"/>
        </w:rPr>
        <w:t xml:space="preserve">，四 </w:t>
      </w:r>
      <w:r>
        <w:rPr>
          <w:color w:val="231F20"/>
          <w:sz w:val="18"/>
        </w:rPr>
        <w:t>5</w:t>
      </w:r>
      <w:r>
        <w:rPr>
          <w:color w:val="231F20"/>
          <w:spacing w:val="4"/>
          <w:sz w:val="18"/>
        </w:rPr>
        <w:t xml:space="preserve"> </w:t>
      </w:r>
      <w:r>
        <w:rPr>
          <w:color w:val="231F20"/>
          <w:sz w:val="18"/>
        </w:rPr>
        <w:t>～</w:t>
      </w:r>
      <w:r>
        <w:rPr>
          <w:color w:val="231F20"/>
          <w:spacing w:val="4"/>
          <w:sz w:val="18"/>
        </w:rPr>
        <w:t xml:space="preserve"> </w:t>
      </w:r>
      <w:r>
        <w:rPr>
          <w:color w:val="231F20"/>
          <w:spacing w:val="-4"/>
          <w:sz w:val="18"/>
        </w:rPr>
        <w:t>9，17</w:t>
      </w:r>
    </w:p>
    <w:p w14:paraId="2FC2761E" w14:textId="77777777" w:rsidR="003345E9" w:rsidRDefault="007169A0">
      <w:pPr>
        <w:spacing w:before="2" w:line="199" w:lineRule="auto"/>
        <w:ind w:left="780" w:right="507"/>
        <w:rPr>
          <w:sz w:val="18"/>
        </w:rPr>
      </w:pPr>
      <w:r>
        <w:rPr>
          <w:color w:val="231F20"/>
          <w:w w:val="145"/>
          <w:sz w:val="18"/>
        </w:rPr>
        <w:t>~</w:t>
      </w:r>
      <w:r>
        <w:rPr>
          <w:color w:val="231F20"/>
          <w:spacing w:val="-7"/>
          <w:w w:val="145"/>
          <w:sz w:val="18"/>
        </w:rPr>
        <w:t xml:space="preserve"> </w:t>
      </w:r>
      <w:r>
        <w:rPr>
          <w:color w:val="231F20"/>
          <w:sz w:val="18"/>
        </w:rPr>
        <w:t>25，五 1、16 ～ 19</w:t>
      </w:r>
      <w:r>
        <w:rPr>
          <w:color w:val="231F20"/>
          <w:spacing w:val="4"/>
          <w:sz w:val="18"/>
        </w:rPr>
        <w:t xml:space="preserve">、六 </w:t>
      </w:r>
      <w:r>
        <w:rPr>
          <w:color w:val="231F20"/>
          <w:sz w:val="18"/>
        </w:rPr>
        <w:t>4</w:t>
      </w:r>
      <w:r>
        <w:rPr>
          <w:color w:val="231F20"/>
          <w:spacing w:val="4"/>
          <w:sz w:val="18"/>
        </w:rPr>
        <w:t xml:space="preserve">、七 </w:t>
      </w:r>
      <w:r>
        <w:rPr>
          <w:color w:val="231F20"/>
          <w:sz w:val="18"/>
        </w:rPr>
        <w:t>6</w:t>
      </w:r>
      <w:r>
        <w:rPr>
          <w:color w:val="231F20"/>
          <w:spacing w:val="4"/>
          <w:sz w:val="18"/>
        </w:rPr>
        <w:t xml:space="preserve">、八 </w:t>
      </w:r>
      <w:r>
        <w:rPr>
          <w:color w:val="231F20"/>
          <w:sz w:val="18"/>
        </w:rPr>
        <w:t>1，15 ～ 17</w:t>
      </w:r>
      <w:r>
        <w:rPr>
          <w:color w:val="231F20"/>
          <w:spacing w:val="8"/>
          <w:sz w:val="18"/>
        </w:rPr>
        <w:t>；哥林多前</w:t>
      </w:r>
      <w:r>
        <w:rPr>
          <w:color w:val="231F20"/>
          <w:sz w:val="18"/>
        </w:rPr>
        <w:t>書一 30、六 11；哥林多後書五 17 ～ 21；加拉太書二 16 ～ 21、</w:t>
      </w:r>
      <w:r>
        <w:rPr>
          <w:color w:val="231F20"/>
          <w:spacing w:val="14"/>
          <w:sz w:val="18"/>
        </w:rPr>
        <w:t xml:space="preserve">三 </w:t>
      </w:r>
      <w:r>
        <w:rPr>
          <w:color w:val="231F20"/>
          <w:sz w:val="18"/>
        </w:rPr>
        <w:t>1</w:t>
      </w:r>
      <w:r>
        <w:rPr>
          <w:color w:val="231F20"/>
          <w:spacing w:val="29"/>
          <w:sz w:val="18"/>
        </w:rPr>
        <w:t xml:space="preserve"> </w:t>
      </w:r>
      <w:r>
        <w:rPr>
          <w:color w:val="231F20"/>
          <w:sz w:val="18"/>
        </w:rPr>
        <w:t>～</w:t>
      </w:r>
      <w:r>
        <w:rPr>
          <w:color w:val="231F20"/>
          <w:spacing w:val="35"/>
          <w:sz w:val="18"/>
        </w:rPr>
        <w:t xml:space="preserve"> </w:t>
      </w:r>
      <w:r>
        <w:rPr>
          <w:color w:val="231F20"/>
          <w:sz w:val="18"/>
        </w:rPr>
        <w:t>14，26</w:t>
      </w:r>
      <w:r>
        <w:rPr>
          <w:color w:val="231F20"/>
          <w:spacing w:val="16"/>
          <w:sz w:val="18"/>
        </w:rPr>
        <w:t xml:space="preserve">、四 </w:t>
      </w:r>
      <w:r>
        <w:rPr>
          <w:color w:val="231F20"/>
          <w:sz w:val="18"/>
        </w:rPr>
        <w:t>4</w:t>
      </w:r>
      <w:r>
        <w:rPr>
          <w:color w:val="231F20"/>
          <w:spacing w:val="29"/>
          <w:sz w:val="18"/>
        </w:rPr>
        <w:t xml:space="preserve"> </w:t>
      </w:r>
      <w:r>
        <w:rPr>
          <w:color w:val="231F20"/>
          <w:sz w:val="18"/>
        </w:rPr>
        <w:t>～</w:t>
      </w:r>
      <w:r>
        <w:rPr>
          <w:color w:val="231F20"/>
          <w:spacing w:val="35"/>
          <w:sz w:val="18"/>
        </w:rPr>
        <w:t xml:space="preserve"> </w:t>
      </w:r>
      <w:r>
        <w:rPr>
          <w:color w:val="231F20"/>
          <w:sz w:val="18"/>
        </w:rPr>
        <w:t>7；</w:t>
      </w:r>
      <w:r>
        <w:rPr>
          <w:color w:val="231F20"/>
          <w:spacing w:val="12"/>
          <w:sz w:val="18"/>
        </w:rPr>
        <w:t xml:space="preserve"> 以弗所書一 </w:t>
      </w:r>
      <w:r>
        <w:rPr>
          <w:color w:val="231F20"/>
          <w:sz w:val="18"/>
        </w:rPr>
        <w:t>6</w:t>
      </w:r>
      <w:r>
        <w:rPr>
          <w:color w:val="231F20"/>
          <w:spacing w:val="29"/>
          <w:sz w:val="18"/>
        </w:rPr>
        <w:t xml:space="preserve"> </w:t>
      </w:r>
      <w:r>
        <w:rPr>
          <w:color w:val="231F20"/>
          <w:sz w:val="18"/>
        </w:rPr>
        <w:t>～</w:t>
      </w:r>
      <w:r>
        <w:rPr>
          <w:color w:val="231F20"/>
          <w:spacing w:val="35"/>
          <w:sz w:val="18"/>
        </w:rPr>
        <w:t xml:space="preserve"> </w:t>
      </w:r>
      <w:r>
        <w:rPr>
          <w:color w:val="231F20"/>
          <w:sz w:val="18"/>
        </w:rPr>
        <w:t>7</w:t>
      </w:r>
      <w:r>
        <w:rPr>
          <w:color w:val="231F20"/>
          <w:spacing w:val="18"/>
          <w:sz w:val="18"/>
        </w:rPr>
        <w:t xml:space="preserve">、二 </w:t>
      </w:r>
      <w:r>
        <w:rPr>
          <w:color w:val="231F20"/>
          <w:sz w:val="18"/>
        </w:rPr>
        <w:t>1，4</w:t>
      </w:r>
      <w:r>
        <w:rPr>
          <w:color w:val="231F20"/>
          <w:spacing w:val="22"/>
          <w:w w:val="115"/>
          <w:sz w:val="18"/>
        </w:rPr>
        <w:t xml:space="preserve"> </w:t>
      </w:r>
      <w:r>
        <w:rPr>
          <w:color w:val="231F20"/>
          <w:w w:val="115"/>
          <w:sz w:val="18"/>
        </w:rPr>
        <w:t xml:space="preserve">～ </w:t>
      </w:r>
      <w:r>
        <w:rPr>
          <w:color w:val="231F20"/>
          <w:spacing w:val="-105"/>
          <w:sz w:val="18"/>
        </w:rPr>
        <w:t>5</w:t>
      </w:r>
      <w:r>
        <w:rPr>
          <w:color w:val="231F20"/>
          <w:spacing w:val="-17"/>
          <w:sz w:val="18"/>
        </w:rPr>
        <w:t xml:space="preserve">；腓立比書三 </w:t>
      </w:r>
      <w:r>
        <w:rPr>
          <w:color w:val="231F20"/>
          <w:sz w:val="18"/>
        </w:rPr>
        <w:t>3 ～ 9；歌羅西書二 13；提多書三 4 ～ 7；彼得前書一 23；約翰壹書一 9、三 1 ～ 2、9、四 7、五 1，9 ～ 13、18）</w:t>
      </w:r>
    </w:p>
    <w:p w14:paraId="523A183E" w14:textId="77777777" w:rsidR="003345E9" w:rsidRDefault="007169A0">
      <w:pPr>
        <w:pStyle w:val="3"/>
        <w:spacing w:before="140"/>
        <w:ind w:left="2628"/>
      </w:pPr>
      <w:r>
        <w:rPr>
          <w:color w:val="231F20"/>
          <w:spacing w:val="-2"/>
        </w:rPr>
        <w:t>十、全然成聖</w:t>
      </w:r>
    </w:p>
    <w:p w14:paraId="19C0D6F8" w14:textId="77777777" w:rsidR="003345E9" w:rsidRDefault="007169A0">
      <w:pPr>
        <w:pStyle w:val="a5"/>
        <w:numPr>
          <w:ilvl w:val="0"/>
          <w:numId w:val="1"/>
        </w:numPr>
        <w:tabs>
          <w:tab w:val="left" w:pos="888"/>
        </w:tabs>
        <w:spacing w:before="9" w:line="206" w:lineRule="auto"/>
        <w:ind w:right="15" w:firstLine="408"/>
        <w:rPr>
          <w:sz w:val="20"/>
        </w:rPr>
      </w:pPr>
      <w:r>
        <w:rPr>
          <w:color w:val="231F20"/>
          <w:spacing w:val="7"/>
          <w:w w:val="102"/>
          <w:sz w:val="20"/>
        </w:rPr>
        <w:t>我們信成聖是神的工作，為了轉變信徒使其有基督的形象。</w:t>
      </w:r>
      <w:r>
        <w:rPr>
          <w:color w:val="231F20"/>
          <w:spacing w:val="-4"/>
          <w:w w:val="102"/>
          <w:sz w:val="20"/>
        </w:rPr>
        <w:t>這是因著神的恩典，並經由聖靈在初始成聖或是重生</w:t>
      </w:r>
      <w:r>
        <w:rPr>
          <w:color w:val="231F20"/>
          <w:w w:val="102"/>
          <w:sz w:val="20"/>
        </w:rPr>
        <w:t>（同時得以稱義</w:t>
      </w:r>
      <w:r>
        <w:rPr>
          <w:color w:val="231F20"/>
          <w:spacing w:val="-102"/>
          <w:w w:val="102"/>
          <w:sz w:val="20"/>
        </w:rPr>
        <w:t>）</w:t>
      </w:r>
      <w:r>
        <w:rPr>
          <w:color w:val="231F20"/>
          <w:spacing w:val="-17"/>
          <w:w w:val="102"/>
          <w:sz w:val="20"/>
        </w:rPr>
        <w:t>、</w:t>
      </w:r>
      <w:r>
        <w:rPr>
          <w:color w:val="231F20"/>
          <w:spacing w:val="1"/>
          <w:w w:val="102"/>
          <w:sz w:val="20"/>
        </w:rPr>
        <w:t>全然成聖、持續達到完全並最終得到榮耀時所做成的。在得榮耀之時</w:t>
      </w:r>
      <w:r>
        <w:rPr>
          <w:color w:val="231F20"/>
          <w:w w:val="102"/>
          <w:sz w:val="20"/>
        </w:rPr>
        <w:t>我們將全然有聖子的形象。</w:t>
      </w:r>
    </w:p>
    <w:p w14:paraId="1603B6C5" w14:textId="77777777" w:rsidR="003345E9" w:rsidRDefault="007169A0">
      <w:pPr>
        <w:pStyle w:val="a3"/>
        <w:spacing w:line="206" w:lineRule="auto"/>
        <w:ind w:right="111" w:firstLine="408"/>
        <w:jc w:val="both"/>
      </w:pPr>
      <w:r>
        <w:rPr>
          <w:color w:val="231F20"/>
          <w:spacing w:val="3"/>
          <w:w w:val="102"/>
        </w:rPr>
        <w:t>我們信全然成聖是神在信徒重生後的工作，藉此信徒得以脫離原</w:t>
      </w:r>
      <w:r>
        <w:rPr>
          <w:color w:val="231F20"/>
          <w:w w:val="102"/>
        </w:rPr>
        <w:t>罪（或稱墮落</w:t>
      </w:r>
      <w:r>
        <w:rPr>
          <w:color w:val="231F20"/>
          <w:spacing w:val="-102"/>
          <w:w w:val="102"/>
        </w:rPr>
        <w:t>）</w:t>
      </w:r>
      <w:r>
        <w:rPr>
          <w:color w:val="231F20"/>
          <w:w w:val="102"/>
        </w:rPr>
        <w:t>，進入對神全然奉獻的境地，使因愛而產生之聖潔順服得以完全。</w:t>
      </w:r>
    </w:p>
    <w:p w14:paraId="278772C4" w14:textId="77777777" w:rsidR="003345E9" w:rsidRDefault="007169A0">
      <w:pPr>
        <w:pStyle w:val="a3"/>
        <w:spacing w:line="206" w:lineRule="auto"/>
        <w:ind w:right="111" w:firstLine="408"/>
      </w:pPr>
      <w:r>
        <w:rPr>
          <w:color w:val="231F20"/>
          <w:spacing w:val="3"/>
          <w:w w:val="102"/>
        </w:rPr>
        <w:t>全然成聖是藉聖靈的洗或作聖靈的充滿所達成的，包括洗除心中</w:t>
      </w:r>
      <w:r>
        <w:rPr>
          <w:color w:val="231F20"/>
          <w:w w:val="102"/>
        </w:rPr>
        <w:t>的罪並帶來聖靈的內住同在，使信徒生活服事有能力。</w:t>
      </w:r>
    </w:p>
    <w:p w14:paraId="124AA2D2" w14:textId="77777777" w:rsidR="003345E9" w:rsidRDefault="007169A0">
      <w:pPr>
        <w:pStyle w:val="a3"/>
        <w:spacing w:line="206" w:lineRule="auto"/>
        <w:ind w:right="117" w:firstLine="408"/>
      </w:pPr>
      <w:r>
        <w:rPr>
          <w:color w:val="231F20"/>
          <w:spacing w:val="1"/>
          <w:w w:val="102"/>
        </w:rPr>
        <w:t>全然成聖是靠耶穌的寶血，在信徒全然奉獻後，本乎恩藉信心頃刻間獲得的，並有聖靈為此工作和恩典的情境做見證。</w:t>
      </w:r>
    </w:p>
    <w:p w14:paraId="54550F0E" w14:textId="77777777" w:rsidR="003345E9" w:rsidRDefault="007169A0">
      <w:pPr>
        <w:pStyle w:val="a3"/>
        <w:spacing w:line="308" w:lineRule="exact"/>
        <w:ind w:left="528"/>
      </w:pPr>
      <w:r>
        <w:rPr>
          <w:color w:val="231F20"/>
          <w:spacing w:val="-1"/>
        </w:rPr>
        <w:t>這種成聖的經驗另有各種不同的名稱，表明其不同之階段，諸如：</w:t>
      </w:r>
    </w:p>
    <w:p w14:paraId="5E2F71D6" w14:textId="77777777" w:rsidR="003345E9" w:rsidRDefault="007169A0">
      <w:pPr>
        <w:pStyle w:val="a3"/>
        <w:spacing w:line="206" w:lineRule="auto"/>
        <w:ind w:right="118" w:hanging="102"/>
      </w:pPr>
      <w:r>
        <w:rPr>
          <w:color w:val="231F20"/>
          <w:spacing w:val="-27"/>
          <w:w w:val="102"/>
        </w:rPr>
        <w:t>「基督徒的完全」、「完全的愛」、「心靈的純潔」、「聖靈的洗或作聖靈的</w:t>
      </w:r>
      <w:r>
        <w:rPr>
          <w:color w:val="231F20"/>
          <w:spacing w:val="-21"/>
          <w:w w:val="102"/>
        </w:rPr>
        <w:t>充滿」、「全備的福份」以及「基督徒的聖潔」。</w:t>
      </w:r>
    </w:p>
    <w:p w14:paraId="5D2F1235" w14:textId="77777777" w:rsidR="003345E9" w:rsidRDefault="007169A0">
      <w:pPr>
        <w:pStyle w:val="a5"/>
        <w:numPr>
          <w:ilvl w:val="1"/>
          <w:numId w:val="1"/>
        </w:numPr>
        <w:tabs>
          <w:tab w:val="left" w:pos="1072"/>
        </w:tabs>
        <w:spacing w:line="204" w:lineRule="auto"/>
        <w:ind w:right="15" w:firstLine="408"/>
        <w:rPr>
          <w:sz w:val="20"/>
        </w:rPr>
      </w:pPr>
      <w:r>
        <w:rPr>
          <w:color w:val="231F20"/>
          <w:spacing w:val="-4"/>
          <w:sz w:val="20"/>
        </w:rPr>
        <w:t>我們信一個「潔淨的心」與一個「成熟的性格」是顯然有別：</w:t>
      </w:r>
      <w:r>
        <w:rPr>
          <w:color w:val="231F20"/>
          <w:spacing w:val="-17"/>
          <w:sz w:val="20"/>
        </w:rPr>
        <w:t>前者是即時獲得的，為全然成聖的結果，而後者是在恩典中長進的結果。</w:t>
      </w:r>
    </w:p>
    <w:p w14:paraId="71DA5192" w14:textId="77777777" w:rsidR="003345E9" w:rsidRDefault="007169A0">
      <w:pPr>
        <w:pStyle w:val="a3"/>
        <w:spacing w:line="339" w:lineRule="exact"/>
        <w:ind w:left="528"/>
      </w:pPr>
      <w:r>
        <w:rPr>
          <w:color w:val="231F20"/>
          <w:spacing w:val="-1"/>
        </w:rPr>
        <w:t>我們信全然成聖的恩典包含了神聖的動力，這動力使信徒在恩典</w:t>
      </w:r>
    </w:p>
    <w:p w14:paraId="5F783178" w14:textId="77777777" w:rsidR="003345E9" w:rsidRDefault="003345E9">
      <w:pPr>
        <w:pStyle w:val="a3"/>
        <w:spacing w:line="339" w:lineRule="exact"/>
        <w:sectPr w:rsidR="003345E9">
          <w:pgSz w:w="8640" w:h="12960"/>
          <w:pgMar w:top="480" w:right="1080" w:bottom="1180" w:left="1080" w:header="0" w:footer="997" w:gutter="0"/>
          <w:cols w:space="720"/>
        </w:sectPr>
      </w:pPr>
    </w:p>
    <w:p w14:paraId="210EA3E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9B3CB69" w14:textId="77777777" w:rsidR="003345E9" w:rsidRDefault="007169A0">
      <w:pPr>
        <w:pStyle w:val="a3"/>
        <w:spacing w:before="237" w:line="206" w:lineRule="auto"/>
        <w:ind w:right="17"/>
      </w:pPr>
      <w:r>
        <w:rPr>
          <w:color w:val="231F20"/>
          <w:w w:val="102"/>
        </w:rPr>
        <w:t>中成長，以成為像基督的門徒。然而，這種動力必須自覺地培養，並</w:t>
      </w:r>
      <w:r>
        <w:rPr>
          <w:color w:val="231F20"/>
          <w:spacing w:val="3"/>
          <w:w w:val="102"/>
        </w:rPr>
        <w:t>且謹慎地留意靈性發展的先決條件和過程，以及在品格和性情上更像</w:t>
      </w:r>
      <w:r>
        <w:rPr>
          <w:color w:val="231F20"/>
          <w:spacing w:val="-1"/>
          <w:w w:val="102"/>
        </w:rPr>
        <w:t>基督。若沒有這種意向分明的努力，一個人的見證可能會因此受虧損，恩典本身也將挫敗，而終告流失。</w:t>
      </w:r>
    </w:p>
    <w:p w14:paraId="118F4ED8" w14:textId="77777777" w:rsidR="003345E9" w:rsidRDefault="007169A0">
      <w:pPr>
        <w:pStyle w:val="a3"/>
        <w:spacing w:line="206" w:lineRule="auto"/>
        <w:ind w:right="117" w:firstLine="408"/>
      </w:pPr>
      <w:r>
        <w:rPr>
          <w:color w:val="231F20"/>
          <w:spacing w:val="1"/>
          <w:w w:val="102"/>
        </w:rPr>
        <w:t>參與受恩之道，特別是團契生活、門徒造就以及教會禮儀，使信</w:t>
      </w:r>
      <w:r>
        <w:rPr>
          <w:color w:val="231F20"/>
          <w:w w:val="102"/>
        </w:rPr>
        <w:t>徒能夠在恩典中以及在全然愛主與愛鄰舍的心意中成長。</w:t>
      </w:r>
    </w:p>
    <w:p w14:paraId="41D063D3" w14:textId="77777777" w:rsidR="003345E9" w:rsidRDefault="007169A0">
      <w:pPr>
        <w:spacing w:before="61" w:line="199" w:lineRule="auto"/>
        <w:ind w:left="780" w:right="590" w:hanging="90"/>
        <w:rPr>
          <w:sz w:val="18"/>
        </w:rPr>
      </w:pPr>
      <w:r>
        <w:rPr>
          <w:color w:val="231F20"/>
          <w:sz w:val="18"/>
        </w:rPr>
        <w:t>（耶利米書卅一 31 ～ 34；以西結書卅六 25 ～ 27；瑪拉基書三</w:t>
      </w:r>
      <w:r>
        <w:rPr>
          <w:color w:val="231F20"/>
          <w:spacing w:val="80"/>
          <w:sz w:val="18"/>
        </w:rPr>
        <w:t xml:space="preserve"> </w:t>
      </w:r>
      <w:r>
        <w:rPr>
          <w:color w:val="231F20"/>
          <w:sz w:val="18"/>
        </w:rPr>
        <w:t>2 ～</w:t>
      </w:r>
      <w:r>
        <w:rPr>
          <w:color w:val="231F20"/>
          <w:spacing w:val="3"/>
          <w:sz w:val="18"/>
        </w:rPr>
        <w:t xml:space="preserve"> </w:t>
      </w:r>
      <w:r>
        <w:rPr>
          <w:color w:val="231F20"/>
          <w:sz w:val="18"/>
        </w:rPr>
        <w:t>3；馬太福音三 11</w:t>
      </w:r>
      <w:r>
        <w:rPr>
          <w:color w:val="231F20"/>
          <w:spacing w:val="3"/>
          <w:sz w:val="18"/>
        </w:rPr>
        <w:t xml:space="preserve"> </w:t>
      </w:r>
      <w:r>
        <w:rPr>
          <w:color w:val="231F20"/>
          <w:sz w:val="18"/>
        </w:rPr>
        <w:t>～</w:t>
      </w:r>
      <w:r>
        <w:rPr>
          <w:color w:val="231F20"/>
          <w:spacing w:val="3"/>
          <w:sz w:val="18"/>
        </w:rPr>
        <w:t xml:space="preserve"> </w:t>
      </w:r>
      <w:r>
        <w:rPr>
          <w:color w:val="231F20"/>
          <w:sz w:val="18"/>
        </w:rPr>
        <w:t>12；路加福音三 16</w:t>
      </w:r>
      <w:r>
        <w:rPr>
          <w:color w:val="231F20"/>
          <w:spacing w:val="3"/>
          <w:sz w:val="18"/>
        </w:rPr>
        <w:t xml:space="preserve"> </w:t>
      </w:r>
      <w:r>
        <w:rPr>
          <w:color w:val="231F20"/>
          <w:sz w:val="18"/>
        </w:rPr>
        <w:t>～</w:t>
      </w:r>
      <w:r>
        <w:rPr>
          <w:color w:val="231F20"/>
          <w:spacing w:val="3"/>
          <w:sz w:val="18"/>
        </w:rPr>
        <w:t xml:space="preserve"> </w:t>
      </w:r>
      <w:r>
        <w:rPr>
          <w:color w:val="231F20"/>
          <w:sz w:val="18"/>
        </w:rPr>
        <w:t>17</w:t>
      </w:r>
      <w:r>
        <w:rPr>
          <w:color w:val="231F20"/>
          <w:spacing w:val="-2"/>
          <w:sz w:val="18"/>
        </w:rPr>
        <w:t>；約翰福音七</w:t>
      </w:r>
    </w:p>
    <w:p w14:paraId="729267B2" w14:textId="77777777" w:rsidR="003345E9" w:rsidRDefault="007169A0">
      <w:pPr>
        <w:spacing w:before="2" w:line="199" w:lineRule="auto"/>
        <w:ind w:left="780" w:right="508"/>
        <w:rPr>
          <w:sz w:val="18"/>
        </w:rPr>
      </w:pPr>
      <w:r>
        <w:rPr>
          <w:color w:val="231F20"/>
          <w:spacing w:val="-2"/>
          <w:sz w:val="18"/>
        </w:rPr>
        <w:t>37</w:t>
      </w:r>
      <w:r>
        <w:rPr>
          <w:color w:val="231F20"/>
          <w:spacing w:val="-10"/>
          <w:sz w:val="18"/>
        </w:rPr>
        <w:t xml:space="preserve"> </w:t>
      </w:r>
      <w:r>
        <w:rPr>
          <w:color w:val="231F20"/>
          <w:spacing w:val="-2"/>
          <w:sz w:val="18"/>
        </w:rPr>
        <w:t>～</w:t>
      </w:r>
      <w:r>
        <w:rPr>
          <w:color w:val="231F20"/>
          <w:spacing w:val="-10"/>
          <w:sz w:val="18"/>
        </w:rPr>
        <w:t xml:space="preserve"> </w:t>
      </w:r>
      <w:r>
        <w:rPr>
          <w:color w:val="231F20"/>
          <w:spacing w:val="-2"/>
          <w:sz w:val="18"/>
        </w:rPr>
        <w:t>39</w:t>
      </w:r>
      <w:r>
        <w:rPr>
          <w:color w:val="231F20"/>
          <w:spacing w:val="-4"/>
          <w:sz w:val="18"/>
        </w:rPr>
        <w:t xml:space="preserve">、十四 </w:t>
      </w:r>
      <w:r>
        <w:rPr>
          <w:color w:val="231F20"/>
          <w:spacing w:val="-2"/>
          <w:sz w:val="18"/>
        </w:rPr>
        <w:t>15</w:t>
      </w:r>
      <w:r>
        <w:rPr>
          <w:color w:val="231F20"/>
          <w:spacing w:val="-10"/>
          <w:sz w:val="18"/>
        </w:rPr>
        <w:t xml:space="preserve"> </w:t>
      </w:r>
      <w:r>
        <w:rPr>
          <w:color w:val="231F20"/>
          <w:spacing w:val="-2"/>
          <w:sz w:val="18"/>
        </w:rPr>
        <w:t>～</w:t>
      </w:r>
      <w:r>
        <w:rPr>
          <w:color w:val="231F20"/>
          <w:spacing w:val="-9"/>
          <w:sz w:val="18"/>
        </w:rPr>
        <w:t xml:space="preserve"> </w:t>
      </w:r>
      <w:r>
        <w:rPr>
          <w:color w:val="231F20"/>
          <w:spacing w:val="-2"/>
          <w:sz w:val="18"/>
        </w:rPr>
        <w:t>23</w:t>
      </w:r>
      <w:r>
        <w:rPr>
          <w:color w:val="231F20"/>
          <w:spacing w:val="-4"/>
          <w:sz w:val="18"/>
        </w:rPr>
        <w:t xml:space="preserve">、十七 </w:t>
      </w:r>
      <w:r>
        <w:rPr>
          <w:color w:val="231F20"/>
          <w:spacing w:val="-2"/>
          <w:sz w:val="18"/>
        </w:rPr>
        <w:t>6</w:t>
      </w:r>
      <w:r>
        <w:rPr>
          <w:color w:val="231F20"/>
          <w:spacing w:val="-9"/>
          <w:sz w:val="18"/>
        </w:rPr>
        <w:t xml:space="preserve"> </w:t>
      </w:r>
      <w:r>
        <w:rPr>
          <w:color w:val="231F20"/>
          <w:spacing w:val="-2"/>
          <w:sz w:val="18"/>
        </w:rPr>
        <w:t>～</w:t>
      </w:r>
      <w:r>
        <w:rPr>
          <w:color w:val="231F20"/>
          <w:spacing w:val="-10"/>
          <w:sz w:val="18"/>
        </w:rPr>
        <w:t xml:space="preserve"> </w:t>
      </w:r>
      <w:r>
        <w:rPr>
          <w:color w:val="231F20"/>
          <w:spacing w:val="-2"/>
          <w:sz w:val="18"/>
        </w:rPr>
        <w:t>20；</w:t>
      </w:r>
      <w:r>
        <w:rPr>
          <w:color w:val="231F20"/>
          <w:spacing w:val="-4"/>
          <w:sz w:val="18"/>
        </w:rPr>
        <w:t xml:space="preserve">使徒行傳一 </w:t>
      </w:r>
      <w:r>
        <w:rPr>
          <w:color w:val="231F20"/>
          <w:spacing w:val="-2"/>
          <w:sz w:val="18"/>
        </w:rPr>
        <w:t>5</w:t>
      </w:r>
      <w:r>
        <w:rPr>
          <w:color w:val="231F20"/>
          <w:spacing w:val="-5"/>
          <w:sz w:val="18"/>
        </w:rPr>
        <w:t xml:space="preserve">、二 </w:t>
      </w:r>
      <w:r>
        <w:rPr>
          <w:color w:val="231F20"/>
          <w:spacing w:val="-2"/>
          <w:sz w:val="18"/>
        </w:rPr>
        <w:t>1</w:t>
      </w:r>
      <w:r>
        <w:rPr>
          <w:color w:val="231F20"/>
          <w:spacing w:val="-9"/>
          <w:sz w:val="18"/>
        </w:rPr>
        <w:t xml:space="preserve"> </w:t>
      </w:r>
      <w:r>
        <w:rPr>
          <w:color w:val="231F20"/>
          <w:spacing w:val="-2"/>
          <w:sz w:val="18"/>
        </w:rPr>
        <w:t>～</w:t>
      </w:r>
      <w:r>
        <w:rPr>
          <w:color w:val="231F20"/>
          <w:spacing w:val="-10"/>
          <w:sz w:val="18"/>
        </w:rPr>
        <w:t xml:space="preserve"> </w:t>
      </w:r>
      <w:r>
        <w:rPr>
          <w:color w:val="231F20"/>
          <w:spacing w:val="-2"/>
          <w:sz w:val="18"/>
        </w:rPr>
        <w:t>4、</w:t>
      </w:r>
      <w:r>
        <w:rPr>
          <w:color w:val="231F20"/>
          <w:w w:val="105"/>
          <w:sz w:val="18"/>
        </w:rPr>
        <w:t>十五 8</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9</w:t>
      </w:r>
      <w:r>
        <w:rPr>
          <w:color w:val="231F20"/>
          <w:spacing w:val="4"/>
          <w:w w:val="105"/>
          <w:sz w:val="18"/>
        </w:rPr>
        <w:t xml:space="preserve">；羅馬書六 </w:t>
      </w:r>
      <w:r>
        <w:rPr>
          <w:color w:val="231F20"/>
          <w:w w:val="105"/>
          <w:sz w:val="18"/>
        </w:rPr>
        <w:t>11</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13、19、八 1</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4、8</w:t>
      </w:r>
      <w:r>
        <w:rPr>
          <w:color w:val="231F20"/>
          <w:spacing w:val="-12"/>
          <w:w w:val="105"/>
          <w:sz w:val="18"/>
        </w:rPr>
        <w:t xml:space="preserve"> </w:t>
      </w:r>
      <w:r>
        <w:rPr>
          <w:color w:val="231F20"/>
          <w:w w:val="105"/>
          <w:sz w:val="18"/>
        </w:rPr>
        <w:t>～</w:t>
      </w:r>
      <w:r>
        <w:rPr>
          <w:color w:val="231F20"/>
          <w:spacing w:val="-13"/>
          <w:w w:val="105"/>
          <w:sz w:val="18"/>
        </w:rPr>
        <w:t xml:space="preserve"> </w:t>
      </w:r>
      <w:r>
        <w:rPr>
          <w:color w:val="231F20"/>
          <w:w w:val="105"/>
          <w:sz w:val="18"/>
        </w:rPr>
        <w:t>14</w:t>
      </w:r>
      <w:r>
        <w:rPr>
          <w:color w:val="231F20"/>
          <w:spacing w:val="9"/>
          <w:w w:val="105"/>
          <w:sz w:val="18"/>
        </w:rPr>
        <w:t>、十二</w:t>
      </w:r>
      <w:r>
        <w:rPr>
          <w:color w:val="231F20"/>
          <w:w w:val="105"/>
          <w:sz w:val="18"/>
        </w:rPr>
        <w:t xml:space="preserve"> </w:t>
      </w:r>
      <w:r>
        <w:rPr>
          <w:color w:val="231F20"/>
          <w:sz w:val="18"/>
        </w:rPr>
        <w:t>1 ～ 2；哥林多後書六 14 ～七 1；加拉太書二 20、五 16 ～ 25，以弗所書三 14 ～ 21、五 17 ～ 18、25 ～ 27；腓立比書三 10 ～ 15；歌羅西書三 1 ～ 17；帖撒羅尼迦前書五 23 ～ 24；希伯來書</w:t>
      </w:r>
      <w:r>
        <w:rPr>
          <w:color w:val="231F20"/>
          <w:spacing w:val="-6"/>
          <w:sz w:val="18"/>
        </w:rPr>
        <w:t xml:space="preserve">四 </w:t>
      </w:r>
      <w:r>
        <w:rPr>
          <w:color w:val="231F20"/>
          <w:spacing w:val="-2"/>
          <w:sz w:val="18"/>
        </w:rPr>
        <w:t>9</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11</w:t>
      </w:r>
      <w:r>
        <w:rPr>
          <w:color w:val="231F20"/>
          <w:spacing w:val="-5"/>
          <w:sz w:val="18"/>
        </w:rPr>
        <w:t xml:space="preserve">、十 </w:t>
      </w:r>
      <w:r>
        <w:rPr>
          <w:color w:val="231F20"/>
          <w:spacing w:val="-2"/>
          <w:sz w:val="18"/>
        </w:rPr>
        <w:t>10</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17</w:t>
      </w:r>
      <w:r>
        <w:rPr>
          <w:color w:val="231F20"/>
          <w:spacing w:val="-4"/>
          <w:sz w:val="18"/>
        </w:rPr>
        <w:t xml:space="preserve">、十二 </w:t>
      </w:r>
      <w:r>
        <w:rPr>
          <w:color w:val="231F20"/>
          <w:spacing w:val="-2"/>
          <w:sz w:val="18"/>
        </w:rPr>
        <w:t>1</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2</w:t>
      </w:r>
      <w:r>
        <w:rPr>
          <w:color w:val="231F20"/>
          <w:spacing w:val="-4"/>
          <w:sz w:val="18"/>
        </w:rPr>
        <w:t xml:space="preserve">、十三 </w:t>
      </w:r>
      <w:r>
        <w:rPr>
          <w:color w:val="231F20"/>
          <w:spacing w:val="-2"/>
          <w:sz w:val="18"/>
        </w:rPr>
        <w:t>12</w:t>
      </w:r>
      <w:r>
        <w:rPr>
          <w:color w:val="231F20"/>
          <w:spacing w:val="-3"/>
          <w:sz w:val="18"/>
        </w:rPr>
        <w:t xml:space="preserve">；約翰壹書一 </w:t>
      </w:r>
      <w:r>
        <w:rPr>
          <w:color w:val="231F20"/>
          <w:spacing w:val="-2"/>
          <w:sz w:val="18"/>
        </w:rPr>
        <w:t>7、9）</w:t>
      </w:r>
    </w:p>
    <w:p w14:paraId="75A113E4" w14:textId="77777777" w:rsidR="003345E9" w:rsidRDefault="007169A0">
      <w:pPr>
        <w:spacing w:before="6" w:line="199" w:lineRule="auto"/>
        <w:ind w:left="780" w:right="591" w:hanging="90"/>
        <w:jc w:val="both"/>
        <w:rPr>
          <w:sz w:val="18"/>
        </w:rPr>
      </w:pPr>
      <w:r>
        <w:rPr>
          <w:color w:val="231F20"/>
          <w:spacing w:val="-15"/>
          <w:sz w:val="18"/>
        </w:rPr>
        <w:t>「基督徒的完全」「完全的愛」：</w:t>
      </w:r>
      <w:r>
        <w:rPr>
          <w:color w:val="231F20"/>
          <w:sz w:val="18"/>
        </w:rPr>
        <w:t>（申命記卅 6；馬太福音五 43 ～ 48、廿二 37 ～ 40；羅馬書十二 9 ～ 21、十三 8 ～ 10；哥林多前書十三章；腓立比書三 10 ～ 15；希伯來書六 1；約翰壹書四 17 ～ 18</w:t>
      </w:r>
    </w:p>
    <w:p w14:paraId="3F851853" w14:textId="77777777" w:rsidR="003345E9" w:rsidRDefault="007169A0">
      <w:pPr>
        <w:spacing w:before="3" w:line="199" w:lineRule="auto"/>
        <w:ind w:left="780" w:right="591" w:hanging="90"/>
        <w:jc w:val="both"/>
        <w:rPr>
          <w:sz w:val="18"/>
        </w:rPr>
      </w:pPr>
      <w:r>
        <w:rPr>
          <w:color w:val="231F20"/>
          <w:spacing w:val="-10"/>
          <w:sz w:val="18"/>
        </w:rPr>
        <w:t xml:space="preserve">「心靈的純潔」：馬太福音五 </w:t>
      </w:r>
      <w:r>
        <w:rPr>
          <w:color w:val="231F20"/>
          <w:sz w:val="18"/>
        </w:rPr>
        <w:t>8；使徒行傳十五 8 ～ 9；彼得前書一 22；約翰壹書三 3。</w:t>
      </w:r>
    </w:p>
    <w:p w14:paraId="700303C9" w14:textId="77777777" w:rsidR="003345E9" w:rsidRDefault="007169A0">
      <w:pPr>
        <w:spacing w:before="2" w:line="199" w:lineRule="auto"/>
        <w:ind w:left="780" w:right="552" w:hanging="90"/>
        <w:jc w:val="both"/>
        <w:rPr>
          <w:sz w:val="18"/>
        </w:rPr>
      </w:pPr>
      <w:r>
        <w:rPr>
          <w:color w:val="231F20"/>
          <w:spacing w:val="-10"/>
          <w:sz w:val="18"/>
        </w:rPr>
        <w:t xml:space="preserve">「聖靈的洗」：耶利米書卅一 </w:t>
      </w:r>
      <w:r>
        <w:rPr>
          <w:color w:val="231F20"/>
          <w:sz w:val="18"/>
        </w:rPr>
        <w:t>31 ～ 34；以西結書卅六 25 ～ 27；</w:t>
      </w:r>
      <w:r>
        <w:rPr>
          <w:color w:val="231F20"/>
          <w:spacing w:val="-1"/>
          <w:sz w:val="18"/>
        </w:rPr>
        <w:t xml:space="preserve">瑪拉基書三 </w:t>
      </w:r>
      <w:r>
        <w:rPr>
          <w:color w:val="231F20"/>
          <w:sz w:val="18"/>
        </w:rPr>
        <w:t>2</w:t>
      </w:r>
      <w:r>
        <w:rPr>
          <w:color w:val="231F20"/>
          <w:spacing w:val="-2"/>
          <w:sz w:val="18"/>
        </w:rPr>
        <w:t xml:space="preserve"> </w:t>
      </w:r>
      <w:r>
        <w:rPr>
          <w:color w:val="231F20"/>
          <w:sz w:val="18"/>
        </w:rPr>
        <w:t>～</w:t>
      </w:r>
      <w:r>
        <w:rPr>
          <w:color w:val="231F20"/>
          <w:spacing w:val="-2"/>
          <w:sz w:val="18"/>
        </w:rPr>
        <w:t xml:space="preserve"> </w:t>
      </w:r>
      <w:r>
        <w:rPr>
          <w:color w:val="231F20"/>
          <w:sz w:val="18"/>
        </w:rPr>
        <w:t>3</w:t>
      </w:r>
      <w:r>
        <w:rPr>
          <w:color w:val="231F20"/>
          <w:spacing w:val="-1"/>
          <w:sz w:val="18"/>
        </w:rPr>
        <w:t xml:space="preserve">；馬太福音三 </w:t>
      </w:r>
      <w:r>
        <w:rPr>
          <w:color w:val="231F20"/>
          <w:sz w:val="18"/>
        </w:rPr>
        <w:t>11</w:t>
      </w:r>
      <w:r>
        <w:rPr>
          <w:color w:val="231F20"/>
          <w:spacing w:val="-2"/>
          <w:sz w:val="18"/>
        </w:rPr>
        <w:t xml:space="preserve"> </w:t>
      </w:r>
      <w:r>
        <w:rPr>
          <w:color w:val="231F20"/>
          <w:sz w:val="18"/>
        </w:rPr>
        <w:t>～</w:t>
      </w:r>
      <w:r>
        <w:rPr>
          <w:color w:val="231F20"/>
          <w:spacing w:val="-2"/>
          <w:sz w:val="18"/>
        </w:rPr>
        <w:t xml:space="preserve"> </w:t>
      </w:r>
      <w:r>
        <w:rPr>
          <w:color w:val="231F20"/>
          <w:sz w:val="18"/>
        </w:rPr>
        <w:t>12</w:t>
      </w:r>
      <w:r>
        <w:rPr>
          <w:color w:val="231F20"/>
          <w:spacing w:val="-1"/>
          <w:sz w:val="18"/>
        </w:rPr>
        <w:t xml:space="preserve">；路加福音三 </w:t>
      </w:r>
      <w:r>
        <w:rPr>
          <w:color w:val="231F20"/>
          <w:sz w:val="18"/>
        </w:rPr>
        <w:t>16</w:t>
      </w:r>
      <w:r>
        <w:rPr>
          <w:color w:val="231F20"/>
          <w:spacing w:val="-2"/>
          <w:sz w:val="18"/>
        </w:rPr>
        <w:t xml:space="preserve"> </w:t>
      </w:r>
      <w:r>
        <w:rPr>
          <w:color w:val="231F20"/>
          <w:sz w:val="18"/>
        </w:rPr>
        <w:t>～</w:t>
      </w:r>
      <w:r>
        <w:rPr>
          <w:color w:val="231F20"/>
          <w:spacing w:val="-2"/>
          <w:sz w:val="18"/>
        </w:rPr>
        <w:t xml:space="preserve"> </w:t>
      </w:r>
      <w:r>
        <w:rPr>
          <w:color w:val="231F20"/>
          <w:sz w:val="18"/>
        </w:rPr>
        <w:t>17；使徒行傳一 5、二 1 ～ 4、十五 8 ～ 9。</w:t>
      </w:r>
    </w:p>
    <w:p w14:paraId="3EB53BD8" w14:textId="77777777" w:rsidR="003345E9" w:rsidRDefault="007169A0">
      <w:pPr>
        <w:spacing w:line="271" w:lineRule="exact"/>
        <w:ind w:left="690"/>
        <w:jc w:val="both"/>
        <w:rPr>
          <w:sz w:val="18"/>
        </w:rPr>
      </w:pPr>
      <w:r>
        <w:rPr>
          <w:color w:val="231F20"/>
          <w:spacing w:val="-10"/>
          <w:sz w:val="18"/>
        </w:rPr>
        <w:t xml:space="preserve">「全備的福份」：羅馬書十五 </w:t>
      </w:r>
      <w:r>
        <w:rPr>
          <w:color w:val="231F20"/>
          <w:spacing w:val="-5"/>
          <w:sz w:val="18"/>
        </w:rPr>
        <w:t>29</w:t>
      </w:r>
    </w:p>
    <w:p w14:paraId="49C590D4" w14:textId="77777777" w:rsidR="003345E9" w:rsidRDefault="007169A0">
      <w:pPr>
        <w:spacing w:before="12" w:line="199" w:lineRule="auto"/>
        <w:ind w:left="780" w:right="552" w:hanging="90"/>
        <w:jc w:val="both"/>
        <w:rPr>
          <w:sz w:val="18"/>
        </w:rPr>
      </w:pPr>
      <w:r>
        <w:rPr>
          <w:color w:val="231F20"/>
          <w:spacing w:val="-10"/>
          <w:sz w:val="18"/>
        </w:rPr>
        <w:t xml:space="preserve">「基督徒的聖潔」：馬太福音五 </w:t>
      </w:r>
      <w:r>
        <w:rPr>
          <w:color w:val="231F20"/>
          <w:sz w:val="18"/>
        </w:rPr>
        <w:t>1</w:t>
      </w:r>
      <w:r>
        <w:rPr>
          <w:color w:val="231F20"/>
          <w:spacing w:val="-5"/>
          <w:sz w:val="18"/>
        </w:rPr>
        <w:t xml:space="preserve"> </w:t>
      </w:r>
      <w:r>
        <w:rPr>
          <w:color w:val="231F20"/>
          <w:sz w:val="18"/>
        </w:rPr>
        <w:t>～</w:t>
      </w:r>
      <w:r>
        <w:rPr>
          <w:color w:val="231F20"/>
          <w:spacing w:val="-3"/>
          <w:sz w:val="18"/>
        </w:rPr>
        <w:t xml:space="preserve">七 </w:t>
      </w:r>
      <w:r>
        <w:rPr>
          <w:color w:val="231F20"/>
          <w:sz w:val="18"/>
        </w:rPr>
        <w:t>29；</w:t>
      </w:r>
      <w:r>
        <w:rPr>
          <w:color w:val="231F20"/>
          <w:spacing w:val="-1"/>
          <w:sz w:val="18"/>
        </w:rPr>
        <w:t xml:space="preserve">約翰福音十五 </w:t>
      </w:r>
      <w:r>
        <w:rPr>
          <w:color w:val="231F20"/>
          <w:sz w:val="18"/>
        </w:rPr>
        <w:t>1</w:t>
      </w:r>
      <w:r>
        <w:rPr>
          <w:color w:val="231F20"/>
          <w:spacing w:val="-5"/>
          <w:sz w:val="18"/>
        </w:rPr>
        <w:t xml:space="preserve"> </w:t>
      </w:r>
      <w:r>
        <w:rPr>
          <w:color w:val="231F20"/>
          <w:sz w:val="18"/>
        </w:rPr>
        <w:t>～</w:t>
      </w:r>
      <w:r>
        <w:rPr>
          <w:color w:val="231F20"/>
          <w:spacing w:val="-5"/>
          <w:sz w:val="18"/>
        </w:rPr>
        <w:t xml:space="preserve"> </w:t>
      </w:r>
      <w:r>
        <w:rPr>
          <w:color w:val="231F20"/>
          <w:sz w:val="18"/>
        </w:rPr>
        <w:t>11；</w:t>
      </w:r>
      <w:r>
        <w:rPr>
          <w:color w:val="231F20"/>
          <w:spacing w:val="6"/>
          <w:w w:val="105"/>
          <w:sz w:val="18"/>
        </w:rPr>
        <w:t xml:space="preserve">羅馬書十二 </w:t>
      </w:r>
      <w:r>
        <w:rPr>
          <w:color w:val="231F20"/>
          <w:w w:val="105"/>
          <w:sz w:val="18"/>
        </w:rPr>
        <w:t>1</w:t>
      </w:r>
      <w:r>
        <w:rPr>
          <w:color w:val="231F20"/>
          <w:spacing w:val="-9"/>
          <w:w w:val="105"/>
          <w:sz w:val="18"/>
        </w:rPr>
        <w:t xml:space="preserve"> </w:t>
      </w:r>
      <w:r>
        <w:rPr>
          <w:color w:val="231F20"/>
          <w:spacing w:val="12"/>
          <w:w w:val="105"/>
          <w:sz w:val="18"/>
        </w:rPr>
        <w:t>～</w:t>
      </w:r>
      <w:r>
        <w:rPr>
          <w:color w:val="231F20"/>
          <w:spacing w:val="1"/>
          <w:w w:val="105"/>
          <w:sz w:val="18"/>
        </w:rPr>
        <w:t xml:space="preserve">十五 </w:t>
      </w:r>
      <w:r>
        <w:rPr>
          <w:color w:val="231F20"/>
          <w:w w:val="105"/>
          <w:sz w:val="18"/>
        </w:rPr>
        <w:t>3</w:t>
      </w:r>
      <w:r>
        <w:rPr>
          <w:color w:val="231F20"/>
          <w:spacing w:val="5"/>
          <w:w w:val="105"/>
          <w:sz w:val="18"/>
        </w:rPr>
        <w:t xml:space="preserve">；哥林多後書七 </w:t>
      </w:r>
      <w:r>
        <w:rPr>
          <w:color w:val="231F20"/>
          <w:w w:val="105"/>
          <w:sz w:val="18"/>
        </w:rPr>
        <w:t>1</w:t>
      </w:r>
      <w:r>
        <w:rPr>
          <w:color w:val="231F20"/>
          <w:spacing w:val="4"/>
          <w:w w:val="105"/>
          <w:sz w:val="18"/>
        </w:rPr>
        <w:t xml:space="preserve">；以弗所書四 </w:t>
      </w:r>
      <w:r>
        <w:rPr>
          <w:color w:val="231F20"/>
          <w:w w:val="105"/>
          <w:sz w:val="18"/>
        </w:rPr>
        <w:t>17</w:t>
      </w:r>
      <w:r>
        <w:rPr>
          <w:color w:val="231F20"/>
          <w:spacing w:val="-9"/>
          <w:w w:val="105"/>
          <w:sz w:val="18"/>
        </w:rPr>
        <w:t xml:space="preserve"> </w:t>
      </w:r>
      <w:r>
        <w:rPr>
          <w:color w:val="231F20"/>
          <w:spacing w:val="12"/>
          <w:w w:val="105"/>
          <w:sz w:val="18"/>
        </w:rPr>
        <w:t>～</w:t>
      </w:r>
      <w:r>
        <w:rPr>
          <w:color w:val="231F20"/>
          <w:spacing w:val="-146"/>
          <w:w w:val="105"/>
          <w:sz w:val="18"/>
        </w:rPr>
        <w:t>五</w:t>
      </w:r>
      <w:r>
        <w:rPr>
          <w:color w:val="231F20"/>
          <w:w w:val="105"/>
          <w:sz w:val="18"/>
        </w:rPr>
        <w:t xml:space="preserve"> </w:t>
      </w:r>
      <w:r>
        <w:rPr>
          <w:color w:val="231F20"/>
          <w:sz w:val="18"/>
        </w:rPr>
        <w:t>20；腓立比書一 9 ～ 11、三 12 ～ 15；歌羅西書二 20 ～三 17；</w:t>
      </w:r>
      <w:r>
        <w:rPr>
          <w:color w:val="231F20"/>
          <w:spacing w:val="10"/>
          <w:sz w:val="18"/>
        </w:rPr>
        <w:t xml:space="preserve">帖撒羅尼迦前書三 </w:t>
      </w:r>
      <w:r>
        <w:rPr>
          <w:color w:val="231F20"/>
          <w:sz w:val="18"/>
        </w:rPr>
        <w:t>13</w:t>
      </w:r>
      <w:r>
        <w:rPr>
          <w:color w:val="231F20"/>
          <w:spacing w:val="4"/>
          <w:sz w:val="18"/>
        </w:rPr>
        <w:t xml:space="preserve">、四 </w:t>
      </w:r>
      <w:r>
        <w:rPr>
          <w:color w:val="231F20"/>
          <w:sz w:val="18"/>
        </w:rPr>
        <w:t>7 ～ 8</w:t>
      </w:r>
      <w:r>
        <w:rPr>
          <w:color w:val="231F20"/>
          <w:spacing w:val="4"/>
          <w:sz w:val="18"/>
        </w:rPr>
        <w:t xml:space="preserve">、五 </w:t>
      </w:r>
      <w:r>
        <w:rPr>
          <w:color w:val="231F20"/>
          <w:sz w:val="18"/>
        </w:rPr>
        <w:t>23</w:t>
      </w:r>
      <w:r>
        <w:rPr>
          <w:color w:val="231F20"/>
          <w:spacing w:val="7"/>
          <w:sz w:val="18"/>
        </w:rPr>
        <w:t xml:space="preserve">；提摩太後書二 </w:t>
      </w:r>
      <w:r>
        <w:rPr>
          <w:color w:val="231F20"/>
          <w:sz w:val="18"/>
        </w:rPr>
        <w:t>19 ～ 22；希伯來書十 19 ～ 25、十二 14、十三 20 ～ 21；彼得前書一</w:t>
      </w:r>
    </w:p>
    <w:p w14:paraId="3B51FA2B" w14:textId="77777777" w:rsidR="003345E9" w:rsidRDefault="007169A0">
      <w:pPr>
        <w:spacing w:line="302" w:lineRule="exact"/>
        <w:ind w:left="780"/>
        <w:jc w:val="both"/>
        <w:rPr>
          <w:sz w:val="18"/>
        </w:rPr>
      </w:pPr>
      <w:r>
        <w:rPr>
          <w:color w:val="231F20"/>
          <w:sz w:val="18"/>
        </w:rPr>
        <w:t>15</w:t>
      </w:r>
      <w:r>
        <w:rPr>
          <w:color w:val="231F20"/>
          <w:spacing w:val="-2"/>
          <w:sz w:val="18"/>
        </w:rPr>
        <w:t xml:space="preserve"> </w:t>
      </w:r>
      <w:r>
        <w:rPr>
          <w:color w:val="231F20"/>
          <w:sz w:val="18"/>
        </w:rPr>
        <w:t>～</w:t>
      </w:r>
      <w:r>
        <w:rPr>
          <w:color w:val="231F20"/>
          <w:spacing w:val="-2"/>
          <w:sz w:val="18"/>
        </w:rPr>
        <w:t xml:space="preserve"> </w:t>
      </w:r>
      <w:r>
        <w:rPr>
          <w:color w:val="231F20"/>
          <w:sz w:val="18"/>
        </w:rPr>
        <w:t>16；</w:t>
      </w:r>
      <w:r>
        <w:rPr>
          <w:color w:val="231F20"/>
          <w:spacing w:val="-1"/>
          <w:sz w:val="18"/>
        </w:rPr>
        <w:t xml:space="preserve">彼得後書一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11</w:t>
      </w:r>
      <w:r>
        <w:rPr>
          <w:color w:val="231F20"/>
          <w:spacing w:val="-1"/>
          <w:sz w:val="18"/>
        </w:rPr>
        <w:t xml:space="preserve">、三 </w:t>
      </w:r>
      <w:r>
        <w:rPr>
          <w:color w:val="231F20"/>
          <w:sz w:val="18"/>
        </w:rPr>
        <w:t>18；</w:t>
      </w:r>
      <w:r>
        <w:rPr>
          <w:color w:val="231F20"/>
          <w:spacing w:val="-1"/>
          <w:sz w:val="18"/>
        </w:rPr>
        <w:t xml:space="preserve">猶大書 </w:t>
      </w:r>
      <w:r>
        <w:rPr>
          <w:color w:val="231F20"/>
          <w:sz w:val="18"/>
        </w:rPr>
        <w:t>20</w:t>
      </w:r>
      <w:r>
        <w:rPr>
          <w:color w:val="231F20"/>
          <w:spacing w:val="-2"/>
          <w:sz w:val="18"/>
        </w:rPr>
        <w:t xml:space="preserve"> </w:t>
      </w:r>
      <w:r>
        <w:rPr>
          <w:color w:val="231F20"/>
          <w:sz w:val="18"/>
        </w:rPr>
        <w:t>～</w:t>
      </w:r>
      <w:r>
        <w:rPr>
          <w:color w:val="231F20"/>
          <w:spacing w:val="-2"/>
          <w:sz w:val="18"/>
        </w:rPr>
        <w:t xml:space="preserve"> </w:t>
      </w:r>
      <w:r>
        <w:rPr>
          <w:color w:val="231F20"/>
          <w:sz w:val="18"/>
        </w:rPr>
        <w:t>21</w:t>
      </w:r>
      <w:r>
        <w:rPr>
          <w:color w:val="231F20"/>
          <w:spacing w:val="-90"/>
          <w:sz w:val="18"/>
        </w:rPr>
        <w:t>。</w:t>
      </w:r>
      <w:r>
        <w:rPr>
          <w:color w:val="231F20"/>
          <w:spacing w:val="-10"/>
          <w:sz w:val="18"/>
        </w:rPr>
        <w:t>）</w:t>
      </w:r>
    </w:p>
    <w:p w14:paraId="52F725B4" w14:textId="77777777" w:rsidR="003345E9" w:rsidRDefault="007169A0">
      <w:pPr>
        <w:pStyle w:val="3"/>
        <w:spacing w:before="117"/>
        <w:ind w:left="2730"/>
      </w:pPr>
      <w:r>
        <w:rPr>
          <w:color w:val="231F20"/>
          <w:spacing w:val="-2"/>
        </w:rPr>
        <w:t>十一、教會</w:t>
      </w:r>
    </w:p>
    <w:p w14:paraId="6E6E3B50" w14:textId="77777777" w:rsidR="003345E9" w:rsidRDefault="007169A0">
      <w:pPr>
        <w:pStyle w:val="a5"/>
        <w:numPr>
          <w:ilvl w:val="0"/>
          <w:numId w:val="1"/>
        </w:numPr>
        <w:tabs>
          <w:tab w:val="left" w:pos="887"/>
        </w:tabs>
        <w:spacing w:before="12" w:line="204" w:lineRule="auto"/>
        <w:ind w:right="112" w:firstLine="408"/>
        <w:rPr>
          <w:sz w:val="20"/>
        </w:rPr>
      </w:pPr>
      <w:r>
        <w:rPr>
          <w:color w:val="231F20"/>
          <w:spacing w:val="5"/>
          <w:w w:val="102"/>
          <w:sz w:val="20"/>
        </w:rPr>
        <w:t>我們信教會是承認耶穌基督為主的團體，在基督裡更新之神</w:t>
      </w:r>
      <w:r>
        <w:rPr>
          <w:color w:val="231F20"/>
          <w:w w:val="102"/>
          <w:sz w:val="20"/>
        </w:rPr>
        <w:t>的立約之民，他們是基督的身體，藉神的話，被聖靈召聚在一起。</w:t>
      </w:r>
    </w:p>
    <w:p w14:paraId="15E64C80" w14:textId="77777777" w:rsidR="003345E9" w:rsidRDefault="007169A0">
      <w:pPr>
        <w:pStyle w:val="a3"/>
        <w:spacing w:line="339" w:lineRule="exact"/>
        <w:ind w:left="528"/>
      </w:pPr>
      <w:r>
        <w:rPr>
          <w:color w:val="231F20"/>
          <w:spacing w:val="-1"/>
        </w:rPr>
        <w:t>神呼召教會在聖靈中團契並合一；透過在敬拜中傳揚神的話、守</w:t>
      </w:r>
    </w:p>
    <w:p w14:paraId="3F117549" w14:textId="77777777" w:rsidR="003345E9" w:rsidRDefault="003345E9">
      <w:pPr>
        <w:pStyle w:val="a3"/>
        <w:spacing w:line="339" w:lineRule="exact"/>
        <w:sectPr w:rsidR="003345E9">
          <w:pgSz w:w="8640" w:h="12960"/>
          <w:pgMar w:top="480" w:right="1080" w:bottom="1180" w:left="1080" w:header="0" w:footer="997" w:gutter="0"/>
          <w:cols w:space="720"/>
        </w:sectPr>
      </w:pPr>
    </w:p>
    <w:p w14:paraId="1BCD407F" w14:textId="77777777" w:rsidR="003345E9" w:rsidRDefault="007169A0">
      <w:pPr>
        <w:pStyle w:val="a3"/>
        <w:spacing w:before="50"/>
        <w:ind w:left="0"/>
        <w:jc w:val="center"/>
      </w:pPr>
      <w:r>
        <w:rPr>
          <w:color w:val="231F20"/>
          <w:spacing w:val="-5"/>
        </w:rPr>
        <w:lastRenderedPageBreak/>
        <w:t>信條</w:t>
      </w:r>
    </w:p>
    <w:p w14:paraId="2C300CD9" w14:textId="77777777" w:rsidR="003345E9" w:rsidRDefault="007169A0">
      <w:pPr>
        <w:pStyle w:val="a3"/>
        <w:spacing w:before="237" w:line="206" w:lineRule="auto"/>
        <w:ind w:right="111"/>
      </w:pPr>
      <w:r>
        <w:rPr>
          <w:color w:val="231F20"/>
          <w:w w:val="102"/>
        </w:rPr>
        <w:t>聖禮、奉祂的名服事；藉著順服基督、聖潔生活以及互守本份盡責任等方式來表達其生命。</w:t>
      </w:r>
    </w:p>
    <w:p w14:paraId="4A69A9F6" w14:textId="77777777" w:rsidR="003345E9" w:rsidRDefault="007169A0">
      <w:pPr>
        <w:pStyle w:val="a3"/>
        <w:spacing w:line="206" w:lineRule="auto"/>
        <w:ind w:right="111" w:firstLine="408"/>
        <w:jc w:val="both"/>
      </w:pPr>
      <w:r>
        <w:rPr>
          <w:color w:val="231F20"/>
          <w:spacing w:val="3"/>
          <w:w w:val="102"/>
        </w:rPr>
        <w:t>教會在世界的使命是─在聖靈的能力裡，分享基督救贖與和好的</w:t>
      </w:r>
      <w:r>
        <w:rPr>
          <w:color w:val="231F20"/>
          <w:w w:val="102"/>
        </w:rPr>
        <w:t>工作。教會透過傳福音、教育、實行慈惠行為和努力伸張正義來進行門徒造就，見證神的國度從而完成神所交付的使命。</w:t>
      </w:r>
    </w:p>
    <w:p w14:paraId="52AA26FF" w14:textId="77777777" w:rsidR="003345E9" w:rsidRDefault="007169A0">
      <w:pPr>
        <w:pStyle w:val="a3"/>
        <w:spacing w:line="206" w:lineRule="auto"/>
        <w:ind w:right="111" w:firstLine="408"/>
        <w:jc w:val="both"/>
      </w:pPr>
      <w:r>
        <w:rPr>
          <w:color w:val="231F20"/>
          <w:spacing w:val="1"/>
          <w:w w:val="102"/>
        </w:rPr>
        <w:t>教會是歷史的實體，依文化制約的型態而組成，其存在有地方性</w:t>
      </w:r>
      <w:r>
        <w:rPr>
          <w:color w:val="231F20"/>
          <w:w w:val="102"/>
        </w:rPr>
        <w:t>的會眾，並有宇宙性的肢體；差派蒙神呼召的人做特別的事工。神呼召教會遵守祂的典章而活，同心等候主耶穌基督的最後再臨。</w:t>
      </w:r>
    </w:p>
    <w:p w14:paraId="64A6DC4D" w14:textId="77777777" w:rsidR="003345E9" w:rsidRDefault="007169A0">
      <w:pPr>
        <w:spacing w:before="58" w:line="199" w:lineRule="auto"/>
        <w:ind w:left="780" w:right="507" w:hanging="90"/>
        <w:rPr>
          <w:sz w:val="18"/>
        </w:rPr>
      </w:pPr>
      <w:r>
        <w:rPr>
          <w:color w:val="231F20"/>
          <w:spacing w:val="20"/>
          <w:sz w:val="18"/>
        </w:rPr>
        <w:t>（</w:t>
      </w:r>
      <w:r>
        <w:rPr>
          <w:color w:val="231F20"/>
          <w:spacing w:val="13"/>
          <w:sz w:val="18"/>
        </w:rPr>
        <w:t xml:space="preserve">出埃及記十九 </w:t>
      </w:r>
      <w:r>
        <w:rPr>
          <w:color w:val="231F20"/>
          <w:spacing w:val="10"/>
          <w:sz w:val="18"/>
        </w:rPr>
        <w:t>3</w:t>
      </w:r>
      <w:r>
        <w:rPr>
          <w:color w:val="231F20"/>
          <w:spacing w:val="12"/>
          <w:sz w:val="18"/>
        </w:rPr>
        <w:t xml:space="preserve">；耶利米書卅一 </w:t>
      </w:r>
      <w:r>
        <w:rPr>
          <w:color w:val="231F20"/>
          <w:sz w:val="18"/>
        </w:rPr>
        <w:t>33</w:t>
      </w:r>
      <w:r>
        <w:rPr>
          <w:color w:val="231F20"/>
          <w:spacing w:val="10"/>
          <w:sz w:val="18"/>
        </w:rPr>
        <w:t xml:space="preserve">；馬太福音八 </w:t>
      </w:r>
      <w:r>
        <w:rPr>
          <w:color w:val="231F20"/>
          <w:sz w:val="18"/>
        </w:rPr>
        <w:t>11</w:t>
      </w:r>
      <w:r>
        <w:rPr>
          <w:color w:val="231F20"/>
          <w:spacing w:val="6"/>
          <w:sz w:val="18"/>
        </w:rPr>
        <w:t xml:space="preserve">、十 </w:t>
      </w:r>
      <w:r>
        <w:rPr>
          <w:color w:val="231F20"/>
          <w:sz w:val="18"/>
        </w:rPr>
        <w:t>7、</w:t>
      </w:r>
      <w:r>
        <w:rPr>
          <w:color w:val="231F20"/>
          <w:spacing w:val="8"/>
          <w:sz w:val="18"/>
        </w:rPr>
        <w:t xml:space="preserve">十六 </w:t>
      </w:r>
      <w:r>
        <w:rPr>
          <w:color w:val="231F20"/>
          <w:sz w:val="18"/>
        </w:rPr>
        <w:t>13 ～ 19、24</w:t>
      </w:r>
      <w:r>
        <w:rPr>
          <w:color w:val="231F20"/>
          <w:spacing w:val="12"/>
          <w:sz w:val="18"/>
        </w:rPr>
        <w:t xml:space="preserve">、十八 </w:t>
      </w:r>
      <w:r>
        <w:rPr>
          <w:color w:val="231F20"/>
          <w:sz w:val="18"/>
        </w:rPr>
        <w:t>15 ～ 20</w:t>
      </w:r>
      <w:r>
        <w:rPr>
          <w:color w:val="231F20"/>
          <w:spacing w:val="12"/>
          <w:sz w:val="18"/>
        </w:rPr>
        <w:t xml:space="preserve">、廿八 </w:t>
      </w:r>
      <w:r>
        <w:rPr>
          <w:color w:val="231F20"/>
          <w:sz w:val="18"/>
        </w:rPr>
        <w:t>19 ～ 20；</w:t>
      </w:r>
      <w:r>
        <w:rPr>
          <w:color w:val="231F20"/>
          <w:spacing w:val="10"/>
          <w:sz w:val="18"/>
        </w:rPr>
        <w:t xml:space="preserve"> 約翰福音</w:t>
      </w:r>
      <w:r>
        <w:rPr>
          <w:color w:val="231F20"/>
          <w:spacing w:val="6"/>
          <w:sz w:val="18"/>
        </w:rPr>
        <w:t xml:space="preserve">十七 </w:t>
      </w:r>
      <w:r>
        <w:rPr>
          <w:color w:val="231F20"/>
          <w:sz w:val="18"/>
        </w:rPr>
        <w:t>14 ～ 26</w:t>
      </w:r>
      <w:r>
        <w:rPr>
          <w:color w:val="231F20"/>
          <w:spacing w:val="6"/>
          <w:sz w:val="18"/>
        </w:rPr>
        <w:t xml:space="preserve">、廿 </w:t>
      </w:r>
      <w:r>
        <w:rPr>
          <w:color w:val="231F20"/>
          <w:sz w:val="18"/>
        </w:rPr>
        <w:t>21 ～ 23；</w:t>
      </w:r>
      <w:r>
        <w:rPr>
          <w:color w:val="231F20"/>
          <w:spacing w:val="6"/>
          <w:sz w:val="18"/>
        </w:rPr>
        <w:t xml:space="preserve"> 使徒行傳一 </w:t>
      </w:r>
      <w:r>
        <w:rPr>
          <w:color w:val="231F20"/>
          <w:sz w:val="18"/>
        </w:rPr>
        <w:t>7 ～ 8</w:t>
      </w:r>
      <w:r>
        <w:rPr>
          <w:color w:val="231F20"/>
          <w:spacing w:val="6"/>
          <w:sz w:val="18"/>
        </w:rPr>
        <w:t xml:space="preserve">、二 </w:t>
      </w:r>
      <w:r>
        <w:rPr>
          <w:color w:val="231F20"/>
          <w:sz w:val="18"/>
        </w:rPr>
        <w:t>32 ～ 47</w:t>
      </w:r>
      <w:r>
        <w:rPr>
          <w:color w:val="231F20"/>
          <w:spacing w:val="-92"/>
          <w:sz w:val="18"/>
        </w:rPr>
        <w:t>、</w:t>
      </w:r>
      <w:r>
        <w:rPr>
          <w:color w:val="231F20"/>
          <w:spacing w:val="45"/>
          <w:sz w:val="18"/>
        </w:rPr>
        <w:t>六</w:t>
      </w:r>
      <w:r>
        <w:rPr>
          <w:color w:val="231F20"/>
          <w:spacing w:val="22"/>
          <w:sz w:val="18"/>
        </w:rPr>
        <w:t>1～</w:t>
      </w:r>
      <w:r>
        <w:rPr>
          <w:color w:val="231F20"/>
          <w:spacing w:val="16"/>
          <w:sz w:val="18"/>
        </w:rPr>
        <w:t xml:space="preserve"> </w:t>
      </w:r>
      <w:r>
        <w:rPr>
          <w:color w:val="231F20"/>
          <w:sz w:val="18"/>
        </w:rPr>
        <w:t>2、十三 1、十四 23；羅馬書二 28 ～ 29、四 16</w:t>
      </w:r>
      <w:r>
        <w:rPr>
          <w:color w:val="231F20"/>
          <w:spacing w:val="22"/>
          <w:sz w:val="18"/>
        </w:rPr>
        <w:t>、十</w:t>
      </w:r>
      <w:r>
        <w:rPr>
          <w:color w:val="231F20"/>
          <w:sz w:val="18"/>
        </w:rPr>
        <w:t>9～ 15</w:t>
      </w:r>
      <w:r>
        <w:rPr>
          <w:color w:val="231F20"/>
          <w:spacing w:val="-19"/>
          <w:sz w:val="18"/>
        </w:rPr>
        <w:t xml:space="preserve">、十一 </w:t>
      </w:r>
      <w:r>
        <w:rPr>
          <w:color w:val="231F20"/>
          <w:sz w:val="18"/>
        </w:rPr>
        <w:t>13</w:t>
      </w:r>
      <w:r>
        <w:rPr>
          <w:color w:val="231F20"/>
          <w:spacing w:val="-12"/>
          <w:sz w:val="18"/>
        </w:rPr>
        <w:t xml:space="preserve"> </w:t>
      </w:r>
      <w:r>
        <w:rPr>
          <w:color w:val="231F20"/>
          <w:sz w:val="18"/>
        </w:rPr>
        <w:t>～</w:t>
      </w:r>
      <w:r>
        <w:rPr>
          <w:color w:val="231F20"/>
          <w:spacing w:val="-11"/>
          <w:sz w:val="18"/>
        </w:rPr>
        <w:t xml:space="preserve"> </w:t>
      </w:r>
      <w:r>
        <w:rPr>
          <w:color w:val="231F20"/>
          <w:sz w:val="18"/>
        </w:rPr>
        <w:t>32</w:t>
      </w:r>
      <w:r>
        <w:rPr>
          <w:color w:val="231F20"/>
          <w:spacing w:val="-19"/>
          <w:sz w:val="18"/>
        </w:rPr>
        <w:t xml:space="preserve">、十二 </w:t>
      </w:r>
      <w:r>
        <w:rPr>
          <w:color w:val="231F20"/>
          <w:sz w:val="18"/>
        </w:rPr>
        <w:t>1</w:t>
      </w:r>
      <w:r>
        <w:rPr>
          <w:color w:val="231F20"/>
          <w:spacing w:val="-11"/>
          <w:sz w:val="18"/>
        </w:rPr>
        <w:t xml:space="preserve"> </w:t>
      </w:r>
      <w:r>
        <w:rPr>
          <w:color w:val="231F20"/>
          <w:sz w:val="18"/>
        </w:rPr>
        <w:t>～</w:t>
      </w:r>
      <w:r>
        <w:rPr>
          <w:color w:val="231F20"/>
          <w:spacing w:val="-12"/>
          <w:sz w:val="18"/>
        </w:rPr>
        <w:t xml:space="preserve"> </w:t>
      </w:r>
      <w:r>
        <w:rPr>
          <w:color w:val="231F20"/>
          <w:sz w:val="18"/>
        </w:rPr>
        <w:t>8</w:t>
      </w:r>
      <w:r>
        <w:rPr>
          <w:color w:val="231F20"/>
          <w:spacing w:val="-19"/>
          <w:sz w:val="18"/>
        </w:rPr>
        <w:t xml:space="preserve">、十五 </w:t>
      </w:r>
      <w:r>
        <w:rPr>
          <w:color w:val="231F20"/>
          <w:sz w:val="18"/>
        </w:rPr>
        <w:t>1</w:t>
      </w:r>
      <w:r>
        <w:rPr>
          <w:color w:val="231F20"/>
          <w:spacing w:val="-12"/>
          <w:sz w:val="18"/>
        </w:rPr>
        <w:t xml:space="preserve"> </w:t>
      </w:r>
      <w:r>
        <w:rPr>
          <w:color w:val="231F20"/>
          <w:sz w:val="18"/>
        </w:rPr>
        <w:t>～</w:t>
      </w:r>
      <w:r>
        <w:rPr>
          <w:color w:val="231F20"/>
          <w:spacing w:val="-11"/>
          <w:sz w:val="18"/>
        </w:rPr>
        <w:t xml:space="preserve"> </w:t>
      </w:r>
      <w:r>
        <w:rPr>
          <w:color w:val="231F20"/>
          <w:sz w:val="18"/>
        </w:rPr>
        <w:t>3；</w:t>
      </w:r>
      <w:r>
        <w:rPr>
          <w:color w:val="231F20"/>
          <w:spacing w:val="-2"/>
          <w:sz w:val="18"/>
        </w:rPr>
        <w:t xml:space="preserve">哥林多前書三 </w:t>
      </w:r>
      <w:r>
        <w:rPr>
          <w:color w:val="231F20"/>
          <w:sz w:val="18"/>
        </w:rPr>
        <w:t>5</w:t>
      </w:r>
      <w:r>
        <w:rPr>
          <w:color w:val="231F20"/>
          <w:spacing w:val="-11"/>
          <w:sz w:val="18"/>
        </w:rPr>
        <w:t xml:space="preserve"> </w:t>
      </w:r>
      <w:r>
        <w:rPr>
          <w:color w:val="231F20"/>
          <w:sz w:val="18"/>
        </w:rPr>
        <w:t>～</w:t>
      </w:r>
      <w:r>
        <w:rPr>
          <w:color w:val="231F20"/>
          <w:spacing w:val="-12"/>
          <w:sz w:val="18"/>
        </w:rPr>
        <w:t xml:space="preserve"> </w:t>
      </w:r>
      <w:r>
        <w:rPr>
          <w:color w:val="231F20"/>
          <w:sz w:val="18"/>
        </w:rPr>
        <w:t>9、七 17、十一 1、17 ～ 33、十二 3、12 ～ 31、十四 26 ～ 40；哥林多後書五 11 ～六 1；加拉太書五 6、13 ～ 14、六 1 ～ 5，15；</w:t>
      </w:r>
      <w:r>
        <w:rPr>
          <w:color w:val="231F20"/>
          <w:spacing w:val="6"/>
          <w:sz w:val="18"/>
        </w:rPr>
        <w:t xml:space="preserve">以弗所書四 </w:t>
      </w:r>
      <w:r>
        <w:rPr>
          <w:color w:val="231F20"/>
          <w:sz w:val="18"/>
        </w:rPr>
        <w:t>1 ～ 17</w:t>
      </w:r>
      <w:r>
        <w:rPr>
          <w:color w:val="231F20"/>
          <w:spacing w:val="3"/>
          <w:sz w:val="18"/>
        </w:rPr>
        <w:t xml:space="preserve">、五 </w:t>
      </w:r>
      <w:r>
        <w:rPr>
          <w:color w:val="231F20"/>
          <w:sz w:val="18"/>
        </w:rPr>
        <w:t>25 ～ 27</w:t>
      </w:r>
      <w:r>
        <w:rPr>
          <w:color w:val="231F20"/>
          <w:spacing w:val="4"/>
          <w:sz w:val="18"/>
        </w:rPr>
        <w:t xml:space="preserve">；腓立比書二 </w:t>
      </w:r>
      <w:r>
        <w:rPr>
          <w:color w:val="231F20"/>
          <w:sz w:val="18"/>
        </w:rPr>
        <w:t>1 ～ 16</w:t>
      </w:r>
      <w:r>
        <w:rPr>
          <w:color w:val="231F20"/>
          <w:spacing w:val="7"/>
          <w:sz w:val="18"/>
        </w:rPr>
        <w:t xml:space="preserve">；帖撒羅尼迦前書四 </w:t>
      </w:r>
      <w:r>
        <w:rPr>
          <w:color w:val="231F20"/>
          <w:sz w:val="18"/>
        </w:rPr>
        <w:t>1 ～ 12</w:t>
      </w:r>
      <w:r>
        <w:rPr>
          <w:color w:val="231F20"/>
          <w:spacing w:val="6"/>
          <w:sz w:val="18"/>
        </w:rPr>
        <w:t xml:space="preserve">；提摩太前書四 </w:t>
      </w:r>
      <w:r>
        <w:rPr>
          <w:color w:val="231F20"/>
          <w:sz w:val="18"/>
        </w:rPr>
        <w:t>13</w:t>
      </w:r>
      <w:r>
        <w:rPr>
          <w:color w:val="231F20"/>
          <w:spacing w:val="6"/>
          <w:sz w:val="18"/>
        </w:rPr>
        <w:t xml:space="preserve">；希伯來書十 </w:t>
      </w:r>
      <w:r>
        <w:rPr>
          <w:color w:val="231F20"/>
          <w:sz w:val="18"/>
        </w:rPr>
        <w:t>19 ～ 25；</w:t>
      </w:r>
      <w:r>
        <w:rPr>
          <w:color w:val="231F20"/>
          <w:spacing w:val="15"/>
          <w:sz w:val="18"/>
        </w:rPr>
        <w:t xml:space="preserve">彼得前書一 </w:t>
      </w:r>
      <w:r>
        <w:rPr>
          <w:color w:val="231F20"/>
          <w:sz w:val="18"/>
        </w:rPr>
        <w:t>1 ～ 2、13</w:t>
      </w:r>
      <w:r>
        <w:rPr>
          <w:color w:val="231F20"/>
          <w:spacing w:val="7"/>
          <w:sz w:val="18"/>
        </w:rPr>
        <w:t xml:space="preserve">、二 </w:t>
      </w:r>
      <w:r>
        <w:rPr>
          <w:color w:val="231F20"/>
          <w:sz w:val="18"/>
        </w:rPr>
        <w:t>4 ～ 12、21</w:t>
      </w:r>
      <w:r>
        <w:rPr>
          <w:color w:val="231F20"/>
          <w:spacing w:val="7"/>
          <w:sz w:val="18"/>
        </w:rPr>
        <w:t xml:space="preserve">、四 </w:t>
      </w:r>
      <w:r>
        <w:rPr>
          <w:color w:val="231F20"/>
          <w:sz w:val="18"/>
        </w:rPr>
        <w:t>1 ～ 2、10 ～ 11；約翰壹書四 17；猶太書 24；啟示錄五 9 ～ 10）</w:t>
      </w:r>
    </w:p>
    <w:p w14:paraId="705E63BD" w14:textId="77777777" w:rsidR="003345E9" w:rsidRDefault="007169A0">
      <w:pPr>
        <w:pStyle w:val="3"/>
        <w:spacing w:before="146"/>
        <w:ind w:left="2730"/>
      </w:pPr>
      <w:r>
        <w:rPr>
          <w:color w:val="231F20"/>
          <w:spacing w:val="-2"/>
        </w:rPr>
        <w:t>十二、洗禮</w:t>
      </w:r>
    </w:p>
    <w:p w14:paraId="70254DD5" w14:textId="77777777" w:rsidR="003345E9" w:rsidRDefault="007169A0">
      <w:pPr>
        <w:pStyle w:val="a5"/>
        <w:numPr>
          <w:ilvl w:val="0"/>
          <w:numId w:val="1"/>
        </w:numPr>
        <w:tabs>
          <w:tab w:val="left" w:pos="886"/>
        </w:tabs>
        <w:spacing w:before="8" w:line="206" w:lineRule="auto"/>
        <w:ind w:left="119" w:right="111" w:firstLine="408"/>
        <w:jc w:val="both"/>
        <w:rPr>
          <w:sz w:val="20"/>
        </w:rPr>
      </w:pPr>
      <w:r>
        <w:rPr>
          <w:color w:val="231F20"/>
          <w:spacing w:val="5"/>
          <w:w w:val="102"/>
          <w:sz w:val="20"/>
        </w:rPr>
        <w:t>我們信基督徒的洗禮是我們主的命令，表明接受耶穌基督贖</w:t>
      </w:r>
      <w:r>
        <w:rPr>
          <w:color w:val="231F20"/>
          <w:spacing w:val="2"/>
          <w:w w:val="102"/>
          <w:sz w:val="20"/>
        </w:rPr>
        <w:t>罪益處的一種聖禮，並加入基督的身體。洗禮是承認耶穌基督為救主</w:t>
      </w:r>
      <w:r>
        <w:rPr>
          <w:color w:val="231F20"/>
          <w:w w:val="102"/>
          <w:sz w:val="20"/>
        </w:rPr>
        <w:t>之受恩之道。為全心全意的順服於聖潔和公義下之信徒而設。作為活在新約之下的人</w:t>
      </w:r>
      <w:r>
        <w:rPr>
          <w:color w:val="231F20"/>
          <w:spacing w:val="17"/>
          <w:sz w:val="20"/>
        </w:rPr>
        <w:t xml:space="preserve"> </w:t>
      </w:r>
      <w:r>
        <w:rPr>
          <w:color w:val="231F20"/>
          <w:spacing w:val="1"/>
          <w:w w:val="102"/>
          <w:sz w:val="20"/>
        </w:rPr>
        <w:t>，幼童和心智和道德上未成熟者可在父母或監護人要求下受洗。教會要確保提供基督徒培訓。洗禮可以點水、灑水或浸禮</w:t>
      </w:r>
      <w:r>
        <w:rPr>
          <w:color w:val="231F20"/>
          <w:w w:val="102"/>
          <w:sz w:val="20"/>
        </w:rPr>
        <w:t>施行。</w:t>
      </w:r>
    </w:p>
    <w:p w14:paraId="6227CE1A" w14:textId="77777777" w:rsidR="003345E9" w:rsidRDefault="007169A0">
      <w:pPr>
        <w:spacing w:before="60" w:line="199" w:lineRule="auto"/>
        <w:ind w:left="780" w:right="553" w:hanging="90"/>
        <w:jc w:val="both"/>
        <w:rPr>
          <w:sz w:val="18"/>
        </w:rPr>
      </w:pPr>
      <w:r>
        <w:rPr>
          <w:color w:val="231F20"/>
          <w:spacing w:val="15"/>
          <w:sz w:val="18"/>
        </w:rPr>
        <w:t>（</w:t>
      </w:r>
      <w:r>
        <w:rPr>
          <w:color w:val="231F20"/>
          <w:spacing w:val="10"/>
          <w:sz w:val="18"/>
        </w:rPr>
        <w:t xml:space="preserve">馬太福音三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7</w:t>
      </w:r>
      <w:r>
        <w:rPr>
          <w:color w:val="231F20"/>
          <w:spacing w:val="8"/>
          <w:sz w:val="18"/>
        </w:rPr>
        <w:t xml:space="preserve">、廿八 </w:t>
      </w:r>
      <w:r>
        <w:rPr>
          <w:color w:val="231F20"/>
          <w:sz w:val="18"/>
        </w:rPr>
        <w:t>16</w:t>
      </w:r>
      <w:r>
        <w:rPr>
          <w:color w:val="231F20"/>
          <w:spacing w:val="2"/>
          <w:sz w:val="18"/>
        </w:rPr>
        <w:t xml:space="preserve"> </w:t>
      </w:r>
      <w:r>
        <w:rPr>
          <w:color w:val="231F20"/>
          <w:sz w:val="18"/>
        </w:rPr>
        <w:t>～</w:t>
      </w:r>
      <w:r>
        <w:rPr>
          <w:color w:val="231F20"/>
          <w:spacing w:val="2"/>
          <w:sz w:val="18"/>
        </w:rPr>
        <w:t xml:space="preserve"> </w:t>
      </w:r>
      <w:r>
        <w:rPr>
          <w:color w:val="231F20"/>
          <w:sz w:val="18"/>
        </w:rPr>
        <w:t>2</w:t>
      </w:r>
      <w:r>
        <w:rPr>
          <w:color w:val="231F20"/>
          <w:spacing w:val="-1"/>
          <w:sz w:val="18"/>
        </w:rPr>
        <w:t>0</w:t>
      </w:r>
      <w:r>
        <w:rPr>
          <w:color w:val="231F20"/>
          <w:spacing w:val="10"/>
          <w:sz w:val="18"/>
        </w:rPr>
        <w:t xml:space="preserve">；使徒行傳二 </w:t>
      </w:r>
      <w:r>
        <w:rPr>
          <w:color w:val="231F20"/>
          <w:sz w:val="18"/>
        </w:rPr>
        <w:t>37</w:t>
      </w:r>
      <w:r>
        <w:rPr>
          <w:color w:val="231F20"/>
          <w:spacing w:val="2"/>
          <w:sz w:val="18"/>
        </w:rPr>
        <w:t xml:space="preserve"> </w:t>
      </w:r>
      <w:r>
        <w:rPr>
          <w:color w:val="231F20"/>
          <w:sz w:val="18"/>
        </w:rPr>
        <w:t>～</w:t>
      </w:r>
      <w:r>
        <w:rPr>
          <w:color w:val="231F20"/>
          <w:spacing w:val="2"/>
          <w:sz w:val="18"/>
        </w:rPr>
        <w:t xml:space="preserve"> </w:t>
      </w:r>
      <w:r>
        <w:rPr>
          <w:color w:val="231F20"/>
          <w:sz w:val="18"/>
        </w:rPr>
        <w:t>41</w:t>
      </w:r>
      <w:r>
        <w:rPr>
          <w:color w:val="231F20"/>
          <w:spacing w:val="15"/>
          <w:sz w:val="18"/>
        </w:rPr>
        <w:t xml:space="preserve">、八 </w:t>
      </w:r>
      <w:r>
        <w:rPr>
          <w:color w:val="231F20"/>
          <w:sz w:val="18"/>
        </w:rPr>
        <w:t>3</w:t>
      </w:r>
      <w:r>
        <w:rPr>
          <w:color w:val="231F20"/>
          <w:spacing w:val="45"/>
          <w:w w:val="136"/>
          <w:sz w:val="18"/>
        </w:rPr>
        <w:t>5</w:t>
      </w:r>
      <w:r>
        <w:rPr>
          <w:color w:val="231F20"/>
          <w:w w:val="136"/>
          <w:sz w:val="18"/>
        </w:rPr>
        <w:t>～</w:t>
      </w:r>
      <w:r>
        <w:rPr>
          <w:color w:val="231F20"/>
          <w:spacing w:val="-1"/>
          <w:sz w:val="18"/>
        </w:rPr>
        <w:t xml:space="preserve"> </w:t>
      </w:r>
      <w:r>
        <w:rPr>
          <w:color w:val="231F20"/>
          <w:sz w:val="18"/>
        </w:rPr>
        <w:t>39</w:t>
      </w:r>
      <w:r>
        <w:rPr>
          <w:color w:val="231F20"/>
          <w:spacing w:val="-1"/>
          <w:sz w:val="18"/>
        </w:rPr>
        <w:t xml:space="preserve">、十 </w:t>
      </w:r>
      <w:r>
        <w:rPr>
          <w:color w:val="231F20"/>
          <w:sz w:val="18"/>
        </w:rPr>
        <w:t>44</w:t>
      </w:r>
      <w:r>
        <w:rPr>
          <w:color w:val="231F20"/>
          <w:spacing w:val="-1"/>
          <w:sz w:val="18"/>
        </w:rPr>
        <w:t xml:space="preserve"> </w:t>
      </w:r>
      <w:r>
        <w:rPr>
          <w:color w:val="231F20"/>
          <w:sz w:val="18"/>
        </w:rPr>
        <w:t>～</w:t>
      </w:r>
      <w:r>
        <w:rPr>
          <w:color w:val="231F20"/>
          <w:spacing w:val="-1"/>
          <w:sz w:val="18"/>
        </w:rPr>
        <w:t xml:space="preserve"> </w:t>
      </w:r>
      <w:r>
        <w:rPr>
          <w:color w:val="231F20"/>
          <w:sz w:val="18"/>
        </w:rPr>
        <w:t>48</w:t>
      </w:r>
      <w:r>
        <w:rPr>
          <w:color w:val="231F20"/>
          <w:spacing w:val="-1"/>
          <w:sz w:val="18"/>
        </w:rPr>
        <w:t xml:space="preserve">、十六 </w:t>
      </w:r>
      <w:r>
        <w:rPr>
          <w:color w:val="231F20"/>
          <w:sz w:val="18"/>
        </w:rPr>
        <w:t>29</w:t>
      </w:r>
      <w:r>
        <w:rPr>
          <w:color w:val="231F20"/>
          <w:spacing w:val="-1"/>
          <w:sz w:val="18"/>
        </w:rPr>
        <w:t xml:space="preserve"> </w:t>
      </w:r>
      <w:r>
        <w:rPr>
          <w:color w:val="231F20"/>
          <w:sz w:val="18"/>
        </w:rPr>
        <w:t>～</w:t>
      </w:r>
      <w:r>
        <w:rPr>
          <w:color w:val="231F20"/>
          <w:spacing w:val="-1"/>
          <w:sz w:val="18"/>
        </w:rPr>
        <w:t xml:space="preserve"> </w:t>
      </w:r>
      <w:r>
        <w:rPr>
          <w:color w:val="231F20"/>
          <w:sz w:val="18"/>
        </w:rPr>
        <w:t>3</w:t>
      </w:r>
      <w:r>
        <w:rPr>
          <w:color w:val="231F20"/>
          <w:spacing w:val="-1"/>
          <w:sz w:val="18"/>
        </w:rPr>
        <w:t>4</w:t>
      </w:r>
      <w:r>
        <w:rPr>
          <w:color w:val="231F20"/>
          <w:sz w:val="18"/>
        </w:rPr>
        <w:t>、十</w:t>
      </w:r>
      <w:r>
        <w:rPr>
          <w:color w:val="231F20"/>
          <w:spacing w:val="45"/>
          <w:w w:val="120"/>
          <w:sz w:val="18"/>
        </w:rPr>
        <w:t>九1</w:t>
      </w:r>
      <w:r>
        <w:rPr>
          <w:color w:val="231F20"/>
          <w:w w:val="120"/>
          <w:sz w:val="18"/>
        </w:rPr>
        <w:t>～</w:t>
      </w:r>
      <w:r>
        <w:rPr>
          <w:color w:val="231F20"/>
          <w:spacing w:val="-1"/>
          <w:sz w:val="18"/>
        </w:rPr>
        <w:t xml:space="preserve"> </w:t>
      </w:r>
      <w:r>
        <w:rPr>
          <w:color w:val="231F20"/>
          <w:sz w:val="18"/>
        </w:rPr>
        <w:t>6；</w:t>
      </w:r>
      <w:r>
        <w:rPr>
          <w:color w:val="231F20"/>
          <w:spacing w:val="-3"/>
          <w:sz w:val="18"/>
        </w:rPr>
        <w:t>羅馬書六</w:t>
      </w:r>
      <w:r>
        <w:rPr>
          <w:color w:val="231F20"/>
          <w:spacing w:val="-81"/>
          <w:sz w:val="18"/>
        </w:rPr>
        <w:t>3</w:t>
      </w:r>
      <w:r>
        <w:rPr>
          <w:color w:val="231F20"/>
          <w:spacing w:val="-1"/>
          <w:sz w:val="18"/>
        </w:rPr>
        <w:t xml:space="preserve"> </w:t>
      </w:r>
    </w:p>
    <w:p w14:paraId="2C1AA0AD" w14:textId="77777777" w:rsidR="003345E9" w:rsidRDefault="007169A0">
      <w:pPr>
        <w:spacing w:before="2" w:line="199" w:lineRule="auto"/>
        <w:ind w:left="780" w:right="598"/>
        <w:jc w:val="both"/>
        <w:rPr>
          <w:sz w:val="18"/>
        </w:rPr>
      </w:pPr>
      <w:r>
        <w:rPr>
          <w:color w:val="231F20"/>
          <w:sz w:val="18"/>
        </w:rPr>
        <w:t xml:space="preserve">~ 4；加拉太書三 26 ～ 28；歌羅西書二 12；彼得前書三 18 ～ </w:t>
      </w:r>
      <w:r>
        <w:rPr>
          <w:color w:val="231F20"/>
          <w:spacing w:val="-4"/>
          <w:w w:val="105"/>
          <w:sz w:val="18"/>
        </w:rPr>
        <w:t>22）</w:t>
      </w:r>
    </w:p>
    <w:p w14:paraId="1492CF89" w14:textId="77777777" w:rsidR="003345E9" w:rsidRDefault="007169A0">
      <w:pPr>
        <w:pStyle w:val="3"/>
        <w:spacing w:before="137"/>
        <w:ind w:left="2373"/>
      </w:pPr>
      <w:r>
        <w:rPr>
          <w:color w:val="231F20"/>
        </w:rPr>
        <w:t>十三、主餐（聖餐</w:t>
      </w:r>
      <w:r>
        <w:rPr>
          <w:color w:val="231F20"/>
          <w:spacing w:val="-10"/>
        </w:rPr>
        <w:t>）</w:t>
      </w:r>
    </w:p>
    <w:p w14:paraId="5F308792" w14:textId="77777777" w:rsidR="003345E9" w:rsidRDefault="007169A0">
      <w:pPr>
        <w:pStyle w:val="a5"/>
        <w:numPr>
          <w:ilvl w:val="0"/>
          <w:numId w:val="1"/>
        </w:numPr>
        <w:tabs>
          <w:tab w:val="left" w:pos="887"/>
        </w:tabs>
        <w:spacing w:before="11" w:line="204" w:lineRule="auto"/>
        <w:ind w:right="109" w:firstLine="408"/>
        <w:rPr>
          <w:sz w:val="20"/>
        </w:rPr>
      </w:pPr>
      <w:r>
        <w:rPr>
          <w:color w:val="231F20"/>
          <w:spacing w:val="4"/>
          <w:w w:val="102"/>
          <w:sz w:val="20"/>
        </w:rPr>
        <w:t>我們信我們的主、救主耶穌基督設立之紀念聖餐，本質上是</w:t>
      </w:r>
      <w:r>
        <w:rPr>
          <w:color w:val="231F20"/>
          <w:spacing w:val="-1"/>
          <w:w w:val="102"/>
          <w:sz w:val="20"/>
        </w:rPr>
        <w:t>一個聖禮，宣告祂的生命、受苦、為世人犧牲而死、復活、並祂再來</w:t>
      </w:r>
    </w:p>
    <w:p w14:paraId="63CDCCD8"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69386E61"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34EF7F5E" w14:textId="77777777" w:rsidR="003345E9" w:rsidRDefault="007169A0">
      <w:pPr>
        <w:pStyle w:val="a3"/>
        <w:spacing w:before="237" w:line="206" w:lineRule="auto"/>
        <w:ind w:right="17"/>
        <w:jc w:val="both"/>
      </w:pPr>
      <w:r>
        <w:rPr>
          <w:color w:val="231F20"/>
          <w:w w:val="102"/>
        </w:rPr>
        <w:t>的盼望。主的聖餐是一種受恩之道，主藉著聖靈與人同在。凡信基督，</w:t>
      </w:r>
      <w:r>
        <w:rPr>
          <w:color w:val="231F20"/>
          <w:spacing w:val="1"/>
          <w:w w:val="102"/>
        </w:rPr>
        <w:t>生命得贖被更新，且在教會中合一者，都受邀來領受聖餐。領聖餐者</w:t>
      </w:r>
      <w:r>
        <w:rPr>
          <w:color w:val="231F20"/>
          <w:w w:val="102"/>
        </w:rPr>
        <w:t>要對聖餐的重大意義心存敬畏感激，藉此記念主的死，直等到祂再來。相信基督並愛眾聖徒之人乃受基督之邀請，應常常參加此聖禮。</w:t>
      </w:r>
    </w:p>
    <w:p w14:paraId="62F603DA" w14:textId="77777777" w:rsidR="003345E9" w:rsidRDefault="007169A0">
      <w:pPr>
        <w:spacing w:before="63" w:line="199" w:lineRule="auto"/>
        <w:ind w:left="780" w:right="589" w:hanging="90"/>
        <w:jc w:val="both"/>
        <w:rPr>
          <w:sz w:val="18"/>
        </w:rPr>
      </w:pPr>
      <w:r>
        <w:rPr>
          <w:color w:val="231F20"/>
          <w:sz w:val="18"/>
        </w:rPr>
        <w:t>（出埃及記十二 1 ～ 14；馬太福音廿六 26 ～ 29；馬可福音十四 22 ～ 25；路加福音廿二 17 ～ 20；約翰福音六 28 ～ 58；哥林多前書十 14 ～ 21、十一 23 ～ 32）</w:t>
      </w:r>
    </w:p>
    <w:p w14:paraId="12FE9FB5" w14:textId="77777777" w:rsidR="003345E9" w:rsidRDefault="007169A0">
      <w:pPr>
        <w:pStyle w:val="3"/>
        <w:spacing w:before="139"/>
        <w:ind w:left="2730"/>
      </w:pPr>
      <w:r>
        <w:rPr>
          <w:color w:val="231F20"/>
          <w:spacing w:val="-2"/>
        </w:rPr>
        <w:t>十四、神醫</w:t>
      </w:r>
    </w:p>
    <w:p w14:paraId="4D41B09B" w14:textId="77777777" w:rsidR="003345E9" w:rsidRDefault="007169A0">
      <w:pPr>
        <w:pStyle w:val="a5"/>
        <w:numPr>
          <w:ilvl w:val="0"/>
          <w:numId w:val="1"/>
        </w:numPr>
        <w:tabs>
          <w:tab w:val="left" w:pos="887"/>
        </w:tabs>
        <w:spacing w:before="11" w:line="204" w:lineRule="auto"/>
        <w:ind w:right="112" w:firstLine="408"/>
        <w:rPr>
          <w:sz w:val="20"/>
        </w:rPr>
      </w:pPr>
      <w:r>
        <w:rPr>
          <w:color w:val="231F20"/>
          <w:spacing w:val="5"/>
          <w:w w:val="102"/>
          <w:sz w:val="20"/>
        </w:rPr>
        <w:t>我們信聖經中神醫的教義，並激勵信徒尋求以信心的祈禱醫</w:t>
      </w:r>
      <w:r>
        <w:rPr>
          <w:color w:val="231F20"/>
          <w:w w:val="102"/>
          <w:sz w:val="20"/>
        </w:rPr>
        <w:t>治病人。我們也信神通過醫藥的方法醫治。</w:t>
      </w:r>
    </w:p>
    <w:p w14:paraId="6C20F995" w14:textId="77777777" w:rsidR="003345E9" w:rsidRDefault="007169A0">
      <w:pPr>
        <w:spacing w:before="70" w:line="199" w:lineRule="auto"/>
        <w:ind w:left="780" w:right="507" w:hanging="90"/>
        <w:rPr>
          <w:sz w:val="18"/>
        </w:rPr>
      </w:pPr>
      <w:r>
        <w:rPr>
          <w:color w:val="231F20"/>
          <w:sz w:val="18"/>
        </w:rPr>
        <w:t>（列王記下五 1 ～ 19；詩篇一零三 1 ～ 5；馬太福音四 23 ～ 24、九 18 ～ 35；約翰福音四 46 ～ 54；使徒行傳五 12 ～ 16、九 32</w:t>
      </w:r>
    </w:p>
    <w:p w14:paraId="4813A9B6" w14:textId="77777777" w:rsidR="003345E9" w:rsidRDefault="007169A0">
      <w:pPr>
        <w:spacing w:before="2" w:line="199" w:lineRule="auto"/>
        <w:ind w:left="780" w:right="593"/>
        <w:rPr>
          <w:sz w:val="18"/>
        </w:rPr>
      </w:pPr>
      <w:r>
        <w:rPr>
          <w:color w:val="231F20"/>
          <w:w w:val="150"/>
          <w:sz w:val="18"/>
        </w:rPr>
        <w:t>~</w:t>
      </w:r>
      <w:r>
        <w:rPr>
          <w:color w:val="231F20"/>
          <w:spacing w:val="-16"/>
          <w:w w:val="150"/>
          <w:sz w:val="18"/>
        </w:rPr>
        <w:t xml:space="preserve"> </w:t>
      </w:r>
      <w:r>
        <w:rPr>
          <w:color w:val="231F20"/>
          <w:sz w:val="18"/>
        </w:rPr>
        <w:t>42、十四 8 ～ 15；哥林多前書十二 4 ～ 11；哥林多後書十二 7 ～ 10；雅各書五 13 ～ 16）</w:t>
      </w:r>
    </w:p>
    <w:p w14:paraId="35628A34" w14:textId="77777777" w:rsidR="003345E9" w:rsidRDefault="007169A0">
      <w:pPr>
        <w:pStyle w:val="3"/>
        <w:spacing w:before="137"/>
        <w:ind w:left="2423"/>
      </w:pPr>
      <w:r>
        <w:rPr>
          <w:color w:val="231F20"/>
          <w:spacing w:val="-2"/>
        </w:rPr>
        <w:t>十五、基督的再臨</w:t>
      </w:r>
    </w:p>
    <w:p w14:paraId="205CB3A0" w14:textId="77777777" w:rsidR="003345E9" w:rsidRDefault="007169A0">
      <w:pPr>
        <w:pStyle w:val="a5"/>
        <w:numPr>
          <w:ilvl w:val="0"/>
          <w:numId w:val="1"/>
        </w:numPr>
        <w:tabs>
          <w:tab w:val="left" w:pos="887"/>
        </w:tabs>
        <w:spacing w:before="9" w:line="206" w:lineRule="auto"/>
        <w:ind w:right="17" w:firstLine="408"/>
        <w:rPr>
          <w:sz w:val="20"/>
        </w:rPr>
      </w:pPr>
      <w:r>
        <w:rPr>
          <w:color w:val="231F20"/>
          <w:spacing w:val="5"/>
          <w:w w:val="102"/>
          <w:sz w:val="20"/>
        </w:rPr>
        <w:t>我們信在世界的末了主耶穌基督將要顯為萬有之主。祂將在</w:t>
      </w:r>
      <w:r>
        <w:rPr>
          <w:color w:val="231F20"/>
          <w:w w:val="102"/>
          <w:sz w:val="20"/>
        </w:rPr>
        <w:t>榮耀與全能中再臨，完全建立神的國度，這國度始於祂的生命和事奉，</w:t>
      </w:r>
      <w:r>
        <w:rPr>
          <w:color w:val="231F20"/>
          <w:spacing w:val="2"/>
          <w:w w:val="102"/>
          <w:sz w:val="20"/>
        </w:rPr>
        <w:t>並得以傳揚。正如三一神如何在起初創造天地，祂也將在新的創造中</w:t>
      </w:r>
      <w:r>
        <w:rPr>
          <w:color w:val="231F20"/>
          <w:w w:val="102"/>
          <w:sz w:val="20"/>
        </w:rPr>
        <w:t>更新這天地，並與被贖的子民永遠同住其中。我們這活著還存留到主來臨的人，絕不會在那已經在基督耶穌裡睡了的人之先。然而，我們若常在祂裏面，必會與復活的聖徒一同被提，在空中與主相會，永遠與主同在。在那日，十架上勝過所有邪惡權勢的神，將完成祂對受造物的美好旨意。不再有苦難、不公或死亡，並且神將擦去一切的眼淚。</w:t>
      </w:r>
    </w:p>
    <w:p w14:paraId="1F63C696" w14:textId="77777777" w:rsidR="003345E9" w:rsidRDefault="007169A0">
      <w:pPr>
        <w:spacing w:before="56" w:line="199" w:lineRule="auto"/>
        <w:ind w:left="780" w:right="508" w:hanging="90"/>
        <w:jc w:val="both"/>
        <w:rPr>
          <w:sz w:val="18"/>
        </w:rPr>
      </w:pPr>
      <w:r>
        <w:rPr>
          <w:color w:val="231F20"/>
          <w:sz w:val="18"/>
        </w:rPr>
        <w:t>（申命記十 17；以賽亞書十一 1 ～ 9，六十五 17 ～ 25，六十六</w:t>
      </w:r>
      <w:r>
        <w:rPr>
          <w:color w:val="231F20"/>
          <w:spacing w:val="40"/>
          <w:sz w:val="18"/>
        </w:rPr>
        <w:t xml:space="preserve"> </w:t>
      </w:r>
      <w:r>
        <w:rPr>
          <w:color w:val="231F20"/>
          <w:sz w:val="18"/>
        </w:rPr>
        <w:t>22 ～ 23；馬太福音六 9 ～ 13，24，廿五 31 ～ 46，二十八 18；</w:t>
      </w:r>
      <w:r>
        <w:rPr>
          <w:color w:val="231F20"/>
          <w:spacing w:val="-1"/>
          <w:sz w:val="18"/>
        </w:rPr>
        <w:t xml:space="preserve">路加福音四 </w:t>
      </w:r>
      <w:r>
        <w:rPr>
          <w:color w:val="231F20"/>
          <w:sz w:val="18"/>
        </w:rPr>
        <w:t>18</w:t>
      </w:r>
      <w:r>
        <w:rPr>
          <w:color w:val="231F20"/>
          <w:spacing w:val="-6"/>
          <w:sz w:val="18"/>
        </w:rPr>
        <w:t xml:space="preserve"> </w:t>
      </w:r>
      <w:r>
        <w:rPr>
          <w:color w:val="231F20"/>
          <w:sz w:val="18"/>
        </w:rPr>
        <w:t>～</w:t>
      </w:r>
      <w:r>
        <w:rPr>
          <w:color w:val="231F20"/>
          <w:spacing w:val="-6"/>
          <w:sz w:val="18"/>
        </w:rPr>
        <w:t xml:space="preserve"> </w:t>
      </w:r>
      <w:r>
        <w:rPr>
          <w:color w:val="231F20"/>
          <w:sz w:val="18"/>
        </w:rPr>
        <w:t>21；</w:t>
      </w:r>
      <w:r>
        <w:rPr>
          <w:color w:val="231F20"/>
          <w:spacing w:val="-1"/>
          <w:sz w:val="18"/>
        </w:rPr>
        <w:t xml:space="preserve">約翰福音十四 </w:t>
      </w:r>
      <w:r>
        <w:rPr>
          <w:color w:val="231F20"/>
          <w:sz w:val="18"/>
        </w:rPr>
        <w:t>1</w:t>
      </w:r>
      <w:r>
        <w:rPr>
          <w:color w:val="231F20"/>
          <w:spacing w:val="-6"/>
          <w:sz w:val="18"/>
        </w:rPr>
        <w:t xml:space="preserve"> </w:t>
      </w:r>
      <w:r>
        <w:rPr>
          <w:color w:val="231F20"/>
          <w:sz w:val="18"/>
        </w:rPr>
        <w:t>～</w:t>
      </w:r>
      <w:r>
        <w:rPr>
          <w:color w:val="231F20"/>
          <w:spacing w:val="-6"/>
          <w:sz w:val="18"/>
        </w:rPr>
        <w:t xml:space="preserve"> </w:t>
      </w:r>
      <w:r>
        <w:rPr>
          <w:color w:val="231F20"/>
          <w:sz w:val="18"/>
        </w:rPr>
        <w:t>3；</w:t>
      </w:r>
      <w:r>
        <w:rPr>
          <w:color w:val="231F20"/>
          <w:spacing w:val="-1"/>
          <w:sz w:val="18"/>
        </w:rPr>
        <w:t xml:space="preserve">使徒行傳一 </w:t>
      </w:r>
      <w:r>
        <w:rPr>
          <w:color w:val="231F20"/>
          <w:sz w:val="18"/>
        </w:rPr>
        <w:t>9</w:t>
      </w:r>
      <w:r>
        <w:rPr>
          <w:color w:val="231F20"/>
          <w:spacing w:val="-6"/>
          <w:sz w:val="18"/>
        </w:rPr>
        <w:t xml:space="preserve"> </w:t>
      </w:r>
      <w:r>
        <w:rPr>
          <w:color w:val="231F20"/>
          <w:sz w:val="18"/>
        </w:rPr>
        <w:t>～</w:t>
      </w:r>
      <w:r>
        <w:rPr>
          <w:color w:val="231F20"/>
          <w:spacing w:val="-6"/>
          <w:sz w:val="18"/>
        </w:rPr>
        <w:t xml:space="preserve"> </w:t>
      </w:r>
      <w:r>
        <w:rPr>
          <w:color w:val="231F20"/>
          <w:sz w:val="18"/>
        </w:rPr>
        <w:t>11，三 21</w:t>
      </w:r>
      <w:r>
        <w:rPr>
          <w:color w:val="231F20"/>
          <w:spacing w:val="5"/>
          <w:sz w:val="18"/>
        </w:rPr>
        <w:t xml:space="preserve">；羅馬書八 </w:t>
      </w:r>
      <w:r>
        <w:rPr>
          <w:color w:val="231F20"/>
          <w:sz w:val="18"/>
        </w:rPr>
        <w:t>18 ～ 22</w:t>
      </w:r>
      <w:r>
        <w:rPr>
          <w:color w:val="231F20"/>
          <w:spacing w:val="6"/>
          <w:sz w:val="18"/>
        </w:rPr>
        <w:t xml:space="preserve">；哥林多前書十三 </w:t>
      </w:r>
      <w:r>
        <w:rPr>
          <w:color w:val="231F20"/>
          <w:sz w:val="18"/>
        </w:rPr>
        <w:t>12 ～ 13</w:t>
      </w:r>
      <w:r>
        <w:rPr>
          <w:color w:val="231F20"/>
          <w:spacing w:val="2"/>
          <w:sz w:val="18"/>
        </w:rPr>
        <w:t xml:space="preserve">，十五 </w:t>
      </w:r>
      <w:r>
        <w:rPr>
          <w:color w:val="231F20"/>
          <w:sz w:val="18"/>
        </w:rPr>
        <w:t>24</w:t>
      </w:r>
    </w:p>
    <w:p w14:paraId="51C62A94" w14:textId="77777777" w:rsidR="003345E9" w:rsidRDefault="007169A0">
      <w:pPr>
        <w:spacing w:line="272" w:lineRule="exact"/>
        <w:ind w:left="780"/>
        <w:jc w:val="both"/>
        <w:rPr>
          <w:sz w:val="18"/>
        </w:rPr>
      </w:pPr>
      <w:r>
        <w:rPr>
          <w:color w:val="231F20"/>
          <w:sz w:val="18"/>
        </w:rPr>
        <w:t>~</w:t>
      </w:r>
      <w:r>
        <w:rPr>
          <w:color w:val="231F20"/>
          <w:spacing w:val="11"/>
          <w:sz w:val="18"/>
        </w:rPr>
        <w:t xml:space="preserve"> </w:t>
      </w:r>
      <w:r>
        <w:rPr>
          <w:color w:val="231F20"/>
          <w:sz w:val="18"/>
        </w:rPr>
        <w:t>25，28</w:t>
      </w:r>
      <w:r>
        <w:rPr>
          <w:color w:val="231F20"/>
          <w:spacing w:val="1"/>
          <w:sz w:val="18"/>
        </w:rPr>
        <w:t xml:space="preserve">；哥林多後書五 </w:t>
      </w:r>
      <w:r>
        <w:rPr>
          <w:color w:val="231F20"/>
          <w:sz w:val="18"/>
        </w:rPr>
        <w:t>17</w:t>
      </w:r>
      <w:r>
        <w:rPr>
          <w:color w:val="231F20"/>
          <w:spacing w:val="1"/>
          <w:sz w:val="18"/>
        </w:rPr>
        <w:t xml:space="preserve">；腓立比書一 </w:t>
      </w:r>
      <w:r>
        <w:rPr>
          <w:color w:val="231F20"/>
          <w:sz w:val="18"/>
        </w:rPr>
        <w:t>6</w:t>
      </w:r>
      <w:r>
        <w:rPr>
          <w:color w:val="231F20"/>
          <w:spacing w:val="4"/>
          <w:sz w:val="18"/>
        </w:rPr>
        <w:t xml:space="preserve">、二 </w:t>
      </w:r>
      <w:r>
        <w:rPr>
          <w:color w:val="231F20"/>
          <w:sz w:val="18"/>
        </w:rPr>
        <w:t>5</w:t>
      </w:r>
      <w:r>
        <w:rPr>
          <w:color w:val="231F20"/>
          <w:spacing w:val="11"/>
          <w:sz w:val="18"/>
        </w:rPr>
        <w:t xml:space="preserve"> </w:t>
      </w:r>
      <w:r>
        <w:rPr>
          <w:color w:val="231F20"/>
          <w:sz w:val="18"/>
        </w:rPr>
        <w:t>～</w:t>
      </w:r>
      <w:r>
        <w:rPr>
          <w:color w:val="231F20"/>
          <w:spacing w:val="12"/>
          <w:sz w:val="18"/>
        </w:rPr>
        <w:t xml:space="preserve"> </w:t>
      </w:r>
      <w:r>
        <w:rPr>
          <w:color w:val="231F20"/>
          <w:sz w:val="18"/>
        </w:rPr>
        <w:t>11</w:t>
      </w:r>
      <w:r>
        <w:rPr>
          <w:color w:val="231F20"/>
          <w:spacing w:val="4"/>
          <w:sz w:val="18"/>
        </w:rPr>
        <w:t xml:space="preserve">、三 </w:t>
      </w:r>
      <w:r>
        <w:rPr>
          <w:color w:val="231F20"/>
          <w:spacing w:val="-5"/>
          <w:sz w:val="18"/>
        </w:rPr>
        <w:t>20</w:t>
      </w:r>
    </w:p>
    <w:p w14:paraId="3A5C518C" w14:textId="77777777" w:rsidR="003345E9" w:rsidRDefault="007169A0">
      <w:pPr>
        <w:pStyle w:val="a5"/>
        <w:numPr>
          <w:ilvl w:val="0"/>
          <w:numId w:val="33"/>
        </w:numPr>
        <w:tabs>
          <w:tab w:val="left" w:pos="1006"/>
        </w:tabs>
        <w:spacing w:before="12" w:line="199" w:lineRule="auto"/>
        <w:ind w:right="591" w:firstLine="0"/>
        <w:jc w:val="both"/>
        <w:rPr>
          <w:sz w:val="18"/>
        </w:rPr>
      </w:pPr>
      <w:r>
        <w:rPr>
          <w:color w:val="231F20"/>
          <w:sz w:val="18"/>
        </w:rPr>
        <w:t>21；帖撒羅尼迦前書四 13 ～ 18；提多書二 11 ～ 14；希伯來</w:t>
      </w:r>
      <w:r>
        <w:rPr>
          <w:color w:val="231F20"/>
          <w:spacing w:val="3"/>
          <w:sz w:val="18"/>
        </w:rPr>
        <w:t xml:space="preserve">書九 </w:t>
      </w:r>
      <w:r>
        <w:rPr>
          <w:color w:val="231F20"/>
          <w:sz w:val="18"/>
        </w:rPr>
        <w:t>26 ～ 28</w:t>
      </w:r>
      <w:r>
        <w:rPr>
          <w:color w:val="231F20"/>
          <w:spacing w:val="4"/>
          <w:sz w:val="18"/>
        </w:rPr>
        <w:t xml:space="preserve">；彼得後書三 </w:t>
      </w:r>
      <w:r>
        <w:rPr>
          <w:color w:val="231F20"/>
          <w:sz w:val="18"/>
        </w:rPr>
        <w:t>3 ～ 15</w:t>
      </w:r>
      <w:r>
        <w:rPr>
          <w:color w:val="231F20"/>
          <w:spacing w:val="4"/>
          <w:sz w:val="18"/>
        </w:rPr>
        <w:t xml:space="preserve">；啟示錄一 </w:t>
      </w:r>
      <w:r>
        <w:rPr>
          <w:color w:val="231F20"/>
          <w:sz w:val="18"/>
        </w:rPr>
        <w:t>7 ～ 8</w:t>
      </w:r>
      <w:r>
        <w:rPr>
          <w:color w:val="231F20"/>
          <w:spacing w:val="4"/>
          <w:sz w:val="18"/>
        </w:rPr>
        <w:t xml:space="preserve">、十二 </w:t>
      </w:r>
      <w:r>
        <w:rPr>
          <w:color w:val="231F20"/>
          <w:sz w:val="18"/>
        </w:rPr>
        <w:t>10</w:t>
      </w:r>
    </w:p>
    <w:p w14:paraId="02B14347" w14:textId="77777777" w:rsidR="003345E9" w:rsidRDefault="007169A0">
      <w:pPr>
        <w:pStyle w:val="a5"/>
        <w:numPr>
          <w:ilvl w:val="0"/>
          <w:numId w:val="33"/>
        </w:numPr>
        <w:tabs>
          <w:tab w:val="left" w:pos="1004"/>
        </w:tabs>
        <w:spacing w:line="299" w:lineRule="exact"/>
        <w:ind w:left="1004" w:hanging="224"/>
        <w:jc w:val="both"/>
        <w:rPr>
          <w:sz w:val="18"/>
        </w:rPr>
      </w:pPr>
      <w:r>
        <w:rPr>
          <w:color w:val="231F20"/>
          <w:sz w:val="18"/>
        </w:rPr>
        <w:t>12，</w:t>
      </w:r>
      <w:r>
        <w:rPr>
          <w:color w:val="231F20"/>
          <w:spacing w:val="-1"/>
          <w:sz w:val="18"/>
        </w:rPr>
        <w:t xml:space="preserve">廿一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8，</w:t>
      </w:r>
      <w:r>
        <w:rPr>
          <w:color w:val="231F20"/>
          <w:spacing w:val="-1"/>
          <w:sz w:val="18"/>
        </w:rPr>
        <w:t xml:space="preserve">廿二 </w:t>
      </w:r>
      <w:r>
        <w:rPr>
          <w:color w:val="231F20"/>
          <w:sz w:val="18"/>
        </w:rPr>
        <w:t>7</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20）</w:t>
      </w:r>
    </w:p>
    <w:p w14:paraId="656E9EFB" w14:textId="77777777" w:rsidR="003345E9" w:rsidRDefault="003345E9">
      <w:pPr>
        <w:pStyle w:val="a5"/>
        <w:spacing w:line="299" w:lineRule="exact"/>
        <w:jc w:val="both"/>
        <w:rPr>
          <w:sz w:val="18"/>
        </w:rPr>
        <w:sectPr w:rsidR="003345E9">
          <w:pgSz w:w="8640" w:h="12960"/>
          <w:pgMar w:top="480" w:right="1080" w:bottom="1180" w:left="1080" w:header="0" w:footer="997" w:gutter="0"/>
          <w:cols w:space="720"/>
        </w:sectPr>
      </w:pPr>
    </w:p>
    <w:p w14:paraId="5FD5F91F" w14:textId="77777777" w:rsidR="003345E9" w:rsidRDefault="007169A0">
      <w:pPr>
        <w:pStyle w:val="a3"/>
        <w:spacing w:before="50"/>
        <w:ind w:left="0"/>
        <w:jc w:val="center"/>
      </w:pPr>
      <w:r>
        <w:rPr>
          <w:color w:val="231F20"/>
          <w:spacing w:val="-5"/>
        </w:rPr>
        <w:lastRenderedPageBreak/>
        <w:t>信條</w:t>
      </w:r>
    </w:p>
    <w:p w14:paraId="2EC3075C" w14:textId="77777777" w:rsidR="003345E9" w:rsidRDefault="007169A0">
      <w:pPr>
        <w:pStyle w:val="3"/>
        <w:spacing w:before="204"/>
        <w:ind w:left="0"/>
        <w:jc w:val="center"/>
      </w:pPr>
      <w:r>
        <w:rPr>
          <w:color w:val="231F20"/>
          <w:spacing w:val="-1"/>
        </w:rPr>
        <w:t>十六、復活、審判與命運</w:t>
      </w:r>
    </w:p>
    <w:p w14:paraId="0AFE19E2" w14:textId="77777777" w:rsidR="003345E9" w:rsidRDefault="007169A0">
      <w:pPr>
        <w:pStyle w:val="a5"/>
        <w:numPr>
          <w:ilvl w:val="0"/>
          <w:numId w:val="1"/>
        </w:numPr>
        <w:tabs>
          <w:tab w:val="left" w:pos="887"/>
        </w:tabs>
        <w:spacing w:before="11" w:line="204" w:lineRule="auto"/>
        <w:ind w:right="112" w:firstLine="408"/>
        <w:jc w:val="both"/>
        <w:rPr>
          <w:sz w:val="20"/>
        </w:rPr>
      </w:pPr>
      <w:r>
        <w:rPr>
          <w:color w:val="231F20"/>
          <w:spacing w:val="3"/>
          <w:w w:val="102"/>
          <w:sz w:val="20"/>
        </w:rPr>
        <w:t>我們信死人復活，不論義人惡人，他們的身體都將復活，與</w:t>
      </w:r>
      <w:r>
        <w:rPr>
          <w:color w:val="231F20"/>
          <w:w w:val="102"/>
          <w:sz w:val="20"/>
        </w:rPr>
        <w:t>他們的靈魂結合－「行善的復活得生，作惡的復活定罪」</w:t>
      </w:r>
    </w:p>
    <w:p w14:paraId="5133B530" w14:textId="77777777" w:rsidR="003345E9" w:rsidRDefault="007169A0">
      <w:pPr>
        <w:pStyle w:val="a5"/>
        <w:numPr>
          <w:ilvl w:val="1"/>
          <w:numId w:val="1"/>
        </w:numPr>
        <w:tabs>
          <w:tab w:val="left" w:pos="1074"/>
        </w:tabs>
        <w:spacing w:before="3" w:line="204" w:lineRule="auto"/>
        <w:ind w:right="117" w:firstLine="408"/>
        <w:jc w:val="both"/>
        <w:rPr>
          <w:sz w:val="20"/>
        </w:rPr>
      </w:pPr>
      <w:r>
        <w:rPr>
          <w:color w:val="231F20"/>
          <w:spacing w:val="6"/>
          <w:w w:val="102"/>
          <w:sz w:val="20"/>
        </w:rPr>
        <w:t>我們信將來的審判，每個人要站在神的審判臺前按照他或</w:t>
      </w:r>
      <w:r>
        <w:rPr>
          <w:color w:val="231F20"/>
          <w:w w:val="102"/>
          <w:sz w:val="20"/>
        </w:rPr>
        <w:t>她一生所行的受審判。</w:t>
      </w:r>
    </w:p>
    <w:p w14:paraId="47BAD438" w14:textId="77777777" w:rsidR="003345E9" w:rsidRDefault="007169A0">
      <w:pPr>
        <w:pStyle w:val="a5"/>
        <w:numPr>
          <w:ilvl w:val="1"/>
          <w:numId w:val="1"/>
        </w:numPr>
        <w:tabs>
          <w:tab w:val="left" w:pos="1074"/>
        </w:tabs>
        <w:spacing w:line="206" w:lineRule="auto"/>
        <w:ind w:right="110" w:firstLine="408"/>
        <w:jc w:val="both"/>
        <w:rPr>
          <w:sz w:val="20"/>
        </w:rPr>
      </w:pPr>
      <w:r>
        <w:rPr>
          <w:color w:val="231F20"/>
          <w:spacing w:val="6"/>
          <w:w w:val="102"/>
          <w:sz w:val="20"/>
        </w:rPr>
        <w:t>我們信所有因信得救，並存心信服我主耶穌基督的人，榮</w:t>
      </w:r>
      <w:r>
        <w:rPr>
          <w:color w:val="231F20"/>
          <w:spacing w:val="2"/>
          <w:w w:val="102"/>
          <w:sz w:val="20"/>
        </w:rPr>
        <w:t>耀與永生已經確定，而那些至終不肯悔改的人，將在地獄裡承受永遠</w:t>
      </w:r>
      <w:r>
        <w:rPr>
          <w:color w:val="231F20"/>
          <w:w w:val="102"/>
          <w:sz w:val="20"/>
        </w:rPr>
        <w:t>的刑罰。</w:t>
      </w:r>
    </w:p>
    <w:p w14:paraId="656C43C1" w14:textId="77777777" w:rsidR="003345E9" w:rsidRDefault="007169A0">
      <w:pPr>
        <w:spacing w:before="63" w:line="199" w:lineRule="auto"/>
        <w:ind w:left="780" w:right="594" w:hanging="90"/>
        <w:jc w:val="both"/>
        <w:rPr>
          <w:sz w:val="18"/>
        </w:rPr>
      </w:pPr>
      <w:r>
        <w:rPr>
          <w:color w:val="231F20"/>
          <w:sz w:val="18"/>
        </w:rPr>
        <w:t>（創世記十八 25；撒母耳記上二 10；詩篇五十 6；以賽亞書廿六 19</w:t>
      </w:r>
      <w:r>
        <w:rPr>
          <w:color w:val="231F20"/>
          <w:spacing w:val="1"/>
          <w:sz w:val="18"/>
        </w:rPr>
        <w:t xml:space="preserve">；但以理書十二 </w:t>
      </w:r>
      <w:r>
        <w:rPr>
          <w:color w:val="231F20"/>
          <w:sz w:val="18"/>
        </w:rPr>
        <w:t>2</w:t>
      </w:r>
      <w:r>
        <w:rPr>
          <w:color w:val="231F20"/>
          <w:spacing w:val="14"/>
          <w:sz w:val="18"/>
        </w:rPr>
        <w:t xml:space="preserve"> </w:t>
      </w:r>
      <w:r>
        <w:rPr>
          <w:color w:val="231F20"/>
          <w:sz w:val="18"/>
        </w:rPr>
        <w:t>～</w:t>
      </w:r>
      <w:r>
        <w:rPr>
          <w:color w:val="231F20"/>
          <w:spacing w:val="14"/>
          <w:sz w:val="18"/>
        </w:rPr>
        <w:t xml:space="preserve"> </w:t>
      </w:r>
      <w:r>
        <w:rPr>
          <w:color w:val="231F20"/>
          <w:sz w:val="18"/>
        </w:rPr>
        <w:t>3</w:t>
      </w:r>
      <w:r>
        <w:rPr>
          <w:color w:val="231F20"/>
          <w:spacing w:val="1"/>
          <w:sz w:val="18"/>
        </w:rPr>
        <w:t xml:space="preserve">；馬太福音廿五 </w:t>
      </w:r>
      <w:r>
        <w:rPr>
          <w:color w:val="231F20"/>
          <w:sz w:val="18"/>
        </w:rPr>
        <w:t>31</w:t>
      </w:r>
      <w:r>
        <w:rPr>
          <w:color w:val="231F20"/>
          <w:spacing w:val="14"/>
          <w:sz w:val="18"/>
        </w:rPr>
        <w:t xml:space="preserve"> </w:t>
      </w:r>
      <w:r>
        <w:rPr>
          <w:color w:val="231F20"/>
          <w:sz w:val="18"/>
        </w:rPr>
        <w:t>～</w:t>
      </w:r>
      <w:r>
        <w:rPr>
          <w:color w:val="231F20"/>
          <w:spacing w:val="14"/>
          <w:sz w:val="18"/>
        </w:rPr>
        <w:t xml:space="preserve"> </w:t>
      </w:r>
      <w:r>
        <w:rPr>
          <w:color w:val="231F20"/>
          <w:sz w:val="18"/>
        </w:rPr>
        <w:t>46</w:t>
      </w:r>
      <w:r>
        <w:rPr>
          <w:color w:val="231F20"/>
          <w:spacing w:val="-2"/>
          <w:sz w:val="18"/>
        </w:rPr>
        <w:t>；馬可福音九</w:t>
      </w:r>
    </w:p>
    <w:p w14:paraId="05703409" w14:textId="77777777" w:rsidR="003345E9" w:rsidRDefault="007169A0">
      <w:pPr>
        <w:spacing w:line="270" w:lineRule="exact"/>
        <w:ind w:left="780"/>
        <w:jc w:val="both"/>
        <w:rPr>
          <w:sz w:val="18"/>
        </w:rPr>
      </w:pPr>
      <w:r>
        <w:rPr>
          <w:color w:val="231F20"/>
          <w:sz w:val="18"/>
        </w:rPr>
        <w:t>43</w:t>
      </w:r>
      <w:r>
        <w:rPr>
          <w:color w:val="231F20"/>
          <w:spacing w:val="8"/>
          <w:sz w:val="18"/>
        </w:rPr>
        <w:t xml:space="preserve"> </w:t>
      </w:r>
      <w:r>
        <w:rPr>
          <w:color w:val="231F20"/>
          <w:sz w:val="18"/>
        </w:rPr>
        <w:t>～</w:t>
      </w:r>
      <w:r>
        <w:rPr>
          <w:color w:val="231F20"/>
          <w:spacing w:val="8"/>
          <w:sz w:val="18"/>
        </w:rPr>
        <w:t xml:space="preserve"> </w:t>
      </w:r>
      <w:r>
        <w:rPr>
          <w:color w:val="231F20"/>
          <w:sz w:val="18"/>
        </w:rPr>
        <w:t>48</w:t>
      </w:r>
      <w:r>
        <w:rPr>
          <w:color w:val="231F20"/>
          <w:spacing w:val="1"/>
          <w:sz w:val="18"/>
        </w:rPr>
        <w:t xml:space="preserve">；路加福音十六 </w:t>
      </w:r>
      <w:r>
        <w:rPr>
          <w:color w:val="231F20"/>
          <w:sz w:val="18"/>
        </w:rPr>
        <w:t>19</w:t>
      </w:r>
      <w:r>
        <w:rPr>
          <w:color w:val="231F20"/>
          <w:spacing w:val="8"/>
          <w:sz w:val="18"/>
        </w:rPr>
        <w:t xml:space="preserve"> </w:t>
      </w:r>
      <w:r>
        <w:rPr>
          <w:color w:val="231F20"/>
          <w:sz w:val="18"/>
        </w:rPr>
        <w:t>～</w:t>
      </w:r>
      <w:r>
        <w:rPr>
          <w:color w:val="231F20"/>
          <w:spacing w:val="8"/>
          <w:sz w:val="18"/>
        </w:rPr>
        <w:t xml:space="preserve"> </w:t>
      </w:r>
      <w:r>
        <w:rPr>
          <w:color w:val="231F20"/>
          <w:sz w:val="18"/>
        </w:rPr>
        <w:t>31</w:t>
      </w:r>
      <w:r>
        <w:rPr>
          <w:color w:val="231F20"/>
          <w:spacing w:val="2"/>
          <w:sz w:val="18"/>
        </w:rPr>
        <w:t xml:space="preserve">、廿 </w:t>
      </w:r>
      <w:r>
        <w:rPr>
          <w:color w:val="231F20"/>
          <w:sz w:val="18"/>
        </w:rPr>
        <w:t>27</w:t>
      </w:r>
      <w:r>
        <w:rPr>
          <w:color w:val="231F20"/>
          <w:spacing w:val="8"/>
          <w:sz w:val="18"/>
        </w:rPr>
        <w:t xml:space="preserve"> </w:t>
      </w:r>
      <w:r>
        <w:rPr>
          <w:color w:val="231F20"/>
          <w:sz w:val="18"/>
        </w:rPr>
        <w:t>～</w:t>
      </w:r>
      <w:r>
        <w:rPr>
          <w:color w:val="231F20"/>
          <w:spacing w:val="8"/>
          <w:sz w:val="18"/>
        </w:rPr>
        <w:t xml:space="preserve"> </w:t>
      </w:r>
      <w:r>
        <w:rPr>
          <w:color w:val="231F20"/>
          <w:sz w:val="18"/>
        </w:rPr>
        <w:t>38</w:t>
      </w:r>
      <w:r>
        <w:rPr>
          <w:color w:val="231F20"/>
          <w:spacing w:val="1"/>
          <w:sz w:val="18"/>
        </w:rPr>
        <w:t xml:space="preserve">；約翰福音三 </w:t>
      </w:r>
      <w:r>
        <w:rPr>
          <w:color w:val="231F20"/>
          <w:spacing w:val="-5"/>
          <w:sz w:val="18"/>
        </w:rPr>
        <w:t>16</w:t>
      </w:r>
    </w:p>
    <w:p w14:paraId="3C88E67B" w14:textId="77777777" w:rsidR="003345E9" w:rsidRDefault="007169A0">
      <w:pPr>
        <w:spacing w:before="12" w:line="199" w:lineRule="auto"/>
        <w:ind w:left="780" w:right="588"/>
        <w:jc w:val="both"/>
        <w:rPr>
          <w:sz w:val="18"/>
        </w:rPr>
      </w:pPr>
      <w:r>
        <w:rPr>
          <w:color w:val="231F20"/>
          <w:sz w:val="18"/>
        </w:rPr>
        <w:t>~ 18、五 25 ～ 29、十一 21 ～ 27；使徒行傳十七 30 ～ 31；羅</w:t>
      </w:r>
      <w:r>
        <w:rPr>
          <w:color w:val="231F20"/>
          <w:spacing w:val="4"/>
          <w:sz w:val="18"/>
        </w:rPr>
        <w:t xml:space="preserve">馬書二 </w:t>
      </w:r>
      <w:r>
        <w:rPr>
          <w:color w:val="231F20"/>
          <w:sz w:val="18"/>
        </w:rPr>
        <w:t>1 ～ 16</w:t>
      </w:r>
      <w:r>
        <w:rPr>
          <w:color w:val="231F20"/>
          <w:spacing w:val="4"/>
          <w:sz w:val="18"/>
        </w:rPr>
        <w:t xml:space="preserve">、十四 </w:t>
      </w:r>
      <w:r>
        <w:rPr>
          <w:color w:val="231F20"/>
          <w:sz w:val="18"/>
        </w:rPr>
        <w:t>7 ～ 12</w:t>
      </w:r>
      <w:r>
        <w:rPr>
          <w:color w:val="231F20"/>
          <w:spacing w:val="5"/>
          <w:sz w:val="18"/>
        </w:rPr>
        <w:t xml:space="preserve">；哥林多前書十五 </w:t>
      </w:r>
      <w:r>
        <w:rPr>
          <w:color w:val="231F20"/>
          <w:sz w:val="18"/>
        </w:rPr>
        <w:t>12 ～ 58</w:t>
      </w:r>
      <w:r>
        <w:rPr>
          <w:color w:val="231F20"/>
          <w:spacing w:val="3"/>
          <w:sz w:val="18"/>
        </w:rPr>
        <w:t>；哥林</w:t>
      </w:r>
      <w:r>
        <w:rPr>
          <w:color w:val="231F20"/>
          <w:spacing w:val="-2"/>
          <w:sz w:val="18"/>
        </w:rPr>
        <w:t xml:space="preserve">多後書五 </w:t>
      </w:r>
      <w:r>
        <w:rPr>
          <w:color w:val="231F20"/>
          <w:sz w:val="18"/>
        </w:rPr>
        <w:t>10；</w:t>
      </w:r>
      <w:r>
        <w:rPr>
          <w:color w:val="231F20"/>
          <w:spacing w:val="-1"/>
          <w:sz w:val="18"/>
        </w:rPr>
        <w:t xml:space="preserve">帖撒羅尼迦後書一 </w:t>
      </w:r>
      <w:r>
        <w:rPr>
          <w:color w:val="231F20"/>
          <w:sz w:val="18"/>
        </w:rPr>
        <w:t>5</w:t>
      </w:r>
      <w:r>
        <w:rPr>
          <w:color w:val="231F20"/>
          <w:spacing w:val="-6"/>
          <w:sz w:val="18"/>
        </w:rPr>
        <w:t xml:space="preserve"> </w:t>
      </w:r>
      <w:r>
        <w:rPr>
          <w:color w:val="231F20"/>
          <w:sz w:val="18"/>
        </w:rPr>
        <w:t>～</w:t>
      </w:r>
      <w:r>
        <w:rPr>
          <w:color w:val="231F20"/>
          <w:spacing w:val="-6"/>
          <w:sz w:val="18"/>
        </w:rPr>
        <w:t xml:space="preserve"> </w:t>
      </w:r>
      <w:r>
        <w:rPr>
          <w:color w:val="231F20"/>
          <w:sz w:val="18"/>
        </w:rPr>
        <w:t>10</w:t>
      </w:r>
      <w:r>
        <w:rPr>
          <w:color w:val="231F20"/>
          <w:spacing w:val="-1"/>
          <w:sz w:val="18"/>
        </w:rPr>
        <w:t xml:space="preserve">；啟示錄廿 </w:t>
      </w:r>
      <w:r>
        <w:rPr>
          <w:color w:val="231F20"/>
          <w:sz w:val="18"/>
        </w:rPr>
        <w:t>11</w:t>
      </w:r>
      <w:r>
        <w:rPr>
          <w:color w:val="231F20"/>
          <w:spacing w:val="-6"/>
          <w:sz w:val="18"/>
        </w:rPr>
        <w:t xml:space="preserve"> </w:t>
      </w:r>
      <w:r>
        <w:rPr>
          <w:color w:val="231F20"/>
          <w:sz w:val="18"/>
        </w:rPr>
        <w:t>～</w:t>
      </w:r>
      <w:r>
        <w:rPr>
          <w:color w:val="231F20"/>
          <w:spacing w:val="-6"/>
          <w:sz w:val="18"/>
        </w:rPr>
        <w:t xml:space="preserve"> </w:t>
      </w:r>
      <w:r>
        <w:rPr>
          <w:color w:val="231F20"/>
          <w:sz w:val="18"/>
        </w:rPr>
        <w:t>15、廿</w:t>
      </w:r>
      <w:r>
        <w:rPr>
          <w:color w:val="231F20"/>
          <w:spacing w:val="45"/>
          <w:w w:val="110"/>
          <w:sz w:val="18"/>
        </w:rPr>
        <w:t>二</w:t>
      </w:r>
      <w:r>
        <w:rPr>
          <w:color w:val="231F20"/>
          <w:spacing w:val="22"/>
          <w:w w:val="110"/>
          <w:sz w:val="18"/>
        </w:rPr>
        <w:t>1～</w:t>
      </w:r>
      <w:r>
        <w:rPr>
          <w:color w:val="231F20"/>
          <w:spacing w:val="-3"/>
          <w:w w:val="110"/>
          <w:sz w:val="18"/>
        </w:rPr>
        <w:t xml:space="preserve"> </w:t>
      </w:r>
      <w:r>
        <w:rPr>
          <w:color w:val="231F20"/>
          <w:w w:val="110"/>
          <w:sz w:val="18"/>
        </w:rPr>
        <w:t>15）</w:t>
      </w:r>
    </w:p>
    <w:p w14:paraId="6AFED2C6" w14:textId="77777777" w:rsidR="003345E9" w:rsidRDefault="003345E9">
      <w:pPr>
        <w:spacing w:line="199" w:lineRule="auto"/>
        <w:jc w:val="both"/>
        <w:rPr>
          <w:sz w:val="18"/>
        </w:rPr>
        <w:sectPr w:rsidR="003345E9">
          <w:pgSz w:w="8640" w:h="12960"/>
          <w:pgMar w:top="480" w:right="1080" w:bottom="1180" w:left="1080" w:header="0" w:footer="997" w:gutter="0"/>
          <w:cols w:space="720"/>
        </w:sectPr>
      </w:pPr>
    </w:p>
    <w:p w14:paraId="4CE8EAD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E853B8E" w14:textId="77777777" w:rsidR="003345E9" w:rsidRDefault="007169A0">
      <w:pPr>
        <w:pStyle w:val="1"/>
      </w:pPr>
      <w:r>
        <w:rPr>
          <w:color w:val="231F20"/>
          <w:spacing w:val="-5"/>
        </w:rPr>
        <w:t>教會</w:t>
      </w:r>
    </w:p>
    <w:p w14:paraId="784A7213" w14:textId="77777777" w:rsidR="003345E9" w:rsidRDefault="007169A0">
      <w:pPr>
        <w:pStyle w:val="3"/>
        <w:spacing w:before="183"/>
        <w:ind w:left="2628"/>
      </w:pPr>
      <w:r>
        <w:rPr>
          <w:color w:val="231F20"/>
          <w:spacing w:val="-2"/>
        </w:rPr>
        <w:t>一、一般教會</w:t>
      </w:r>
    </w:p>
    <w:p w14:paraId="5B074BA5" w14:textId="77777777" w:rsidR="003345E9" w:rsidRDefault="007169A0">
      <w:pPr>
        <w:pStyle w:val="a5"/>
        <w:numPr>
          <w:ilvl w:val="0"/>
          <w:numId w:val="1"/>
        </w:numPr>
        <w:tabs>
          <w:tab w:val="left" w:pos="887"/>
        </w:tabs>
        <w:spacing w:before="11" w:line="204" w:lineRule="auto"/>
        <w:ind w:right="112" w:firstLine="408"/>
        <w:rPr>
          <w:sz w:val="20"/>
        </w:rPr>
      </w:pPr>
      <w:r>
        <w:rPr>
          <w:color w:val="231F20"/>
          <w:spacing w:val="5"/>
          <w:w w:val="102"/>
          <w:sz w:val="20"/>
        </w:rPr>
        <w:t>神的教會是由所有在靈裡重生得救，名字被記在天上的人們</w:t>
      </w:r>
      <w:r>
        <w:rPr>
          <w:color w:val="231F20"/>
          <w:w w:val="102"/>
          <w:sz w:val="20"/>
        </w:rPr>
        <w:t>所組成的。</w:t>
      </w:r>
    </w:p>
    <w:p w14:paraId="41EDE5D0" w14:textId="77777777" w:rsidR="003345E9" w:rsidRDefault="007169A0">
      <w:pPr>
        <w:pStyle w:val="3"/>
        <w:spacing w:before="86"/>
        <w:ind w:left="2628"/>
      </w:pPr>
      <w:r>
        <w:rPr>
          <w:color w:val="231F20"/>
          <w:spacing w:val="-2"/>
        </w:rPr>
        <w:t>二、各別教會</w:t>
      </w:r>
    </w:p>
    <w:p w14:paraId="5E96337A" w14:textId="77777777" w:rsidR="003345E9" w:rsidRDefault="007169A0">
      <w:pPr>
        <w:pStyle w:val="a5"/>
        <w:numPr>
          <w:ilvl w:val="0"/>
          <w:numId w:val="1"/>
        </w:numPr>
        <w:tabs>
          <w:tab w:val="left" w:pos="887"/>
        </w:tabs>
        <w:spacing w:before="11" w:line="204" w:lineRule="auto"/>
        <w:ind w:right="112" w:firstLine="408"/>
        <w:rPr>
          <w:sz w:val="20"/>
        </w:rPr>
      </w:pPr>
      <w:r>
        <w:rPr>
          <w:color w:val="231F20"/>
          <w:spacing w:val="5"/>
          <w:w w:val="102"/>
          <w:sz w:val="20"/>
        </w:rPr>
        <w:t>各別教會是由那些重生的人，在神的眷顧允許和聖靈的引導</w:t>
      </w:r>
      <w:r>
        <w:rPr>
          <w:color w:val="231F20"/>
          <w:w w:val="102"/>
          <w:sz w:val="20"/>
        </w:rPr>
        <w:t>下，為了聖潔的團契與傳道事工，結合在一起。</w:t>
      </w:r>
    </w:p>
    <w:p w14:paraId="4341C422" w14:textId="77777777" w:rsidR="003345E9" w:rsidRDefault="007169A0">
      <w:pPr>
        <w:pStyle w:val="3"/>
        <w:spacing w:before="85"/>
        <w:ind w:left="2730"/>
      </w:pPr>
      <w:r>
        <w:rPr>
          <w:color w:val="231F20"/>
          <w:spacing w:val="-2"/>
        </w:rPr>
        <w:t>三、宣聖會</w:t>
      </w:r>
    </w:p>
    <w:p w14:paraId="4D0E2D02" w14:textId="77777777" w:rsidR="003345E9" w:rsidRDefault="007169A0">
      <w:pPr>
        <w:pStyle w:val="a5"/>
        <w:numPr>
          <w:ilvl w:val="0"/>
          <w:numId w:val="1"/>
        </w:numPr>
        <w:tabs>
          <w:tab w:val="left" w:pos="886"/>
        </w:tabs>
        <w:spacing w:before="9" w:line="206" w:lineRule="auto"/>
        <w:ind w:right="17" w:firstLine="408"/>
        <w:rPr>
          <w:sz w:val="20"/>
        </w:rPr>
      </w:pPr>
      <w:r>
        <w:rPr>
          <w:color w:val="231F20"/>
          <w:w w:val="102"/>
          <w:sz w:val="20"/>
        </w:rPr>
        <w:t>宣聖會是由一群願意遵照本會教義與體制的人結合組織而成，</w:t>
      </w:r>
      <w:r>
        <w:rPr>
          <w:color w:val="231F20"/>
          <w:spacing w:val="1"/>
          <w:w w:val="102"/>
          <w:sz w:val="20"/>
        </w:rPr>
        <w:t>他們尋求聖潔的基督徒團契，罪人的歸正，信徒的全然成聖，他們在</w:t>
      </w:r>
      <w:r>
        <w:rPr>
          <w:color w:val="231F20"/>
          <w:w w:val="102"/>
          <w:sz w:val="20"/>
        </w:rPr>
        <w:t>聖潔中的建造，及彰顯在新約中初期教會裡的忠誠與屬靈的能力，同心合意傳福音給萬民聽。</w:t>
      </w:r>
    </w:p>
    <w:p w14:paraId="33E18BB4" w14:textId="77777777" w:rsidR="003345E9" w:rsidRDefault="007169A0">
      <w:pPr>
        <w:pStyle w:val="3"/>
        <w:spacing w:before="78"/>
        <w:ind w:left="0"/>
        <w:jc w:val="center"/>
      </w:pPr>
      <w:r>
        <w:rPr>
          <w:color w:val="231F20"/>
          <w:spacing w:val="-2"/>
        </w:rPr>
        <w:t>四、信仰宣言</w:t>
      </w:r>
    </w:p>
    <w:p w14:paraId="6EB95A65" w14:textId="77777777" w:rsidR="003345E9" w:rsidRDefault="007169A0">
      <w:pPr>
        <w:pStyle w:val="a5"/>
        <w:numPr>
          <w:ilvl w:val="0"/>
          <w:numId w:val="1"/>
        </w:numPr>
        <w:tabs>
          <w:tab w:val="left" w:pos="887"/>
        </w:tabs>
        <w:spacing w:before="9" w:line="206" w:lineRule="auto"/>
        <w:ind w:right="112" w:firstLine="408"/>
        <w:jc w:val="both"/>
        <w:rPr>
          <w:sz w:val="20"/>
        </w:rPr>
      </w:pPr>
      <w:r>
        <w:rPr>
          <w:color w:val="231F20"/>
          <w:spacing w:val="5"/>
          <w:w w:val="102"/>
          <w:sz w:val="20"/>
        </w:rPr>
        <w:t>我們承認凡重生得救的人，都有權利和特權加入教會成為會</w:t>
      </w:r>
      <w:r>
        <w:rPr>
          <w:color w:val="231F20"/>
          <w:spacing w:val="2"/>
          <w:w w:val="102"/>
          <w:sz w:val="20"/>
        </w:rPr>
        <w:t>友，本會只要求他們對基督徒經驗核心信仰的部分做出以下簡短公開</w:t>
      </w:r>
      <w:r>
        <w:rPr>
          <w:color w:val="231F20"/>
          <w:w w:val="102"/>
          <w:sz w:val="20"/>
        </w:rPr>
        <w:t>之聲明：</w:t>
      </w:r>
    </w:p>
    <w:p w14:paraId="57CDC502" w14:textId="77777777" w:rsidR="003345E9" w:rsidRDefault="007169A0">
      <w:pPr>
        <w:pStyle w:val="a5"/>
        <w:numPr>
          <w:ilvl w:val="1"/>
          <w:numId w:val="1"/>
        </w:numPr>
        <w:tabs>
          <w:tab w:val="left" w:pos="1072"/>
        </w:tabs>
        <w:spacing w:line="306" w:lineRule="exact"/>
        <w:ind w:left="1072" w:hanging="544"/>
        <w:jc w:val="both"/>
        <w:rPr>
          <w:sz w:val="20"/>
        </w:rPr>
      </w:pPr>
      <w:r>
        <w:rPr>
          <w:color w:val="231F20"/>
          <w:spacing w:val="-1"/>
          <w:sz w:val="20"/>
        </w:rPr>
        <w:t>我們信獨一的真神──父、子與聖靈。</w:t>
      </w:r>
    </w:p>
    <w:p w14:paraId="0C0BC25C" w14:textId="77777777" w:rsidR="003345E9" w:rsidRDefault="007169A0">
      <w:pPr>
        <w:pStyle w:val="a5"/>
        <w:numPr>
          <w:ilvl w:val="1"/>
          <w:numId w:val="1"/>
        </w:numPr>
        <w:tabs>
          <w:tab w:val="left" w:pos="1074"/>
        </w:tabs>
        <w:spacing w:before="11" w:line="204" w:lineRule="auto"/>
        <w:ind w:right="117" w:firstLine="408"/>
        <w:jc w:val="both"/>
        <w:rPr>
          <w:sz w:val="20"/>
        </w:rPr>
      </w:pPr>
      <w:r>
        <w:rPr>
          <w:color w:val="231F20"/>
          <w:spacing w:val="6"/>
          <w:w w:val="102"/>
          <w:sz w:val="20"/>
        </w:rPr>
        <w:t>我們信新舊約聖經是神所默示和聖靈充分感動的，包含了</w:t>
      </w:r>
      <w:r>
        <w:rPr>
          <w:color w:val="231F20"/>
          <w:w w:val="102"/>
          <w:sz w:val="20"/>
        </w:rPr>
        <w:t>基督徒信仰與生活所需的全部真理。</w:t>
      </w:r>
    </w:p>
    <w:p w14:paraId="3A2BF4BA" w14:textId="77777777" w:rsidR="003345E9" w:rsidRDefault="007169A0">
      <w:pPr>
        <w:pStyle w:val="a5"/>
        <w:numPr>
          <w:ilvl w:val="1"/>
          <w:numId w:val="1"/>
        </w:numPr>
        <w:tabs>
          <w:tab w:val="left" w:pos="1055"/>
        </w:tabs>
        <w:spacing w:line="312" w:lineRule="exact"/>
        <w:ind w:left="1055" w:hanging="527"/>
        <w:jc w:val="both"/>
        <w:rPr>
          <w:sz w:val="20"/>
        </w:rPr>
      </w:pPr>
      <w:r>
        <w:rPr>
          <w:color w:val="231F20"/>
          <w:spacing w:val="-8"/>
          <w:sz w:val="20"/>
        </w:rPr>
        <w:t>我們信人有與生俱來的墮落本性，因此人會不斷地傾向邪惡。</w:t>
      </w:r>
    </w:p>
    <w:p w14:paraId="43584AFA" w14:textId="77777777" w:rsidR="003345E9" w:rsidRDefault="007169A0">
      <w:pPr>
        <w:pStyle w:val="a5"/>
        <w:numPr>
          <w:ilvl w:val="1"/>
          <w:numId w:val="1"/>
        </w:numPr>
        <w:tabs>
          <w:tab w:val="left" w:pos="1072"/>
        </w:tabs>
        <w:spacing w:line="320" w:lineRule="exact"/>
        <w:ind w:left="1072" w:hanging="544"/>
        <w:jc w:val="both"/>
        <w:rPr>
          <w:sz w:val="20"/>
        </w:rPr>
      </w:pPr>
      <w:r>
        <w:rPr>
          <w:color w:val="231F20"/>
          <w:spacing w:val="-1"/>
          <w:sz w:val="20"/>
        </w:rPr>
        <w:t>我們信至終不悔改的人，必無指望，並要永遠地失喪。</w:t>
      </w:r>
    </w:p>
    <w:p w14:paraId="2D4136A2" w14:textId="77777777" w:rsidR="003345E9" w:rsidRDefault="007169A0">
      <w:pPr>
        <w:pStyle w:val="a5"/>
        <w:numPr>
          <w:ilvl w:val="1"/>
          <w:numId w:val="1"/>
        </w:numPr>
        <w:tabs>
          <w:tab w:val="left" w:pos="1074"/>
        </w:tabs>
        <w:spacing w:before="11" w:line="204" w:lineRule="auto"/>
        <w:ind w:right="117" w:firstLine="408"/>
        <w:jc w:val="both"/>
        <w:rPr>
          <w:sz w:val="20"/>
        </w:rPr>
      </w:pPr>
      <w:r>
        <w:rPr>
          <w:color w:val="231F20"/>
          <w:spacing w:val="6"/>
          <w:w w:val="102"/>
          <w:sz w:val="20"/>
        </w:rPr>
        <w:t>我們信耶穌基督的贖罪是為了全人類，凡悔改相信主耶穌</w:t>
      </w:r>
      <w:r>
        <w:rPr>
          <w:color w:val="231F20"/>
          <w:w w:val="102"/>
          <w:sz w:val="20"/>
        </w:rPr>
        <w:t>基督的人，都得稱義重生，從罪的轄制中得救。</w:t>
      </w:r>
    </w:p>
    <w:p w14:paraId="39D9A836" w14:textId="77777777" w:rsidR="003345E9" w:rsidRDefault="007169A0">
      <w:pPr>
        <w:pStyle w:val="a5"/>
        <w:numPr>
          <w:ilvl w:val="1"/>
          <w:numId w:val="1"/>
        </w:numPr>
        <w:tabs>
          <w:tab w:val="left" w:pos="1074"/>
        </w:tabs>
        <w:spacing w:before="3" w:line="204" w:lineRule="auto"/>
        <w:ind w:right="110" w:firstLine="408"/>
        <w:jc w:val="both"/>
        <w:rPr>
          <w:sz w:val="20"/>
        </w:rPr>
      </w:pPr>
      <w:r>
        <w:rPr>
          <w:color w:val="231F20"/>
          <w:spacing w:val="6"/>
          <w:w w:val="102"/>
          <w:sz w:val="20"/>
        </w:rPr>
        <w:t>我們信信徒於重生後，藉著在主耶穌基督裡的信心，得以</w:t>
      </w:r>
      <w:r>
        <w:rPr>
          <w:color w:val="231F20"/>
          <w:w w:val="102"/>
          <w:sz w:val="20"/>
        </w:rPr>
        <w:t>全然成聖。</w:t>
      </w:r>
    </w:p>
    <w:p w14:paraId="6E1704C5" w14:textId="77777777" w:rsidR="003345E9" w:rsidRDefault="007169A0">
      <w:pPr>
        <w:pStyle w:val="a5"/>
        <w:numPr>
          <w:ilvl w:val="1"/>
          <w:numId w:val="1"/>
        </w:numPr>
        <w:tabs>
          <w:tab w:val="left" w:pos="1072"/>
        </w:tabs>
        <w:spacing w:line="312" w:lineRule="exact"/>
        <w:ind w:left="1072" w:hanging="544"/>
        <w:jc w:val="both"/>
        <w:rPr>
          <w:sz w:val="20"/>
        </w:rPr>
      </w:pPr>
      <w:r>
        <w:rPr>
          <w:color w:val="231F20"/>
          <w:spacing w:val="-1"/>
          <w:sz w:val="20"/>
        </w:rPr>
        <w:t>我們信聖靈為信徒的重生及全然成聖作見證。</w:t>
      </w:r>
    </w:p>
    <w:p w14:paraId="041EDBA7" w14:textId="77777777" w:rsidR="003345E9" w:rsidRDefault="007169A0">
      <w:pPr>
        <w:pStyle w:val="a5"/>
        <w:numPr>
          <w:ilvl w:val="1"/>
          <w:numId w:val="1"/>
        </w:numPr>
        <w:tabs>
          <w:tab w:val="left" w:pos="1072"/>
        </w:tabs>
        <w:spacing w:line="348" w:lineRule="exact"/>
        <w:ind w:left="1072" w:hanging="544"/>
        <w:jc w:val="both"/>
        <w:rPr>
          <w:sz w:val="20"/>
        </w:rPr>
      </w:pPr>
      <w:r>
        <w:rPr>
          <w:color w:val="231F20"/>
          <w:spacing w:val="-1"/>
          <w:sz w:val="20"/>
        </w:rPr>
        <w:t>我們信我們的主必要再來，死人要復活，並有最後的審判。</w:t>
      </w:r>
    </w:p>
    <w:p w14:paraId="2EDD404E" w14:textId="77777777" w:rsidR="003345E9" w:rsidRDefault="007169A0">
      <w:pPr>
        <w:pStyle w:val="3"/>
        <w:spacing w:before="65"/>
        <w:ind w:left="1761"/>
      </w:pPr>
      <w:r>
        <w:rPr>
          <w:color w:val="231F20"/>
          <w:spacing w:val="-1"/>
        </w:rPr>
        <w:t>五、基督徒品格公約【一般教規】</w:t>
      </w:r>
    </w:p>
    <w:p w14:paraId="78F8B15F" w14:textId="77777777" w:rsidR="003345E9" w:rsidRDefault="007169A0">
      <w:pPr>
        <w:pStyle w:val="a5"/>
        <w:numPr>
          <w:ilvl w:val="0"/>
          <w:numId w:val="1"/>
        </w:numPr>
        <w:tabs>
          <w:tab w:val="left" w:pos="887"/>
        </w:tabs>
        <w:spacing w:line="349" w:lineRule="exact"/>
        <w:ind w:left="887" w:hanging="359"/>
        <w:rPr>
          <w:sz w:val="20"/>
        </w:rPr>
      </w:pPr>
      <w:r>
        <w:rPr>
          <w:color w:val="231F20"/>
          <w:spacing w:val="-1"/>
          <w:sz w:val="20"/>
        </w:rPr>
        <w:t>認同有形的教會，是一切從罪中蒙拯救，並在基督耶穌裡尋</w:t>
      </w:r>
    </w:p>
    <w:p w14:paraId="77B97CD3" w14:textId="77777777" w:rsidR="003345E9" w:rsidRDefault="003345E9">
      <w:pPr>
        <w:pStyle w:val="a5"/>
        <w:spacing w:line="349" w:lineRule="exact"/>
        <w:rPr>
          <w:sz w:val="20"/>
        </w:rPr>
        <w:sectPr w:rsidR="003345E9">
          <w:pgSz w:w="8640" w:h="12960"/>
          <w:pgMar w:top="480" w:right="1080" w:bottom="1180" w:left="1080" w:header="0" w:footer="997" w:gutter="0"/>
          <w:cols w:space="720"/>
        </w:sectPr>
      </w:pPr>
    </w:p>
    <w:p w14:paraId="21F69979" w14:textId="77777777" w:rsidR="003345E9" w:rsidRDefault="007169A0">
      <w:pPr>
        <w:pStyle w:val="a3"/>
        <w:spacing w:before="50"/>
        <w:ind w:left="0"/>
        <w:jc w:val="center"/>
      </w:pPr>
      <w:r>
        <w:rPr>
          <w:color w:val="231F20"/>
          <w:spacing w:val="-5"/>
        </w:rPr>
        <w:lastRenderedPageBreak/>
        <w:t>信條</w:t>
      </w:r>
    </w:p>
    <w:p w14:paraId="0C6A8350" w14:textId="77777777" w:rsidR="003345E9" w:rsidRDefault="007169A0">
      <w:pPr>
        <w:pStyle w:val="a3"/>
        <w:spacing w:before="237" w:line="206" w:lineRule="auto"/>
        <w:ind w:right="111"/>
        <w:jc w:val="both"/>
      </w:pPr>
      <w:r>
        <w:rPr>
          <w:color w:val="231F20"/>
          <w:spacing w:val="1"/>
          <w:w w:val="102"/>
        </w:rPr>
        <w:t>求完全的人，蒙福的特權和神聖的責任，因此凡願意加入宣聖會，願</w:t>
      </w:r>
      <w:r>
        <w:rPr>
          <w:color w:val="231F20"/>
          <w:w w:val="102"/>
        </w:rPr>
        <w:t>與我們同心同行的人，必須以虔誠的生活與行為，來表明他們由罪中蒙恩得救。他們也必須誠心渴望除去內在一切的罪惡。他們必須以下列的德行來表明他們對神的委身：</w:t>
      </w:r>
    </w:p>
    <w:p w14:paraId="6D3C4B0F" w14:textId="77777777" w:rsidR="003345E9" w:rsidRDefault="007169A0">
      <w:pPr>
        <w:pStyle w:val="a5"/>
        <w:numPr>
          <w:ilvl w:val="1"/>
          <w:numId w:val="1"/>
        </w:numPr>
        <w:tabs>
          <w:tab w:val="left" w:pos="1072"/>
        </w:tabs>
        <w:spacing w:line="306" w:lineRule="exact"/>
        <w:ind w:left="1072" w:hanging="544"/>
        <w:jc w:val="both"/>
        <w:rPr>
          <w:sz w:val="20"/>
        </w:rPr>
      </w:pPr>
      <w:r>
        <w:rPr>
          <w:color w:val="231F20"/>
          <w:spacing w:val="-14"/>
          <w:sz w:val="20"/>
        </w:rPr>
        <w:t>第一，依照本會根據神的話語，所訂的信心及行為條規而行：</w:t>
      </w:r>
    </w:p>
    <w:p w14:paraId="3D1864BA" w14:textId="77777777" w:rsidR="003345E9" w:rsidRDefault="007169A0">
      <w:pPr>
        <w:pStyle w:val="a3"/>
        <w:spacing w:before="9" w:line="206" w:lineRule="auto"/>
        <w:ind w:left="1020" w:right="115" w:hanging="408"/>
        <w:jc w:val="both"/>
      </w:pPr>
      <w:r>
        <w:rPr>
          <w:color w:val="231F20"/>
        </w:rPr>
        <w:t>➀</w:t>
      </w:r>
      <w:r>
        <w:rPr>
          <w:color w:val="231F20"/>
          <w:spacing w:val="80"/>
          <w:w w:val="150"/>
        </w:rPr>
        <w:t xml:space="preserve"> </w:t>
      </w:r>
      <w:r>
        <w:rPr>
          <w:color w:val="231F20"/>
        </w:rPr>
        <w:t xml:space="preserve">盡心、盡性、盡意、盡力地愛神，並要愛人如己（出埃及記廿 </w:t>
      </w:r>
      <w:r>
        <w:rPr>
          <w:color w:val="231F20"/>
          <w:w w:val="115"/>
        </w:rPr>
        <w:t xml:space="preserve">3 ～ </w:t>
      </w:r>
      <w:r>
        <w:rPr>
          <w:color w:val="231F20"/>
        </w:rPr>
        <w:t xml:space="preserve">6；利未記十九 17 ～ 18；申命記五 7 ～ 10、六 4 </w:t>
      </w:r>
      <w:r>
        <w:rPr>
          <w:color w:val="231F20"/>
          <w:spacing w:val="-126"/>
        </w:rPr>
        <w:t>～</w:t>
      </w:r>
      <w:r>
        <w:rPr>
          <w:color w:val="231F20"/>
        </w:rPr>
        <w:t xml:space="preserve"> 5；馬可福音十二 28 ～ 31；羅馬書十三 8 ～ 10）</w:t>
      </w:r>
    </w:p>
    <w:p w14:paraId="6BDD0B29" w14:textId="77777777" w:rsidR="003345E9" w:rsidRDefault="007169A0">
      <w:pPr>
        <w:pStyle w:val="a3"/>
        <w:spacing w:line="206" w:lineRule="auto"/>
        <w:ind w:left="1020" w:right="113" w:hanging="408"/>
        <w:jc w:val="both"/>
      </w:pPr>
      <w:r>
        <w:rPr>
          <w:color w:val="231F20"/>
        </w:rPr>
        <w:t>➁</w:t>
      </w:r>
      <w:r>
        <w:rPr>
          <w:color w:val="231F20"/>
          <w:spacing w:val="80"/>
          <w:w w:val="150"/>
        </w:rPr>
        <w:t xml:space="preserve"> </w:t>
      </w:r>
      <w:r>
        <w:rPr>
          <w:color w:val="231F20"/>
        </w:rPr>
        <w:t>關心尚未得救的人，向他們傳福音，邀請他們到教會，竭力領他們得救（</w:t>
      </w:r>
      <w:r>
        <w:rPr>
          <w:color w:val="231F20"/>
          <w:spacing w:val="5"/>
        </w:rPr>
        <w:t xml:space="preserve">馬太福音廿八 </w:t>
      </w:r>
      <w:r>
        <w:rPr>
          <w:color w:val="231F20"/>
        </w:rPr>
        <w:t>19</w:t>
      </w:r>
      <w:r>
        <w:rPr>
          <w:color w:val="231F20"/>
          <w:spacing w:val="40"/>
        </w:rPr>
        <w:t xml:space="preserve"> </w:t>
      </w:r>
      <w:r>
        <w:rPr>
          <w:color w:val="231F20"/>
        </w:rPr>
        <w:t>～</w:t>
      </w:r>
      <w:r>
        <w:rPr>
          <w:color w:val="231F20"/>
          <w:spacing w:val="40"/>
        </w:rPr>
        <w:t xml:space="preserve"> </w:t>
      </w:r>
      <w:r>
        <w:rPr>
          <w:color w:val="231F20"/>
        </w:rPr>
        <w:t>20</w:t>
      </w:r>
      <w:r>
        <w:rPr>
          <w:color w:val="231F20"/>
          <w:spacing w:val="5"/>
        </w:rPr>
        <w:t xml:space="preserve">；使徒行傳一 </w:t>
      </w:r>
      <w:r>
        <w:rPr>
          <w:color w:val="231F20"/>
        </w:rPr>
        <w:t>8；羅馬書一 14 ～ 16；哥林多後書五 18 ～ 20）</w:t>
      </w:r>
    </w:p>
    <w:p w14:paraId="1A020AB3" w14:textId="77777777" w:rsidR="003345E9" w:rsidRDefault="007169A0">
      <w:pPr>
        <w:pStyle w:val="a3"/>
        <w:spacing w:line="206" w:lineRule="auto"/>
        <w:ind w:left="1020" w:right="118" w:hanging="408"/>
        <w:jc w:val="both"/>
      </w:pPr>
      <w:r>
        <w:rPr>
          <w:b/>
          <w:color w:val="231F20"/>
          <w:spacing w:val="20"/>
        </w:rPr>
        <w:t xml:space="preserve">➂ </w:t>
      </w:r>
      <w:r>
        <w:rPr>
          <w:color w:val="231F20"/>
        </w:rPr>
        <w:t>對人要謙恭有禮（以弗所書四 32；提多書三 2；彼得前書二 17；約翰壹書三 18）</w:t>
      </w:r>
    </w:p>
    <w:p w14:paraId="5B613098" w14:textId="77777777" w:rsidR="003345E9" w:rsidRDefault="007169A0">
      <w:pPr>
        <w:pStyle w:val="a3"/>
        <w:spacing w:line="206" w:lineRule="auto"/>
        <w:ind w:left="1020" w:right="66" w:hanging="408"/>
        <w:jc w:val="both"/>
      </w:pPr>
      <w:r>
        <w:rPr>
          <w:color w:val="231F20"/>
        </w:rPr>
        <w:t>➃  協助同蒙恩召之人，彼此以愛心互相包容（羅馬書十二 13；加拉太書六 2、10；歌羅西書三 12 ～ 14）</w:t>
      </w:r>
    </w:p>
    <w:p w14:paraId="3A922092" w14:textId="77777777" w:rsidR="003345E9" w:rsidRDefault="007169A0">
      <w:pPr>
        <w:pStyle w:val="a3"/>
        <w:spacing w:line="206" w:lineRule="auto"/>
        <w:ind w:left="1020" w:right="114" w:hanging="408"/>
        <w:jc w:val="both"/>
      </w:pPr>
      <w:r>
        <w:rPr>
          <w:b/>
          <w:color w:val="231F20"/>
          <w:w w:val="102"/>
        </w:rPr>
        <w:t>➄</w:t>
      </w:r>
      <w:r>
        <w:rPr>
          <w:b/>
          <w:color w:val="231F20"/>
          <w:spacing w:val="1"/>
        </w:rPr>
        <w:t xml:space="preserve">    </w:t>
      </w:r>
      <w:r>
        <w:rPr>
          <w:color w:val="231F20"/>
          <w:w w:val="102"/>
        </w:rPr>
        <w:t>竭力多行善事，關心人的肉身及靈魂的需要，有機會在自己能力所及的範圍內，使飢餓者得飽足，赤身露體的要給他衣服穿，探望病人及坐監的人，幫助需要幫助的人</w:t>
      </w:r>
      <w:r>
        <w:rPr>
          <w:color w:val="231F20"/>
          <w:spacing w:val="1"/>
          <w:w w:val="102"/>
        </w:rPr>
        <w:t>（馬太福音</w:t>
      </w:r>
      <w:r>
        <w:rPr>
          <w:color w:val="231F20"/>
          <w:spacing w:val="4"/>
          <w:w w:val="102"/>
        </w:rPr>
        <w:t>廿五</w:t>
      </w:r>
      <w:r>
        <w:rPr>
          <w:color w:val="231F20"/>
          <w:spacing w:val="1"/>
        </w:rPr>
        <w:t xml:space="preserve"> </w:t>
      </w:r>
      <w:r>
        <w:rPr>
          <w:color w:val="231F20"/>
          <w:w w:val="102"/>
        </w:rPr>
        <w:t>35</w:t>
      </w:r>
      <w:r>
        <w:rPr>
          <w:color w:val="231F20"/>
          <w:spacing w:val="1"/>
        </w:rPr>
        <w:t xml:space="preserve"> </w:t>
      </w:r>
      <w:r>
        <w:rPr>
          <w:color w:val="231F20"/>
          <w:w w:val="102"/>
        </w:rPr>
        <w:t>～</w:t>
      </w:r>
      <w:r>
        <w:rPr>
          <w:color w:val="231F20"/>
          <w:spacing w:val="1"/>
        </w:rPr>
        <w:t xml:space="preserve"> </w:t>
      </w:r>
      <w:r>
        <w:rPr>
          <w:color w:val="231F20"/>
          <w:w w:val="102"/>
        </w:rPr>
        <w:t>36</w:t>
      </w:r>
      <w:r>
        <w:rPr>
          <w:color w:val="231F20"/>
          <w:spacing w:val="6"/>
          <w:w w:val="102"/>
        </w:rPr>
        <w:t>；哥林多後書九</w:t>
      </w:r>
      <w:r>
        <w:rPr>
          <w:color w:val="231F20"/>
          <w:spacing w:val="1"/>
        </w:rPr>
        <w:t xml:space="preserve"> </w:t>
      </w:r>
      <w:r>
        <w:rPr>
          <w:color w:val="231F20"/>
          <w:w w:val="102"/>
        </w:rPr>
        <w:t>8</w:t>
      </w:r>
      <w:r>
        <w:rPr>
          <w:color w:val="231F20"/>
          <w:spacing w:val="1"/>
        </w:rPr>
        <w:t xml:space="preserve"> </w:t>
      </w:r>
      <w:r>
        <w:rPr>
          <w:color w:val="231F20"/>
          <w:w w:val="102"/>
        </w:rPr>
        <w:t>～</w:t>
      </w:r>
      <w:r>
        <w:rPr>
          <w:color w:val="231F20"/>
          <w:spacing w:val="1"/>
        </w:rPr>
        <w:t xml:space="preserve"> </w:t>
      </w:r>
      <w:r>
        <w:rPr>
          <w:color w:val="231F20"/>
          <w:w w:val="102"/>
        </w:rPr>
        <w:t>10</w:t>
      </w:r>
      <w:r>
        <w:rPr>
          <w:color w:val="231F20"/>
          <w:spacing w:val="6"/>
          <w:w w:val="102"/>
        </w:rPr>
        <w:t>；加拉太書二</w:t>
      </w:r>
      <w:r>
        <w:rPr>
          <w:color w:val="231F20"/>
          <w:spacing w:val="1"/>
        </w:rPr>
        <w:t xml:space="preserve"> </w:t>
      </w:r>
      <w:r>
        <w:rPr>
          <w:color w:val="231F20"/>
          <w:w w:val="102"/>
        </w:rPr>
        <w:t>10</w:t>
      </w:r>
      <w:r>
        <w:rPr>
          <w:color w:val="231F20"/>
          <w:spacing w:val="4"/>
          <w:w w:val="102"/>
        </w:rPr>
        <w:t>；雅各書二</w:t>
      </w:r>
      <w:r>
        <w:rPr>
          <w:color w:val="231F20"/>
          <w:spacing w:val="-1"/>
        </w:rPr>
        <w:t xml:space="preserve"> </w:t>
      </w:r>
      <w:r>
        <w:rPr>
          <w:color w:val="231F20"/>
          <w:w w:val="102"/>
        </w:rPr>
        <w:t>15</w:t>
      </w:r>
      <w:r>
        <w:rPr>
          <w:color w:val="231F20"/>
          <w:spacing w:val="-1"/>
        </w:rPr>
        <w:t xml:space="preserve"> </w:t>
      </w:r>
      <w:r>
        <w:rPr>
          <w:color w:val="231F20"/>
          <w:w w:val="102"/>
        </w:rPr>
        <w:t>～</w:t>
      </w:r>
      <w:r>
        <w:rPr>
          <w:color w:val="231F20"/>
          <w:spacing w:val="-1"/>
        </w:rPr>
        <w:t xml:space="preserve"> </w:t>
      </w:r>
      <w:r>
        <w:rPr>
          <w:color w:val="231F20"/>
          <w:w w:val="102"/>
        </w:rPr>
        <w:t>16；約翰壹書三</w:t>
      </w:r>
      <w:r>
        <w:rPr>
          <w:color w:val="231F20"/>
          <w:spacing w:val="-1"/>
        </w:rPr>
        <w:t xml:space="preserve"> </w:t>
      </w:r>
      <w:r>
        <w:rPr>
          <w:color w:val="231F20"/>
          <w:w w:val="102"/>
        </w:rPr>
        <w:t>17</w:t>
      </w:r>
      <w:r>
        <w:rPr>
          <w:color w:val="231F20"/>
          <w:spacing w:val="-1"/>
        </w:rPr>
        <w:t xml:space="preserve"> </w:t>
      </w:r>
      <w:r>
        <w:rPr>
          <w:color w:val="231F20"/>
          <w:w w:val="102"/>
        </w:rPr>
        <w:t>～</w:t>
      </w:r>
      <w:r>
        <w:rPr>
          <w:color w:val="231F20"/>
          <w:spacing w:val="-1"/>
        </w:rPr>
        <w:t xml:space="preserve"> </w:t>
      </w:r>
      <w:r>
        <w:rPr>
          <w:color w:val="231F20"/>
          <w:w w:val="102"/>
        </w:rPr>
        <w:t>18）</w:t>
      </w:r>
    </w:p>
    <w:p w14:paraId="12F8435B" w14:textId="77777777" w:rsidR="003345E9" w:rsidRDefault="007169A0">
      <w:pPr>
        <w:pStyle w:val="a3"/>
        <w:spacing w:line="206" w:lineRule="auto"/>
        <w:ind w:left="1020" w:right="65" w:hanging="408"/>
        <w:jc w:val="both"/>
      </w:pPr>
      <w:r>
        <w:rPr>
          <w:color w:val="231F20"/>
        </w:rPr>
        <w:t>➅</w:t>
      </w:r>
      <w:r>
        <w:rPr>
          <w:color w:val="231F20"/>
          <w:spacing w:val="80"/>
          <w:w w:val="150"/>
        </w:rPr>
        <w:t xml:space="preserve"> </w:t>
      </w:r>
      <w:r>
        <w:rPr>
          <w:color w:val="231F20"/>
          <w:spacing w:val="8"/>
        </w:rPr>
        <w:t>以什一及奉獻，協助支持教會及其事工</w:t>
      </w:r>
      <w:r>
        <w:rPr>
          <w:color w:val="231F20"/>
          <w:spacing w:val="11"/>
        </w:rPr>
        <w:t>（</w:t>
      </w:r>
      <w:r>
        <w:rPr>
          <w:color w:val="231F20"/>
          <w:spacing w:val="6"/>
        </w:rPr>
        <w:t xml:space="preserve">瑪拉基書三 </w:t>
      </w:r>
      <w:r>
        <w:rPr>
          <w:color w:val="231F20"/>
        </w:rPr>
        <w:t>10；</w:t>
      </w:r>
      <w:r>
        <w:rPr>
          <w:color w:val="231F20"/>
          <w:spacing w:val="6"/>
        </w:rPr>
        <w:t xml:space="preserve">路加福音六 </w:t>
      </w:r>
      <w:r>
        <w:rPr>
          <w:color w:val="231F20"/>
        </w:rPr>
        <w:t>38</w:t>
      </w:r>
      <w:r>
        <w:rPr>
          <w:color w:val="231F20"/>
          <w:spacing w:val="4"/>
        </w:rPr>
        <w:t xml:space="preserve">；哥林多前書九 </w:t>
      </w:r>
      <w:r>
        <w:rPr>
          <w:color w:val="231F20"/>
        </w:rPr>
        <w:t>14</w:t>
      </w:r>
      <w:r>
        <w:rPr>
          <w:color w:val="231F20"/>
          <w:spacing w:val="9"/>
        </w:rPr>
        <w:t xml:space="preserve">、十六 </w:t>
      </w:r>
      <w:r>
        <w:rPr>
          <w:color w:val="231F20"/>
        </w:rPr>
        <w:t>2；哥林多後書九</w:t>
      </w:r>
      <w:r>
        <w:rPr>
          <w:color w:val="231F20"/>
          <w:spacing w:val="80"/>
        </w:rPr>
        <w:t xml:space="preserve"> </w:t>
      </w:r>
      <w:r>
        <w:rPr>
          <w:color w:val="231F20"/>
        </w:rPr>
        <w:t>6 ～ 10；腓立比書四 15 ～ 19）</w:t>
      </w:r>
    </w:p>
    <w:p w14:paraId="593CA404" w14:textId="77777777" w:rsidR="003345E9" w:rsidRDefault="007169A0">
      <w:pPr>
        <w:pStyle w:val="a3"/>
        <w:spacing w:line="206" w:lineRule="auto"/>
        <w:ind w:left="1020" w:right="111" w:hanging="408"/>
        <w:jc w:val="both"/>
      </w:pPr>
      <w:r>
        <w:rPr>
          <w:color w:val="231F20"/>
        </w:rPr>
        <w:t>➆  忠心地謹守神一切的典章和受恩之道，包括公共崇拜（希伯</w:t>
      </w:r>
      <w:r>
        <w:rPr>
          <w:color w:val="231F20"/>
          <w:spacing w:val="-4"/>
        </w:rPr>
        <w:t xml:space="preserve">來書十 </w:t>
      </w:r>
      <w:r>
        <w:rPr>
          <w:color w:val="231F20"/>
          <w:spacing w:val="34"/>
        </w:rPr>
        <w:t>25</w:t>
      </w:r>
      <w:r>
        <w:rPr>
          <w:color w:val="231F20"/>
          <w:spacing w:val="-68"/>
        </w:rPr>
        <w:t>）</w:t>
      </w:r>
      <w:r>
        <w:rPr>
          <w:color w:val="231F20"/>
        </w:rPr>
        <w:t>、話語職事（</w:t>
      </w:r>
      <w:r>
        <w:rPr>
          <w:color w:val="231F20"/>
          <w:spacing w:val="-3"/>
        </w:rPr>
        <w:t xml:space="preserve">使徒行傳二 </w:t>
      </w:r>
      <w:r>
        <w:rPr>
          <w:color w:val="231F20"/>
          <w:spacing w:val="34"/>
        </w:rPr>
        <w:t>42</w:t>
      </w:r>
      <w:r>
        <w:rPr>
          <w:color w:val="231F20"/>
          <w:spacing w:val="-68"/>
        </w:rPr>
        <w:t>）</w:t>
      </w:r>
      <w:r>
        <w:rPr>
          <w:color w:val="231F20"/>
        </w:rPr>
        <w:t xml:space="preserve">、守聖餐（哥林多前書十一 23 ～ </w:t>
      </w:r>
      <w:r>
        <w:rPr>
          <w:color w:val="231F20"/>
          <w:spacing w:val="34"/>
        </w:rPr>
        <w:t>30</w:t>
      </w:r>
      <w:r>
        <w:rPr>
          <w:color w:val="231F20"/>
          <w:spacing w:val="-69"/>
        </w:rPr>
        <w:t>）</w:t>
      </w:r>
      <w:r>
        <w:rPr>
          <w:color w:val="231F20"/>
        </w:rPr>
        <w:t xml:space="preserve">、查考聖經並思想其中之教訓（使徒行傳十七 11；提摩太後書二 15、三 14 ～ </w:t>
      </w:r>
      <w:r>
        <w:rPr>
          <w:color w:val="231F20"/>
          <w:spacing w:val="34"/>
        </w:rPr>
        <w:t>16</w:t>
      </w:r>
      <w:r>
        <w:rPr>
          <w:color w:val="231F20"/>
          <w:spacing w:val="-68"/>
        </w:rPr>
        <w:t>）</w:t>
      </w:r>
      <w:r>
        <w:rPr>
          <w:color w:val="231F20"/>
        </w:rPr>
        <w:t>、家庭及個人靈修（申命記六 6 ～ 7；馬太福音六 6）</w:t>
      </w:r>
    </w:p>
    <w:p w14:paraId="066D22DF" w14:textId="77777777" w:rsidR="003345E9" w:rsidRDefault="007169A0">
      <w:pPr>
        <w:pStyle w:val="a5"/>
        <w:numPr>
          <w:ilvl w:val="1"/>
          <w:numId w:val="1"/>
        </w:numPr>
        <w:tabs>
          <w:tab w:val="left" w:pos="1072"/>
        </w:tabs>
        <w:spacing w:line="305" w:lineRule="exact"/>
        <w:ind w:left="1072" w:hanging="544"/>
        <w:jc w:val="both"/>
        <w:rPr>
          <w:sz w:val="20"/>
        </w:rPr>
      </w:pPr>
      <w:r>
        <w:rPr>
          <w:color w:val="231F20"/>
          <w:spacing w:val="-1"/>
          <w:sz w:val="20"/>
        </w:rPr>
        <w:t>第二，遠避一切惡事，包括：</w:t>
      </w:r>
    </w:p>
    <w:p w14:paraId="23DF6A54" w14:textId="77777777" w:rsidR="003345E9" w:rsidRDefault="007169A0">
      <w:pPr>
        <w:pStyle w:val="a3"/>
        <w:spacing w:line="206" w:lineRule="auto"/>
        <w:ind w:left="1020" w:right="116" w:hanging="408"/>
        <w:jc w:val="both"/>
      </w:pPr>
      <w:r>
        <w:rPr>
          <w:color w:val="231F20"/>
          <w:spacing w:val="2"/>
        </w:rPr>
        <w:t>➀ 妄稱耶和華的名</w:t>
      </w:r>
      <w:r>
        <w:rPr>
          <w:color w:val="231F20"/>
        </w:rPr>
        <w:t xml:space="preserve">（出埃及記廿 7；利未記十九 12；雅各書五 </w:t>
      </w:r>
      <w:r>
        <w:rPr>
          <w:color w:val="231F20"/>
          <w:spacing w:val="-4"/>
        </w:rPr>
        <w:t>12）</w:t>
      </w:r>
    </w:p>
    <w:p w14:paraId="4CFEDD86" w14:textId="77777777" w:rsidR="003345E9" w:rsidRDefault="007169A0">
      <w:pPr>
        <w:pStyle w:val="a3"/>
        <w:spacing w:line="335" w:lineRule="exact"/>
        <w:ind w:left="612"/>
        <w:jc w:val="both"/>
      </w:pPr>
      <w:r>
        <w:rPr>
          <w:color w:val="231F20"/>
        </w:rPr>
        <w:t>➁   蔑視主日，去參加不必要的世俗活動，不尊主日為聖日（</w:t>
      </w:r>
      <w:r>
        <w:rPr>
          <w:color w:val="231F20"/>
          <w:spacing w:val="-10"/>
        </w:rPr>
        <w:t>出</w:t>
      </w:r>
    </w:p>
    <w:p w14:paraId="688542AE" w14:textId="77777777" w:rsidR="003345E9" w:rsidRDefault="003345E9">
      <w:pPr>
        <w:pStyle w:val="a3"/>
        <w:spacing w:line="335" w:lineRule="exact"/>
        <w:jc w:val="both"/>
        <w:sectPr w:rsidR="003345E9">
          <w:pgSz w:w="8640" w:h="12960"/>
          <w:pgMar w:top="480" w:right="1080" w:bottom="1180" w:left="1080" w:header="0" w:footer="997" w:gutter="0"/>
          <w:cols w:space="720"/>
        </w:sectPr>
      </w:pPr>
    </w:p>
    <w:p w14:paraId="5B5C07B8"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4A0F701" w14:textId="77777777" w:rsidR="003345E9" w:rsidRDefault="007169A0">
      <w:pPr>
        <w:pStyle w:val="a3"/>
        <w:spacing w:before="201" w:line="347" w:lineRule="exact"/>
        <w:ind w:left="1020"/>
        <w:jc w:val="both"/>
      </w:pPr>
      <w:r>
        <w:rPr>
          <w:color w:val="231F20"/>
          <w:spacing w:val="9"/>
        </w:rPr>
        <w:t xml:space="preserve">埃及記廿 </w:t>
      </w:r>
      <w:r>
        <w:rPr>
          <w:color w:val="231F20"/>
        </w:rPr>
        <w:t>8</w:t>
      </w:r>
      <w:r>
        <w:rPr>
          <w:color w:val="231F20"/>
          <w:spacing w:val="18"/>
        </w:rPr>
        <w:t xml:space="preserve"> </w:t>
      </w:r>
      <w:r>
        <w:rPr>
          <w:color w:val="231F20"/>
        </w:rPr>
        <w:t>～</w:t>
      </w:r>
      <w:r>
        <w:rPr>
          <w:color w:val="231F20"/>
          <w:spacing w:val="18"/>
        </w:rPr>
        <w:t xml:space="preserve"> </w:t>
      </w:r>
      <w:r>
        <w:rPr>
          <w:color w:val="231F20"/>
        </w:rPr>
        <w:t>11</w:t>
      </w:r>
      <w:r>
        <w:rPr>
          <w:color w:val="231F20"/>
          <w:spacing w:val="7"/>
        </w:rPr>
        <w:t xml:space="preserve">；以賽亞書五八 </w:t>
      </w:r>
      <w:r>
        <w:rPr>
          <w:color w:val="231F20"/>
        </w:rPr>
        <w:t>13</w:t>
      </w:r>
      <w:r>
        <w:rPr>
          <w:color w:val="231F20"/>
          <w:spacing w:val="18"/>
        </w:rPr>
        <w:t xml:space="preserve"> </w:t>
      </w:r>
      <w:r>
        <w:rPr>
          <w:color w:val="231F20"/>
        </w:rPr>
        <w:t>～</w:t>
      </w:r>
      <w:r>
        <w:rPr>
          <w:color w:val="231F20"/>
          <w:spacing w:val="18"/>
        </w:rPr>
        <w:t xml:space="preserve"> </w:t>
      </w:r>
      <w:r>
        <w:rPr>
          <w:color w:val="231F20"/>
        </w:rPr>
        <w:t>14</w:t>
      </w:r>
      <w:r>
        <w:rPr>
          <w:color w:val="231F20"/>
          <w:spacing w:val="6"/>
        </w:rPr>
        <w:t xml:space="preserve">；馬可福音二 </w:t>
      </w:r>
      <w:r>
        <w:rPr>
          <w:color w:val="231F20"/>
          <w:spacing w:val="-5"/>
        </w:rPr>
        <w:t>27</w:t>
      </w:r>
    </w:p>
    <w:p w14:paraId="5E30E769" w14:textId="77777777" w:rsidR="003345E9" w:rsidRDefault="007169A0">
      <w:pPr>
        <w:pStyle w:val="a3"/>
        <w:spacing w:line="320" w:lineRule="exact"/>
        <w:ind w:left="1020"/>
        <w:jc w:val="both"/>
      </w:pPr>
      <w:r>
        <w:rPr>
          <w:color w:val="231F20"/>
          <w:w w:val="125"/>
        </w:rPr>
        <w:t>~</w:t>
      </w:r>
      <w:r>
        <w:rPr>
          <w:color w:val="231F20"/>
          <w:spacing w:val="-16"/>
          <w:w w:val="125"/>
        </w:rPr>
        <w:t xml:space="preserve"> </w:t>
      </w:r>
      <w:r>
        <w:rPr>
          <w:color w:val="231F20"/>
          <w:w w:val="105"/>
        </w:rPr>
        <w:t>28；</w:t>
      </w:r>
      <w:r>
        <w:rPr>
          <w:color w:val="231F20"/>
          <w:spacing w:val="-3"/>
          <w:w w:val="105"/>
        </w:rPr>
        <w:t xml:space="preserve">使徒行傳廿 </w:t>
      </w:r>
      <w:r>
        <w:rPr>
          <w:color w:val="231F20"/>
          <w:w w:val="105"/>
        </w:rPr>
        <w:t>7；</w:t>
      </w:r>
      <w:r>
        <w:rPr>
          <w:color w:val="231F20"/>
          <w:spacing w:val="-2"/>
          <w:w w:val="105"/>
        </w:rPr>
        <w:t xml:space="preserve">啟示錄一 </w:t>
      </w:r>
      <w:r>
        <w:rPr>
          <w:color w:val="231F20"/>
          <w:spacing w:val="-5"/>
          <w:w w:val="105"/>
        </w:rPr>
        <w:t>10）</w:t>
      </w:r>
    </w:p>
    <w:p w14:paraId="152A7F57" w14:textId="77777777" w:rsidR="003345E9" w:rsidRDefault="007169A0">
      <w:pPr>
        <w:pStyle w:val="a3"/>
        <w:spacing w:before="10" w:line="206" w:lineRule="auto"/>
        <w:ind w:left="1020" w:right="105" w:hanging="408"/>
        <w:jc w:val="both"/>
      </w:pPr>
      <w:r>
        <w:rPr>
          <w:b/>
          <w:color w:val="231F20"/>
          <w:spacing w:val="40"/>
        </w:rPr>
        <w:t xml:space="preserve">➂ </w:t>
      </w:r>
      <w:r>
        <w:rPr>
          <w:color w:val="231F20"/>
          <w:spacing w:val="6"/>
        </w:rPr>
        <w:t>不道德之性行為，諸如：婚前、婚外或同性之性行為；變態之行為，或放蕩淫亂</w:t>
      </w:r>
      <w:r>
        <w:rPr>
          <w:color w:val="231F20"/>
          <w:spacing w:val="10"/>
        </w:rPr>
        <w:t>（</w:t>
      </w:r>
      <w:r>
        <w:rPr>
          <w:color w:val="231F20"/>
          <w:spacing w:val="6"/>
        </w:rPr>
        <w:t xml:space="preserve">創世記十九 </w:t>
      </w:r>
      <w:r>
        <w:rPr>
          <w:color w:val="231F20"/>
        </w:rPr>
        <w:t>4 ～ 11</w:t>
      </w:r>
      <w:r>
        <w:rPr>
          <w:color w:val="231F20"/>
          <w:spacing w:val="5"/>
        </w:rPr>
        <w:t>；出埃及記廿</w:t>
      </w:r>
      <w:r>
        <w:rPr>
          <w:color w:val="231F20"/>
        </w:rPr>
        <w:t xml:space="preserve"> 14</w:t>
      </w:r>
      <w:r>
        <w:rPr>
          <w:color w:val="231F20"/>
          <w:spacing w:val="5"/>
        </w:rPr>
        <w:t xml:space="preserve">；利未記十八 </w:t>
      </w:r>
      <w:r>
        <w:rPr>
          <w:color w:val="231F20"/>
        </w:rPr>
        <w:t>22</w:t>
      </w:r>
      <w:r>
        <w:rPr>
          <w:color w:val="231F20"/>
          <w:spacing w:val="9"/>
        </w:rPr>
        <w:t xml:space="preserve">、二十 </w:t>
      </w:r>
      <w:r>
        <w:rPr>
          <w:color w:val="231F20"/>
        </w:rPr>
        <w:t>13</w:t>
      </w:r>
      <w:r>
        <w:rPr>
          <w:color w:val="231F20"/>
          <w:spacing w:val="5"/>
        </w:rPr>
        <w:t xml:space="preserve">；馬太福音五 </w:t>
      </w:r>
      <w:r>
        <w:rPr>
          <w:color w:val="231F20"/>
        </w:rPr>
        <w:t>27</w:t>
      </w:r>
      <w:r>
        <w:rPr>
          <w:color w:val="231F20"/>
          <w:spacing w:val="36"/>
        </w:rPr>
        <w:t xml:space="preserve"> </w:t>
      </w:r>
      <w:r>
        <w:rPr>
          <w:color w:val="231F20"/>
        </w:rPr>
        <w:t>～</w:t>
      </w:r>
      <w:r>
        <w:rPr>
          <w:color w:val="231F20"/>
          <w:spacing w:val="36"/>
        </w:rPr>
        <w:t xml:space="preserve"> </w:t>
      </w:r>
      <w:r>
        <w:rPr>
          <w:color w:val="231F20"/>
        </w:rPr>
        <w:t>32；羅馬書 1:26-27；哥林多前書六 9 ～ 11；加拉太書五 19；帖撒羅尼迦前書四 3 ～ 7；提摩太前書一 10）</w:t>
      </w:r>
    </w:p>
    <w:p w14:paraId="1A63D811" w14:textId="77777777" w:rsidR="003345E9" w:rsidRDefault="007169A0">
      <w:pPr>
        <w:pStyle w:val="a3"/>
        <w:spacing w:line="206" w:lineRule="auto"/>
        <w:ind w:left="1020" w:right="106" w:hanging="408"/>
        <w:jc w:val="both"/>
      </w:pPr>
      <w:r>
        <w:rPr>
          <w:b/>
          <w:color w:val="231F20"/>
        </w:rPr>
        <w:t>➃</w:t>
      </w:r>
      <w:r>
        <w:rPr>
          <w:b/>
          <w:color w:val="231F20"/>
          <w:spacing w:val="80"/>
          <w:w w:val="150"/>
        </w:rPr>
        <w:t xml:space="preserve"> </w:t>
      </w:r>
      <w:r>
        <w:rPr>
          <w:color w:val="231F20"/>
        </w:rPr>
        <w:t>有損身體與心理健康之嗜好及習慣。基督徒須視身體為聖靈</w:t>
      </w:r>
      <w:r>
        <w:rPr>
          <w:color w:val="231F20"/>
          <w:spacing w:val="5"/>
        </w:rPr>
        <w:t>的殿</w:t>
      </w:r>
      <w:r>
        <w:rPr>
          <w:color w:val="231F20"/>
          <w:spacing w:val="11"/>
        </w:rPr>
        <w:t>（</w:t>
      </w:r>
      <w:r>
        <w:rPr>
          <w:color w:val="231F20"/>
          <w:spacing w:val="5"/>
        </w:rPr>
        <w:t xml:space="preserve">箴言廿 </w:t>
      </w:r>
      <w:r>
        <w:rPr>
          <w:color w:val="231F20"/>
        </w:rPr>
        <w:t>1</w:t>
      </w:r>
      <w:r>
        <w:rPr>
          <w:color w:val="231F20"/>
          <w:spacing w:val="2"/>
        </w:rPr>
        <w:t xml:space="preserve">，廿三 </w:t>
      </w:r>
      <w:r>
        <w:rPr>
          <w:color w:val="231F20"/>
        </w:rPr>
        <w:t>1 ～ 3</w:t>
      </w:r>
      <w:r>
        <w:rPr>
          <w:color w:val="231F20"/>
          <w:spacing w:val="5"/>
        </w:rPr>
        <w:t xml:space="preserve">；哥林多前書六 </w:t>
      </w:r>
      <w:r>
        <w:rPr>
          <w:color w:val="231F20"/>
        </w:rPr>
        <w:t>17 ～ 20；哥林多後書七 1；以弗所書五 18）</w:t>
      </w:r>
    </w:p>
    <w:p w14:paraId="0364C525" w14:textId="77777777" w:rsidR="003345E9" w:rsidRDefault="007169A0">
      <w:pPr>
        <w:pStyle w:val="a3"/>
        <w:spacing w:line="206" w:lineRule="auto"/>
        <w:ind w:left="1020" w:right="66" w:hanging="408"/>
        <w:jc w:val="both"/>
      </w:pPr>
      <w:r>
        <w:rPr>
          <w:color w:val="231F20"/>
          <w:spacing w:val="-20"/>
        </w:rPr>
        <w:t>➄  爭競、以惡報惡、閒言閒語、誹謗、散佈謠言毀謗他人名譽</w:t>
      </w:r>
      <w:r>
        <w:rPr>
          <w:color w:val="231F20"/>
        </w:rPr>
        <w:t>（哥</w:t>
      </w:r>
      <w:r>
        <w:rPr>
          <w:color w:val="231F20"/>
          <w:spacing w:val="6"/>
        </w:rPr>
        <w:t xml:space="preserve">林多後書十二 </w:t>
      </w:r>
      <w:r>
        <w:rPr>
          <w:color w:val="231F20"/>
        </w:rPr>
        <w:t>20</w:t>
      </w:r>
      <w:r>
        <w:rPr>
          <w:color w:val="231F20"/>
          <w:spacing w:val="4"/>
        </w:rPr>
        <w:t xml:space="preserve">；加拉太書五 </w:t>
      </w:r>
      <w:r>
        <w:rPr>
          <w:color w:val="231F20"/>
        </w:rPr>
        <w:t>15</w:t>
      </w:r>
      <w:r>
        <w:rPr>
          <w:color w:val="231F20"/>
          <w:spacing w:val="4"/>
        </w:rPr>
        <w:t xml:space="preserve">；以弗所書四 </w:t>
      </w:r>
      <w:r>
        <w:rPr>
          <w:color w:val="231F20"/>
        </w:rPr>
        <w:t>30 ～ 32；雅各書三 5 ～ 18；彼得前書三 9 ～ 10）</w:t>
      </w:r>
    </w:p>
    <w:p w14:paraId="4BEBBC10" w14:textId="77777777" w:rsidR="003345E9" w:rsidRDefault="007169A0">
      <w:pPr>
        <w:pStyle w:val="a3"/>
        <w:spacing w:line="206" w:lineRule="auto"/>
        <w:ind w:left="1020" w:right="118" w:hanging="408"/>
        <w:jc w:val="both"/>
      </w:pPr>
      <w:r>
        <w:rPr>
          <w:b/>
          <w:color w:val="231F20"/>
        </w:rPr>
        <w:t>➅</w:t>
      </w:r>
      <w:r>
        <w:rPr>
          <w:b/>
          <w:color w:val="231F20"/>
          <w:spacing w:val="80"/>
          <w:w w:val="150"/>
        </w:rPr>
        <w:t xml:space="preserve"> </w:t>
      </w:r>
      <w:r>
        <w:rPr>
          <w:color w:val="231F20"/>
        </w:rPr>
        <w:t>不誠實、做買賣佔便宜、作假見證，以及暗昧之行為（利未記十九 10 ～ 11；羅馬書十二 17；哥林多前書六 7 ～ 10）</w:t>
      </w:r>
    </w:p>
    <w:p w14:paraId="2D9A7E51" w14:textId="77777777" w:rsidR="003345E9" w:rsidRDefault="007169A0">
      <w:pPr>
        <w:pStyle w:val="a3"/>
        <w:spacing w:line="206" w:lineRule="auto"/>
        <w:ind w:left="1020" w:right="112" w:hanging="408"/>
        <w:jc w:val="both"/>
      </w:pPr>
      <w:r>
        <w:rPr>
          <w:color w:val="231F20"/>
        </w:rPr>
        <w:t>➆</w:t>
      </w:r>
      <w:r>
        <w:rPr>
          <w:color w:val="231F20"/>
          <w:spacing w:val="80"/>
          <w:w w:val="150"/>
        </w:rPr>
        <w:t xml:space="preserve"> </w:t>
      </w:r>
      <w:r>
        <w:rPr>
          <w:color w:val="231F20"/>
        </w:rPr>
        <w:t>衣著舉止炫耀傲慢。會友的衣著應合乎基督徒簡樸端莊的美德，合乎聖潔（</w:t>
      </w:r>
      <w:r>
        <w:rPr>
          <w:color w:val="231F20"/>
          <w:spacing w:val="8"/>
        </w:rPr>
        <w:t xml:space="preserve">箴言廿九 </w:t>
      </w:r>
      <w:r>
        <w:rPr>
          <w:color w:val="231F20"/>
        </w:rPr>
        <w:t>23</w:t>
      </w:r>
      <w:r>
        <w:rPr>
          <w:color w:val="231F20"/>
          <w:spacing w:val="5"/>
        </w:rPr>
        <w:t xml:space="preserve">；提摩太前書二 </w:t>
      </w:r>
      <w:r>
        <w:rPr>
          <w:color w:val="231F20"/>
        </w:rPr>
        <w:t>8</w:t>
      </w:r>
      <w:r>
        <w:rPr>
          <w:color w:val="231F20"/>
          <w:spacing w:val="40"/>
        </w:rPr>
        <w:t xml:space="preserve"> </w:t>
      </w:r>
      <w:r>
        <w:rPr>
          <w:color w:val="231F20"/>
        </w:rPr>
        <w:t>～</w:t>
      </w:r>
      <w:r>
        <w:rPr>
          <w:color w:val="231F20"/>
          <w:spacing w:val="40"/>
        </w:rPr>
        <w:t xml:space="preserve"> </w:t>
      </w:r>
      <w:r>
        <w:rPr>
          <w:color w:val="231F20"/>
        </w:rPr>
        <w:t>10；雅各書四 6；彼得前書三 3 ～ 4；約翰壹書二 15 ～ 17）</w:t>
      </w:r>
    </w:p>
    <w:p w14:paraId="1AECAE5D" w14:textId="77777777" w:rsidR="003345E9" w:rsidRDefault="007169A0">
      <w:pPr>
        <w:pStyle w:val="a3"/>
        <w:spacing w:line="206" w:lineRule="auto"/>
        <w:ind w:left="1020" w:right="110" w:hanging="408"/>
        <w:jc w:val="both"/>
      </w:pPr>
      <w:r>
        <w:rPr>
          <w:b/>
          <w:color w:val="231F20"/>
        </w:rPr>
        <w:t>➇</w:t>
      </w:r>
      <w:r>
        <w:rPr>
          <w:b/>
          <w:color w:val="231F20"/>
          <w:spacing w:val="80"/>
          <w:w w:val="150"/>
        </w:rPr>
        <w:t xml:space="preserve">  </w:t>
      </w:r>
      <w:r>
        <w:rPr>
          <w:color w:val="231F20"/>
        </w:rPr>
        <w:t>不榮耀神的音樂、書籍和娛樂（</w:t>
      </w:r>
      <w:r>
        <w:rPr>
          <w:color w:val="231F20"/>
          <w:spacing w:val="5"/>
        </w:rPr>
        <w:t xml:space="preserve">哥林多前書十 </w:t>
      </w:r>
      <w:r>
        <w:rPr>
          <w:color w:val="231F20"/>
        </w:rPr>
        <w:t>31；哥林多後書六 14 ～ 17；雅各書四 4）</w:t>
      </w:r>
    </w:p>
    <w:p w14:paraId="04E9DD76" w14:textId="77777777" w:rsidR="003345E9" w:rsidRDefault="007169A0">
      <w:pPr>
        <w:pStyle w:val="a5"/>
        <w:numPr>
          <w:ilvl w:val="1"/>
          <w:numId w:val="1"/>
        </w:numPr>
        <w:tabs>
          <w:tab w:val="left" w:pos="1074"/>
        </w:tabs>
        <w:spacing w:line="206" w:lineRule="auto"/>
        <w:ind w:right="64" w:firstLine="408"/>
        <w:jc w:val="both"/>
        <w:rPr>
          <w:sz w:val="20"/>
        </w:rPr>
      </w:pPr>
      <w:r>
        <w:rPr>
          <w:color w:val="231F20"/>
          <w:spacing w:val="3"/>
          <w:w w:val="102"/>
          <w:sz w:val="20"/>
        </w:rPr>
        <w:t>第三，與教會同心團契在一起，不抨擊反抗，全心遵守教</w:t>
      </w:r>
      <w:r>
        <w:rPr>
          <w:color w:val="231F20"/>
          <w:spacing w:val="2"/>
          <w:w w:val="102"/>
          <w:sz w:val="20"/>
        </w:rPr>
        <w:t>會之教義及規章，並積極參與教會持續之見證和拓展事工</w:t>
      </w:r>
      <w:r>
        <w:rPr>
          <w:color w:val="231F20"/>
          <w:spacing w:val="4"/>
          <w:w w:val="102"/>
          <w:sz w:val="20"/>
        </w:rPr>
        <w:t>（以弗所書</w:t>
      </w:r>
      <w:r>
        <w:rPr>
          <w:color w:val="231F20"/>
          <w:w w:val="102"/>
          <w:sz w:val="20"/>
        </w:rPr>
        <w:t>二</w:t>
      </w:r>
      <w:r>
        <w:rPr>
          <w:color w:val="231F20"/>
          <w:spacing w:val="2"/>
          <w:sz w:val="20"/>
        </w:rPr>
        <w:t xml:space="preserve"> </w:t>
      </w:r>
      <w:r>
        <w:rPr>
          <w:color w:val="231F20"/>
          <w:w w:val="102"/>
          <w:sz w:val="20"/>
        </w:rPr>
        <w:t>18</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22</w:t>
      </w:r>
      <w:r>
        <w:rPr>
          <w:color w:val="231F20"/>
          <w:spacing w:val="12"/>
          <w:w w:val="102"/>
          <w:sz w:val="20"/>
        </w:rPr>
        <w:t>、</w:t>
      </w:r>
      <w:r>
        <w:rPr>
          <w:color w:val="231F20"/>
          <w:spacing w:val="2"/>
          <w:w w:val="122"/>
          <w:sz w:val="20"/>
        </w:rPr>
        <w:t>四</w:t>
      </w:r>
      <w:r>
        <w:rPr>
          <w:color w:val="231F20"/>
          <w:sz w:val="20"/>
        </w:rPr>
        <w:t xml:space="preserve"> </w:t>
      </w:r>
      <w:r>
        <w:rPr>
          <w:color w:val="231F20"/>
          <w:spacing w:val="2"/>
          <w:w w:val="122"/>
          <w:sz w:val="20"/>
        </w:rPr>
        <w:t>1</w:t>
      </w:r>
      <w:r>
        <w:rPr>
          <w:color w:val="231F20"/>
          <w:sz w:val="20"/>
        </w:rPr>
        <w:t xml:space="preserve"> </w:t>
      </w:r>
      <w:r>
        <w:rPr>
          <w:color w:val="231F20"/>
          <w:w w:val="122"/>
          <w:sz w:val="20"/>
        </w:rPr>
        <w:t>～</w:t>
      </w:r>
      <w:r>
        <w:rPr>
          <w:color w:val="231F20"/>
          <w:spacing w:val="2"/>
          <w:sz w:val="20"/>
        </w:rPr>
        <w:t xml:space="preserve"> </w:t>
      </w:r>
      <w:r>
        <w:rPr>
          <w:color w:val="231F20"/>
          <w:w w:val="102"/>
          <w:sz w:val="20"/>
        </w:rPr>
        <w:t>3、1</w:t>
      </w:r>
      <w:r>
        <w:rPr>
          <w:color w:val="231F20"/>
          <w:spacing w:val="2"/>
          <w:w w:val="142"/>
          <w:sz w:val="20"/>
        </w:rPr>
        <w:t>1</w:t>
      </w:r>
      <w:r>
        <w:rPr>
          <w:color w:val="231F20"/>
          <w:sz w:val="20"/>
        </w:rPr>
        <w:t xml:space="preserve"> </w:t>
      </w:r>
      <w:r>
        <w:rPr>
          <w:color w:val="231F20"/>
          <w:w w:val="142"/>
          <w:sz w:val="20"/>
        </w:rPr>
        <w:t>～</w:t>
      </w:r>
      <w:r>
        <w:rPr>
          <w:color w:val="231F20"/>
          <w:spacing w:val="2"/>
          <w:sz w:val="20"/>
        </w:rPr>
        <w:t xml:space="preserve"> </w:t>
      </w:r>
      <w:r>
        <w:rPr>
          <w:color w:val="231F20"/>
          <w:w w:val="102"/>
          <w:sz w:val="20"/>
        </w:rPr>
        <w:t>16</w:t>
      </w:r>
      <w:r>
        <w:rPr>
          <w:color w:val="231F20"/>
          <w:spacing w:val="12"/>
          <w:w w:val="102"/>
          <w:sz w:val="20"/>
        </w:rPr>
        <w:t>；腓立比書</w:t>
      </w:r>
      <w:r>
        <w:rPr>
          <w:color w:val="231F20"/>
          <w:spacing w:val="2"/>
          <w:w w:val="122"/>
          <w:sz w:val="20"/>
        </w:rPr>
        <w:t>二</w:t>
      </w:r>
      <w:r>
        <w:rPr>
          <w:color w:val="231F20"/>
          <w:sz w:val="20"/>
        </w:rPr>
        <w:t xml:space="preserve"> </w:t>
      </w:r>
      <w:r>
        <w:rPr>
          <w:color w:val="231F20"/>
          <w:spacing w:val="2"/>
          <w:w w:val="122"/>
          <w:sz w:val="20"/>
        </w:rPr>
        <w:t>1</w:t>
      </w:r>
      <w:r>
        <w:rPr>
          <w:color w:val="231F20"/>
          <w:sz w:val="20"/>
        </w:rPr>
        <w:t xml:space="preserve"> </w:t>
      </w:r>
      <w:r>
        <w:rPr>
          <w:color w:val="231F20"/>
          <w:w w:val="122"/>
          <w:sz w:val="20"/>
        </w:rPr>
        <w:t>～</w:t>
      </w:r>
      <w:r>
        <w:rPr>
          <w:color w:val="231F20"/>
          <w:spacing w:val="2"/>
          <w:sz w:val="20"/>
        </w:rPr>
        <w:t xml:space="preserve"> </w:t>
      </w:r>
      <w:r>
        <w:rPr>
          <w:color w:val="231F20"/>
          <w:w w:val="102"/>
          <w:sz w:val="20"/>
        </w:rPr>
        <w:t>8</w:t>
      </w:r>
      <w:r>
        <w:rPr>
          <w:color w:val="231F20"/>
          <w:spacing w:val="-8"/>
          <w:w w:val="102"/>
          <w:sz w:val="20"/>
        </w:rPr>
        <w:t>；彼得前書二</w:t>
      </w:r>
      <w:r>
        <w:rPr>
          <w:color w:val="231F20"/>
          <w:spacing w:val="-73"/>
          <w:sz w:val="20"/>
        </w:rPr>
        <w:t xml:space="preserve"> </w:t>
      </w:r>
      <w:r>
        <w:rPr>
          <w:color w:val="231F20"/>
          <w:spacing w:val="-73"/>
          <w:w w:val="102"/>
          <w:sz w:val="20"/>
        </w:rPr>
        <w:t>9</w:t>
      </w:r>
      <w:r>
        <w:rPr>
          <w:color w:val="231F20"/>
          <w:spacing w:val="2"/>
          <w:sz w:val="20"/>
        </w:rPr>
        <w:t xml:space="preserve"> </w:t>
      </w:r>
    </w:p>
    <w:p w14:paraId="1AE1A9C6" w14:textId="77777777" w:rsidR="003345E9" w:rsidRDefault="007169A0">
      <w:pPr>
        <w:pStyle w:val="a3"/>
        <w:spacing w:line="333" w:lineRule="exact"/>
        <w:jc w:val="both"/>
      </w:pPr>
      <w:r>
        <w:rPr>
          <w:color w:val="231F20"/>
          <w:w w:val="155"/>
        </w:rPr>
        <w:t>~</w:t>
      </w:r>
      <w:r>
        <w:rPr>
          <w:color w:val="231F20"/>
          <w:spacing w:val="-6"/>
          <w:w w:val="155"/>
        </w:rPr>
        <w:t xml:space="preserve"> </w:t>
      </w:r>
      <w:r>
        <w:rPr>
          <w:color w:val="231F20"/>
          <w:spacing w:val="-5"/>
          <w:w w:val="120"/>
        </w:rPr>
        <w:t>10）</w:t>
      </w:r>
    </w:p>
    <w:p w14:paraId="5E3AC35B" w14:textId="77777777" w:rsidR="003345E9" w:rsidRDefault="003345E9">
      <w:pPr>
        <w:pStyle w:val="a3"/>
        <w:spacing w:line="333" w:lineRule="exact"/>
        <w:jc w:val="both"/>
        <w:sectPr w:rsidR="003345E9">
          <w:pgSz w:w="8640" w:h="12960"/>
          <w:pgMar w:top="480" w:right="1080" w:bottom="1180" w:left="1080" w:header="0" w:footer="997" w:gutter="0"/>
          <w:cols w:space="720"/>
        </w:sectPr>
      </w:pPr>
    </w:p>
    <w:p w14:paraId="0F655D44" w14:textId="77777777" w:rsidR="003345E9" w:rsidRDefault="007169A0">
      <w:pPr>
        <w:pStyle w:val="1"/>
        <w:spacing w:before="12"/>
      </w:pPr>
      <w:r>
        <w:rPr>
          <w:color w:val="231F20"/>
          <w:spacing w:val="-2"/>
        </w:rPr>
        <w:lastRenderedPageBreak/>
        <w:t>組織與治理體制條例</w:t>
      </w:r>
    </w:p>
    <w:p w14:paraId="3EB7C010" w14:textId="77777777" w:rsidR="003345E9" w:rsidRDefault="007169A0">
      <w:pPr>
        <w:pStyle w:val="3"/>
        <w:tabs>
          <w:tab w:val="left" w:pos="3239"/>
        </w:tabs>
        <w:spacing w:before="183"/>
        <w:ind w:left="2423"/>
      </w:pPr>
      <w:r>
        <w:rPr>
          <w:color w:val="231F20"/>
        </w:rPr>
        <w:t>條例</w:t>
      </w:r>
      <w:r>
        <w:rPr>
          <w:color w:val="231F20"/>
          <w:spacing w:val="-10"/>
        </w:rPr>
        <w:t>一</w:t>
      </w:r>
      <w:r>
        <w:rPr>
          <w:color w:val="231F20"/>
        </w:rPr>
        <w:tab/>
        <w:t>治理體</w:t>
      </w:r>
      <w:r>
        <w:rPr>
          <w:color w:val="231F20"/>
          <w:spacing w:val="-10"/>
        </w:rPr>
        <w:t>制</w:t>
      </w:r>
    </w:p>
    <w:p w14:paraId="2A4FEECB" w14:textId="77777777" w:rsidR="003345E9" w:rsidRDefault="007169A0">
      <w:pPr>
        <w:pStyle w:val="a5"/>
        <w:numPr>
          <w:ilvl w:val="0"/>
          <w:numId w:val="1"/>
        </w:numPr>
        <w:tabs>
          <w:tab w:val="left" w:pos="885"/>
        </w:tabs>
        <w:spacing w:line="320" w:lineRule="exact"/>
        <w:ind w:left="885" w:hanging="357"/>
        <w:rPr>
          <w:sz w:val="20"/>
        </w:rPr>
      </w:pPr>
      <w:r>
        <w:rPr>
          <w:color w:val="231F20"/>
          <w:spacing w:val="-1"/>
          <w:sz w:val="20"/>
        </w:rPr>
        <w:t>宣聖會採用代議制之治理條例。</w:t>
      </w:r>
    </w:p>
    <w:p w14:paraId="5788B870" w14:textId="77777777" w:rsidR="003345E9" w:rsidRDefault="007169A0">
      <w:pPr>
        <w:pStyle w:val="a5"/>
        <w:numPr>
          <w:ilvl w:val="1"/>
          <w:numId w:val="1"/>
        </w:numPr>
        <w:tabs>
          <w:tab w:val="left" w:pos="1055"/>
        </w:tabs>
        <w:spacing w:before="11" w:line="204" w:lineRule="auto"/>
        <w:ind w:right="16" w:firstLine="408"/>
        <w:rPr>
          <w:sz w:val="20"/>
        </w:rPr>
      </w:pPr>
      <w:r>
        <w:rPr>
          <w:color w:val="231F20"/>
          <w:spacing w:val="-18"/>
          <w:sz w:val="20"/>
        </w:rPr>
        <w:t>我們認同宣聖會中有三個立法實體：地方教會、地區、總議會。</w:t>
      </w:r>
      <w:r>
        <w:rPr>
          <w:color w:val="231F20"/>
          <w:spacing w:val="-2"/>
          <w:sz w:val="20"/>
        </w:rPr>
        <w:t>各區域擔任宣教策略與執行的行政實體。5</w:t>
      </w:r>
    </w:p>
    <w:p w14:paraId="33188099" w14:textId="77777777" w:rsidR="003345E9" w:rsidRDefault="007169A0">
      <w:pPr>
        <w:pStyle w:val="a5"/>
        <w:numPr>
          <w:ilvl w:val="1"/>
          <w:numId w:val="1"/>
        </w:numPr>
        <w:tabs>
          <w:tab w:val="left" w:pos="1074"/>
        </w:tabs>
        <w:spacing w:line="206" w:lineRule="auto"/>
        <w:ind w:right="15" w:firstLine="408"/>
        <w:rPr>
          <w:sz w:val="20"/>
        </w:rPr>
      </w:pPr>
      <w:r>
        <w:rPr>
          <w:color w:val="231F20"/>
          <w:spacing w:val="6"/>
          <w:w w:val="102"/>
          <w:sz w:val="20"/>
        </w:rPr>
        <w:t>本會同意監督制的需要性，監督當補助地方教會完成其使</w:t>
      </w:r>
      <w:r>
        <w:rPr>
          <w:color w:val="231F20"/>
          <w:spacing w:val="2"/>
          <w:w w:val="102"/>
          <w:sz w:val="20"/>
        </w:rPr>
        <w:t>命及目標。監督將提高士氣，激勵動機，提供管理及方法上的協助，並組織和鼓勵向外拓展建立新教會和佈道所。</w:t>
      </w:r>
    </w:p>
    <w:p w14:paraId="4E0A343D" w14:textId="77777777" w:rsidR="003345E9" w:rsidRDefault="007169A0">
      <w:pPr>
        <w:pStyle w:val="a5"/>
        <w:numPr>
          <w:ilvl w:val="1"/>
          <w:numId w:val="1"/>
        </w:numPr>
        <w:tabs>
          <w:tab w:val="left" w:pos="1074"/>
        </w:tabs>
        <w:spacing w:line="206" w:lineRule="auto"/>
        <w:ind w:right="15" w:firstLine="408"/>
        <w:rPr>
          <w:sz w:val="20"/>
        </w:rPr>
      </w:pPr>
      <w:r>
        <w:rPr>
          <w:color w:val="231F20"/>
          <w:spacing w:val="6"/>
          <w:w w:val="102"/>
          <w:sz w:val="20"/>
        </w:rPr>
        <w:t>本會同意給予監督職權，但監督不得干預一個完全組織之</w:t>
      </w:r>
      <w:r>
        <w:rPr>
          <w:color w:val="231F20"/>
          <w:spacing w:val="3"/>
          <w:w w:val="102"/>
          <w:sz w:val="20"/>
        </w:rPr>
        <w:t>教會之獨立行動。每一教會有權選聘其座堂牧師，送請總議會批准，</w:t>
      </w:r>
      <w:r>
        <w:rPr>
          <w:color w:val="231F20"/>
          <w:spacing w:val="2"/>
          <w:w w:val="102"/>
          <w:sz w:val="20"/>
        </w:rPr>
        <w:t>後者將按其智慧予以任命。各教會也將選舉參加各級議會之代表、管</w:t>
      </w:r>
      <w:r>
        <w:rPr>
          <w:color w:val="231F20"/>
          <w:w w:val="102"/>
          <w:sz w:val="20"/>
        </w:rPr>
        <w:t>理本堂之財物，並處理本堂其他有關地方生活與工作之事物。</w:t>
      </w:r>
    </w:p>
    <w:p w14:paraId="7882ED03" w14:textId="77777777" w:rsidR="003345E9" w:rsidRDefault="007169A0">
      <w:pPr>
        <w:pStyle w:val="3"/>
        <w:tabs>
          <w:tab w:val="left" w:pos="3239"/>
        </w:tabs>
        <w:spacing w:before="72"/>
        <w:ind w:left="2423"/>
      </w:pPr>
      <w:r>
        <w:rPr>
          <w:color w:val="231F20"/>
        </w:rPr>
        <w:t>條例</w:t>
      </w:r>
      <w:r>
        <w:rPr>
          <w:color w:val="231F20"/>
          <w:spacing w:val="-10"/>
        </w:rPr>
        <w:t>二</w:t>
      </w:r>
      <w:r>
        <w:rPr>
          <w:color w:val="231F20"/>
        </w:rPr>
        <w:tab/>
        <w:t>地方教</w:t>
      </w:r>
      <w:r>
        <w:rPr>
          <w:color w:val="231F20"/>
          <w:spacing w:val="-10"/>
        </w:rPr>
        <w:t>會</w:t>
      </w:r>
    </w:p>
    <w:p w14:paraId="51CB78A9" w14:textId="77777777" w:rsidR="003345E9" w:rsidRDefault="007169A0">
      <w:pPr>
        <w:pStyle w:val="a5"/>
        <w:numPr>
          <w:ilvl w:val="0"/>
          <w:numId w:val="1"/>
        </w:numPr>
        <w:tabs>
          <w:tab w:val="left" w:pos="887"/>
        </w:tabs>
        <w:spacing w:before="12" w:line="204" w:lineRule="auto"/>
        <w:ind w:right="109" w:firstLine="408"/>
        <w:jc w:val="both"/>
        <w:rPr>
          <w:rFonts w:ascii="Noto Sans TC" w:eastAsia="Noto Sans TC"/>
          <w:sz w:val="20"/>
        </w:rPr>
      </w:pPr>
      <w:r>
        <w:rPr>
          <w:color w:val="231F20"/>
          <w:spacing w:val="4"/>
          <w:w w:val="102"/>
          <w:sz w:val="20"/>
        </w:rPr>
        <w:t>地方教會之會友，係包括所有賦予權柄組織教會之成員，以</w:t>
      </w:r>
      <w:r>
        <w:rPr>
          <w:color w:val="231F20"/>
          <w:spacing w:val="2"/>
          <w:w w:val="102"/>
          <w:sz w:val="20"/>
        </w:rPr>
        <w:t>及那些在見證自己得救之經驗、相信本會之教義、願意遵從本會之治</w:t>
      </w:r>
      <w:r>
        <w:rPr>
          <w:color w:val="231F20"/>
          <w:spacing w:val="-5"/>
          <w:w w:val="102"/>
          <w:sz w:val="20"/>
        </w:rPr>
        <w:t>理體制後，經由教會授權之代表人公開接納之成員。</w:t>
      </w:r>
      <w:r>
        <w:rPr>
          <w:rFonts w:ascii="Noto Sans TC" w:eastAsia="Noto Sans TC"/>
          <w:color w:val="231F20"/>
          <w:w w:val="102"/>
          <w:sz w:val="20"/>
        </w:rPr>
        <w:t>（100</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109）</w:t>
      </w:r>
    </w:p>
    <w:p w14:paraId="05E0CCE1" w14:textId="77777777" w:rsidR="003345E9" w:rsidRDefault="007169A0">
      <w:pPr>
        <w:pStyle w:val="3"/>
        <w:spacing w:before="85"/>
        <w:ind w:left="2322"/>
        <w:jc w:val="both"/>
      </w:pPr>
      <w:r>
        <w:rPr>
          <w:color w:val="231F20"/>
          <w:spacing w:val="10"/>
        </w:rPr>
        <w:t>條例三  地區年議會</w:t>
      </w:r>
    </w:p>
    <w:p w14:paraId="1C209348" w14:textId="77777777" w:rsidR="003345E9" w:rsidRDefault="007169A0">
      <w:pPr>
        <w:pStyle w:val="a5"/>
        <w:numPr>
          <w:ilvl w:val="0"/>
          <w:numId w:val="1"/>
        </w:numPr>
        <w:tabs>
          <w:tab w:val="left" w:pos="887"/>
        </w:tabs>
        <w:spacing w:before="11" w:line="204" w:lineRule="auto"/>
        <w:ind w:right="112" w:firstLine="408"/>
        <w:jc w:val="both"/>
        <w:rPr>
          <w:rFonts w:ascii="Noto Sans TC" w:eastAsia="Noto Sans TC"/>
          <w:sz w:val="20"/>
        </w:rPr>
      </w:pPr>
      <w:r>
        <w:rPr>
          <w:color w:val="231F20"/>
          <w:spacing w:val="5"/>
          <w:w w:val="102"/>
          <w:sz w:val="20"/>
        </w:rPr>
        <w:t>總議會得將教會的會藉組織為地區議會，自教會中以公正和</w:t>
      </w:r>
      <w:r>
        <w:rPr>
          <w:color w:val="231F20"/>
          <w:spacing w:val="2"/>
          <w:w w:val="102"/>
          <w:sz w:val="20"/>
        </w:rPr>
        <w:t>公平的方法選出信徒和教牧代表出席總議會，決定代表之資格，但凡</w:t>
      </w:r>
      <w:r>
        <w:rPr>
          <w:color w:val="231F20"/>
          <w:w w:val="102"/>
          <w:sz w:val="20"/>
        </w:rPr>
        <w:t>已受按立之教牧代表，須為地區年議會受委任之成員。總議會得界定</w:t>
      </w:r>
      <w:r>
        <w:rPr>
          <w:color w:val="231F20"/>
          <w:spacing w:val="-9"/>
          <w:w w:val="102"/>
          <w:sz w:val="20"/>
        </w:rPr>
        <w:t>各地區議會之權利與職責。</w:t>
      </w:r>
      <w:r>
        <w:rPr>
          <w:rFonts w:ascii="Noto Sans TC" w:eastAsia="Noto Sans TC"/>
          <w:color w:val="231F20"/>
          <w:w w:val="102"/>
          <w:sz w:val="20"/>
        </w:rPr>
        <w:t>（200</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207.4）</w:t>
      </w:r>
    </w:p>
    <w:p w14:paraId="28BEE5D5" w14:textId="77777777" w:rsidR="003345E9" w:rsidRDefault="007169A0">
      <w:pPr>
        <w:pStyle w:val="3"/>
        <w:spacing w:before="88"/>
        <w:ind w:left="2525"/>
        <w:jc w:val="both"/>
      </w:pPr>
      <w:r>
        <w:rPr>
          <w:color w:val="231F20"/>
          <w:spacing w:val="13"/>
        </w:rPr>
        <w:t>條例四  總議會</w:t>
      </w:r>
    </w:p>
    <w:p w14:paraId="3E83EA74" w14:textId="77777777" w:rsidR="003345E9" w:rsidRDefault="007169A0">
      <w:pPr>
        <w:pStyle w:val="a5"/>
        <w:numPr>
          <w:ilvl w:val="0"/>
          <w:numId w:val="1"/>
        </w:numPr>
        <w:tabs>
          <w:tab w:val="left" w:pos="887"/>
        </w:tabs>
        <w:spacing w:before="9" w:line="206" w:lineRule="auto"/>
        <w:ind w:right="110" w:firstLine="408"/>
        <w:jc w:val="both"/>
        <w:rPr>
          <w:sz w:val="20"/>
        </w:rPr>
      </w:pPr>
      <w:r>
        <w:rPr>
          <w:b/>
          <w:color w:val="231F20"/>
          <w:spacing w:val="4"/>
          <w:w w:val="102"/>
          <w:sz w:val="20"/>
        </w:rPr>
        <w:t>如何組成</w:t>
      </w:r>
      <w:r>
        <w:rPr>
          <w:color w:val="231F20"/>
          <w:spacing w:val="6"/>
          <w:w w:val="102"/>
          <w:sz w:val="20"/>
        </w:rPr>
        <w:t>：總議會該是由本會各宣聖會地區議會所選出之同</w:t>
      </w:r>
      <w:r>
        <w:rPr>
          <w:color w:val="231F20"/>
          <w:spacing w:val="4"/>
          <w:w w:val="102"/>
          <w:sz w:val="20"/>
        </w:rPr>
        <w:t>額教牧與信徒代表所組成</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另有依職務擔任總議會當然代表之成員也</w:t>
      </w:r>
      <w:r>
        <w:rPr>
          <w:color w:val="231F20"/>
          <w:w w:val="102"/>
          <w:sz w:val="20"/>
        </w:rPr>
        <w:t>應出席指導</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同時總議會得委任代表。</w:t>
      </w:r>
    </w:p>
    <w:p w14:paraId="65C64851" w14:textId="77777777" w:rsidR="003345E9" w:rsidRDefault="007169A0">
      <w:pPr>
        <w:pStyle w:val="a5"/>
        <w:numPr>
          <w:ilvl w:val="1"/>
          <w:numId w:val="1"/>
        </w:numPr>
        <w:tabs>
          <w:tab w:val="left" w:pos="1073"/>
        </w:tabs>
        <w:spacing w:line="206" w:lineRule="auto"/>
        <w:ind w:right="16" w:firstLine="408"/>
        <w:rPr>
          <w:sz w:val="20"/>
        </w:rPr>
      </w:pPr>
      <w:r>
        <w:rPr>
          <w:b/>
          <w:color w:val="231F20"/>
          <w:spacing w:val="2"/>
          <w:w w:val="102"/>
          <w:sz w:val="20"/>
        </w:rPr>
        <w:t>代表之選舉</w:t>
      </w:r>
      <w:r>
        <w:rPr>
          <w:color w:val="231F20"/>
          <w:spacing w:val="1"/>
          <w:w w:val="102"/>
          <w:sz w:val="20"/>
        </w:rPr>
        <w:t>：地區年議會應在總議會召開前之十六個月內，或在必須辦理旅行簽證或其他特殊預備工作的地區則需要廿四個月內，</w:t>
      </w:r>
      <w:r>
        <w:rPr>
          <w:color w:val="231F20"/>
          <w:spacing w:val="2"/>
          <w:w w:val="102"/>
          <w:sz w:val="20"/>
        </w:rPr>
        <w:t>經由多數投票決定制度，選出等額之教牧和信徒代表。教牧代表必須</w:t>
      </w:r>
      <w:r>
        <w:rPr>
          <w:color w:val="231F20"/>
          <w:spacing w:val="1"/>
          <w:w w:val="102"/>
          <w:sz w:val="20"/>
        </w:rPr>
        <w:t>是本會受委派按立之教牧。每一第三期地區至少選派教牧及信徒代表</w:t>
      </w:r>
    </w:p>
    <w:p w14:paraId="02D14603" w14:textId="77777777" w:rsidR="003345E9" w:rsidRDefault="003345E9">
      <w:pPr>
        <w:pStyle w:val="a5"/>
        <w:spacing w:line="206" w:lineRule="auto"/>
        <w:rPr>
          <w:sz w:val="20"/>
        </w:rPr>
        <w:sectPr w:rsidR="003345E9">
          <w:pgSz w:w="8640" w:h="12960"/>
          <w:pgMar w:top="960" w:right="1080" w:bottom="1180" w:left="1080" w:header="0" w:footer="997" w:gutter="0"/>
          <w:cols w:space="720"/>
        </w:sectPr>
      </w:pPr>
    </w:p>
    <w:p w14:paraId="31779AD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47CC57C" w14:textId="77777777" w:rsidR="003345E9" w:rsidRDefault="007169A0">
      <w:pPr>
        <w:pStyle w:val="a3"/>
        <w:spacing w:before="237" w:line="206" w:lineRule="auto"/>
        <w:ind w:left="119" w:right="111"/>
        <w:jc w:val="both"/>
        <w:rPr>
          <w:rFonts w:ascii="Noto Sans TC" w:eastAsia="Noto Sans TC"/>
        </w:rPr>
      </w:pPr>
      <w:r>
        <w:rPr>
          <w:color w:val="231F20"/>
          <w:w w:val="102"/>
        </w:rPr>
        <w:t>各一名。總議會得視該地區會友之總數，核定增額代表之名額。各地區年議會得選出候補代表，其人數不得超過核定名額之兩倍。在有困難取得旅遊簽證的地區，地區年議會可以授權地區指導委員會選擇多</w:t>
      </w:r>
      <w:r>
        <w:rPr>
          <w:color w:val="231F20"/>
          <w:spacing w:val="-17"/>
          <w:w w:val="102"/>
        </w:rPr>
        <w:t>名替補代表。</w:t>
      </w:r>
      <w:r>
        <w:rPr>
          <w:rFonts w:ascii="Noto Sans TC" w:eastAsia="Noto Sans TC"/>
          <w:color w:val="231F20"/>
          <w:w w:val="102"/>
        </w:rPr>
        <w:t>（205.23，301</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301.1）</w:t>
      </w:r>
    </w:p>
    <w:p w14:paraId="51B1158A" w14:textId="77777777" w:rsidR="003345E9" w:rsidRDefault="007169A0">
      <w:pPr>
        <w:pStyle w:val="a5"/>
        <w:numPr>
          <w:ilvl w:val="1"/>
          <w:numId w:val="1"/>
        </w:numPr>
        <w:tabs>
          <w:tab w:val="left" w:pos="1073"/>
        </w:tabs>
        <w:spacing w:line="206" w:lineRule="auto"/>
        <w:ind w:left="119" w:right="112" w:firstLine="408"/>
        <w:jc w:val="both"/>
        <w:rPr>
          <w:sz w:val="20"/>
        </w:rPr>
      </w:pPr>
      <w:r>
        <w:rPr>
          <w:b/>
          <w:color w:val="231F20"/>
          <w:spacing w:val="5"/>
          <w:w w:val="102"/>
          <w:sz w:val="20"/>
        </w:rPr>
        <w:t>代表證書</w:t>
      </w:r>
      <w:r>
        <w:rPr>
          <w:color w:val="231F20"/>
          <w:spacing w:val="7"/>
          <w:w w:val="102"/>
          <w:sz w:val="20"/>
        </w:rPr>
        <w:t>：各地區年議會之秘書應頒發當選出席總議會之</w:t>
      </w:r>
      <w:r>
        <w:rPr>
          <w:color w:val="231F20"/>
          <w:spacing w:val="2"/>
          <w:w w:val="102"/>
          <w:sz w:val="20"/>
        </w:rPr>
        <w:t>代表及候補代表證書，並於地區年議會休會後，立即將當選證書副本</w:t>
      </w:r>
      <w:r>
        <w:rPr>
          <w:color w:val="231F20"/>
          <w:w w:val="102"/>
          <w:sz w:val="20"/>
        </w:rPr>
        <w:t>寄至宣聖會總秘書處。</w:t>
      </w:r>
    </w:p>
    <w:p w14:paraId="119433C4" w14:textId="77777777" w:rsidR="003345E9" w:rsidRDefault="007169A0">
      <w:pPr>
        <w:pStyle w:val="a5"/>
        <w:numPr>
          <w:ilvl w:val="1"/>
          <w:numId w:val="1"/>
        </w:numPr>
        <w:tabs>
          <w:tab w:val="left" w:pos="1073"/>
        </w:tabs>
        <w:spacing w:line="206" w:lineRule="auto"/>
        <w:ind w:left="119" w:right="110" w:firstLine="408"/>
        <w:jc w:val="both"/>
        <w:rPr>
          <w:sz w:val="20"/>
        </w:rPr>
      </w:pPr>
      <w:r>
        <w:rPr>
          <w:b/>
          <w:color w:val="231F20"/>
          <w:spacing w:val="6"/>
          <w:w w:val="102"/>
          <w:sz w:val="20"/>
        </w:rPr>
        <w:t>法定人數</w:t>
      </w:r>
      <w:r>
        <w:rPr>
          <w:color w:val="231F20"/>
          <w:spacing w:val="7"/>
          <w:w w:val="102"/>
          <w:sz w:val="20"/>
        </w:rPr>
        <w:t>：總議會開會期間，出席人數達到總議會認證委</w:t>
      </w:r>
      <w:r>
        <w:rPr>
          <w:color w:val="231F20"/>
          <w:spacing w:val="2"/>
          <w:w w:val="102"/>
          <w:sz w:val="20"/>
        </w:rPr>
        <w:t>員會通過代表人數之半數以上為法定人數。若達到法定人數開會，而</w:t>
      </w:r>
      <w:r>
        <w:rPr>
          <w:color w:val="231F20"/>
          <w:w w:val="102"/>
          <w:sz w:val="20"/>
        </w:rPr>
        <w:t>只有少於法定人數在場，會議可繼續，通過未通過之會議紀錄，之後宣告休會。</w:t>
      </w:r>
    </w:p>
    <w:p w14:paraId="7D929781" w14:textId="77777777" w:rsidR="003345E9" w:rsidRDefault="007169A0">
      <w:pPr>
        <w:pStyle w:val="a5"/>
        <w:numPr>
          <w:ilvl w:val="1"/>
          <w:numId w:val="1"/>
        </w:numPr>
        <w:tabs>
          <w:tab w:val="left" w:pos="1074"/>
        </w:tabs>
        <w:spacing w:line="206" w:lineRule="auto"/>
        <w:ind w:right="17" w:firstLine="407"/>
        <w:jc w:val="both"/>
        <w:rPr>
          <w:sz w:val="20"/>
        </w:rPr>
      </w:pPr>
      <w:r>
        <w:rPr>
          <w:b/>
          <w:color w:val="231F20"/>
          <w:spacing w:val="7"/>
          <w:w w:val="102"/>
          <w:sz w:val="20"/>
        </w:rPr>
        <w:t>總監督</w:t>
      </w:r>
      <w:r>
        <w:rPr>
          <w:color w:val="231F20"/>
          <w:spacing w:val="10"/>
          <w:w w:val="102"/>
          <w:sz w:val="20"/>
        </w:rPr>
        <w:t>：總議會應自宣聖會之</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長老</w:t>
      </w:r>
      <w:r>
        <w:rPr>
          <w:color w:val="231F20"/>
          <w:spacing w:val="2"/>
          <w:sz w:val="20"/>
        </w:rPr>
        <w:t xml:space="preserve"> </w:t>
      </w:r>
      <w:r>
        <w:rPr>
          <w:color w:val="231F20"/>
          <w:w w:val="102"/>
          <w:sz w:val="20"/>
        </w:rPr>
        <w:t>)</w:t>
      </w:r>
      <w:r>
        <w:rPr>
          <w:color w:val="231F20"/>
          <w:spacing w:val="2"/>
          <w:sz w:val="20"/>
        </w:rPr>
        <w:t xml:space="preserve"> </w:t>
      </w:r>
      <w:r>
        <w:rPr>
          <w:color w:val="231F20"/>
          <w:spacing w:val="12"/>
          <w:w w:val="102"/>
          <w:sz w:val="20"/>
        </w:rPr>
        <w:t>牧師中票選出六位</w:t>
      </w:r>
      <w:r>
        <w:rPr>
          <w:color w:val="231F20"/>
          <w:spacing w:val="7"/>
          <w:w w:val="102"/>
          <w:sz w:val="20"/>
        </w:rPr>
        <w:t>出任總監督，組成總監督會。於總議會休會期間，如有總監督出缺</w:t>
      </w:r>
      <w:r>
        <w:rPr>
          <w:color w:val="231F20"/>
          <w:w w:val="102"/>
          <w:sz w:val="20"/>
        </w:rPr>
        <w:t>時，得由宣聖會總董事會投票選舉之，由得票達三分之二者當選遞補。</w:t>
      </w:r>
    </w:p>
    <w:p w14:paraId="7BCB1DA1" w14:textId="77777777" w:rsidR="003345E9" w:rsidRDefault="007169A0">
      <w:pPr>
        <w:pStyle w:val="a3"/>
        <w:spacing w:line="306" w:lineRule="exact"/>
        <w:ind w:left="18"/>
        <w:rPr>
          <w:rFonts w:ascii="Noto Sans TC" w:eastAsia="Noto Sans TC"/>
        </w:rPr>
      </w:pPr>
      <w:r>
        <w:rPr>
          <w:rFonts w:ascii="Noto Sans TC" w:eastAsia="Noto Sans TC"/>
          <w:color w:val="231F20"/>
          <w:spacing w:val="-2"/>
        </w:rPr>
        <w:t>（305.2，316）</w:t>
      </w:r>
    </w:p>
    <w:p w14:paraId="3A3CADBD" w14:textId="77777777" w:rsidR="003345E9" w:rsidRDefault="007169A0">
      <w:pPr>
        <w:pStyle w:val="a5"/>
        <w:numPr>
          <w:ilvl w:val="1"/>
          <w:numId w:val="1"/>
        </w:numPr>
        <w:tabs>
          <w:tab w:val="left" w:pos="1076"/>
        </w:tabs>
        <w:spacing w:line="204" w:lineRule="auto"/>
        <w:ind w:right="14" w:firstLine="408"/>
        <w:rPr>
          <w:rFonts w:ascii="Noto Sans TC" w:eastAsia="Noto Sans TC"/>
          <w:sz w:val="20"/>
        </w:rPr>
      </w:pPr>
      <w:r>
        <w:rPr>
          <w:b/>
          <w:color w:val="231F20"/>
          <w:spacing w:val="9"/>
          <w:w w:val="102"/>
          <w:sz w:val="20"/>
        </w:rPr>
        <w:t>會議主席</w:t>
      </w:r>
      <w:r>
        <w:rPr>
          <w:color w:val="231F20"/>
          <w:spacing w:val="10"/>
          <w:w w:val="102"/>
          <w:sz w:val="20"/>
        </w:rPr>
        <w:t>：總監督會得指派一位總監督，擔任會議主席，</w:t>
      </w:r>
      <w:r>
        <w:rPr>
          <w:color w:val="231F20"/>
          <w:spacing w:val="1"/>
          <w:w w:val="102"/>
          <w:sz w:val="20"/>
        </w:rPr>
        <w:t>主持總議會每日之會議。但若未及指派，或指派之總監督缺席時，總</w:t>
      </w:r>
      <w:r>
        <w:rPr>
          <w:color w:val="231F20"/>
          <w:spacing w:val="-6"/>
          <w:w w:val="102"/>
          <w:sz w:val="20"/>
        </w:rPr>
        <w:t>議會得由代表中選出一人擔任臨時主席。</w:t>
      </w:r>
      <w:r>
        <w:rPr>
          <w:rFonts w:ascii="Noto Sans TC" w:eastAsia="Noto Sans TC"/>
          <w:color w:val="231F20"/>
          <w:w w:val="102"/>
          <w:sz w:val="20"/>
        </w:rPr>
        <w:t>（300.1）</w:t>
      </w:r>
    </w:p>
    <w:p w14:paraId="44E1F610" w14:textId="77777777" w:rsidR="003345E9" w:rsidRDefault="007169A0">
      <w:pPr>
        <w:pStyle w:val="a5"/>
        <w:numPr>
          <w:ilvl w:val="1"/>
          <w:numId w:val="1"/>
        </w:numPr>
        <w:tabs>
          <w:tab w:val="left" w:pos="1074"/>
        </w:tabs>
        <w:spacing w:line="204" w:lineRule="auto"/>
        <w:ind w:right="110" w:firstLine="408"/>
        <w:jc w:val="both"/>
        <w:rPr>
          <w:rFonts w:ascii="Noto Sans TC" w:eastAsia="Noto Sans TC"/>
          <w:sz w:val="20"/>
        </w:rPr>
      </w:pPr>
      <w:r>
        <w:rPr>
          <w:b/>
          <w:color w:val="231F20"/>
          <w:spacing w:val="6"/>
          <w:w w:val="102"/>
          <w:sz w:val="20"/>
        </w:rPr>
        <w:t>議事規則</w:t>
      </w:r>
      <w:r>
        <w:rPr>
          <w:color w:val="231F20"/>
          <w:spacing w:val="7"/>
          <w:w w:val="102"/>
          <w:sz w:val="20"/>
        </w:rPr>
        <w:t>：總議會應採納議事規則來治理其組織型態、會</w:t>
      </w:r>
      <w:r>
        <w:rPr>
          <w:color w:val="231F20"/>
          <w:w w:val="102"/>
          <w:sz w:val="20"/>
        </w:rPr>
        <w:t>議程序、各種委員會，以及其他有關事物之處理。總議會應審斷人員</w:t>
      </w:r>
      <w:r>
        <w:rPr>
          <w:color w:val="231F20"/>
          <w:spacing w:val="-15"/>
          <w:w w:val="102"/>
          <w:sz w:val="20"/>
        </w:rPr>
        <w:t>之選舉及資格。</w:t>
      </w:r>
      <w:r>
        <w:rPr>
          <w:rFonts w:ascii="Noto Sans TC" w:eastAsia="Noto Sans TC"/>
          <w:color w:val="231F20"/>
          <w:w w:val="102"/>
          <w:sz w:val="20"/>
        </w:rPr>
        <w:t>（300.2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300.3）</w:t>
      </w:r>
    </w:p>
    <w:p w14:paraId="2BA9ABD1" w14:textId="77777777" w:rsidR="003345E9" w:rsidRDefault="007169A0">
      <w:pPr>
        <w:pStyle w:val="a5"/>
        <w:numPr>
          <w:ilvl w:val="1"/>
          <w:numId w:val="1"/>
        </w:numPr>
        <w:tabs>
          <w:tab w:val="left" w:pos="1073"/>
        </w:tabs>
        <w:spacing w:line="204" w:lineRule="auto"/>
        <w:ind w:right="15" w:firstLine="408"/>
        <w:jc w:val="both"/>
        <w:rPr>
          <w:rFonts w:ascii="Noto Sans TC" w:eastAsia="Noto Sans TC"/>
          <w:sz w:val="20"/>
        </w:rPr>
      </w:pPr>
      <w:r>
        <w:rPr>
          <w:b/>
          <w:color w:val="231F20"/>
          <w:spacing w:val="2"/>
          <w:w w:val="102"/>
          <w:sz w:val="20"/>
        </w:rPr>
        <w:t>總上訴法庭</w:t>
      </w:r>
      <w:r>
        <w:rPr>
          <w:color w:val="231F20"/>
          <w:w w:val="102"/>
          <w:sz w:val="20"/>
        </w:rPr>
        <w:t>：總議會應由宣聖會會友中，選出合適之人士，組成一</w:t>
      </w:r>
      <w:r>
        <w:rPr>
          <w:b/>
          <w:color w:val="231F20"/>
          <w:w w:val="102"/>
          <w:sz w:val="20"/>
        </w:rPr>
        <w:t>總上訴法庭</w:t>
      </w:r>
      <w:r>
        <w:rPr>
          <w:color w:val="231F20"/>
          <w:spacing w:val="-8"/>
          <w:w w:val="102"/>
          <w:sz w:val="20"/>
        </w:rPr>
        <w:t>，並訂定其司法權力之範圍。</w:t>
      </w:r>
      <w:r>
        <w:rPr>
          <w:rFonts w:ascii="Noto Sans TC" w:eastAsia="Noto Sans TC"/>
          <w:color w:val="231F20"/>
          <w:w w:val="102"/>
          <w:sz w:val="20"/>
        </w:rPr>
        <w:t>（305.7）</w:t>
      </w:r>
    </w:p>
    <w:p w14:paraId="273128E6" w14:textId="77777777" w:rsidR="003345E9" w:rsidRDefault="007169A0">
      <w:pPr>
        <w:pStyle w:val="3"/>
        <w:numPr>
          <w:ilvl w:val="1"/>
          <w:numId w:val="1"/>
        </w:numPr>
        <w:tabs>
          <w:tab w:val="left" w:pos="1072"/>
        </w:tabs>
        <w:spacing w:line="310" w:lineRule="exact"/>
        <w:ind w:left="1072" w:hanging="544"/>
        <w:jc w:val="both"/>
        <w:rPr>
          <w:b w:val="0"/>
        </w:rPr>
      </w:pPr>
      <w:r>
        <w:rPr>
          <w:color w:val="231F20"/>
        </w:rPr>
        <w:t>權力與限制</w:t>
      </w:r>
      <w:r>
        <w:rPr>
          <w:b w:val="0"/>
          <w:color w:val="231F20"/>
          <w:spacing w:val="-10"/>
        </w:rPr>
        <w:t>：</w:t>
      </w:r>
    </w:p>
    <w:p w14:paraId="23FACD55" w14:textId="77777777" w:rsidR="003345E9" w:rsidRDefault="007169A0">
      <w:pPr>
        <w:pStyle w:val="a3"/>
        <w:spacing w:before="6" w:line="204" w:lineRule="auto"/>
        <w:ind w:left="1020" w:right="117" w:hanging="408"/>
        <w:jc w:val="both"/>
        <w:rPr>
          <w:rFonts w:ascii="Noto Sans TC" w:eastAsia="Noto Sans TC" w:hAnsi="Noto Sans TC"/>
        </w:rPr>
      </w:pPr>
      <w:r>
        <w:rPr>
          <w:color w:val="231F20"/>
        </w:rPr>
        <w:t>➀</w:t>
      </w:r>
      <w:r>
        <w:rPr>
          <w:color w:val="231F20"/>
          <w:spacing w:val="80"/>
          <w:w w:val="150"/>
        </w:rPr>
        <w:t xml:space="preserve"> </w:t>
      </w:r>
      <w:r>
        <w:rPr>
          <w:color w:val="231F20"/>
        </w:rPr>
        <w:t>總議會有權為宣聖會制定法律，為各部門及其相關之事物訂</w:t>
      </w:r>
      <w:r>
        <w:rPr>
          <w:color w:val="231F20"/>
          <w:spacing w:val="-5"/>
        </w:rPr>
        <w:t>定規則條例，但不得與本會之教會會章相抵觸。</w:t>
      </w:r>
      <w:r>
        <w:rPr>
          <w:rFonts w:ascii="Noto Sans TC" w:eastAsia="Noto Sans TC" w:hAnsi="Noto Sans TC"/>
          <w:color w:val="231F20"/>
          <w:spacing w:val="-2"/>
        </w:rPr>
        <w:t>（300，305</w:t>
      </w:r>
    </w:p>
    <w:p w14:paraId="67A3FE2F" w14:textId="77777777" w:rsidR="003345E9" w:rsidRDefault="007169A0">
      <w:pPr>
        <w:pStyle w:val="a3"/>
        <w:spacing w:line="311" w:lineRule="exact"/>
        <w:ind w:left="1020"/>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305.8）</w:t>
      </w:r>
    </w:p>
    <w:p w14:paraId="195B35C8" w14:textId="77777777" w:rsidR="003345E9" w:rsidRDefault="007169A0">
      <w:pPr>
        <w:pStyle w:val="a3"/>
        <w:spacing w:before="11" w:line="204" w:lineRule="auto"/>
        <w:ind w:left="1020" w:right="118" w:hanging="408"/>
        <w:jc w:val="both"/>
        <w:rPr>
          <w:rFonts w:ascii="Noto Sans TC" w:eastAsia="Noto Sans TC" w:hAnsi="Noto Sans TC"/>
        </w:rPr>
      </w:pPr>
      <w:r>
        <w:rPr>
          <w:b/>
          <w:color w:val="231F20"/>
        </w:rPr>
        <w:t>➁</w:t>
      </w:r>
      <w:r>
        <w:rPr>
          <w:b/>
          <w:color w:val="231F20"/>
          <w:spacing w:val="80"/>
          <w:w w:val="150"/>
        </w:rPr>
        <w:t xml:space="preserve"> </w:t>
      </w:r>
      <w:r>
        <w:rPr>
          <w:color w:val="231F20"/>
        </w:rPr>
        <w:t>不可剝奪地方教會聘請其座堂牧師之權利，但有需要時須經</w:t>
      </w:r>
      <w:r>
        <w:rPr>
          <w:color w:val="231F20"/>
          <w:spacing w:val="-17"/>
        </w:rPr>
        <w:t>總議會之批准。</w:t>
      </w:r>
      <w:r>
        <w:rPr>
          <w:rFonts w:ascii="Noto Sans TC" w:eastAsia="Noto Sans TC" w:hAnsi="Noto Sans TC"/>
          <w:color w:val="231F20"/>
          <w:spacing w:val="-2"/>
        </w:rPr>
        <w:t>（117）</w:t>
      </w:r>
    </w:p>
    <w:p w14:paraId="5B2AF1ED" w14:textId="77777777" w:rsidR="003345E9" w:rsidRDefault="007169A0">
      <w:pPr>
        <w:pStyle w:val="a3"/>
        <w:spacing w:line="206" w:lineRule="auto"/>
        <w:ind w:left="1020" w:right="116" w:hanging="408"/>
        <w:jc w:val="both"/>
      </w:pPr>
      <w:r>
        <w:rPr>
          <w:color w:val="231F20"/>
        </w:rPr>
        <w:t>➂</w:t>
      </w:r>
      <w:r>
        <w:rPr>
          <w:color w:val="231F20"/>
          <w:spacing w:val="80"/>
          <w:w w:val="150"/>
        </w:rPr>
        <w:t xml:space="preserve"> </w:t>
      </w:r>
      <w:r>
        <w:rPr>
          <w:color w:val="231F20"/>
        </w:rPr>
        <w:t>所有地方教會、職員、傳道人及信徒，均永遠有權受公正合</w:t>
      </w:r>
      <w:r>
        <w:rPr>
          <w:color w:val="231F20"/>
          <w:spacing w:val="-2"/>
        </w:rPr>
        <w:t>法的審判，也有上訴之權利。</w:t>
      </w:r>
    </w:p>
    <w:p w14:paraId="198FFAC0"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43934F92" w14:textId="77777777" w:rsidR="003345E9" w:rsidRDefault="007169A0">
      <w:pPr>
        <w:pStyle w:val="a3"/>
        <w:spacing w:before="50"/>
        <w:ind w:left="0"/>
        <w:jc w:val="center"/>
      </w:pPr>
      <w:r>
        <w:rPr>
          <w:color w:val="231F20"/>
          <w:spacing w:val="-5"/>
        </w:rPr>
        <w:lastRenderedPageBreak/>
        <w:t>教會</w:t>
      </w:r>
    </w:p>
    <w:p w14:paraId="05607A3F" w14:textId="77777777" w:rsidR="003345E9" w:rsidRDefault="007169A0">
      <w:pPr>
        <w:pStyle w:val="3"/>
        <w:spacing w:before="204"/>
        <w:ind w:left="0"/>
        <w:jc w:val="center"/>
      </w:pPr>
      <w:r>
        <w:rPr>
          <w:color w:val="231F20"/>
          <w:spacing w:val="-2"/>
        </w:rPr>
        <w:t>會章之修訂</w:t>
      </w:r>
    </w:p>
    <w:p w14:paraId="613E6D12" w14:textId="77777777" w:rsidR="003345E9" w:rsidRDefault="007169A0">
      <w:pPr>
        <w:pStyle w:val="a5"/>
        <w:numPr>
          <w:ilvl w:val="0"/>
          <w:numId w:val="1"/>
        </w:numPr>
        <w:tabs>
          <w:tab w:val="left" w:pos="887"/>
        </w:tabs>
        <w:spacing w:before="9" w:line="206" w:lineRule="auto"/>
        <w:ind w:right="112" w:firstLine="408"/>
        <w:jc w:val="both"/>
        <w:rPr>
          <w:sz w:val="20"/>
        </w:rPr>
      </w:pPr>
      <w:r>
        <w:rPr>
          <w:color w:val="231F20"/>
          <w:spacing w:val="5"/>
          <w:w w:val="102"/>
          <w:sz w:val="20"/>
        </w:rPr>
        <w:t>本會章經總議會代表以三分之二現場投票數表決通過，並經</w:t>
      </w:r>
      <w:r>
        <w:rPr>
          <w:color w:val="231F20"/>
          <w:spacing w:val="3"/>
          <w:w w:val="102"/>
          <w:sz w:val="20"/>
        </w:rPr>
        <w:t>宣聖會所有正式或宣道地區議會以三分之二之票數通過後，得以修訂</w:t>
      </w:r>
      <w:r>
        <w:rPr>
          <w:color w:val="231F20"/>
          <w:spacing w:val="1"/>
          <w:w w:val="102"/>
          <w:sz w:val="20"/>
        </w:rPr>
        <w:t>或廢除。每一會章之修訂應經由所有第二期及第三期地區議會以三分</w:t>
      </w:r>
      <w:r>
        <w:rPr>
          <w:color w:val="231F20"/>
          <w:w w:val="102"/>
          <w:sz w:val="20"/>
        </w:rPr>
        <w:t>二之多數票通過。不論總議會或任何正式及宣道地區議會，均有權提出修訂之建議。當修訂案被採納通過列入本會章後，總監督會應即宣佈公告，該修訂之修正案便告生效。</w:t>
      </w:r>
    </w:p>
    <w:p w14:paraId="32EB2F7F" w14:textId="77777777" w:rsidR="003345E9" w:rsidRDefault="007169A0">
      <w:pPr>
        <w:pStyle w:val="a5"/>
        <w:numPr>
          <w:ilvl w:val="0"/>
          <w:numId w:val="1"/>
        </w:numPr>
        <w:tabs>
          <w:tab w:val="left" w:pos="885"/>
        </w:tabs>
        <w:spacing w:line="206" w:lineRule="auto"/>
        <w:ind w:right="15" w:firstLine="408"/>
        <w:rPr>
          <w:sz w:val="20"/>
        </w:rPr>
      </w:pPr>
      <w:r>
        <w:rPr>
          <w:color w:val="231F20"/>
          <w:spacing w:val="-47"/>
          <w:w w:val="102"/>
          <w:sz w:val="20"/>
        </w:rPr>
        <w:t>信條</w:t>
      </w:r>
      <w:r>
        <w:rPr>
          <w:color w:val="231F20"/>
          <w:w w:val="102"/>
          <w:sz w:val="20"/>
        </w:rPr>
        <w:t>（</w:t>
      </w:r>
      <w:r>
        <w:rPr>
          <w:rFonts w:ascii="Noto Sans TC" w:eastAsia="Noto Sans TC"/>
          <w:color w:val="231F20"/>
          <w:w w:val="102"/>
          <w:sz w:val="20"/>
        </w:rPr>
        <w:t>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16.2</w:t>
      </w:r>
      <w:r>
        <w:rPr>
          <w:rFonts w:ascii="Noto Sans TC" w:eastAsia="Noto Sans TC"/>
          <w:color w:val="231F20"/>
          <w:spacing w:val="6"/>
          <w:sz w:val="20"/>
        </w:rPr>
        <w:t xml:space="preserve"> </w:t>
      </w:r>
      <w:r>
        <w:rPr>
          <w:color w:val="231F20"/>
          <w:w w:val="102"/>
          <w:sz w:val="20"/>
        </w:rPr>
        <w:t>條</w:t>
      </w:r>
      <w:r>
        <w:rPr>
          <w:color w:val="231F20"/>
          <w:spacing w:val="-94"/>
          <w:w w:val="102"/>
          <w:sz w:val="20"/>
        </w:rPr>
        <w:t>）</w:t>
      </w:r>
      <w:r>
        <w:rPr>
          <w:color w:val="231F20"/>
          <w:spacing w:val="-1"/>
          <w:w w:val="102"/>
          <w:sz w:val="20"/>
        </w:rPr>
        <w:t>修訂決議案必須由總議會向總監督會提出，</w:t>
      </w:r>
      <w:r>
        <w:rPr>
          <w:color w:val="231F20"/>
          <w:spacing w:val="4"/>
          <w:w w:val="102"/>
          <w:sz w:val="20"/>
        </w:rPr>
        <w:t>經由總監督會所委任具有全球教會代表性的神學家及被按立之教牧所</w:t>
      </w:r>
      <w:r>
        <w:rPr>
          <w:color w:val="231F20"/>
          <w:spacing w:val="3"/>
          <w:w w:val="102"/>
          <w:sz w:val="20"/>
        </w:rPr>
        <w:t>組成的研究委員會作檢閱，再於下屆總議會中報告對此項修訂是否推</w:t>
      </w:r>
      <w:r>
        <w:rPr>
          <w:color w:val="231F20"/>
          <w:w w:val="102"/>
          <w:sz w:val="20"/>
        </w:rPr>
        <w:t>薦或另有決議。</w:t>
      </w:r>
    </w:p>
    <w:p w14:paraId="0389DA75"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5A8E5A4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22A09DF"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第三篇</w:t>
      </w:r>
    </w:p>
    <w:p w14:paraId="41C96CB4" w14:textId="77777777" w:rsidR="003345E9" w:rsidRDefault="007169A0">
      <w:pPr>
        <w:pStyle w:val="1"/>
        <w:spacing w:before="113"/>
      </w:pPr>
      <w:r>
        <w:rPr>
          <w:color w:val="231F20"/>
          <w:spacing w:val="-2"/>
        </w:rPr>
        <w:t>基督徒行為公約</w:t>
      </w:r>
    </w:p>
    <w:p w14:paraId="675C142C" w14:textId="77777777" w:rsidR="003345E9" w:rsidRDefault="007169A0">
      <w:pPr>
        <w:spacing w:before="164"/>
        <w:ind w:left="528"/>
        <w:rPr>
          <w:rFonts w:ascii="Noto Serif TC ExtraBold" w:eastAsia="Noto Serif TC ExtraBold"/>
          <w:b/>
          <w:sz w:val="24"/>
        </w:rPr>
      </w:pPr>
      <w:r>
        <w:rPr>
          <w:rFonts w:ascii="Noto Serif TC ExtraBold" w:eastAsia="Noto Serif TC ExtraBold"/>
          <w:b/>
          <w:color w:val="231F20"/>
          <w:spacing w:val="-2"/>
          <w:sz w:val="24"/>
        </w:rPr>
        <w:t>一、基督徒生活</w:t>
      </w:r>
    </w:p>
    <w:p w14:paraId="527ED392" w14:textId="77777777" w:rsidR="003345E9" w:rsidRDefault="007169A0">
      <w:pPr>
        <w:spacing w:before="111" w:line="300" w:lineRule="auto"/>
        <w:ind w:left="528" w:right="3551"/>
        <w:rPr>
          <w:rFonts w:ascii="Noto Serif TC ExtraBold" w:eastAsia="Noto Serif TC ExtraBold"/>
          <w:b/>
          <w:sz w:val="24"/>
        </w:rPr>
      </w:pPr>
      <w:r>
        <w:rPr>
          <w:rFonts w:ascii="Noto Serif TC ExtraBold" w:eastAsia="Noto Serif TC ExtraBold"/>
          <w:b/>
          <w:color w:val="231F20"/>
          <w:spacing w:val="-2"/>
          <w:sz w:val="24"/>
        </w:rPr>
        <w:t>二、人類生命之尊嚴</w:t>
      </w:r>
      <w:r>
        <w:rPr>
          <w:rFonts w:ascii="Noto Serif TC ExtraBold" w:eastAsia="Noto Serif TC ExtraBold"/>
          <w:b/>
          <w:color w:val="231F20"/>
          <w:spacing w:val="40"/>
          <w:sz w:val="24"/>
        </w:rPr>
        <w:t xml:space="preserve"> </w:t>
      </w:r>
      <w:r>
        <w:rPr>
          <w:rFonts w:ascii="Noto Serif TC ExtraBold" w:eastAsia="Noto Serif TC ExtraBold"/>
          <w:b/>
          <w:color w:val="231F20"/>
          <w:spacing w:val="-2"/>
          <w:sz w:val="24"/>
        </w:rPr>
        <w:t>三、人類性行為和婚姻四、基督徒的管家職份五、教會職員</w:t>
      </w:r>
    </w:p>
    <w:p w14:paraId="66875DFB" w14:textId="77777777" w:rsidR="003345E9" w:rsidRDefault="007169A0">
      <w:pPr>
        <w:spacing w:line="446" w:lineRule="exact"/>
        <w:ind w:left="528"/>
        <w:rPr>
          <w:rFonts w:ascii="Noto Serif TC ExtraBold" w:eastAsia="Noto Serif TC ExtraBold"/>
          <w:b/>
          <w:sz w:val="24"/>
        </w:rPr>
      </w:pPr>
      <w:r>
        <w:rPr>
          <w:rFonts w:ascii="Noto Serif TC ExtraBold" w:eastAsia="Noto Serif TC ExtraBold"/>
          <w:b/>
          <w:color w:val="231F20"/>
          <w:spacing w:val="-2"/>
          <w:sz w:val="24"/>
        </w:rPr>
        <w:t>六、開會規則</w:t>
      </w:r>
    </w:p>
    <w:p w14:paraId="722D4D22" w14:textId="77777777" w:rsidR="003345E9" w:rsidRDefault="007169A0">
      <w:pPr>
        <w:spacing w:before="112"/>
        <w:ind w:left="528"/>
        <w:rPr>
          <w:rFonts w:ascii="Noto Serif TC ExtraBold" w:eastAsia="Noto Serif TC ExtraBold"/>
          <w:b/>
          <w:sz w:val="24"/>
        </w:rPr>
      </w:pPr>
      <w:r>
        <w:rPr>
          <w:rFonts w:ascii="Noto Serif TC ExtraBold" w:eastAsia="Noto Serif TC ExtraBold"/>
          <w:b/>
          <w:color w:val="231F20"/>
          <w:spacing w:val="-1"/>
          <w:sz w:val="24"/>
        </w:rPr>
        <w:t>七、基督徒行為公約之修訂</w:t>
      </w:r>
    </w:p>
    <w:p w14:paraId="4EF50138" w14:textId="77777777" w:rsidR="003345E9" w:rsidRDefault="003345E9">
      <w:pPr>
        <w:rPr>
          <w:rFonts w:ascii="Noto Serif TC ExtraBold" w:eastAsia="Noto Serif TC ExtraBold"/>
          <w:b/>
          <w:sz w:val="24"/>
        </w:rPr>
        <w:sectPr w:rsidR="003345E9">
          <w:pgSz w:w="8640" w:h="12960"/>
          <w:pgMar w:top="480" w:right="1080" w:bottom="1180" w:left="1080" w:header="0" w:footer="997" w:gutter="0"/>
          <w:cols w:space="720"/>
        </w:sectPr>
      </w:pPr>
    </w:p>
    <w:p w14:paraId="283CA287" w14:textId="77777777" w:rsidR="003345E9" w:rsidRDefault="007169A0">
      <w:pPr>
        <w:pStyle w:val="a3"/>
        <w:spacing w:before="50"/>
        <w:ind w:left="0"/>
        <w:jc w:val="center"/>
      </w:pPr>
      <w:r>
        <w:rPr>
          <w:color w:val="231F20"/>
          <w:spacing w:val="-2"/>
        </w:rPr>
        <w:lastRenderedPageBreak/>
        <w:t>組織與治理體制條例</w:t>
      </w:r>
    </w:p>
    <w:p w14:paraId="3933DF13" w14:textId="77777777" w:rsidR="003345E9" w:rsidRDefault="007169A0">
      <w:pPr>
        <w:pStyle w:val="3"/>
        <w:spacing w:before="204"/>
        <w:ind w:left="2525"/>
      </w:pPr>
      <w:r>
        <w:rPr>
          <w:color w:val="231F20"/>
          <w:spacing w:val="-2"/>
        </w:rPr>
        <w:t>一、基督徒生活</w:t>
      </w:r>
    </w:p>
    <w:p w14:paraId="1601A110" w14:textId="77777777" w:rsidR="003345E9" w:rsidRDefault="007169A0">
      <w:pPr>
        <w:pStyle w:val="a5"/>
        <w:numPr>
          <w:ilvl w:val="0"/>
          <w:numId w:val="1"/>
        </w:numPr>
        <w:tabs>
          <w:tab w:val="left" w:pos="905"/>
        </w:tabs>
        <w:spacing w:before="9" w:line="206" w:lineRule="auto"/>
        <w:ind w:left="119" w:right="16" w:firstLine="408"/>
        <w:rPr>
          <w:sz w:val="20"/>
        </w:rPr>
      </w:pPr>
      <w:r>
        <w:rPr>
          <w:color w:val="231F20"/>
          <w:spacing w:val="8"/>
          <w:w w:val="102"/>
          <w:sz w:val="20"/>
        </w:rPr>
        <w:t>本會歡喜快樂地傳講藉著耶穌基督可以找著新生命的福音，</w:t>
      </w:r>
      <w:r>
        <w:rPr>
          <w:color w:val="231F20"/>
          <w:spacing w:val="3"/>
          <w:w w:val="102"/>
          <w:sz w:val="20"/>
        </w:rPr>
        <w:t>聖經起於神創造的美好工作，因著罪的發生並持續地增加其毀滅性的</w:t>
      </w:r>
      <w:r>
        <w:rPr>
          <w:color w:val="231F20"/>
          <w:spacing w:val="-16"/>
          <w:w w:val="102"/>
          <w:sz w:val="20"/>
        </w:rPr>
        <w:t>影響；然而因為神的恩典與慈愛，神持續地工作以挽回罪所帶來的破壞，</w:t>
      </w:r>
    </w:p>
    <w:p w14:paraId="578CAF63" w14:textId="77777777" w:rsidR="003345E9" w:rsidRDefault="007169A0">
      <w:pPr>
        <w:pStyle w:val="a3"/>
        <w:spacing w:line="206" w:lineRule="auto"/>
        <w:ind w:left="119" w:right="15" w:hanging="102"/>
      </w:pPr>
      <w:r>
        <w:rPr>
          <w:color w:val="231F20"/>
          <w:w w:val="102"/>
        </w:rPr>
        <w:t>『神全然的救贖計畫已在福音的好消息中啟示出來，使神在基督裡讓自己與世人和好。若有人在基督裏，他就是新造的人，舊事已過，都變</w:t>
      </w:r>
      <w:r>
        <w:rPr>
          <w:color w:val="231F20"/>
          <w:spacing w:val="-13"/>
          <w:w w:val="102"/>
        </w:rPr>
        <w:t>成新的了。』(</w:t>
      </w:r>
      <w:r>
        <w:rPr>
          <w:color w:val="231F20"/>
        </w:rPr>
        <w:t xml:space="preserve"> </w:t>
      </w:r>
      <w:r>
        <w:rPr>
          <w:color w:val="231F20"/>
          <w:spacing w:val="2"/>
          <w:w w:val="102"/>
        </w:rPr>
        <w:t>林後五</w:t>
      </w:r>
      <w:r>
        <w:rPr>
          <w:color w:val="231F20"/>
        </w:rPr>
        <w:t xml:space="preserve"> </w:t>
      </w:r>
      <w:r>
        <w:rPr>
          <w:color w:val="231F20"/>
          <w:w w:val="102"/>
        </w:rPr>
        <w:t>17-19)</w:t>
      </w:r>
      <w:r>
        <w:rPr>
          <w:color w:val="231F20"/>
          <w:spacing w:val="3"/>
          <w:w w:val="102"/>
        </w:rPr>
        <w:t>，神恢復的工作呼召他的百姓在當下體現並見證所得到的新生命。基督徒生命的呼召使門徒將自己的全人—身、</w:t>
      </w:r>
      <w:r>
        <w:rPr>
          <w:color w:val="231F20"/>
          <w:spacing w:val="-24"/>
          <w:w w:val="102"/>
        </w:rPr>
        <w:t>心、靈以抉擇及委身回應神轉化的恩典。因此要『將身體獻上，當作活祭，</w:t>
      </w:r>
      <w:r>
        <w:rPr>
          <w:color w:val="231F20"/>
          <w:spacing w:val="1"/>
          <w:w w:val="102"/>
        </w:rPr>
        <w:t>是聖潔的，是神所喜悅的；你們如此事奉乃是理所當然的。不要效法</w:t>
      </w:r>
      <w:r>
        <w:rPr>
          <w:color w:val="231F20"/>
          <w:spacing w:val="2"/>
          <w:w w:val="102"/>
        </w:rPr>
        <w:t>這個世界，只要心意更新而變化，叫你們察驗何為神的善良、純全、</w:t>
      </w:r>
      <w:r>
        <w:rPr>
          <w:color w:val="231F20"/>
          <w:spacing w:val="-12"/>
          <w:w w:val="102"/>
        </w:rPr>
        <w:t>可喜悅的旨意。』</w:t>
      </w:r>
    </w:p>
    <w:p w14:paraId="4B315B3B" w14:textId="77777777" w:rsidR="003345E9" w:rsidRDefault="007169A0">
      <w:pPr>
        <w:spacing w:before="53" w:line="199" w:lineRule="auto"/>
        <w:ind w:left="780" w:right="599" w:hanging="90"/>
        <w:rPr>
          <w:sz w:val="18"/>
        </w:rPr>
      </w:pPr>
      <w:r>
        <w:rPr>
          <w:color w:val="231F20"/>
          <w:sz w:val="18"/>
        </w:rPr>
        <w:t>（</w:t>
      </w:r>
      <w:r>
        <w:rPr>
          <w:color w:val="231F20"/>
          <w:spacing w:val="-2"/>
          <w:sz w:val="18"/>
        </w:rPr>
        <w:t xml:space="preserve">羅馬書十二 </w:t>
      </w:r>
      <w:r>
        <w:rPr>
          <w:color w:val="231F20"/>
          <w:sz w:val="18"/>
        </w:rPr>
        <w:t>1b-2b；</w:t>
      </w:r>
      <w:r>
        <w:rPr>
          <w:color w:val="231F20"/>
          <w:spacing w:val="-2"/>
          <w:sz w:val="18"/>
        </w:rPr>
        <w:t xml:space="preserve">以弗所書四 </w:t>
      </w:r>
      <w:r>
        <w:rPr>
          <w:color w:val="231F20"/>
          <w:sz w:val="18"/>
        </w:rPr>
        <w:t>22-24；</w:t>
      </w:r>
      <w:r>
        <w:rPr>
          <w:color w:val="231F20"/>
          <w:spacing w:val="-2"/>
          <w:sz w:val="18"/>
        </w:rPr>
        <w:t xml:space="preserve">歌羅西書三 </w:t>
      </w:r>
      <w:r>
        <w:rPr>
          <w:color w:val="231F20"/>
          <w:sz w:val="18"/>
        </w:rPr>
        <w:t>9-11；帖撒羅尼迦前書五 23-24）</w:t>
      </w:r>
    </w:p>
    <w:p w14:paraId="3F85C059" w14:textId="77777777" w:rsidR="003345E9" w:rsidRDefault="007169A0">
      <w:pPr>
        <w:pStyle w:val="a5"/>
        <w:numPr>
          <w:ilvl w:val="1"/>
          <w:numId w:val="1"/>
        </w:numPr>
        <w:tabs>
          <w:tab w:val="left" w:pos="1090"/>
        </w:tabs>
        <w:spacing w:before="52" w:line="206" w:lineRule="auto"/>
        <w:ind w:right="16" w:firstLine="408"/>
        <w:rPr>
          <w:sz w:val="20"/>
        </w:rPr>
      </w:pPr>
      <w:r>
        <w:rPr>
          <w:b/>
          <w:color w:val="231F20"/>
          <w:spacing w:val="6"/>
          <w:w w:val="102"/>
          <w:sz w:val="20"/>
        </w:rPr>
        <w:t>神的子民承諾堅守在舊約和新約中的恆久聖經真理。</w:t>
      </w:r>
      <w:r>
        <w:rPr>
          <w:color w:val="231F20"/>
          <w:spacing w:val="7"/>
          <w:w w:val="102"/>
          <w:sz w:val="20"/>
        </w:rPr>
        <w:t>我們</w:t>
      </w:r>
      <w:r>
        <w:rPr>
          <w:color w:val="231F20"/>
          <w:spacing w:val="1"/>
          <w:w w:val="102"/>
          <w:sz w:val="20"/>
        </w:rPr>
        <w:t>認為十誡，如同在耶穌基督的教導中所重申，並在大誡命和登山寶訓</w:t>
      </w:r>
      <w:r>
        <w:rPr>
          <w:color w:val="231F20"/>
          <w:spacing w:val="-17"/>
          <w:w w:val="102"/>
          <w:sz w:val="20"/>
        </w:rPr>
        <w:t>中體現，構成了基督教的基本倫理。我們認為在每個特定的文化背景中，</w:t>
      </w:r>
      <w:r>
        <w:rPr>
          <w:color w:val="231F20"/>
          <w:spacing w:val="3"/>
          <w:w w:val="102"/>
          <w:sz w:val="20"/>
        </w:rPr>
        <w:t>我們都迫切需要尋求聖靈的引導和基督信仰傳統的智慧，去活出像基</w:t>
      </w:r>
      <w:r>
        <w:rPr>
          <w:color w:val="231F20"/>
          <w:w w:val="102"/>
          <w:sz w:val="20"/>
        </w:rPr>
        <w:t>督的生命。</w:t>
      </w:r>
    </w:p>
    <w:p w14:paraId="0930EEFA" w14:textId="77777777" w:rsidR="003345E9" w:rsidRDefault="007169A0">
      <w:pPr>
        <w:spacing w:before="21" w:line="335" w:lineRule="exact"/>
        <w:ind w:left="690"/>
        <w:rPr>
          <w:sz w:val="18"/>
        </w:rPr>
      </w:pPr>
      <w:r>
        <w:rPr>
          <w:color w:val="231F20"/>
          <w:sz w:val="18"/>
        </w:rPr>
        <w:t>（</w:t>
      </w:r>
      <w:r>
        <w:rPr>
          <w:color w:val="231F20"/>
          <w:spacing w:val="-1"/>
          <w:sz w:val="18"/>
        </w:rPr>
        <w:t xml:space="preserve">約翰福音十四 </w:t>
      </w:r>
      <w:r>
        <w:rPr>
          <w:color w:val="231F20"/>
          <w:sz w:val="18"/>
        </w:rPr>
        <w:t>26;</w:t>
      </w:r>
      <w:r>
        <w:rPr>
          <w:color w:val="231F20"/>
          <w:spacing w:val="-2"/>
          <w:sz w:val="18"/>
        </w:rPr>
        <w:t xml:space="preserve"> 十六 </w:t>
      </w:r>
      <w:r>
        <w:rPr>
          <w:color w:val="231F20"/>
          <w:spacing w:val="-5"/>
          <w:sz w:val="18"/>
        </w:rPr>
        <w:t>13)</w:t>
      </w:r>
    </w:p>
    <w:p w14:paraId="354C9BBA" w14:textId="77777777" w:rsidR="003345E9" w:rsidRDefault="007169A0">
      <w:pPr>
        <w:pStyle w:val="a5"/>
        <w:numPr>
          <w:ilvl w:val="1"/>
          <w:numId w:val="1"/>
        </w:numPr>
        <w:tabs>
          <w:tab w:val="left" w:pos="1094"/>
        </w:tabs>
        <w:spacing w:before="35" w:line="206" w:lineRule="auto"/>
        <w:ind w:right="17" w:firstLine="408"/>
        <w:rPr>
          <w:sz w:val="20"/>
        </w:rPr>
      </w:pPr>
      <w:r>
        <w:rPr>
          <w:b/>
          <w:color w:val="231F20"/>
          <w:spacing w:val="11"/>
          <w:w w:val="102"/>
          <w:sz w:val="20"/>
        </w:rPr>
        <w:t>神邀請我們透過全人的委身參與到祂恢復的工作。</w:t>
      </w:r>
      <w:r>
        <w:rPr>
          <w:color w:val="231F20"/>
          <w:spacing w:val="-2"/>
          <w:w w:val="102"/>
          <w:sz w:val="20"/>
        </w:rPr>
        <w:t>因此，</w:t>
      </w:r>
      <w:r>
        <w:rPr>
          <w:color w:val="231F20"/>
          <w:spacing w:val="-10"/>
          <w:w w:val="102"/>
          <w:sz w:val="20"/>
        </w:rPr>
        <w:t>我們共同的信念是，基督徒的生活意味著不斷地「穿上」，並「放下」。</w:t>
      </w:r>
      <w:r>
        <w:rPr>
          <w:color w:val="231F20"/>
          <w:spacing w:val="2"/>
          <w:w w:val="102"/>
          <w:sz w:val="20"/>
        </w:rPr>
        <w:t>這些操練通常是必須有所犧牲的，並塑造我們一生在世上作見證。當</w:t>
      </w:r>
      <w:r>
        <w:rPr>
          <w:color w:val="231F20"/>
          <w:w w:val="102"/>
          <w:sz w:val="20"/>
        </w:rPr>
        <w:t>信徒在辨別和回應神要我們活在基督裡的呼召時，這些有意識的、並</w:t>
      </w:r>
      <w:r>
        <w:rPr>
          <w:color w:val="231F20"/>
          <w:spacing w:val="1"/>
          <w:w w:val="102"/>
          <w:sz w:val="20"/>
        </w:rPr>
        <w:t>隨著時間逐漸發展的操練,</w:t>
      </w:r>
      <w:r>
        <w:rPr>
          <w:color w:val="231F20"/>
          <w:spacing w:val="-24"/>
          <w:sz w:val="20"/>
        </w:rPr>
        <w:t xml:space="preserve"> </w:t>
      </w:r>
      <w:r>
        <w:rPr>
          <w:color w:val="231F20"/>
          <w:spacing w:val="-5"/>
          <w:w w:val="102"/>
          <w:sz w:val="20"/>
        </w:rPr>
        <w:t>會驅使信徒朝著基督的樣式不斷成長。因此:</w:t>
      </w:r>
    </w:p>
    <w:p w14:paraId="56FEFD2B" w14:textId="77777777" w:rsidR="003345E9" w:rsidRDefault="007169A0">
      <w:pPr>
        <w:spacing w:before="21" w:line="308" w:lineRule="exact"/>
        <w:ind w:left="780"/>
        <w:rPr>
          <w:sz w:val="18"/>
        </w:rPr>
      </w:pPr>
      <w:r>
        <w:rPr>
          <w:color w:val="231F20"/>
          <w:sz w:val="18"/>
        </w:rPr>
        <w:t>( 創世記二 1-3;</w:t>
      </w:r>
      <w:r>
        <w:rPr>
          <w:color w:val="231F20"/>
          <w:spacing w:val="3"/>
          <w:sz w:val="18"/>
        </w:rPr>
        <w:t xml:space="preserve"> 出埃及記廿 </w:t>
      </w:r>
      <w:r>
        <w:rPr>
          <w:color w:val="231F20"/>
          <w:sz w:val="18"/>
        </w:rPr>
        <w:t>8-11;</w:t>
      </w:r>
      <w:r>
        <w:rPr>
          <w:color w:val="231F20"/>
          <w:spacing w:val="3"/>
          <w:sz w:val="18"/>
        </w:rPr>
        <w:t xml:space="preserve"> 利未記廿五 </w:t>
      </w:r>
      <w:r>
        <w:rPr>
          <w:color w:val="231F20"/>
          <w:sz w:val="18"/>
        </w:rPr>
        <w:t>1-5;</w:t>
      </w:r>
      <w:r>
        <w:rPr>
          <w:color w:val="231F20"/>
          <w:spacing w:val="1"/>
          <w:sz w:val="18"/>
        </w:rPr>
        <w:t xml:space="preserve"> 帖撒羅尼迦前</w:t>
      </w:r>
    </w:p>
    <w:p w14:paraId="0F434938" w14:textId="77777777" w:rsidR="003345E9" w:rsidRDefault="007169A0">
      <w:pPr>
        <w:spacing w:line="307" w:lineRule="exact"/>
        <w:ind w:left="779"/>
        <w:rPr>
          <w:sz w:val="18"/>
        </w:rPr>
      </w:pPr>
      <w:r>
        <w:rPr>
          <w:color w:val="231F20"/>
          <w:spacing w:val="-1"/>
          <w:sz w:val="18"/>
        </w:rPr>
        <w:t xml:space="preserve">書五 </w:t>
      </w:r>
      <w:r>
        <w:rPr>
          <w:color w:val="231F20"/>
          <w:spacing w:val="-5"/>
          <w:sz w:val="18"/>
        </w:rPr>
        <w:t>23)</w:t>
      </w:r>
    </w:p>
    <w:p w14:paraId="235CA0B8" w14:textId="77777777" w:rsidR="003345E9" w:rsidRDefault="007169A0">
      <w:pPr>
        <w:pStyle w:val="a5"/>
        <w:numPr>
          <w:ilvl w:val="1"/>
          <w:numId w:val="1"/>
        </w:numPr>
        <w:tabs>
          <w:tab w:val="left" w:pos="1090"/>
        </w:tabs>
        <w:spacing w:before="35" w:line="206" w:lineRule="auto"/>
        <w:ind w:right="16" w:firstLine="408"/>
        <w:rPr>
          <w:sz w:val="20"/>
        </w:rPr>
      </w:pPr>
      <w:r>
        <w:rPr>
          <w:b/>
          <w:color w:val="231F20"/>
          <w:spacing w:val="6"/>
          <w:w w:val="102"/>
          <w:sz w:val="20"/>
        </w:rPr>
        <w:t>我們在忠信的教會中呼召人們接受門徒訓練。</w:t>
      </w:r>
      <w:r>
        <w:rPr>
          <w:color w:val="231F20"/>
          <w:spacing w:val="7"/>
          <w:w w:val="102"/>
          <w:sz w:val="20"/>
        </w:rPr>
        <w:t>基督信心社</w:t>
      </w:r>
      <w:r>
        <w:rPr>
          <w:color w:val="231F20"/>
          <w:spacing w:val="1"/>
          <w:w w:val="102"/>
          <w:sz w:val="20"/>
        </w:rPr>
        <w:t>群的責任是栽培、恩慈和問責。作為神的家庭，我們認真地培養孩童</w:t>
      </w:r>
      <w:r>
        <w:rPr>
          <w:color w:val="231F20"/>
          <w:w w:val="102"/>
          <w:sz w:val="20"/>
        </w:rPr>
        <w:t>成為合乎基督的樣式，從出生開始教導他們是耶穌豐盛之愛的受惠者。為了未經歷耶穌之愛的人，我們受召活出神家的風範。</w:t>
      </w:r>
    </w:p>
    <w:p w14:paraId="338E6F3D" w14:textId="77777777" w:rsidR="003345E9" w:rsidRDefault="007169A0">
      <w:pPr>
        <w:spacing w:before="23"/>
        <w:ind w:left="780"/>
        <w:rPr>
          <w:sz w:val="18"/>
        </w:rPr>
      </w:pPr>
      <w:r>
        <w:rPr>
          <w:color w:val="231F20"/>
          <w:spacing w:val="-2"/>
          <w:sz w:val="18"/>
        </w:rPr>
        <w:t xml:space="preserve">( 哥林多前書十二 </w:t>
      </w:r>
      <w:r>
        <w:rPr>
          <w:color w:val="231F20"/>
          <w:sz w:val="18"/>
        </w:rPr>
        <w:t>27-28;</w:t>
      </w:r>
      <w:r>
        <w:rPr>
          <w:color w:val="231F20"/>
          <w:spacing w:val="-1"/>
          <w:sz w:val="18"/>
        </w:rPr>
        <w:t xml:space="preserve"> 以弗所書二 </w:t>
      </w:r>
      <w:r>
        <w:rPr>
          <w:color w:val="231F20"/>
          <w:sz w:val="18"/>
        </w:rPr>
        <w:t>14-</w:t>
      </w:r>
      <w:r>
        <w:rPr>
          <w:color w:val="231F20"/>
          <w:spacing w:val="-5"/>
          <w:sz w:val="18"/>
        </w:rPr>
        <w:t>16)</w:t>
      </w:r>
    </w:p>
    <w:p w14:paraId="7A4E3A11" w14:textId="77777777" w:rsidR="003345E9" w:rsidRDefault="003345E9">
      <w:pPr>
        <w:rPr>
          <w:sz w:val="18"/>
        </w:rPr>
        <w:sectPr w:rsidR="003345E9">
          <w:pgSz w:w="8640" w:h="12960"/>
          <w:pgMar w:top="480" w:right="1080" w:bottom="1180" w:left="1080" w:header="0" w:footer="997" w:gutter="0"/>
          <w:cols w:space="720"/>
        </w:sectPr>
      </w:pPr>
    </w:p>
    <w:p w14:paraId="2616A63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DF49355" w14:textId="77777777" w:rsidR="003345E9" w:rsidRDefault="007169A0">
      <w:pPr>
        <w:pStyle w:val="a5"/>
        <w:numPr>
          <w:ilvl w:val="1"/>
          <w:numId w:val="1"/>
        </w:numPr>
        <w:tabs>
          <w:tab w:val="left" w:pos="1074"/>
        </w:tabs>
        <w:spacing w:before="238" w:line="206" w:lineRule="auto"/>
        <w:ind w:right="111" w:firstLine="408"/>
        <w:jc w:val="both"/>
        <w:rPr>
          <w:sz w:val="20"/>
        </w:rPr>
      </w:pPr>
      <w:r>
        <w:rPr>
          <w:b/>
          <w:color w:val="231F20"/>
          <w:spacing w:val="7"/>
          <w:w w:val="102"/>
          <w:sz w:val="20"/>
        </w:rPr>
        <w:t>我們呼召本會信徒向世界宣告並展示神的恩典和愛。</w:t>
      </w:r>
      <w:r>
        <w:rPr>
          <w:color w:val="231F20"/>
          <w:spacing w:val="4"/>
          <w:w w:val="102"/>
          <w:sz w:val="20"/>
        </w:rPr>
        <w:t>裝備信徒得以充滿和好之愛</w:t>
      </w:r>
      <w:r>
        <w:rPr>
          <w:color w:val="231F20"/>
          <w:spacing w:val="1"/>
          <w:sz w:val="20"/>
        </w:rPr>
        <w:t xml:space="preserve"> </w:t>
      </w:r>
      <w:r>
        <w:rPr>
          <w:color w:val="231F20"/>
          <w:w w:val="102"/>
          <w:sz w:val="20"/>
        </w:rPr>
        <w:t>,</w:t>
      </w:r>
      <w:r>
        <w:rPr>
          <w:color w:val="231F20"/>
          <w:spacing w:val="22"/>
          <w:sz w:val="20"/>
        </w:rPr>
        <w:t xml:space="preserve"> </w:t>
      </w:r>
      <w:r>
        <w:rPr>
          <w:color w:val="231F20"/>
          <w:spacing w:val="3"/>
          <w:w w:val="102"/>
          <w:sz w:val="20"/>
        </w:rPr>
        <w:t>從而在世界中作基督的使者，這是每個教會</w:t>
      </w:r>
      <w:r>
        <w:rPr>
          <w:color w:val="231F20"/>
          <w:spacing w:val="1"/>
          <w:w w:val="102"/>
          <w:sz w:val="20"/>
        </w:rPr>
        <w:t>共同的責任。在態度上、接待他人和與人的關係上，神呼召我們看重</w:t>
      </w:r>
      <w:r>
        <w:rPr>
          <w:color w:val="231F20"/>
          <w:w w:val="102"/>
          <w:sz w:val="20"/>
        </w:rPr>
        <w:t>每一個人。我們作為喜樂的門徒，與他人互動，共同創造一個與神旨意相合的社會。我們的信心惟獨使人生發仁愛才有功效。因此，教會要全心投入照顧、餵養、提供衣物及住所給貧窮和社會邊緣的人。基督徒的聖潔生命應特別為貧窮的、受壓迫的以及不能為自己發聲的人創建一個更公平公義的社會及世界。</w:t>
      </w:r>
    </w:p>
    <w:p w14:paraId="3AC4F28E" w14:textId="77777777" w:rsidR="003345E9" w:rsidRDefault="007169A0">
      <w:pPr>
        <w:spacing w:before="18" w:line="308" w:lineRule="exact"/>
        <w:ind w:left="780"/>
        <w:rPr>
          <w:sz w:val="18"/>
        </w:rPr>
      </w:pPr>
      <w:r>
        <w:rPr>
          <w:color w:val="231F20"/>
          <w:spacing w:val="1"/>
          <w:sz w:val="18"/>
        </w:rPr>
        <w:t xml:space="preserve">( 利未記十九 </w:t>
      </w:r>
      <w:r>
        <w:rPr>
          <w:color w:val="231F20"/>
          <w:sz w:val="18"/>
        </w:rPr>
        <w:t>18,34;</w:t>
      </w:r>
      <w:r>
        <w:rPr>
          <w:color w:val="231F20"/>
          <w:spacing w:val="2"/>
          <w:sz w:val="18"/>
        </w:rPr>
        <w:t xml:space="preserve"> 申命記十五 </w:t>
      </w:r>
      <w:r>
        <w:rPr>
          <w:color w:val="231F20"/>
          <w:sz w:val="18"/>
        </w:rPr>
        <w:t>7-8,11;</w:t>
      </w:r>
      <w:r>
        <w:rPr>
          <w:color w:val="231F20"/>
          <w:spacing w:val="1"/>
          <w:sz w:val="18"/>
        </w:rPr>
        <w:t xml:space="preserve"> 以賽亞書六十一 </w:t>
      </w:r>
      <w:r>
        <w:rPr>
          <w:color w:val="231F20"/>
          <w:sz w:val="18"/>
        </w:rPr>
        <w:t>1; 撒迦</w:t>
      </w:r>
    </w:p>
    <w:p w14:paraId="309A00C9" w14:textId="77777777" w:rsidR="003345E9" w:rsidRDefault="007169A0">
      <w:pPr>
        <w:spacing w:line="280" w:lineRule="exact"/>
        <w:ind w:left="780"/>
        <w:rPr>
          <w:sz w:val="18"/>
        </w:rPr>
      </w:pPr>
      <w:r>
        <w:rPr>
          <w:color w:val="231F20"/>
          <w:spacing w:val="1"/>
          <w:sz w:val="18"/>
        </w:rPr>
        <w:t xml:space="preserve">利亞書九 </w:t>
      </w:r>
      <w:r>
        <w:rPr>
          <w:color w:val="231F20"/>
          <w:sz w:val="18"/>
        </w:rPr>
        <w:t>12;</w:t>
      </w:r>
      <w:r>
        <w:rPr>
          <w:color w:val="231F20"/>
          <w:spacing w:val="1"/>
          <w:sz w:val="18"/>
        </w:rPr>
        <w:t xml:space="preserve"> 馬太福音廿五 </w:t>
      </w:r>
      <w:r>
        <w:rPr>
          <w:color w:val="231F20"/>
          <w:sz w:val="18"/>
        </w:rPr>
        <w:t>34-44</w:t>
      </w:r>
      <w:r>
        <w:rPr>
          <w:color w:val="231F20"/>
          <w:spacing w:val="1"/>
          <w:sz w:val="18"/>
        </w:rPr>
        <w:t xml:space="preserve">; 羅馬書五 </w:t>
      </w:r>
      <w:r>
        <w:rPr>
          <w:color w:val="231F20"/>
          <w:sz w:val="18"/>
        </w:rPr>
        <w:t>7-8,</w:t>
      </w:r>
      <w:r>
        <w:rPr>
          <w:color w:val="231F20"/>
          <w:spacing w:val="3"/>
          <w:sz w:val="18"/>
        </w:rPr>
        <w:t xml:space="preserve"> 十二 </w:t>
      </w:r>
      <w:r>
        <w:rPr>
          <w:color w:val="231F20"/>
          <w:sz w:val="18"/>
        </w:rPr>
        <w:t>1;</w:t>
      </w:r>
      <w:r>
        <w:rPr>
          <w:color w:val="231F20"/>
          <w:spacing w:val="-1"/>
          <w:sz w:val="18"/>
        </w:rPr>
        <w:t xml:space="preserve"> 歌林多</w:t>
      </w:r>
    </w:p>
    <w:p w14:paraId="1F1CF8A3" w14:textId="77777777" w:rsidR="003345E9" w:rsidRDefault="007169A0">
      <w:pPr>
        <w:spacing w:line="280" w:lineRule="exact"/>
        <w:ind w:left="780"/>
        <w:rPr>
          <w:sz w:val="18"/>
        </w:rPr>
      </w:pPr>
      <w:r>
        <w:rPr>
          <w:color w:val="231F20"/>
          <w:spacing w:val="4"/>
          <w:sz w:val="18"/>
        </w:rPr>
        <w:t xml:space="preserve">後書五 </w:t>
      </w:r>
      <w:r>
        <w:rPr>
          <w:color w:val="231F20"/>
          <w:sz w:val="18"/>
        </w:rPr>
        <w:t>16,20</w:t>
      </w:r>
      <w:r>
        <w:rPr>
          <w:color w:val="231F20"/>
          <w:spacing w:val="3"/>
          <w:sz w:val="18"/>
        </w:rPr>
        <w:t xml:space="preserve">; 加拉太書五 </w:t>
      </w:r>
      <w:r>
        <w:rPr>
          <w:color w:val="231F20"/>
          <w:sz w:val="18"/>
        </w:rPr>
        <w:t>6;</w:t>
      </w:r>
      <w:r>
        <w:rPr>
          <w:color w:val="231F20"/>
          <w:spacing w:val="4"/>
          <w:sz w:val="18"/>
        </w:rPr>
        <w:t xml:space="preserve"> 以弗所書二 </w:t>
      </w:r>
      <w:r>
        <w:rPr>
          <w:color w:val="231F20"/>
          <w:sz w:val="18"/>
        </w:rPr>
        <w:t>10, 六 12;</w:t>
      </w:r>
      <w:r>
        <w:rPr>
          <w:color w:val="231F20"/>
          <w:spacing w:val="5"/>
          <w:sz w:val="18"/>
        </w:rPr>
        <w:t xml:space="preserve"> 腓立比書二</w:t>
      </w:r>
    </w:p>
    <w:p w14:paraId="357B41FC" w14:textId="77777777" w:rsidR="003345E9" w:rsidRDefault="007169A0">
      <w:pPr>
        <w:spacing w:line="306" w:lineRule="exact"/>
        <w:ind w:left="780"/>
        <w:rPr>
          <w:sz w:val="18"/>
        </w:rPr>
      </w:pPr>
      <w:r>
        <w:rPr>
          <w:color w:val="231F20"/>
          <w:sz w:val="18"/>
        </w:rPr>
        <w:t>5-11;</w:t>
      </w:r>
      <w:r>
        <w:rPr>
          <w:color w:val="231F20"/>
          <w:spacing w:val="-2"/>
          <w:sz w:val="18"/>
        </w:rPr>
        <w:t xml:space="preserve"> 歌羅西書一 </w:t>
      </w:r>
      <w:r>
        <w:rPr>
          <w:color w:val="231F20"/>
          <w:sz w:val="18"/>
        </w:rPr>
        <w:t>27;</w:t>
      </w:r>
      <w:r>
        <w:rPr>
          <w:color w:val="231F20"/>
          <w:spacing w:val="-2"/>
          <w:sz w:val="18"/>
        </w:rPr>
        <w:t xml:space="preserve"> 雅各書二 </w:t>
      </w:r>
      <w:r>
        <w:rPr>
          <w:color w:val="231F20"/>
          <w:sz w:val="18"/>
        </w:rPr>
        <w:t>1-</w:t>
      </w:r>
      <w:r>
        <w:rPr>
          <w:color w:val="231F20"/>
          <w:spacing w:val="-5"/>
          <w:sz w:val="18"/>
        </w:rPr>
        <w:t>9)</w:t>
      </w:r>
    </w:p>
    <w:p w14:paraId="549F1FEF" w14:textId="77777777" w:rsidR="003345E9" w:rsidRDefault="007169A0">
      <w:pPr>
        <w:pStyle w:val="a5"/>
        <w:numPr>
          <w:ilvl w:val="1"/>
          <w:numId w:val="1"/>
        </w:numPr>
        <w:tabs>
          <w:tab w:val="left" w:pos="1074"/>
        </w:tabs>
        <w:spacing w:before="35" w:line="206" w:lineRule="auto"/>
        <w:ind w:right="112" w:firstLine="408"/>
        <w:jc w:val="both"/>
        <w:rPr>
          <w:sz w:val="20"/>
        </w:rPr>
      </w:pPr>
      <w:r>
        <w:rPr>
          <w:b/>
          <w:color w:val="231F20"/>
          <w:spacing w:val="6"/>
          <w:w w:val="102"/>
          <w:sz w:val="20"/>
        </w:rPr>
        <w:t>我們呼召本會信徒銘記所有的時間都屬於神。我們整個生</w:t>
      </w:r>
      <w:r>
        <w:rPr>
          <w:b/>
          <w:color w:val="231F20"/>
          <w:spacing w:val="3"/>
          <w:w w:val="102"/>
          <w:sz w:val="20"/>
        </w:rPr>
        <w:t>命應該都是為著神的旨意。</w:t>
      </w:r>
      <w:r>
        <w:rPr>
          <w:color w:val="231F20"/>
          <w:spacing w:val="3"/>
          <w:w w:val="102"/>
          <w:sz w:val="20"/>
        </w:rPr>
        <w:t>我們使用時間的方式會影響他人，因此我</w:t>
      </w:r>
      <w:r>
        <w:rPr>
          <w:color w:val="231F20"/>
          <w:spacing w:val="1"/>
          <w:w w:val="102"/>
          <w:sz w:val="20"/>
        </w:rPr>
        <w:t>們共同承諾以宣揚神的愛、彼此建立、塑造滿有恩典的健康社區的方</w:t>
      </w:r>
      <w:r>
        <w:rPr>
          <w:color w:val="231F20"/>
          <w:w w:val="102"/>
          <w:sz w:val="20"/>
        </w:rPr>
        <w:t>式來使用時間。這樣，身為管家的我們應將休閒時間、活動時間、睡眠時間、工作時間、敬拜時間並所有時間都奉獻給神。</w:t>
      </w:r>
    </w:p>
    <w:p w14:paraId="77990749" w14:textId="77777777" w:rsidR="003345E9" w:rsidRDefault="007169A0">
      <w:pPr>
        <w:spacing w:before="21" w:line="335" w:lineRule="exact"/>
        <w:ind w:left="780"/>
        <w:jc w:val="both"/>
        <w:rPr>
          <w:sz w:val="18"/>
        </w:rPr>
      </w:pPr>
      <w:r>
        <w:rPr>
          <w:color w:val="231F20"/>
          <w:spacing w:val="-2"/>
          <w:sz w:val="18"/>
        </w:rPr>
        <w:t xml:space="preserve">( 以弗所書五 </w:t>
      </w:r>
      <w:r>
        <w:rPr>
          <w:color w:val="231F20"/>
          <w:sz w:val="18"/>
        </w:rPr>
        <w:t>14-</w:t>
      </w:r>
      <w:r>
        <w:rPr>
          <w:color w:val="231F20"/>
          <w:spacing w:val="-5"/>
          <w:sz w:val="18"/>
        </w:rPr>
        <w:t>16)</w:t>
      </w:r>
    </w:p>
    <w:p w14:paraId="44B97833" w14:textId="77777777" w:rsidR="003345E9" w:rsidRDefault="007169A0">
      <w:pPr>
        <w:pStyle w:val="a5"/>
        <w:numPr>
          <w:ilvl w:val="1"/>
          <w:numId w:val="1"/>
        </w:numPr>
        <w:tabs>
          <w:tab w:val="left" w:pos="1074"/>
        </w:tabs>
        <w:spacing w:before="35" w:line="206" w:lineRule="auto"/>
        <w:ind w:right="112" w:firstLine="408"/>
        <w:jc w:val="both"/>
        <w:rPr>
          <w:sz w:val="20"/>
        </w:rPr>
      </w:pPr>
      <w:r>
        <w:rPr>
          <w:b/>
          <w:color w:val="231F20"/>
          <w:spacing w:val="7"/>
          <w:w w:val="102"/>
          <w:sz w:val="20"/>
        </w:rPr>
        <w:t>我們呼召本會信徒銘記學習的價值。</w:t>
      </w:r>
      <w:r>
        <w:rPr>
          <w:color w:val="231F20"/>
          <w:spacing w:val="7"/>
          <w:w w:val="102"/>
          <w:sz w:val="20"/>
        </w:rPr>
        <w:t>教育對社會之人際關</w:t>
      </w:r>
      <w:r>
        <w:rPr>
          <w:color w:val="231F20"/>
          <w:spacing w:val="2"/>
          <w:w w:val="102"/>
          <w:sz w:val="20"/>
        </w:rPr>
        <w:t>係和靈性福祉最為重要。我們呼籲教育組織和機構教導兒童、青少年</w:t>
      </w:r>
      <w:r>
        <w:rPr>
          <w:color w:val="231F20"/>
          <w:w w:val="102"/>
          <w:sz w:val="20"/>
        </w:rPr>
        <w:t>和成人了解聖經原則和道德標準，使我們的教義被知曉。公共資源的教育應該與家庭中的基督教教育相輔相成。因為所有的真理都是神的真理，所以鼓勵基督徒在公共機構中工作或與之合作，為神的國度向這些機構作見證，並影響之。</w:t>
      </w:r>
    </w:p>
    <w:p w14:paraId="1A451FF6" w14:textId="77777777" w:rsidR="003345E9" w:rsidRDefault="007169A0">
      <w:pPr>
        <w:spacing w:before="20" w:line="335" w:lineRule="exact"/>
        <w:ind w:left="780"/>
        <w:jc w:val="both"/>
        <w:rPr>
          <w:sz w:val="18"/>
        </w:rPr>
      </w:pPr>
      <w:r>
        <w:rPr>
          <w:color w:val="231F20"/>
          <w:spacing w:val="-2"/>
          <w:sz w:val="18"/>
        </w:rPr>
        <w:t xml:space="preserve">( 馬太福音五 </w:t>
      </w:r>
      <w:r>
        <w:rPr>
          <w:color w:val="231F20"/>
          <w:sz w:val="18"/>
        </w:rPr>
        <w:t>13-14,</w:t>
      </w:r>
      <w:r>
        <w:rPr>
          <w:color w:val="231F20"/>
          <w:spacing w:val="-1"/>
          <w:sz w:val="18"/>
        </w:rPr>
        <w:t xml:space="preserve"> 歌羅西書一 </w:t>
      </w:r>
      <w:r>
        <w:rPr>
          <w:color w:val="231F20"/>
          <w:spacing w:val="-5"/>
          <w:sz w:val="18"/>
        </w:rPr>
        <w:t>16)</w:t>
      </w:r>
    </w:p>
    <w:p w14:paraId="68E7D544" w14:textId="77777777" w:rsidR="003345E9" w:rsidRDefault="007169A0">
      <w:pPr>
        <w:pStyle w:val="a5"/>
        <w:numPr>
          <w:ilvl w:val="1"/>
          <w:numId w:val="1"/>
        </w:numPr>
        <w:tabs>
          <w:tab w:val="left" w:pos="1074"/>
        </w:tabs>
        <w:spacing w:before="35" w:line="206" w:lineRule="auto"/>
        <w:ind w:right="15" w:firstLine="408"/>
        <w:rPr>
          <w:sz w:val="20"/>
        </w:rPr>
      </w:pPr>
      <w:r>
        <w:rPr>
          <w:b/>
          <w:color w:val="231F20"/>
          <w:spacing w:val="7"/>
          <w:w w:val="102"/>
          <w:sz w:val="20"/>
        </w:rPr>
        <w:t>我們呼召本會信徒銘記我們所有的工作都是為了服侍神而</w:t>
      </w:r>
      <w:r>
        <w:rPr>
          <w:b/>
          <w:color w:val="231F20"/>
          <w:spacing w:val="2"/>
          <w:w w:val="102"/>
          <w:sz w:val="20"/>
        </w:rPr>
        <w:t>作。</w:t>
      </w:r>
      <w:r>
        <w:rPr>
          <w:color w:val="231F20"/>
          <w:spacing w:val="2"/>
          <w:w w:val="102"/>
          <w:sz w:val="20"/>
        </w:rPr>
        <w:t>作為全然奉獻於神、並受基督獨特恩賜的人，我們每個人的整個</w:t>
      </w:r>
      <w:r>
        <w:rPr>
          <w:color w:val="231F20"/>
          <w:spacing w:val="4"/>
          <w:w w:val="102"/>
          <w:sz w:val="20"/>
        </w:rPr>
        <w:t>生命都應該成就神的旨意。我們所有的工作，無論是有償或是無償，</w:t>
      </w:r>
      <w:r>
        <w:rPr>
          <w:color w:val="231F20"/>
          <w:spacing w:val="1"/>
          <w:w w:val="102"/>
          <w:sz w:val="20"/>
        </w:rPr>
        <w:t>都應該慷慨、合乎道德、並公義地進行，以促進社會的福祉並反映基</w:t>
      </w:r>
      <w:r>
        <w:rPr>
          <w:color w:val="231F20"/>
          <w:w w:val="102"/>
          <w:sz w:val="20"/>
        </w:rPr>
        <w:t>督的樣式。</w:t>
      </w:r>
    </w:p>
    <w:p w14:paraId="20ED74B0" w14:textId="77777777" w:rsidR="003345E9" w:rsidRDefault="007169A0">
      <w:pPr>
        <w:spacing w:before="21" w:line="308" w:lineRule="exact"/>
        <w:ind w:left="780"/>
        <w:rPr>
          <w:sz w:val="18"/>
        </w:rPr>
      </w:pPr>
      <w:r>
        <w:rPr>
          <w:color w:val="231F20"/>
          <w:spacing w:val="-1"/>
          <w:sz w:val="18"/>
        </w:rPr>
        <w:t xml:space="preserve">( 創世記十二 </w:t>
      </w:r>
      <w:r>
        <w:rPr>
          <w:color w:val="231F20"/>
          <w:sz w:val="18"/>
        </w:rPr>
        <w:t>1-3; 申命記廿四 14-15; 以弗所書四 28; 歌羅西書三</w:t>
      </w:r>
    </w:p>
    <w:p w14:paraId="50A23564" w14:textId="77777777" w:rsidR="003345E9" w:rsidRDefault="007169A0">
      <w:pPr>
        <w:spacing w:line="308" w:lineRule="exact"/>
        <w:ind w:left="779"/>
        <w:rPr>
          <w:sz w:val="18"/>
        </w:rPr>
      </w:pPr>
      <w:r>
        <w:rPr>
          <w:color w:val="231F20"/>
          <w:sz w:val="18"/>
        </w:rPr>
        <w:t>22-</w:t>
      </w:r>
      <w:r>
        <w:rPr>
          <w:color w:val="231F20"/>
          <w:spacing w:val="-5"/>
          <w:sz w:val="18"/>
        </w:rPr>
        <w:t>25)</w:t>
      </w:r>
    </w:p>
    <w:p w14:paraId="79E712AB" w14:textId="77777777" w:rsidR="003345E9" w:rsidRDefault="003345E9">
      <w:pPr>
        <w:spacing w:line="308" w:lineRule="exact"/>
        <w:rPr>
          <w:sz w:val="18"/>
        </w:rPr>
        <w:sectPr w:rsidR="003345E9">
          <w:pgSz w:w="8640" w:h="12960"/>
          <w:pgMar w:top="480" w:right="1080" w:bottom="1180" w:left="1080" w:header="0" w:footer="997" w:gutter="0"/>
          <w:cols w:space="720"/>
        </w:sectPr>
      </w:pPr>
    </w:p>
    <w:p w14:paraId="30C4260E" w14:textId="77777777" w:rsidR="003345E9" w:rsidRDefault="007169A0">
      <w:pPr>
        <w:pStyle w:val="a5"/>
        <w:numPr>
          <w:ilvl w:val="1"/>
          <w:numId w:val="1"/>
        </w:numPr>
        <w:tabs>
          <w:tab w:val="left" w:pos="1074"/>
        </w:tabs>
        <w:spacing w:before="82" w:line="206" w:lineRule="auto"/>
        <w:ind w:right="17" w:firstLine="408"/>
        <w:rPr>
          <w:sz w:val="20"/>
        </w:rPr>
      </w:pPr>
      <w:r>
        <w:rPr>
          <w:b/>
          <w:color w:val="231F20"/>
          <w:spacing w:val="7"/>
          <w:w w:val="102"/>
          <w:sz w:val="20"/>
        </w:rPr>
        <w:lastRenderedPageBreak/>
        <w:t>我們呼召本會信徒謹慎思考如何使用媒體和科技。</w:t>
      </w:r>
      <w:r>
        <w:rPr>
          <w:color w:val="231F20"/>
          <w:spacing w:val="5"/>
          <w:w w:val="102"/>
          <w:sz w:val="20"/>
        </w:rPr>
        <w:t>我們肯</w:t>
      </w:r>
      <w:r>
        <w:rPr>
          <w:color w:val="231F20"/>
          <w:spacing w:val="4"/>
          <w:w w:val="102"/>
          <w:sz w:val="20"/>
        </w:rPr>
        <w:t>定教會在服侍神的國度時</w:t>
      </w:r>
      <w:r>
        <w:rPr>
          <w:color w:val="231F20"/>
          <w:spacing w:val="1"/>
          <w:sz w:val="20"/>
        </w:rPr>
        <w:t xml:space="preserve"> </w:t>
      </w:r>
      <w:r>
        <w:rPr>
          <w:color w:val="231F20"/>
          <w:w w:val="102"/>
          <w:sz w:val="20"/>
        </w:rPr>
        <w:t>,</w:t>
      </w:r>
      <w:r>
        <w:rPr>
          <w:color w:val="231F20"/>
          <w:spacing w:val="24"/>
          <w:sz w:val="20"/>
        </w:rPr>
        <w:t xml:space="preserve"> </w:t>
      </w:r>
      <w:r>
        <w:rPr>
          <w:color w:val="231F20"/>
          <w:spacing w:val="4"/>
          <w:w w:val="102"/>
          <w:sz w:val="20"/>
        </w:rPr>
        <w:t>以平衡的方式</w:t>
      </w:r>
      <w:r>
        <w:rPr>
          <w:color w:val="231F20"/>
          <w:spacing w:val="1"/>
          <w:sz w:val="20"/>
        </w:rPr>
        <w:t xml:space="preserve"> </w:t>
      </w:r>
      <w:r>
        <w:rPr>
          <w:color w:val="231F20"/>
          <w:w w:val="102"/>
          <w:sz w:val="20"/>
        </w:rPr>
        <w:t>,</w:t>
      </w:r>
      <w:r>
        <w:rPr>
          <w:color w:val="231F20"/>
          <w:spacing w:val="24"/>
          <w:sz w:val="20"/>
        </w:rPr>
        <w:t xml:space="preserve"> </w:t>
      </w:r>
      <w:r>
        <w:rPr>
          <w:color w:val="231F20"/>
          <w:spacing w:val="5"/>
          <w:w w:val="102"/>
          <w:sz w:val="20"/>
        </w:rPr>
        <w:t>在使用科技時以人際關係</w:t>
      </w:r>
      <w:r>
        <w:rPr>
          <w:color w:val="231F20"/>
          <w:spacing w:val="4"/>
          <w:w w:val="102"/>
          <w:sz w:val="20"/>
        </w:rPr>
        <w:t>為優先考慮</w:t>
      </w:r>
      <w:r>
        <w:rPr>
          <w:color w:val="231F20"/>
          <w:spacing w:val="1"/>
          <w:sz w:val="20"/>
        </w:rPr>
        <w:t xml:space="preserve"> </w:t>
      </w:r>
      <w:r>
        <w:rPr>
          <w:color w:val="231F20"/>
          <w:w w:val="102"/>
          <w:sz w:val="20"/>
        </w:rPr>
        <w:t>,</w:t>
      </w:r>
      <w:r>
        <w:rPr>
          <w:color w:val="231F20"/>
          <w:spacing w:val="23"/>
          <w:sz w:val="20"/>
        </w:rPr>
        <w:t xml:space="preserve"> </w:t>
      </w:r>
      <w:r>
        <w:rPr>
          <w:color w:val="231F20"/>
          <w:spacing w:val="5"/>
          <w:w w:val="102"/>
          <w:sz w:val="20"/>
        </w:rPr>
        <w:t>並積極幫助那些</w:t>
      </w:r>
      <w:r>
        <w:rPr>
          <w:rFonts w:ascii="Noto Serif SC" w:eastAsia="Noto Serif SC"/>
          <w:color w:val="231F20"/>
          <w:spacing w:val="4"/>
          <w:w w:val="102"/>
          <w:sz w:val="20"/>
        </w:rPr>
        <w:t>没</w:t>
      </w:r>
      <w:r>
        <w:rPr>
          <w:color w:val="231F20"/>
          <w:spacing w:val="4"/>
          <w:w w:val="102"/>
          <w:sz w:val="20"/>
        </w:rPr>
        <w:t>有機會接觸科技的人。我們必須建立</w:t>
      </w:r>
      <w:r>
        <w:rPr>
          <w:color w:val="231F20"/>
          <w:spacing w:val="3"/>
          <w:w w:val="102"/>
          <w:sz w:val="20"/>
        </w:rPr>
        <w:t>一種屬靈操練</w:t>
      </w:r>
      <w:r>
        <w:rPr>
          <w:color w:val="231F20"/>
          <w:spacing w:val="1"/>
          <w:sz w:val="20"/>
        </w:rPr>
        <w:t xml:space="preserve"> </w:t>
      </w:r>
      <w:r>
        <w:rPr>
          <w:color w:val="231F20"/>
          <w:w w:val="102"/>
          <w:sz w:val="20"/>
        </w:rPr>
        <w:t>,</w:t>
      </w:r>
      <w:r>
        <w:rPr>
          <w:color w:val="231F20"/>
          <w:spacing w:val="22"/>
          <w:sz w:val="20"/>
        </w:rPr>
        <w:t xml:space="preserve"> </w:t>
      </w:r>
      <w:r>
        <w:rPr>
          <w:color w:val="231F20"/>
          <w:spacing w:val="4"/>
          <w:w w:val="102"/>
          <w:sz w:val="20"/>
        </w:rPr>
        <w:t>能幫助信徒分辨科技如何讓他們遠離實際社群家庭的</w:t>
      </w:r>
      <w:r>
        <w:rPr>
          <w:color w:val="231F20"/>
          <w:w w:val="102"/>
          <w:sz w:val="20"/>
        </w:rPr>
        <w:t>參與。我們鼓勵門徒活出個人實體聯繫的價值。除非有醫療上的需要，抵制任何可能導致孤立或創造僅有虛擬關係的生活方式。</w:t>
      </w:r>
    </w:p>
    <w:p w14:paraId="6FF4AB58" w14:textId="77777777" w:rsidR="003345E9" w:rsidRDefault="007169A0">
      <w:pPr>
        <w:spacing w:before="20" w:line="335" w:lineRule="exact"/>
        <w:ind w:left="780"/>
        <w:rPr>
          <w:sz w:val="18"/>
        </w:rPr>
      </w:pPr>
      <w:r>
        <w:rPr>
          <w:color w:val="231F20"/>
          <w:spacing w:val="-2"/>
          <w:sz w:val="18"/>
        </w:rPr>
        <w:t xml:space="preserve">( 羅馬書十二 </w:t>
      </w:r>
      <w:r>
        <w:rPr>
          <w:color w:val="231F20"/>
          <w:sz w:val="18"/>
        </w:rPr>
        <w:t>1;</w:t>
      </w:r>
      <w:r>
        <w:rPr>
          <w:color w:val="231F20"/>
          <w:spacing w:val="-2"/>
          <w:sz w:val="18"/>
        </w:rPr>
        <w:t xml:space="preserve"> 哥林多前書十 </w:t>
      </w:r>
      <w:r>
        <w:rPr>
          <w:color w:val="231F20"/>
          <w:sz w:val="18"/>
        </w:rPr>
        <w:t>23-24;</w:t>
      </w:r>
      <w:r>
        <w:rPr>
          <w:color w:val="231F20"/>
          <w:spacing w:val="-2"/>
          <w:sz w:val="18"/>
        </w:rPr>
        <w:t xml:space="preserve"> 提摩太後書一 </w:t>
      </w:r>
      <w:r>
        <w:rPr>
          <w:color w:val="231F20"/>
          <w:spacing w:val="-5"/>
          <w:sz w:val="18"/>
        </w:rPr>
        <w:t>7)</w:t>
      </w:r>
    </w:p>
    <w:p w14:paraId="185E3B05" w14:textId="77777777" w:rsidR="003345E9" w:rsidRDefault="007169A0">
      <w:pPr>
        <w:pStyle w:val="a5"/>
        <w:numPr>
          <w:ilvl w:val="1"/>
          <w:numId w:val="1"/>
        </w:numPr>
        <w:tabs>
          <w:tab w:val="left" w:pos="1074"/>
        </w:tabs>
        <w:spacing w:before="35" w:line="206" w:lineRule="auto"/>
        <w:ind w:right="111" w:firstLine="408"/>
        <w:jc w:val="both"/>
        <w:rPr>
          <w:sz w:val="20"/>
        </w:rPr>
      </w:pPr>
      <w:r>
        <w:rPr>
          <w:b/>
          <w:color w:val="231F20"/>
          <w:spacing w:val="7"/>
          <w:w w:val="102"/>
          <w:sz w:val="20"/>
        </w:rPr>
        <w:t>我們呼召本會信徒要關心神的創造。</w:t>
      </w:r>
      <w:r>
        <w:rPr>
          <w:color w:val="231F20"/>
          <w:spacing w:val="7"/>
          <w:w w:val="102"/>
          <w:sz w:val="20"/>
        </w:rPr>
        <w:t>神宣告原先的創造是</w:t>
      </w:r>
      <w:r>
        <w:rPr>
          <w:color w:val="231F20"/>
          <w:w w:val="102"/>
          <w:sz w:val="20"/>
        </w:rPr>
        <w:t>美好的，並委任人類管理這創造，以實現神更偉大的旨意。關心這被創造的世界</w:t>
      </w:r>
      <w:r>
        <w:rPr>
          <w:color w:val="231F20"/>
          <w:spacing w:val="1"/>
          <w:sz w:val="20"/>
        </w:rPr>
        <w:t xml:space="preserve"> </w:t>
      </w:r>
      <w:r>
        <w:rPr>
          <w:color w:val="231F20"/>
          <w:w w:val="102"/>
          <w:sz w:val="20"/>
        </w:rPr>
        <w:t>,</w:t>
      </w:r>
      <w:r>
        <w:rPr>
          <w:color w:val="231F20"/>
          <w:spacing w:val="22"/>
          <w:sz w:val="20"/>
        </w:rPr>
        <w:t xml:space="preserve"> </w:t>
      </w:r>
      <w:r>
        <w:rPr>
          <w:color w:val="231F20"/>
          <w:spacing w:val="4"/>
          <w:w w:val="102"/>
          <w:sz w:val="20"/>
        </w:rPr>
        <w:t>包括避免會製造污染的生活方式和不必要地消耗物品和</w:t>
      </w:r>
      <w:r>
        <w:rPr>
          <w:color w:val="231F20"/>
          <w:w w:val="102"/>
          <w:sz w:val="20"/>
        </w:rPr>
        <w:t>資源。</w:t>
      </w:r>
    </w:p>
    <w:p w14:paraId="720ADF98" w14:textId="77777777" w:rsidR="003345E9" w:rsidRDefault="007169A0">
      <w:pPr>
        <w:spacing w:before="23" w:line="308" w:lineRule="exact"/>
        <w:ind w:left="841"/>
        <w:rPr>
          <w:sz w:val="18"/>
        </w:rPr>
      </w:pPr>
      <w:r>
        <w:rPr>
          <w:color w:val="231F20"/>
          <w:spacing w:val="5"/>
          <w:sz w:val="18"/>
        </w:rPr>
        <w:t xml:space="preserve">( 創世記一 </w:t>
      </w:r>
      <w:r>
        <w:rPr>
          <w:color w:val="231F20"/>
          <w:sz w:val="18"/>
        </w:rPr>
        <w:t>26-28;</w:t>
      </w:r>
      <w:r>
        <w:rPr>
          <w:color w:val="231F20"/>
          <w:spacing w:val="8"/>
          <w:sz w:val="18"/>
        </w:rPr>
        <w:t xml:space="preserve"> 約翰福音一 </w:t>
      </w:r>
      <w:r>
        <w:rPr>
          <w:color w:val="231F20"/>
          <w:sz w:val="18"/>
        </w:rPr>
        <w:t>3;</w:t>
      </w:r>
      <w:r>
        <w:rPr>
          <w:color w:val="231F20"/>
          <w:spacing w:val="7"/>
          <w:sz w:val="18"/>
        </w:rPr>
        <w:t xml:space="preserve"> 羅馬書八 </w:t>
      </w:r>
      <w:r>
        <w:rPr>
          <w:color w:val="231F20"/>
          <w:sz w:val="18"/>
        </w:rPr>
        <w:t>18-25;</w:t>
      </w:r>
      <w:r>
        <w:rPr>
          <w:color w:val="231F20"/>
          <w:spacing w:val="9"/>
          <w:sz w:val="18"/>
        </w:rPr>
        <w:t xml:space="preserve"> 歌羅西書一</w:t>
      </w:r>
    </w:p>
    <w:p w14:paraId="2630AD93" w14:textId="77777777" w:rsidR="003345E9" w:rsidRDefault="007169A0">
      <w:pPr>
        <w:spacing w:line="307" w:lineRule="exact"/>
        <w:ind w:left="780"/>
        <w:rPr>
          <w:sz w:val="18"/>
        </w:rPr>
      </w:pPr>
      <w:r>
        <w:rPr>
          <w:color w:val="231F20"/>
          <w:sz w:val="18"/>
        </w:rPr>
        <w:t>15-</w:t>
      </w:r>
      <w:r>
        <w:rPr>
          <w:color w:val="231F20"/>
          <w:spacing w:val="-5"/>
          <w:sz w:val="18"/>
        </w:rPr>
        <w:t>20)</w:t>
      </w:r>
    </w:p>
    <w:p w14:paraId="347FB4D9" w14:textId="77777777" w:rsidR="003345E9" w:rsidRDefault="007169A0">
      <w:pPr>
        <w:pStyle w:val="a5"/>
        <w:numPr>
          <w:ilvl w:val="1"/>
          <w:numId w:val="1"/>
        </w:numPr>
        <w:tabs>
          <w:tab w:val="left" w:pos="1193"/>
        </w:tabs>
        <w:spacing w:before="35" w:line="206" w:lineRule="auto"/>
        <w:ind w:right="16" w:firstLine="408"/>
        <w:rPr>
          <w:sz w:val="20"/>
        </w:rPr>
      </w:pPr>
      <w:r>
        <w:rPr>
          <w:b/>
          <w:color w:val="231F20"/>
          <w:spacing w:val="1"/>
          <w:w w:val="102"/>
          <w:sz w:val="20"/>
        </w:rPr>
        <w:t>我們呼召本會信徒成為使人和睦的人。</w:t>
      </w:r>
      <w:r>
        <w:rPr>
          <w:color w:val="231F20"/>
          <w:spacing w:val="2"/>
          <w:w w:val="102"/>
          <w:sz w:val="20"/>
        </w:rPr>
        <w:t>因為耶穌祝福使人</w:t>
      </w:r>
      <w:r>
        <w:rPr>
          <w:color w:val="231F20"/>
          <w:spacing w:val="-15"/>
          <w:w w:val="102"/>
          <w:sz w:val="20"/>
        </w:rPr>
        <w:t>和睦的人，並吩咐我們愛我們的仇敵，在我們的家庭、朋友、工作場所、</w:t>
      </w:r>
      <w:r>
        <w:rPr>
          <w:color w:val="231F20"/>
          <w:w w:val="102"/>
          <w:sz w:val="20"/>
        </w:rPr>
        <w:t>教會、社會、萬民、不同的族群和部落中，我們承諾要作和好事工的推動者。</w:t>
      </w:r>
    </w:p>
    <w:p w14:paraId="2249B782" w14:textId="77777777" w:rsidR="003345E9" w:rsidRDefault="007169A0">
      <w:pPr>
        <w:spacing w:before="22" w:line="308" w:lineRule="exact"/>
        <w:ind w:left="780"/>
        <w:rPr>
          <w:sz w:val="18"/>
        </w:rPr>
      </w:pPr>
      <w:r>
        <w:rPr>
          <w:color w:val="231F20"/>
          <w:spacing w:val="-2"/>
          <w:sz w:val="18"/>
        </w:rPr>
        <w:t xml:space="preserve">( 詩篇卅四 </w:t>
      </w:r>
      <w:r>
        <w:rPr>
          <w:color w:val="231F20"/>
          <w:sz w:val="18"/>
        </w:rPr>
        <w:t>14;</w:t>
      </w:r>
      <w:r>
        <w:rPr>
          <w:color w:val="231F20"/>
          <w:spacing w:val="-2"/>
          <w:sz w:val="18"/>
        </w:rPr>
        <w:t xml:space="preserve"> 馬太福音五 </w:t>
      </w:r>
      <w:r>
        <w:rPr>
          <w:color w:val="231F20"/>
          <w:sz w:val="18"/>
        </w:rPr>
        <w:t>9, 43-48;</w:t>
      </w:r>
      <w:r>
        <w:rPr>
          <w:color w:val="231F20"/>
          <w:spacing w:val="-1"/>
          <w:sz w:val="18"/>
        </w:rPr>
        <w:t xml:space="preserve"> 哥林多後書五 </w:t>
      </w:r>
      <w:r>
        <w:rPr>
          <w:color w:val="231F20"/>
          <w:sz w:val="18"/>
        </w:rPr>
        <w:t>18-20;</w:t>
      </w:r>
      <w:r>
        <w:rPr>
          <w:color w:val="231F20"/>
          <w:spacing w:val="-3"/>
          <w:sz w:val="18"/>
        </w:rPr>
        <w:t xml:space="preserve"> 以弗所</w:t>
      </w:r>
    </w:p>
    <w:p w14:paraId="0111C56E" w14:textId="77777777" w:rsidR="003345E9" w:rsidRDefault="007169A0">
      <w:pPr>
        <w:spacing w:line="307" w:lineRule="exact"/>
        <w:ind w:left="780"/>
        <w:rPr>
          <w:sz w:val="18"/>
        </w:rPr>
      </w:pPr>
      <w:r>
        <w:rPr>
          <w:color w:val="231F20"/>
          <w:spacing w:val="-1"/>
          <w:sz w:val="18"/>
        </w:rPr>
        <w:t xml:space="preserve">書二 </w:t>
      </w:r>
      <w:r>
        <w:rPr>
          <w:color w:val="231F20"/>
          <w:sz w:val="18"/>
        </w:rPr>
        <w:t>14-16;</w:t>
      </w:r>
      <w:r>
        <w:rPr>
          <w:color w:val="231F20"/>
          <w:spacing w:val="-1"/>
          <w:sz w:val="18"/>
        </w:rPr>
        <w:t xml:space="preserve"> 希伯來書十二 </w:t>
      </w:r>
      <w:r>
        <w:rPr>
          <w:color w:val="231F20"/>
          <w:spacing w:val="-5"/>
          <w:sz w:val="18"/>
        </w:rPr>
        <w:t>14)</w:t>
      </w:r>
    </w:p>
    <w:p w14:paraId="21CFC037" w14:textId="77777777" w:rsidR="003345E9" w:rsidRDefault="007169A0">
      <w:pPr>
        <w:pStyle w:val="a5"/>
        <w:numPr>
          <w:ilvl w:val="0"/>
          <w:numId w:val="1"/>
        </w:numPr>
        <w:tabs>
          <w:tab w:val="left" w:pos="886"/>
        </w:tabs>
        <w:spacing w:before="35" w:line="206" w:lineRule="auto"/>
        <w:ind w:left="119" w:right="15" w:firstLine="408"/>
        <w:rPr>
          <w:sz w:val="20"/>
        </w:rPr>
      </w:pPr>
      <w:r>
        <w:rPr>
          <w:color w:val="231F20"/>
          <w:spacing w:val="5"/>
          <w:w w:val="102"/>
          <w:sz w:val="20"/>
        </w:rPr>
        <w:t>當我們研究聖經並培養分辨力時，我們意識到某些做法並不</w:t>
      </w:r>
      <w:r>
        <w:rPr>
          <w:color w:val="231F20"/>
          <w:w w:val="102"/>
          <w:sz w:val="20"/>
        </w:rPr>
        <w:t>能激發人類的全部潛力。</w:t>
      </w:r>
      <w:r>
        <w:rPr>
          <w:color w:val="231F20"/>
          <w:spacing w:val="19"/>
          <w:sz w:val="20"/>
        </w:rPr>
        <w:t xml:space="preserve"> </w:t>
      </w:r>
      <w:r>
        <w:rPr>
          <w:color w:val="231F20"/>
          <w:spacing w:val="1"/>
          <w:w w:val="102"/>
          <w:sz w:val="20"/>
        </w:rPr>
        <w:t>這些做法阻礙了基督形像在信徒生命中的形成，且辱沒了受造。分辨力提醒我們「棄絕」那些妨礙成長的事物。</w:t>
      </w:r>
      <w:r>
        <w:rPr>
          <w:color w:val="231F20"/>
          <w:spacing w:val="3"/>
          <w:w w:val="102"/>
          <w:sz w:val="20"/>
        </w:rPr>
        <w:t>約翰</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衛斯理的母親蘇珊娜，曾教導他這樣一個標準，作為辨別邪惡</w:t>
      </w:r>
      <w:r>
        <w:rPr>
          <w:color w:val="231F20"/>
          <w:spacing w:val="1"/>
          <w:w w:val="102"/>
          <w:sz w:val="20"/>
        </w:rPr>
        <w:t>的基礎。</w:t>
      </w:r>
      <w:r>
        <w:rPr>
          <w:color w:val="231F20"/>
          <w:spacing w:val="24"/>
          <w:sz w:val="20"/>
        </w:rPr>
        <w:t xml:space="preserve"> </w:t>
      </w:r>
      <w:r>
        <w:rPr>
          <w:color w:val="231F20"/>
          <w:spacing w:val="-6"/>
          <w:w w:val="102"/>
          <w:sz w:val="20"/>
        </w:rPr>
        <w:t>她教導說：「凡削弱你的理智、損害你良心的感知、遮蔽你</w:t>
      </w:r>
      <w:r>
        <w:rPr>
          <w:color w:val="231F20"/>
          <w:spacing w:val="2"/>
          <w:w w:val="102"/>
          <w:sz w:val="20"/>
        </w:rPr>
        <w:t>對神的敏感、或奪去你對靈性事物的愛好，任何加增肉體對心智統治</w:t>
      </w:r>
      <w:r>
        <w:rPr>
          <w:color w:val="231F20"/>
          <w:spacing w:val="-10"/>
          <w:w w:val="102"/>
          <w:sz w:val="20"/>
        </w:rPr>
        <w:t>之物，那東西就是罪。」辨</w:t>
      </w:r>
      <w:r>
        <w:rPr>
          <w:rFonts w:ascii="Noto Serif SC" w:eastAsia="Noto Serif SC" w:hAnsi="Noto Serif SC"/>
          <w:color w:val="231F20"/>
          <w:spacing w:val="1"/>
          <w:w w:val="102"/>
          <w:sz w:val="20"/>
        </w:rPr>
        <w:t>别</w:t>
      </w:r>
      <w:r>
        <w:rPr>
          <w:color w:val="231F20"/>
          <w:spacing w:val="-1"/>
          <w:w w:val="102"/>
          <w:sz w:val="20"/>
        </w:rPr>
        <w:t>我們當棄絕的事物是門徒訓練、互助監督</w:t>
      </w:r>
      <w:r>
        <w:rPr>
          <w:color w:val="231F20"/>
          <w:spacing w:val="-15"/>
          <w:w w:val="102"/>
          <w:sz w:val="20"/>
        </w:rPr>
        <w:t>和共同見證的一部分。某些有害信息鼓吹或美化具有破壞性的、污穢的、</w:t>
      </w:r>
      <w:r>
        <w:rPr>
          <w:color w:val="231F20"/>
          <w:w w:val="102"/>
          <w:sz w:val="20"/>
        </w:rPr>
        <w:t>不道德的、暴力的事物，門徒訓練之成長將增強我們分辨它們的能力，並使我們能夠拒絕參與其中或宣揚它們。</w:t>
      </w:r>
    </w:p>
    <w:p w14:paraId="3A0DBAC0" w14:textId="77777777" w:rsidR="003345E9" w:rsidRDefault="007169A0">
      <w:pPr>
        <w:spacing w:line="297" w:lineRule="exact"/>
        <w:ind w:left="527"/>
        <w:rPr>
          <w:sz w:val="20"/>
        </w:rPr>
      </w:pPr>
      <w:r>
        <w:rPr>
          <w:color w:val="231F20"/>
          <w:sz w:val="20"/>
        </w:rPr>
        <w:t>因此，</w:t>
      </w:r>
      <w:r>
        <w:rPr>
          <w:b/>
          <w:color w:val="231F20"/>
          <w:sz w:val="20"/>
        </w:rPr>
        <w:t>我們呼召本會信徒在生命中彰顯聖靈的果子</w:t>
      </w:r>
      <w:r>
        <w:rPr>
          <w:color w:val="231F20"/>
          <w:spacing w:val="-2"/>
          <w:sz w:val="20"/>
        </w:rPr>
        <w:t>，作為對上帝</w:t>
      </w:r>
    </w:p>
    <w:p w14:paraId="3BC222A4" w14:textId="77777777" w:rsidR="003345E9" w:rsidRDefault="007169A0">
      <w:pPr>
        <w:pStyle w:val="a3"/>
        <w:spacing w:before="10" w:line="206" w:lineRule="auto"/>
        <w:ind w:right="112"/>
      </w:pPr>
      <w:r>
        <w:rPr>
          <w:color w:val="231F20"/>
          <w:spacing w:val="3"/>
          <w:w w:val="102"/>
        </w:rPr>
        <w:t>勝過罪惡和死亡之轉變和創造力量的見證。我們充分意識到罪在每一</w:t>
      </w:r>
      <w:r>
        <w:rPr>
          <w:color w:val="231F20"/>
          <w:spacing w:val="1"/>
          <w:w w:val="102"/>
        </w:rPr>
        <w:t>時代中都以新的形式出現，通常以新型並具破壞性的方式傳播，上述</w:t>
      </w:r>
    </w:p>
    <w:p w14:paraId="21B7C94B" w14:textId="77777777" w:rsidR="003345E9" w:rsidRDefault="003345E9">
      <w:pPr>
        <w:pStyle w:val="a3"/>
        <w:spacing w:line="206" w:lineRule="auto"/>
        <w:sectPr w:rsidR="003345E9">
          <w:footerReference w:type="default" r:id="rId12"/>
          <w:pgSz w:w="8640" w:h="12960"/>
          <w:pgMar w:top="1060" w:right="1080" w:bottom="280" w:left="1080" w:header="0" w:footer="0" w:gutter="0"/>
          <w:cols w:space="720"/>
        </w:sectPr>
      </w:pPr>
    </w:p>
    <w:p w14:paraId="22B20250"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20F7627" w14:textId="77777777" w:rsidR="003345E9" w:rsidRDefault="007169A0">
      <w:pPr>
        <w:pStyle w:val="a3"/>
        <w:spacing w:before="237" w:line="206" w:lineRule="auto"/>
        <w:ind w:left="119" w:right="17"/>
      </w:pPr>
      <w:r>
        <w:rPr>
          <w:color w:val="231F20"/>
          <w:spacing w:val="5"/>
          <w:w w:val="102"/>
        </w:rPr>
        <w:t>所提及的呼召並非詳盡無遺，但代表了一種由聖靈塑造的生活方式，</w:t>
      </w:r>
      <w:r>
        <w:rPr>
          <w:color w:val="231F20"/>
          <w:spacing w:val="1"/>
          <w:w w:val="102"/>
        </w:rPr>
        <w:t>使我們能夠活像基督，以榮耀天父上帝。當我們繼續恩典之旅時，這</w:t>
      </w:r>
      <w:r>
        <w:rPr>
          <w:color w:val="231F20"/>
          <w:w w:val="102"/>
        </w:rPr>
        <w:t>些操練成為我們門徒訓練和共同追求基督樣式的一部分。</w:t>
      </w:r>
    </w:p>
    <w:p w14:paraId="46348DC2" w14:textId="77777777" w:rsidR="003345E9" w:rsidRDefault="007169A0">
      <w:pPr>
        <w:spacing w:before="25" w:line="335" w:lineRule="exact"/>
        <w:ind w:left="826"/>
        <w:rPr>
          <w:sz w:val="18"/>
        </w:rPr>
      </w:pPr>
      <w:r>
        <w:rPr>
          <w:color w:val="231F20"/>
          <w:spacing w:val="-2"/>
          <w:sz w:val="18"/>
        </w:rPr>
        <w:t xml:space="preserve">( 以弗所書四 </w:t>
      </w:r>
      <w:r>
        <w:rPr>
          <w:color w:val="231F20"/>
          <w:sz w:val="18"/>
        </w:rPr>
        <w:t>22;</w:t>
      </w:r>
      <w:r>
        <w:rPr>
          <w:color w:val="231F20"/>
          <w:spacing w:val="-2"/>
          <w:sz w:val="18"/>
        </w:rPr>
        <w:t xml:space="preserve"> 歌羅西書三 </w:t>
      </w:r>
      <w:r>
        <w:rPr>
          <w:color w:val="231F20"/>
          <w:sz w:val="18"/>
        </w:rPr>
        <w:t>9;</w:t>
      </w:r>
      <w:r>
        <w:rPr>
          <w:color w:val="231F20"/>
          <w:spacing w:val="-2"/>
          <w:sz w:val="18"/>
        </w:rPr>
        <w:t xml:space="preserve"> 希伯來書十二 </w:t>
      </w:r>
      <w:r>
        <w:rPr>
          <w:color w:val="231F20"/>
          <w:spacing w:val="-5"/>
          <w:sz w:val="18"/>
        </w:rPr>
        <w:t>1)</w:t>
      </w:r>
    </w:p>
    <w:p w14:paraId="692F3247" w14:textId="77777777" w:rsidR="003345E9" w:rsidRDefault="007169A0">
      <w:pPr>
        <w:pStyle w:val="a5"/>
        <w:numPr>
          <w:ilvl w:val="1"/>
          <w:numId w:val="1"/>
        </w:numPr>
        <w:tabs>
          <w:tab w:val="left" w:pos="1072"/>
        </w:tabs>
        <w:spacing w:before="35" w:line="206" w:lineRule="auto"/>
        <w:ind w:right="16" w:firstLine="408"/>
        <w:rPr>
          <w:sz w:val="20"/>
        </w:rPr>
      </w:pPr>
      <w:r>
        <w:rPr>
          <w:color w:val="231F20"/>
          <w:spacing w:val="-1"/>
          <w:w w:val="102"/>
          <w:sz w:val="20"/>
        </w:rPr>
        <w:t>我們呼召本會信徒要謹慎明智地管理時間、金錢和身體。應避免提倡那些會顛覆基督徒倫理觀的娛樂和活動，它們推崇消費主義、</w:t>
      </w:r>
      <w:r>
        <w:rPr>
          <w:color w:val="231F20"/>
          <w:w w:val="102"/>
          <w:sz w:val="20"/>
        </w:rPr>
        <w:t>自我中心、暴力、淫蕩，並物化按照神形像所創造的人。由於我們生活在一個道德混亂的時代，邪惡通過印刷品和數字媒體等各種途徑侵蝕我們的思想和生活，因此，我們有義務採取保障措施，使我們免受</w:t>
      </w:r>
      <w:r>
        <w:rPr>
          <w:color w:val="231F20"/>
          <w:spacing w:val="-1"/>
          <w:w w:val="102"/>
          <w:sz w:val="20"/>
        </w:rPr>
        <w:t>世俗化和世俗主義的影響。我們有義務反對一切貶低或褻瀆神的行為，</w:t>
      </w:r>
      <w:r>
        <w:rPr>
          <w:color w:val="231F20"/>
          <w:spacing w:val="-10"/>
          <w:w w:val="102"/>
          <w:sz w:val="20"/>
        </w:rPr>
        <w:t>以及社會上透過商業娛樂的多種形式來呈現和推廣的暴力、淫蕩、色情、</w:t>
      </w:r>
      <w:r>
        <w:rPr>
          <w:color w:val="231F20"/>
          <w:spacing w:val="1"/>
          <w:w w:val="102"/>
          <w:sz w:val="20"/>
        </w:rPr>
        <w:t>粗俗和邪教行為，並致力促使這種娛樂企業的消亡。凡生產、推廣或</w:t>
      </w:r>
      <w:r>
        <w:rPr>
          <w:color w:val="231F20"/>
          <w:w w:val="102"/>
          <w:sz w:val="20"/>
        </w:rPr>
        <w:t>展示暴力、淫蕩、色情、粗俗或邪教，或以世俗主義、淫蕩主義和物</w:t>
      </w:r>
      <w:r>
        <w:rPr>
          <w:color w:val="231F20"/>
          <w:spacing w:val="3"/>
          <w:w w:val="102"/>
          <w:sz w:val="20"/>
        </w:rPr>
        <w:t>質主義作為特色或美化內容的娛樂項目和媒體製作，其中包括一切有</w:t>
      </w:r>
      <w:r>
        <w:rPr>
          <w:color w:val="231F20"/>
          <w:w w:val="102"/>
          <w:sz w:val="20"/>
        </w:rPr>
        <w:t>損於靈命成長、不合乎體制的舞蹈形式，我們都應避免，這些降低了來自神對我們聖潔心靈和生活的標準。我們鼓勵教會教導和持守個人聖潔、遵守安息，並為創造積極的娛樂方式、藝術和體育作出貢獻。</w:t>
      </w:r>
    </w:p>
    <w:p w14:paraId="52A8AFB9" w14:textId="77777777" w:rsidR="003345E9" w:rsidRDefault="007169A0">
      <w:pPr>
        <w:spacing w:before="11" w:line="308" w:lineRule="exact"/>
        <w:ind w:left="841"/>
        <w:rPr>
          <w:sz w:val="18"/>
        </w:rPr>
      </w:pPr>
      <w:r>
        <w:rPr>
          <w:color w:val="231F20"/>
          <w:sz w:val="18"/>
        </w:rPr>
        <w:t>( 腓立比書四 8-9; 歌羅西書三 23; 羅馬書十四 7-13</w:t>
      </w:r>
      <w:r>
        <w:rPr>
          <w:color w:val="231F20"/>
          <w:spacing w:val="-2"/>
          <w:sz w:val="18"/>
        </w:rPr>
        <w:t>; 哥林多前書</w:t>
      </w:r>
    </w:p>
    <w:p w14:paraId="2C6A358F" w14:textId="77777777" w:rsidR="003345E9" w:rsidRDefault="007169A0">
      <w:pPr>
        <w:spacing w:line="280" w:lineRule="exact"/>
        <w:ind w:left="780"/>
        <w:rPr>
          <w:sz w:val="18"/>
        </w:rPr>
      </w:pPr>
      <w:r>
        <w:rPr>
          <w:color w:val="231F20"/>
          <w:spacing w:val="1"/>
          <w:sz w:val="18"/>
        </w:rPr>
        <w:t xml:space="preserve">十 </w:t>
      </w:r>
      <w:r>
        <w:rPr>
          <w:color w:val="231F20"/>
          <w:sz w:val="18"/>
        </w:rPr>
        <w:t>31-33;</w:t>
      </w:r>
      <w:r>
        <w:rPr>
          <w:color w:val="231F20"/>
          <w:spacing w:val="7"/>
          <w:sz w:val="18"/>
        </w:rPr>
        <w:t xml:space="preserve"> 以弗所書五 </w:t>
      </w:r>
      <w:r>
        <w:rPr>
          <w:color w:val="231F20"/>
          <w:sz w:val="18"/>
        </w:rPr>
        <w:t>1-18;</w:t>
      </w:r>
      <w:r>
        <w:rPr>
          <w:color w:val="231F20"/>
          <w:spacing w:val="8"/>
          <w:sz w:val="18"/>
        </w:rPr>
        <w:t xml:space="preserve"> 腓立比書四 </w:t>
      </w:r>
      <w:r>
        <w:rPr>
          <w:color w:val="231F20"/>
          <w:sz w:val="18"/>
        </w:rPr>
        <w:t>8-9;</w:t>
      </w:r>
      <w:r>
        <w:rPr>
          <w:color w:val="231F20"/>
          <w:spacing w:val="8"/>
          <w:sz w:val="18"/>
        </w:rPr>
        <w:t xml:space="preserve"> 彼得前書一 </w:t>
      </w:r>
      <w:r>
        <w:rPr>
          <w:color w:val="231F20"/>
          <w:sz w:val="18"/>
        </w:rPr>
        <w:t>13-</w:t>
      </w:r>
      <w:r>
        <w:rPr>
          <w:color w:val="231F20"/>
          <w:spacing w:val="-5"/>
          <w:sz w:val="18"/>
        </w:rPr>
        <w:t>17;</w:t>
      </w:r>
    </w:p>
    <w:p w14:paraId="01957144" w14:textId="77777777" w:rsidR="003345E9" w:rsidRDefault="007169A0">
      <w:pPr>
        <w:spacing w:line="307" w:lineRule="exact"/>
        <w:ind w:left="780"/>
        <w:rPr>
          <w:sz w:val="18"/>
        </w:rPr>
      </w:pPr>
      <w:r>
        <w:rPr>
          <w:color w:val="231F20"/>
          <w:spacing w:val="-1"/>
          <w:sz w:val="18"/>
        </w:rPr>
        <w:t xml:space="preserve">彼得後書一 </w:t>
      </w:r>
      <w:r>
        <w:rPr>
          <w:color w:val="231F20"/>
          <w:sz w:val="18"/>
        </w:rPr>
        <w:t>3-</w:t>
      </w:r>
      <w:r>
        <w:rPr>
          <w:color w:val="231F20"/>
          <w:spacing w:val="-5"/>
          <w:sz w:val="18"/>
        </w:rPr>
        <w:t>11)</w:t>
      </w:r>
    </w:p>
    <w:p w14:paraId="5D26E7A9" w14:textId="77777777" w:rsidR="003345E9" w:rsidRDefault="007169A0">
      <w:pPr>
        <w:pStyle w:val="a5"/>
        <w:numPr>
          <w:ilvl w:val="1"/>
          <w:numId w:val="32"/>
        </w:numPr>
        <w:tabs>
          <w:tab w:val="left" w:pos="1017"/>
        </w:tabs>
        <w:spacing w:before="35" w:line="206" w:lineRule="auto"/>
        <w:ind w:right="16" w:firstLine="408"/>
        <w:rPr>
          <w:sz w:val="20"/>
        </w:rPr>
      </w:pPr>
      <w:r>
        <w:rPr>
          <w:color w:val="231F20"/>
          <w:w w:val="102"/>
          <w:sz w:val="20"/>
        </w:rPr>
        <w:t>我們呼召本會信徒辨識、預防、抵制那些引發不健康習慣或</w:t>
      </w:r>
      <w:r>
        <w:rPr>
          <w:color w:val="231F20"/>
          <w:spacing w:val="2"/>
          <w:w w:val="102"/>
          <w:sz w:val="20"/>
        </w:rPr>
        <w:t>強迫性的行為。為了堅守美德和保持健康，我們必須抵制那些可能會</w:t>
      </w:r>
      <w:r>
        <w:rPr>
          <w:color w:val="231F20"/>
          <w:w w:val="102"/>
          <w:sz w:val="20"/>
        </w:rPr>
        <w:t>導致成癮的思維和生活習慣。這樣的努力需要集體和個人的智慧、分辨及坦誠溝通。因為這些行為和習慣可能會藏形匿影，我們鼓勵教會</w:t>
      </w:r>
      <w:r>
        <w:rPr>
          <w:color w:val="231F20"/>
          <w:spacing w:val="-1"/>
          <w:w w:val="102"/>
          <w:sz w:val="20"/>
        </w:rPr>
        <w:t>在可能產生捆綁的領域建立互助監督。作為基督徒，我們蒙召要抵制各類形式的成癮行為，無論是最有害的還是文化中接受的。我們承認</w:t>
      </w:r>
      <w:r>
        <w:rPr>
          <w:color w:val="231F20"/>
          <w:spacing w:val="-13"/>
          <w:w w:val="102"/>
          <w:sz w:val="20"/>
        </w:rPr>
        <w:t>這類行為會因國家而異，其中可能包括飲食、運動健身、合法的興奮劑、</w:t>
      </w:r>
      <w:r>
        <w:rPr>
          <w:color w:val="231F20"/>
          <w:spacing w:val="1"/>
          <w:w w:val="102"/>
          <w:sz w:val="20"/>
        </w:rPr>
        <w:t>整容手術、互聯網或購物等。我們也鼓勵教會群體理解那些已經有成</w:t>
      </w:r>
      <w:r>
        <w:rPr>
          <w:color w:val="231F20"/>
          <w:w w:val="102"/>
          <w:sz w:val="20"/>
        </w:rPr>
        <w:t>癮行為的人，並為他們尋找解決辦法。</w:t>
      </w:r>
    </w:p>
    <w:p w14:paraId="389233CF" w14:textId="77777777" w:rsidR="003345E9" w:rsidRDefault="007169A0">
      <w:pPr>
        <w:spacing w:before="16" w:line="335" w:lineRule="exact"/>
        <w:ind w:left="690"/>
        <w:rPr>
          <w:sz w:val="18"/>
        </w:rPr>
      </w:pPr>
      <w:r>
        <w:rPr>
          <w:color w:val="231F20"/>
          <w:sz w:val="18"/>
        </w:rPr>
        <w:t>（</w:t>
      </w:r>
      <w:r>
        <w:rPr>
          <w:color w:val="231F20"/>
          <w:spacing w:val="-1"/>
          <w:sz w:val="18"/>
        </w:rPr>
        <w:t xml:space="preserve">羅馬書十二 </w:t>
      </w:r>
      <w:r>
        <w:rPr>
          <w:color w:val="231F20"/>
          <w:sz w:val="18"/>
        </w:rPr>
        <w:t>1-2;</w:t>
      </w:r>
      <w:r>
        <w:rPr>
          <w:color w:val="231F20"/>
          <w:spacing w:val="-2"/>
          <w:sz w:val="18"/>
        </w:rPr>
        <w:t xml:space="preserve"> 哥林多前書六 </w:t>
      </w:r>
      <w:r>
        <w:rPr>
          <w:color w:val="231F20"/>
          <w:sz w:val="18"/>
        </w:rPr>
        <w:t>19-</w:t>
      </w:r>
      <w:r>
        <w:rPr>
          <w:color w:val="231F20"/>
          <w:spacing w:val="-5"/>
          <w:sz w:val="18"/>
        </w:rPr>
        <w:t>20）</w:t>
      </w:r>
    </w:p>
    <w:p w14:paraId="5BDA6357" w14:textId="77777777" w:rsidR="003345E9" w:rsidRDefault="007169A0">
      <w:pPr>
        <w:pStyle w:val="a5"/>
        <w:numPr>
          <w:ilvl w:val="1"/>
          <w:numId w:val="32"/>
        </w:numPr>
        <w:tabs>
          <w:tab w:val="left" w:pos="1006"/>
        </w:tabs>
        <w:spacing w:before="37" w:line="204" w:lineRule="auto"/>
        <w:ind w:right="17" w:firstLine="408"/>
        <w:rPr>
          <w:sz w:val="20"/>
        </w:rPr>
      </w:pPr>
      <w:r>
        <w:rPr>
          <w:color w:val="231F20"/>
          <w:w w:val="102"/>
          <w:sz w:val="20"/>
        </w:rPr>
        <w:t>我們呼召本會信徒禁戒飲酒，從而向世人作見證。本會早期</w:t>
      </w:r>
      <w:r>
        <w:rPr>
          <w:color w:val="231F20"/>
          <w:spacing w:val="-1"/>
          <w:w w:val="102"/>
          <w:sz w:val="20"/>
        </w:rPr>
        <w:t>就禁止信徒飲酒，並以此為生命轉變的見證。由於酒精濫用非常普遍，</w:t>
      </w:r>
    </w:p>
    <w:p w14:paraId="6421E3F5" w14:textId="77777777" w:rsidR="003345E9" w:rsidRDefault="003345E9">
      <w:pPr>
        <w:pStyle w:val="a5"/>
        <w:spacing w:line="204" w:lineRule="auto"/>
        <w:rPr>
          <w:sz w:val="20"/>
        </w:rPr>
        <w:sectPr w:rsidR="003345E9">
          <w:footerReference w:type="default" r:id="rId13"/>
          <w:pgSz w:w="8640" w:h="12960"/>
          <w:pgMar w:top="480" w:right="1080" w:bottom="1180" w:left="1080" w:header="0" w:footer="997" w:gutter="0"/>
          <w:pgNumType w:start="42"/>
          <w:cols w:space="720"/>
        </w:sectPr>
      </w:pPr>
    </w:p>
    <w:p w14:paraId="033328AA" w14:textId="77777777" w:rsidR="003345E9" w:rsidRDefault="007169A0">
      <w:pPr>
        <w:pStyle w:val="a3"/>
        <w:spacing w:before="50"/>
        <w:ind w:left="0"/>
        <w:jc w:val="center"/>
      </w:pPr>
      <w:r>
        <w:rPr>
          <w:color w:val="231F20"/>
          <w:spacing w:val="-2"/>
        </w:rPr>
        <w:lastRenderedPageBreak/>
        <w:t>基督徒行為公約</w:t>
      </w:r>
    </w:p>
    <w:p w14:paraId="5CABC27F" w14:textId="77777777" w:rsidR="003345E9" w:rsidRDefault="007169A0">
      <w:pPr>
        <w:pStyle w:val="a3"/>
        <w:spacing w:before="237" w:line="206" w:lineRule="auto"/>
        <w:ind w:right="16"/>
      </w:pPr>
      <w:r>
        <w:rPr>
          <w:color w:val="231F20"/>
          <w:spacing w:val="1"/>
          <w:w w:val="102"/>
        </w:rPr>
        <w:t>教會禁止信徒飲酒，及其他含酒精的物質，以表達捨己的愛，並與因</w:t>
      </w:r>
      <w:r>
        <w:rPr>
          <w:color w:val="231F20"/>
          <w:w w:val="102"/>
        </w:rPr>
        <w:t>酒精濫用與成癮而遭受痛苦和創傷的人、家庭社區聯結。我們承認其他基督教宗派對這些問題可能有不同的回應，但宣聖會信徒選擇禁酒，</w:t>
      </w:r>
      <w:r>
        <w:rPr>
          <w:color w:val="231F20"/>
          <w:spacing w:val="3"/>
          <w:w w:val="102"/>
        </w:rPr>
        <w:t>是回應愛人如己這條誡命。我們歡迎那些與酒精或其他成癮症搏鬥的</w:t>
      </w:r>
      <w:r>
        <w:rPr>
          <w:color w:val="231F20"/>
          <w:w w:val="102"/>
        </w:rPr>
        <w:t>人加入本會，因著對他們的接納，我們願意禁酒，以建造一個安全的環境，並體現恩典。</w:t>
      </w:r>
    </w:p>
    <w:p w14:paraId="44515995" w14:textId="77777777" w:rsidR="003345E9" w:rsidRDefault="007169A0">
      <w:pPr>
        <w:spacing w:before="21" w:line="308" w:lineRule="exact"/>
        <w:ind w:left="690"/>
        <w:rPr>
          <w:sz w:val="18"/>
        </w:rPr>
      </w:pPr>
      <w:r>
        <w:rPr>
          <w:color w:val="231F20"/>
          <w:sz w:val="18"/>
        </w:rPr>
        <w:t>（利未記十九 18，34; 箴言廿 1;</w:t>
      </w:r>
      <w:r>
        <w:rPr>
          <w:color w:val="231F20"/>
          <w:spacing w:val="1"/>
          <w:sz w:val="18"/>
        </w:rPr>
        <w:t xml:space="preserve"> 廿三 </w:t>
      </w:r>
      <w:r>
        <w:rPr>
          <w:color w:val="231F20"/>
          <w:sz w:val="18"/>
        </w:rPr>
        <w:t>21; 馬可福音十二 28-34;</w:t>
      </w:r>
      <w:r>
        <w:rPr>
          <w:color w:val="231F20"/>
          <w:spacing w:val="-3"/>
          <w:sz w:val="18"/>
        </w:rPr>
        <w:t xml:space="preserve"> 羅</w:t>
      </w:r>
    </w:p>
    <w:p w14:paraId="7FE672A1" w14:textId="77777777" w:rsidR="003345E9" w:rsidRDefault="007169A0">
      <w:pPr>
        <w:spacing w:line="280" w:lineRule="exact"/>
        <w:ind w:left="780"/>
        <w:rPr>
          <w:sz w:val="18"/>
        </w:rPr>
      </w:pPr>
      <w:r>
        <w:rPr>
          <w:color w:val="231F20"/>
          <w:spacing w:val="1"/>
          <w:sz w:val="18"/>
        </w:rPr>
        <w:t xml:space="preserve">馬書十三 </w:t>
      </w:r>
      <w:r>
        <w:rPr>
          <w:color w:val="231F20"/>
          <w:sz w:val="18"/>
        </w:rPr>
        <w:t>8-10;</w:t>
      </w:r>
      <w:r>
        <w:rPr>
          <w:color w:val="231F20"/>
          <w:spacing w:val="3"/>
          <w:sz w:val="18"/>
        </w:rPr>
        <w:t xml:space="preserve"> 十四 </w:t>
      </w:r>
      <w:r>
        <w:rPr>
          <w:color w:val="231F20"/>
          <w:sz w:val="18"/>
        </w:rPr>
        <w:t>13-23;</w:t>
      </w:r>
      <w:r>
        <w:rPr>
          <w:color w:val="231F20"/>
          <w:spacing w:val="4"/>
          <w:sz w:val="18"/>
        </w:rPr>
        <w:t xml:space="preserve"> 哥林多前書五 </w:t>
      </w:r>
      <w:r>
        <w:rPr>
          <w:color w:val="231F20"/>
          <w:sz w:val="18"/>
        </w:rPr>
        <w:t>11;</w:t>
      </w:r>
      <w:r>
        <w:rPr>
          <w:color w:val="231F20"/>
          <w:spacing w:val="5"/>
          <w:sz w:val="18"/>
        </w:rPr>
        <w:t xml:space="preserve"> 六 </w:t>
      </w:r>
      <w:r>
        <w:rPr>
          <w:color w:val="231F20"/>
          <w:sz w:val="18"/>
        </w:rPr>
        <w:t>10;</w:t>
      </w:r>
      <w:r>
        <w:rPr>
          <w:color w:val="231F20"/>
          <w:spacing w:val="-1"/>
          <w:sz w:val="18"/>
        </w:rPr>
        <w:t xml:space="preserve"> 以弗所書五</w:t>
      </w:r>
    </w:p>
    <w:p w14:paraId="46C891F5" w14:textId="77777777" w:rsidR="003345E9" w:rsidRDefault="007169A0">
      <w:pPr>
        <w:spacing w:line="307" w:lineRule="exact"/>
        <w:ind w:left="780"/>
        <w:rPr>
          <w:sz w:val="18"/>
        </w:rPr>
      </w:pPr>
      <w:r>
        <w:rPr>
          <w:color w:val="231F20"/>
          <w:sz w:val="18"/>
        </w:rPr>
        <w:t>18;</w:t>
      </w:r>
      <w:r>
        <w:rPr>
          <w:color w:val="231F20"/>
          <w:spacing w:val="-2"/>
          <w:sz w:val="18"/>
        </w:rPr>
        <w:t xml:space="preserve"> 腓立比書二 </w:t>
      </w:r>
      <w:r>
        <w:rPr>
          <w:color w:val="231F20"/>
          <w:spacing w:val="-5"/>
          <w:sz w:val="18"/>
        </w:rPr>
        <w:t>4）</w:t>
      </w:r>
    </w:p>
    <w:p w14:paraId="17944D6E" w14:textId="77777777" w:rsidR="003345E9" w:rsidRDefault="007169A0">
      <w:pPr>
        <w:pStyle w:val="a5"/>
        <w:numPr>
          <w:ilvl w:val="1"/>
          <w:numId w:val="32"/>
        </w:numPr>
        <w:tabs>
          <w:tab w:val="left" w:pos="1017"/>
        </w:tabs>
        <w:spacing w:before="35" w:line="206" w:lineRule="auto"/>
        <w:ind w:right="15" w:firstLine="408"/>
        <w:rPr>
          <w:sz w:val="20"/>
        </w:rPr>
      </w:pPr>
      <w:r>
        <w:rPr>
          <w:color w:val="231F20"/>
          <w:w w:val="102"/>
          <w:sz w:val="20"/>
        </w:rPr>
        <w:t>我們呼召本會信徒在沒有恰當的治療和指導的情況下，遠離含酒精物質、煙草、興奮劑、鎮靜劑和致幻劑（毒品</w:t>
      </w:r>
      <w:r>
        <w:rPr>
          <w:color w:val="231F20"/>
          <w:spacing w:val="-102"/>
          <w:w w:val="102"/>
          <w:sz w:val="20"/>
        </w:rPr>
        <w:t>）</w:t>
      </w:r>
      <w:r>
        <w:rPr>
          <w:color w:val="231F20"/>
          <w:w w:val="102"/>
          <w:sz w:val="20"/>
        </w:rPr>
        <w:t>，不論這些物質</w:t>
      </w:r>
      <w:r>
        <w:rPr>
          <w:color w:val="231F20"/>
          <w:spacing w:val="1"/>
          <w:w w:val="102"/>
          <w:sz w:val="20"/>
        </w:rPr>
        <w:t>是否合法、是否可獲取。醫學證據表明，在沒有恰當的治療和指導的</w:t>
      </w:r>
      <w:r>
        <w:rPr>
          <w:color w:val="231F20"/>
          <w:spacing w:val="3"/>
          <w:w w:val="102"/>
          <w:sz w:val="20"/>
        </w:rPr>
        <w:t>情況下使用這些物質，不僅會對身體造成傷害，還會對心智、家庭、社會關係和社區造成破壞。</w:t>
      </w:r>
    </w:p>
    <w:p w14:paraId="2F6B3E3E" w14:textId="77777777" w:rsidR="003345E9" w:rsidRDefault="007169A0">
      <w:pPr>
        <w:spacing w:before="21" w:line="335" w:lineRule="exact"/>
        <w:ind w:left="690"/>
        <w:rPr>
          <w:sz w:val="18"/>
        </w:rPr>
      </w:pPr>
      <w:r>
        <w:rPr>
          <w:color w:val="231F20"/>
          <w:sz w:val="18"/>
        </w:rPr>
        <w:t>（</w:t>
      </w:r>
      <w:r>
        <w:rPr>
          <w:color w:val="231F20"/>
          <w:spacing w:val="-1"/>
          <w:sz w:val="18"/>
        </w:rPr>
        <w:t xml:space="preserve">哥林多前書六 </w:t>
      </w:r>
      <w:r>
        <w:rPr>
          <w:color w:val="231F20"/>
          <w:sz w:val="18"/>
        </w:rPr>
        <w:t>19-</w:t>
      </w:r>
      <w:r>
        <w:rPr>
          <w:color w:val="231F20"/>
          <w:spacing w:val="-5"/>
          <w:sz w:val="18"/>
        </w:rPr>
        <w:t>20）</w:t>
      </w:r>
    </w:p>
    <w:p w14:paraId="403F9CBA" w14:textId="77777777" w:rsidR="003345E9" w:rsidRDefault="007169A0">
      <w:pPr>
        <w:pStyle w:val="a5"/>
        <w:numPr>
          <w:ilvl w:val="1"/>
          <w:numId w:val="31"/>
        </w:numPr>
        <w:tabs>
          <w:tab w:val="left" w:pos="1074"/>
        </w:tabs>
        <w:spacing w:before="35" w:line="206" w:lineRule="auto"/>
        <w:ind w:right="16" w:firstLine="408"/>
        <w:rPr>
          <w:sz w:val="20"/>
        </w:rPr>
      </w:pPr>
      <w:r>
        <w:rPr>
          <w:color w:val="231F20"/>
          <w:spacing w:val="6"/>
          <w:w w:val="102"/>
          <w:sz w:val="20"/>
        </w:rPr>
        <w:t>我們呼召本會信徒抵制一切形式的貪婪。我們必須堅決拒絕所有提倡財富重於健康、地位重於謙卑的貪婪行為。我們反對扭曲、背離聖經真理的成功</w:t>
      </w:r>
      <w:r>
        <w:rPr>
          <w:rFonts w:ascii="Noto Serif SC" w:eastAsia="Noto Serif SC"/>
          <w:color w:val="231F20"/>
          <w:spacing w:val="6"/>
          <w:w w:val="102"/>
          <w:sz w:val="20"/>
        </w:rPr>
        <w:t>观</w:t>
      </w:r>
      <w:r>
        <w:rPr>
          <w:color w:val="231F20"/>
          <w:spacing w:val="-16"/>
          <w:w w:val="102"/>
          <w:sz w:val="20"/>
        </w:rPr>
        <w:t>。我們要避免在經濟上壓榨、利用他人諸如彩票、</w:t>
      </w:r>
      <w:r>
        <w:rPr>
          <w:color w:val="231F20"/>
          <w:spacing w:val="1"/>
          <w:w w:val="102"/>
          <w:sz w:val="20"/>
        </w:rPr>
        <w:t>合法或非法賭博、發薪日貸款機構、傳銷等，常常以虛假的承諾收益</w:t>
      </w:r>
      <w:r>
        <w:rPr>
          <w:color w:val="231F20"/>
          <w:w w:val="102"/>
          <w:sz w:val="20"/>
        </w:rPr>
        <w:t>斂取貧窮人和老年人所需的財務資源。</w:t>
      </w:r>
    </w:p>
    <w:p w14:paraId="636C5AFE" w14:textId="77777777" w:rsidR="003345E9" w:rsidRDefault="007169A0">
      <w:pPr>
        <w:spacing w:before="21" w:line="335" w:lineRule="exact"/>
        <w:ind w:left="780"/>
        <w:rPr>
          <w:sz w:val="18"/>
        </w:rPr>
      </w:pPr>
      <w:r>
        <w:rPr>
          <w:color w:val="231F20"/>
          <w:spacing w:val="-2"/>
          <w:sz w:val="18"/>
        </w:rPr>
        <w:t xml:space="preserve">( 以弗所書四 </w:t>
      </w:r>
      <w:r>
        <w:rPr>
          <w:color w:val="231F20"/>
          <w:sz w:val="18"/>
        </w:rPr>
        <w:t>28;</w:t>
      </w:r>
      <w:r>
        <w:rPr>
          <w:color w:val="231F20"/>
          <w:spacing w:val="-2"/>
          <w:sz w:val="18"/>
        </w:rPr>
        <w:t xml:space="preserve"> 帖撒羅尼迦後書三 </w:t>
      </w:r>
      <w:r>
        <w:rPr>
          <w:color w:val="231F20"/>
          <w:sz w:val="18"/>
        </w:rPr>
        <w:t>6-</w:t>
      </w:r>
      <w:r>
        <w:rPr>
          <w:color w:val="231F20"/>
          <w:spacing w:val="-5"/>
          <w:sz w:val="18"/>
        </w:rPr>
        <w:t>15)</w:t>
      </w:r>
    </w:p>
    <w:p w14:paraId="4EEBB0CB" w14:textId="77777777" w:rsidR="003345E9" w:rsidRDefault="007169A0">
      <w:pPr>
        <w:pStyle w:val="a5"/>
        <w:numPr>
          <w:ilvl w:val="1"/>
          <w:numId w:val="31"/>
        </w:numPr>
        <w:tabs>
          <w:tab w:val="left" w:pos="1074"/>
        </w:tabs>
        <w:spacing w:before="35" w:line="206" w:lineRule="auto"/>
        <w:ind w:right="16" w:firstLine="408"/>
        <w:rPr>
          <w:sz w:val="20"/>
        </w:rPr>
      </w:pPr>
      <w:r>
        <w:rPr>
          <w:color w:val="231F20"/>
          <w:spacing w:val="7"/>
          <w:w w:val="102"/>
          <w:sz w:val="20"/>
        </w:rPr>
        <w:t>我們呼召本會信徒拒絕任何貶低人的美善和價值的態度和</w:t>
      </w:r>
      <w:r>
        <w:rPr>
          <w:color w:val="231F20"/>
          <w:w w:val="102"/>
          <w:sz w:val="20"/>
        </w:rPr>
        <w:t>行為。所有人都是按照神的形像所造，並且基督為所有人而死，因此，</w:t>
      </w:r>
      <w:r>
        <w:rPr>
          <w:color w:val="231F20"/>
          <w:spacing w:val="3"/>
          <w:w w:val="102"/>
          <w:sz w:val="20"/>
        </w:rPr>
        <w:t>我們遇到的每個人都值得我們以最高的尊重和愛去對待。作為上帝的</w:t>
      </w:r>
      <w:r>
        <w:rPr>
          <w:color w:val="231F20"/>
          <w:spacing w:val="-16"/>
          <w:w w:val="102"/>
          <w:sz w:val="20"/>
        </w:rPr>
        <w:t>子民，反映基督對世人的愛，我們拒絕一切形式的種族主義、人種偏好、</w:t>
      </w:r>
      <w:r>
        <w:rPr>
          <w:color w:val="231F20"/>
          <w:w w:val="102"/>
          <w:sz w:val="20"/>
        </w:rPr>
        <w:t>部落主義、性別歧視、宗教偏執、階級歧視、排他性民族主義以及任何其他形式的偏見。所有這些都與神的愛和基督的使命相違背。</w:t>
      </w:r>
    </w:p>
    <w:p w14:paraId="42EA3283" w14:textId="77777777" w:rsidR="003345E9" w:rsidRDefault="007169A0">
      <w:pPr>
        <w:spacing w:before="60" w:line="199" w:lineRule="auto"/>
        <w:ind w:left="780" w:right="594" w:hanging="90"/>
        <w:rPr>
          <w:sz w:val="18"/>
        </w:rPr>
      </w:pPr>
      <w:r>
        <w:rPr>
          <w:color w:val="231F20"/>
          <w:sz w:val="18"/>
        </w:rPr>
        <w:t>（腓立比書四 8-9; 羅馬書十四 1-13; 加拉太書三 26-29; 以弗所書二 11-22）</w:t>
      </w:r>
    </w:p>
    <w:p w14:paraId="2DA0B278" w14:textId="77777777" w:rsidR="003345E9" w:rsidRDefault="007169A0">
      <w:pPr>
        <w:pStyle w:val="a5"/>
        <w:numPr>
          <w:ilvl w:val="1"/>
          <w:numId w:val="31"/>
        </w:numPr>
        <w:tabs>
          <w:tab w:val="left" w:pos="1074"/>
        </w:tabs>
        <w:spacing w:before="52" w:line="206" w:lineRule="auto"/>
        <w:ind w:right="111" w:firstLine="408"/>
        <w:jc w:val="both"/>
        <w:rPr>
          <w:sz w:val="20"/>
        </w:rPr>
      </w:pPr>
      <w:r>
        <w:rPr>
          <w:color w:val="231F20"/>
          <w:spacing w:val="6"/>
          <w:w w:val="102"/>
          <w:sz w:val="20"/>
        </w:rPr>
        <w:t>我們呼召本會信徒抵制任何與基督主權相爭的忠誠，這些</w:t>
      </w:r>
      <w:r>
        <w:rPr>
          <w:color w:val="231F20"/>
          <w:spacing w:val="1"/>
          <w:w w:val="102"/>
          <w:sz w:val="20"/>
        </w:rPr>
        <w:t>都是偶像崇拜。我們拒絕加入任何誓約組織，無論是政治組織、秘密</w:t>
      </w:r>
      <w:r>
        <w:rPr>
          <w:color w:val="231F20"/>
          <w:w w:val="102"/>
          <w:sz w:val="20"/>
        </w:rPr>
        <w:t>結社還是行會，這些組織會削弱對基督的委身，並阻礙我們在其他社</w:t>
      </w:r>
    </w:p>
    <w:p w14:paraId="08EB6822"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4A069F37"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7B16EA07" w14:textId="77777777" w:rsidR="003345E9" w:rsidRDefault="007169A0">
      <w:pPr>
        <w:pStyle w:val="a3"/>
        <w:spacing w:before="237" w:line="206" w:lineRule="auto"/>
        <w:ind w:right="17"/>
      </w:pPr>
      <w:r>
        <w:rPr>
          <w:color w:val="231F20"/>
          <w:w w:val="102"/>
        </w:rPr>
        <w:t>會責任關係中的坦誠溝通。這種拒絕的代價可能是非常真實的，因此，基督徒群體必須支持那些抵制的人。</w:t>
      </w:r>
    </w:p>
    <w:p w14:paraId="391D01B5" w14:textId="77777777" w:rsidR="003345E9" w:rsidRDefault="007169A0">
      <w:pPr>
        <w:spacing w:before="26" w:line="335" w:lineRule="exact"/>
        <w:ind w:left="690"/>
        <w:rPr>
          <w:sz w:val="18"/>
        </w:rPr>
      </w:pPr>
      <w:r>
        <w:rPr>
          <w:color w:val="231F20"/>
          <w:sz w:val="18"/>
        </w:rPr>
        <w:t>（</w:t>
      </w:r>
      <w:r>
        <w:rPr>
          <w:color w:val="231F20"/>
          <w:spacing w:val="-1"/>
          <w:sz w:val="18"/>
        </w:rPr>
        <w:t xml:space="preserve">出埃及記一 </w:t>
      </w:r>
      <w:r>
        <w:rPr>
          <w:color w:val="231F20"/>
          <w:sz w:val="18"/>
        </w:rPr>
        <w:t>17;</w:t>
      </w:r>
      <w:r>
        <w:rPr>
          <w:color w:val="231F20"/>
          <w:spacing w:val="-2"/>
          <w:sz w:val="18"/>
        </w:rPr>
        <w:t xml:space="preserve"> 但以理書六 </w:t>
      </w:r>
      <w:r>
        <w:rPr>
          <w:color w:val="231F20"/>
          <w:sz w:val="18"/>
        </w:rPr>
        <w:t>10;</w:t>
      </w:r>
      <w:r>
        <w:rPr>
          <w:color w:val="231F20"/>
          <w:spacing w:val="-2"/>
          <w:sz w:val="18"/>
        </w:rPr>
        <w:t xml:space="preserve"> 使徒行傳五 </w:t>
      </w:r>
      <w:r>
        <w:rPr>
          <w:color w:val="231F20"/>
          <w:sz w:val="18"/>
        </w:rPr>
        <w:t>29;</w:t>
      </w:r>
      <w:r>
        <w:rPr>
          <w:color w:val="231F20"/>
          <w:spacing w:val="-2"/>
          <w:sz w:val="18"/>
        </w:rPr>
        <w:t xml:space="preserve"> 啟示錄七 </w:t>
      </w:r>
      <w:r>
        <w:rPr>
          <w:color w:val="231F20"/>
          <w:spacing w:val="-5"/>
          <w:sz w:val="18"/>
        </w:rPr>
        <w:t>14）</w:t>
      </w:r>
    </w:p>
    <w:p w14:paraId="28D75DA3" w14:textId="77777777" w:rsidR="003345E9" w:rsidRDefault="007169A0">
      <w:pPr>
        <w:pStyle w:val="a5"/>
        <w:numPr>
          <w:ilvl w:val="1"/>
          <w:numId w:val="31"/>
        </w:numPr>
        <w:tabs>
          <w:tab w:val="left" w:pos="1074"/>
        </w:tabs>
        <w:spacing w:before="35" w:line="206" w:lineRule="auto"/>
        <w:ind w:right="112" w:firstLine="408"/>
        <w:jc w:val="both"/>
        <w:rPr>
          <w:sz w:val="20"/>
        </w:rPr>
      </w:pPr>
      <w:r>
        <w:rPr>
          <w:color w:val="231F20"/>
          <w:spacing w:val="6"/>
          <w:w w:val="102"/>
          <w:sz w:val="20"/>
        </w:rPr>
        <w:t>我們呼召本會信徒抵制一切形式的貪腐。所有形式的貪腐</w:t>
      </w:r>
      <w:r>
        <w:rPr>
          <w:color w:val="231F20"/>
          <w:spacing w:val="2"/>
          <w:w w:val="102"/>
          <w:sz w:val="20"/>
        </w:rPr>
        <w:t>都削弱人性，並在社群和社會中造成不健康的分裂。我們必須抵制參</w:t>
      </w:r>
      <w:r>
        <w:rPr>
          <w:color w:val="231F20"/>
          <w:w w:val="102"/>
          <w:sz w:val="20"/>
        </w:rPr>
        <w:t>與貪腐做法的誘惑，例如以權謀私、操縱他人、行賄受賄、依靠財富購買影響力、支持行賄受賄的做法，以及脅迫或誘使他人參與貪腐。</w:t>
      </w:r>
    </w:p>
    <w:p w14:paraId="69300ABB" w14:textId="77777777" w:rsidR="003345E9" w:rsidRDefault="007169A0">
      <w:pPr>
        <w:spacing w:before="23"/>
        <w:ind w:left="690"/>
        <w:jc w:val="both"/>
        <w:rPr>
          <w:sz w:val="18"/>
        </w:rPr>
      </w:pPr>
      <w:r>
        <w:rPr>
          <w:color w:val="231F20"/>
          <w:sz w:val="18"/>
        </w:rPr>
        <w:t>（</w:t>
      </w:r>
      <w:r>
        <w:rPr>
          <w:color w:val="231F20"/>
          <w:spacing w:val="-1"/>
          <w:sz w:val="18"/>
        </w:rPr>
        <w:t xml:space="preserve">利未記十九 </w:t>
      </w:r>
      <w:r>
        <w:rPr>
          <w:color w:val="231F20"/>
          <w:sz w:val="18"/>
        </w:rPr>
        <w:t>11,13,15;</w:t>
      </w:r>
      <w:r>
        <w:rPr>
          <w:color w:val="231F20"/>
          <w:spacing w:val="-2"/>
          <w:sz w:val="18"/>
        </w:rPr>
        <w:t xml:space="preserve"> 路加福音三 </w:t>
      </w:r>
      <w:r>
        <w:rPr>
          <w:color w:val="231F20"/>
          <w:sz w:val="18"/>
        </w:rPr>
        <w:t>8,10-14;</w:t>
      </w:r>
      <w:r>
        <w:rPr>
          <w:color w:val="231F20"/>
          <w:spacing w:val="-2"/>
          <w:sz w:val="18"/>
        </w:rPr>
        <w:t xml:space="preserve"> 希伯來書十三 </w:t>
      </w:r>
      <w:r>
        <w:rPr>
          <w:color w:val="231F20"/>
          <w:spacing w:val="-5"/>
          <w:sz w:val="18"/>
        </w:rPr>
        <w:t>5）</w:t>
      </w:r>
    </w:p>
    <w:p w14:paraId="7318A3F0" w14:textId="77777777" w:rsidR="003345E9" w:rsidRDefault="007169A0">
      <w:pPr>
        <w:pStyle w:val="3"/>
        <w:spacing w:before="119"/>
        <w:ind w:left="2322"/>
      </w:pPr>
      <w:r>
        <w:rPr>
          <w:color w:val="231F20"/>
          <w:spacing w:val="-2"/>
        </w:rPr>
        <w:t>二、人類生命之尊嚴</w:t>
      </w:r>
    </w:p>
    <w:p w14:paraId="13561FA2" w14:textId="77777777" w:rsidR="003345E9" w:rsidRDefault="007169A0">
      <w:pPr>
        <w:pStyle w:val="a5"/>
        <w:numPr>
          <w:ilvl w:val="0"/>
          <w:numId w:val="1"/>
        </w:numPr>
        <w:tabs>
          <w:tab w:val="left" w:pos="887"/>
        </w:tabs>
        <w:spacing w:before="11" w:line="204" w:lineRule="auto"/>
        <w:ind w:right="109" w:firstLine="408"/>
        <w:rPr>
          <w:sz w:val="20"/>
        </w:rPr>
      </w:pPr>
      <w:r>
        <w:rPr>
          <w:color w:val="231F20"/>
          <w:spacing w:val="5"/>
          <w:w w:val="102"/>
          <w:sz w:val="20"/>
        </w:rPr>
        <w:t>宣聖會相信人類生命是有尊嚴的，並極力反對墮胎、胚胎幹</w:t>
      </w:r>
      <w:r>
        <w:rPr>
          <w:color w:val="231F20"/>
          <w:w w:val="102"/>
          <w:sz w:val="20"/>
        </w:rPr>
        <w:t>細胞研究、安樂死以及對於殘障人士或老人停止合理的醫療照顧。</w:t>
      </w:r>
    </w:p>
    <w:p w14:paraId="6A083DA0" w14:textId="77777777" w:rsidR="003345E9" w:rsidRDefault="007169A0">
      <w:pPr>
        <w:pStyle w:val="a5"/>
        <w:numPr>
          <w:ilvl w:val="1"/>
          <w:numId w:val="1"/>
        </w:numPr>
        <w:tabs>
          <w:tab w:val="left" w:pos="1074"/>
        </w:tabs>
        <w:spacing w:line="206" w:lineRule="auto"/>
        <w:ind w:right="15" w:firstLine="408"/>
        <w:rPr>
          <w:sz w:val="20"/>
        </w:rPr>
      </w:pPr>
      <w:r>
        <w:rPr>
          <w:b/>
          <w:color w:val="231F20"/>
          <w:spacing w:val="6"/>
          <w:w w:val="102"/>
          <w:sz w:val="20"/>
        </w:rPr>
        <w:t>人工流產</w:t>
      </w:r>
      <w:r>
        <w:rPr>
          <w:color w:val="231F20"/>
          <w:spacing w:val="7"/>
          <w:w w:val="102"/>
          <w:sz w:val="20"/>
        </w:rPr>
        <w:t>：宣聖會肯定人類生命由造物主上帝所立定，相</w:t>
      </w:r>
      <w:r>
        <w:rPr>
          <w:color w:val="231F20"/>
          <w:spacing w:val="2"/>
          <w:w w:val="102"/>
          <w:sz w:val="20"/>
        </w:rPr>
        <w:t>信這種神聖本質延伸到未出生胎兒。生命是神所賜的禮物，所有的生</w:t>
      </w:r>
      <w:r>
        <w:rPr>
          <w:color w:val="231F20"/>
          <w:spacing w:val="5"/>
          <w:w w:val="102"/>
          <w:sz w:val="20"/>
        </w:rPr>
        <w:t>命包括在母胎中之嬰孩是神依自己的形象所創造，因此必須被滋養、</w:t>
      </w:r>
      <w:r>
        <w:rPr>
          <w:color w:val="231F20"/>
          <w:spacing w:val="3"/>
          <w:w w:val="102"/>
          <w:sz w:val="20"/>
        </w:rPr>
        <w:t>支持及保護。從成孕開始嬰孩即為人類，擁有一切人類生命的本質。這樣的生命需要依靠母親才能持續成長。因此我們相信人類生命應該</w:t>
      </w:r>
      <w:r>
        <w:rPr>
          <w:color w:val="231F20"/>
          <w:spacing w:val="2"/>
          <w:w w:val="102"/>
          <w:sz w:val="20"/>
        </w:rPr>
        <w:t>在成孕之初就被保護。我們反對以任何方式因著個人之便利或人口控</w:t>
      </w:r>
      <w:r>
        <w:rPr>
          <w:color w:val="231F20"/>
          <w:w w:val="102"/>
          <w:sz w:val="20"/>
        </w:rPr>
        <w:t>制而施行人工流產。本會反對墮胎之合法化。理解有少數但卻真實存在的醫學情況，因為危及孕婦或胎兒，或兩者的生命為由而決定施行墮胎者，應以合宜之醫學和屬靈諮商為根據。</w:t>
      </w:r>
    </w:p>
    <w:p w14:paraId="593110AB" w14:textId="77777777" w:rsidR="003345E9" w:rsidRDefault="007169A0">
      <w:pPr>
        <w:pStyle w:val="a3"/>
        <w:spacing w:line="206" w:lineRule="auto"/>
        <w:ind w:right="111" w:firstLine="408"/>
        <w:jc w:val="both"/>
      </w:pPr>
      <w:r>
        <w:rPr>
          <w:color w:val="231F20"/>
          <w:spacing w:val="3"/>
          <w:w w:val="102"/>
        </w:rPr>
        <w:t>為積極地面對墮胎帶來的問題，我們提倡並支持保護照顧母親與</w:t>
      </w:r>
      <w:r>
        <w:rPr>
          <w:color w:val="231F20"/>
          <w:spacing w:val="1"/>
          <w:w w:val="102"/>
        </w:rPr>
        <w:t>兒童的計劃。當有墮胎意圖的危機發生並向教會提出求助時，教會應</w:t>
      </w:r>
      <w:r>
        <w:rPr>
          <w:color w:val="231F20"/>
          <w:w w:val="102"/>
        </w:rPr>
        <w:t>由有受過訓練的同工提供愛的關懷及輔導。在這種情行下，我們可以成立或使用領養服務或未婚媽媽之家。</w:t>
      </w:r>
    </w:p>
    <w:p w14:paraId="4A595F64" w14:textId="77777777" w:rsidR="003345E9" w:rsidRDefault="007169A0">
      <w:pPr>
        <w:pStyle w:val="a3"/>
        <w:spacing w:line="206" w:lineRule="auto"/>
        <w:ind w:right="111" w:firstLine="408"/>
        <w:jc w:val="both"/>
      </w:pPr>
      <w:r>
        <w:rPr>
          <w:color w:val="231F20"/>
          <w:spacing w:val="3"/>
          <w:w w:val="102"/>
        </w:rPr>
        <w:t>宣聖會認為考慮以墮胎中止懷孕的行為，通常是由於忽視性行為</w:t>
      </w:r>
      <w:r>
        <w:rPr>
          <w:color w:val="231F20"/>
          <w:spacing w:val="1"/>
          <w:w w:val="102"/>
        </w:rPr>
        <w:t>應有的責任所致。因此本會呼籲對信徒實行新約聖經之倫理，以將有</w:t>
      </w:r>
      <w:r>
        <w:rPr>
          <w:color w:val="231F20"/>
          <w:w w:val="102"/>
        </w:rPr>
        <w:t>關人類性行為與墮胎問題以聖經原則為較寬廣的架構，為我們提供道德決策之指引。</w:t>
      </w:r>
    </w:p>
    <w:p w14:paraId="61AD4F0D" w14:textId="77777777" w:rsidR="003345E9" w:rsidRDefault="007169A0">
      <w:pPr>
        <w:spacing w:before="45" w:line="199" w:lineRule="auto"/>
        <w:ind w:left="780" w:right="553" w:hanging="90"/>
        <w:jc w:val="both"/>
        <w:rPr>
          <w:sz w:val="18"/>
        </w:rPr>
      </w:pPr>
      <w:r>
        <w:rPr>
          <w:color w:val="231F20"/>
          <w:sz w:val="18"/>
        </w:rPr>
        <w:t>（創世記二 7、九 6；出埃及記廿 13、廿一 12 ～ 16、22 ～ 25；利未記十八 21；約伯記卅一 15；詩篇廿二 9、一三九 3 ～ 16；以賽亞書四十四 2、24、四十九 5；耶利米書一 5；路加福音一 15、23</w:t>
      </w:r>
      <w:r>
        <w:rPr>
          <w:color w:val="231F20"/>
          <w:spacing w:val="-3"/>
          <w:sz w:val="18"/>
        </w:rPr>
        <w:t xml:space="preserve"> </w:t>
      </w:r>
      <w:r>
        <w:rPr>
          <w:color w:val="231F20"/>
          <w:sz w:val="18"/>
        </w:rPr>
        <w:t>～</w:t>
      </w:r>
      <w:r>
        <w:rPr>
          <w:color w:val="231F20"/>
          <w:spacing w:val="-3"/>
          <w:sz w:val="18"/>
        </w:rPr>
        <w:t xml:space="preserve"> </w:t>
      </w:r>
      <w:r>
        <w:rPr>
          <w:color w:val="231F20"/>
          <w:sz w:val="18"/>
        </w:rPr>
        <w:t>25、36</w:t>
      </w:r>
      <w:r>
        <w:rPr>
          <w:color w:val="231F20"/>
          <w:spacing w:val="-3"/>
          <w:sz w:val="18"/>
        </w:rPr>
        <w:t xml:space="preserve"> </w:t>
      </w:r>
      <w:r>
        <w:rPr>
          <w:color w:val="231F20"/>
          <w:sz w:val="18"/>
        </w:rPr>
        <w:t>～</w:t>
      </w:r>
      <w:r>
        <w:rPr>
          <w:color w:val="231F20"/>
          <w:spacing w:val="-3"/>
          <w:sz w:val="18"/>
        </w:rPr>
        <w:t xml:space="preserve"> </w:t>
      </w:r>
      <w:r>
        <w:rPr>
          <w:color w:val="231F20"/>
          <w:sz w:val="18"/>
        </w:rPr>
        <w:t>45；</w:t>
      </w:r>
      <w:r>
        <w:rPr>
          <w:color w:val="231F20"/>
          <w:spacing w:val="-1"/>
          <w:sz w:val="18"/>
        </w:rPr>
        <w:t xml:space="preserve">使徒行傳十七 </w:t>
      </w:r>
      <w:r>
        <w:rPr>
          <w:color w:val="231F20"/>
          <w:sz w:val="18"/>
        </w:rPr>
        <w:t>25；</w:t>
      </w:r>
      <w:r>
        <w:rPr>
          <w:color w:val="231F20"/>
          <w:spacing w:val="-1"/>
          <w:sz w:val="18"/>
        </w:rPr>
        <w:t xml:space="preserve">羅馬書十二 </w:t>
      </w:r>
      <w:r>
        <w:rPr>
          <w:color w:val="231F20"/>
          <w:sz w:val="18"/>
        </w:rPr>
        <w:t>1</w:t>
      </w:r>
      <w:r>
        <w:rPr>
          <w:color w:val="231F20"/>
          <w:spacing w:val="-3"/>
          <w:sz w:val="18"/>
        </w:rPr>
        <w:t xml:space="preserve"> </w:t>
      </w:r>
      <w:r>
        <w:rPr>
          <w:color w:val="231F20"/>
          <w:sz w:val="18"/>
        </w:rPr>
        <w:t>～</w:t>
      </w:r>
      <w:r>
        <w:rPr>
          <w:color w:val="231F20"/>
          <w:spacing w:val="-3"/>
          <w:sz w:val="18"/>
        </w:rPr>
        <w:t xml:space="preserve"> </w:t>
      </w:r>
      <w:r>
        <w:rPr>
          <w:color w:val="231F20"/>
          <w:spacing w:val="-5"/>
          <w:sz w:val="18"/>
        </w:rPr>
        <w:t>2；</w:t>
      </w:r>
    </w:p>
    <w:p w14:paraId="50BE89C0" w14:textId="77777777" w:rsidR="003345E9" w:rsidRDefault="003345E9">
      <w:pPr>
        <w:spacing w:line="199" w:lineRule="auto"/>
        <w:jc w:val="both"/>
        <w:rPr>
          <w:sz w:val="18"/>
        </w:rPr>
        <w:sectPr w:rsidR="003345E9">
          <w:pgSz w:w="8640" w:h="12960"/>
          <w:pgMar w:top="480" w:right="1080" w:bottom="1180" w:left="1080" w:header="0" w:footer="997" w:gutter="0"/>
          <w:cols w:space="720"/>
        </w:sectPr>
      </w:pPr>
    </w:p>
    <w:p w14:paraId="38B77766" w14:textId="77777777" w:rsidR="003345E9" w:rsidRDefault="007169A0">
      <w:pPr>
        <w:pStyle w:val="a3"/>
        <w:spacing w:before="50"/>
        <w:ind w:left="0"/>
        <w:jc w:val="center"/>
      </w:pPr>
      <w:r>
        <w:rPr>
          <w:color w:val="231F20"/>
          <w:spacing w:val="-2"/>
        </w:rPr>
        <w:lastRenderedPageBreak/>
        <w:t>基督徒行為公約</w:t>
      </w:r>
    </w:p>
    <w:p w14:paraId="716C4610" w14:textId="77777777" w:rsidR="003345E9" w:rsidRDefault="007169A0">
      <w:pPr>
        <w:spacing w:before="208" w:line="336" w:lineRule="exact"/>
        <w:ind w:left="780"/>
        <w:rPr>
          <w:sz w:val="18"/>
        </w:rPr>
      </w:pPr>
      <w:r>
        <w:rPr>
          <w:color w:val="231F20"/>
          <w:spacing w:val="-1"/>
          <w:sz w:val="18"/>
        </w:rPr>
        <w:t xml:space="preserve">哥林多前書六 </w:t>
      </w:r>
      <w:r>
        <w:rPr>
          <w:color w:val="231F20"/>
          <w:sz w:val="18"/>
        </w:rPr>
        <w:t>16</w:t>
      </w:r>
      <w:r>
        <w:rPr>
          <w:color w:val="231F20"/>
          <w:spacing w:val="-1"/>
          <w:sz w:val="18"/>
        </w:rPr>
        <w:t xml:space="preserve">、七 </w:t>
      </w:r>
      <w:r>
        <w:rPr>
          <w:color w:val="231F20"/>
          <w:sz w:val="18"/>
        </w:rPr>
        <w:t>1</w:t>
      </w:r>
      <w:r>
        <w:rPr>
          <w:color w:val="231F20"/>
          <w:spacing w:val="-2"/>
          <w:sz w:val="18"/>
        </w:rPr>
        <w:t xml:space="preserve"> 以下；帖撒羅尼迦前書四 </w:t>
      </w:r>
      <w:r>
        <w:rPr>
          <w:color w:val="231F20"/>
          <w:sz w:val="18"/>
        </w:rPr>
        <w:t>3</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6）</w:t>
      </w:r>
    </w:p>
    <w:p w14:paraId="61C8D4FD" w14:textId="77777777" w:rsidR="003345E9" w:rsidRDefault="007169A0">
      <w:pPr>
        <w:pStyle w:val="a3"/>
        <w:spacing w:before="35" w:line="206" w:lineRule="auto"/>
        <w:ind w:right="17" w:firstLine="408"/>
      </w:pPr>
      <w:r>
        <w:rPr>
          <w:color w:val="231F20"/>
          <w:spacing w:val="3"/>
          <w:w w:val="102"/>
        </w:rPr>
        <w:t>宣聖會同時也瞭解許多人受到墮胎悲劇的傷害，我們鼓勵每一個</w:t>
      </w:r>
      <w:r>
        <w:rPr>
          <w:color w:val="231F20"/>
          <w:spacing w:val="2"/>
          <w:w w:val="102"/>
        </w:rPr>
        <w:t>教會及信徒向那些經歷墮胎的人分享上帝饒恕的信息。我們的地方教</w:t>
      </w:r>
      <w:r>
        <w:rPr>
          <w:color w:val="231F20"/>
          <w:spacing w:val="5"/>
          <w:w w:val="102"/>
        </w:rPr>
        <w:t>會應該向那些因為主動終止懷孕而受到身體、情緒與靈性痛苦的人，</w:t>
      </w:r>
      <w:r>
        <w:rPr>
          <w:color w:val="231F20"/>
          <w:w w:val="102"/>
        </w:rPr>
        <w:t>成為救助與希望的社群。</w:t>
      </w:r>
    </w:p>
    <w:p w14:paraId="709FCD71" w14:textId="77777777" w:rsidR="003345E9" w:rsidRDefault="007169A0">
      <w:pPr>
        <w:spacing w:before="24" w:line="335" w:lineRule="exact"/>
        <w:ind w:left="690"/>
        <w:rPr>
          <w:sz w:val="18"/>
        </w:rPr>
      </w:pPr>
      <w:r>
        <w:rPr>
          <w:color w:val="231F20"/>
          <w:sz w:val="18"/>
        </w:rPr>
        <w:t>（</w:t>
      </w:r>
      <w:r>
        <w:rPr>
          <w:color w:val="231F20"/>
          <w:spacing w:val="-1"/>
          <w:sz w:val="18"/>
        </w:rPr>
        <w:t xml:space="preserve">羅馬書三 </w:t>
      </w:r>
      <w:r>
        <w:rPr>
          <w:color w:val="231F20"/>
          <w:sz w:val="18"/>
        </w:rPr>
        <w:t>22-24；</w:t>
      </w:r>
      <w:r>
        <w:rPr>
          <w:color w:val="231F20"/>
          <w:spacing w:val="-1"/>
          <w:sz w:val="18"/>
        </w:rPr>
        <w:t xml:space="preserve">加拉太書六 </w:t>
      </w:r>
      <w:r>
        <w:rPr>
          <w:color w:val="231F20"/>
          <w:spacing w:val="-5"/>
          <w:sz w:val="18"/>
        </w:rPr>
        <w:t>1）</w:t>
      </w:r>
    </w:p>
    <w:p w14:paraId="3D995898" w14:textId="77777777" w:rsidR="003345E9" w:rsidRDefault="007169A0">
      <w:pPr>
        <w:pStyle w:val="a5"/>
        <w:numPr>
          <w:ilvl w:val="1"/>
          <w:numId w:val="1"/>
        </w:numPr>
        <w:tabs>
          <w:tab w:val="left" w:pos="1074"/>
        </w:tabs>
        <w:spacing w:before="35" w:line="206" w:lineRule="auto"/>
        <w:ind w:right="112" w:firstLine="408"/>
        <w:jc w:val="both"/>
        <w:rPr>
          <w:sz w:val="20"/>
        </w:rPr>
      </w:pPr>
      <w:r>
        <w:rPr>
          <w:b/>
          <w:color w:val="231F20"/>
          <w:spacing w:val="7"/>
          <w:w w:val="102"/>
          <w:sz w:val="20"/>
        </w:rPr>
        <w:t>基因工程與基因治療</w:t>
      </w:r>
      <w:r>
        <w:rPr>
          <w:color w:val="231F20"/>
          <w:spacing w:val="6"/>
          <w:w w:val="102"/>
          <w:sz w:val="20"/>
        </w:rPr>
        <w:t>：宣聖會支持以達到基因治療為目的</w:t>
      </w:r>
      <w:r>
        <w:rPr>
          <w:color w:val="231F20"/>
          <w:spacing w:val="3"/>
          <w:w w:val="102"/>
          <w:sz w:val="20"/>
        </w:rPr>
        <w:t>的基因工程，我們知道基因治療可以預防甚至治療生理或精神上的失</w:t>
      </w:r>
      <w:r>
        <w:rPr>
          <w:color w:val="231F20"/>
          <w:spacing w:val="1"/>
          <w:w w:val="102"/>
          <w:sz w:val="20"/>
        </w:rPr>
        <w:t>常。但我們反對任何助長社會不公義，不尊重人類尊嚴或是企圖達到</w:t>
      </w:r>
      <w:r>
        <w:rPr>
          <w:color w:val="231F20"/>
          <w:w w:val="102"/>
          <w:sz w:val="20"/>
        </w:rPr>
        <w:t>種族、智能、或社會優越性（優生學）的基因工程行為。</w:t>
      </w:r>
    </w:p>
    <w:p w14:paraId="3EE89277" w14:textId="77777777" w:rsidR="003345E9" w:rsidRDefault="007169A0">
      <w:pPr>
        <w:pStyle w:val="a3"/>
        <w:spacing w:line="206" w:lineRule="auto"/>
        <w:ind w:right="109" w:firstLine="408"/>
        <w:jc w:val="both"/>
      </w:pPr>
      <w:r>
        <w:rPr>
          <w:color w:val="231F20"/>
          <w:spacing w:val="3"/>
          <w:w w:val="102"/>
        </w:rPr>
        <w:t>我們反對進行會導致或鼓勵人類墮胎，以另一種方式來終結人類</w:t>
      </w:r>
      <w:r>
        <w:rPr>
          <w:color w:val="231F20"/>
          <w:spacing w:val="4"/>
          <w:w w:val="102"/>
        </w:rPr>
        <w:t>生命的</w:t>
      </w:r>
      <w:r>
        <w:rPr>
          <w:color w:val="231F20"/>
          <w:spacing w:val="1"/>
        </w:rPr>
        <w:t xml:space="preserve"> </w:t>
      </w:r>
      <w:r>
        <w:rPr>
          <w:color w:val="231F20"/>
          <w:w w:val="102"/>
        </w:rPr>
        <w:t>DNA</w:t>
      </w:r>
      <w:r>
        <w:rPr>
          <w:color w:val="231F20"/>
          <w:spacing w:val="1"/>
        </w:rPr>
        <w:t xml:space="preserve"> </w:t>
      </w:r>
      <w:r>
        <w:rPr>
          <w:color w:val="231F20"/>
          <w:spacing w:val="2"/>
          <w:w w:val="102"/>
        </w:rPr>
        <w:t>研究。在所有的情況下，基於尊重人類生命的尊嚴，基</w:t>
      </w:r>
      <w:r>
        <w:rPr>
          <w:color w:val="231F20"/>
          <w:spacing w:val="3"/>
          <w:w w:val="102"/>
        </w:rPr>
        <w:t>因工程及基因治療應在人類在神面前皆平權，以及對公義與恩慈的然</w:t>
      </w:r>
      <w:r>
        <w:rPr>
          <w:color w:val="231F20"/>
          <w:w w:val="102"/>
        </w:rPr>
        <w:t>諾等指導原則下進行。</w:t>
      </w:r>
    </w:p>
    <w:p w14:paraId="7B47B180" w14:textId="77777777" w:rsidR="003345E9" w:rsidRDefault="007169A0">
      <w:pPr>
        <w:pStyle w:val="a5"/>
        <w:numPr>
          <w:ilvl w:val="1"/>
          <w:numId w:val="1"/>
        </w:numPr>
        <w:tabs>
          <w:tab w:val="left" w:pos="1074"/>
        </w:tabs>
        <w:spacing w:line="206" w:lineRule="auto"/>
        <w:ind w:right="17" w:firstLine="408"/>
        <w:rPr>
          <w:sz w:val="20"/>
        </w:rPr>
      </w:pPr>
      <w:r>
        <w:rPr>
          <w:b/>
          <w:color w:val="231F20"/>
          <w:spacing w:val="7"/>
          <w:w w:val="102"/>
          <w:sz w:val="20"/>
        </w:rPr>
        <w:t>人類胚胎幹細胞研究以及其他損毀成孕後任何生命的醫學</w:t>
      </w:r>
      <w:r>
        <w:rPr>
          <w:b/>
          <w:color w:val="231F20"/>
          <w:spacing w:val="3"/>
          <w:w w:val="102"/>
          <w:sz w:val="20"/>
        </w:rPr>
        <w:t>或科學實驗</w:t>
      </w:r>
      <w:r>
        <w:rPr>
          <w:color w:val="231F20"/>
          <w:spacing w:val="4"/>
          <w:w w:val="102"/>
          <w:sz w:val="20"/>
        </w:rPr>
        <w:t>：宣聖會強烈鼓勵科學界積極發展從成人身體中得到之基</w:t>
      </w:r>
      <w:r>
        <w:rPr>
          <w:color w:val="231F20"/>
          <w:w w:val="102"/>
          <w:sz w:val="20"/>
        </w:rPr>
        <w:t>因、胎盤、臍帶血，來自動物之細胞，以及其他不來自人類之胚胎細</w:t>
      </w:r>
      <w:r>
        <w:rPr>
          <w:color w:val="231F20"/>
          <w:spacing w:val="5"/>
          <w:w w:val="102"/>
          <w:sz w:val="20"/>
        </w:rPr>
        <w:t>胞所發展之幹細胞科技。這些不違反人類尊嚴之行為是為醫治人類，</w:t>
      </w:r>
      <w:r>
        <w:rPr>
          <w:color w:val="231F20"/>
          <w:spacing w:val="3"/>
          <w:w w:val="102"/>
          <w:sz w:val="20"/>
        </w:rPr>
        <w:t>有著正義的目的。我們對於幹細胞研究的立場來自我們相信人的胚胎</w:t>
      </w:r>
      <w:r>
        <w:rPr>
          <w:color w:val="231F20"/>
          <w:spacing w:val="2"/>
          <w:w w:val="102"/>
          <w:sz w:val="20"/>
        </w:rPr>
        <w:t>是上帝按自己的形象所創造有位格的人類。所以我們反對使用從人類</w:t>
      </w:r>
      <w:r>
        <w:rPr>
          <w:color w:val="231F20"/>
          <w:w w:val="102"/>
          <w:sz w:val="20"/>
        </w:rPr>
        <w:t>胚胎所得之幹細胞進行研究治療或其他的目的。</w:t>
      </w:r>
    </w:p>
    <w:p w14:paraId="08716647" w14:textId="77777777" w:rsidR="003345E9" w:rsidRDefault="007169A0">
      <w:pPr>
        <w:pStyle w:val="a3"/>
        <w:spacing w:line="206" w:lineRule="auto"/>
        <w:ind w:right="111" w:firstLine="408"/>
        <w:jc w:val="both"/>
      </w:pPr>
      <w:r>
        <w:rPr>
          <w:color w:val="231F20"/>
          <w:spacing w:val="3"/>
          <w:w w:val="102"/>
        </w:rPr>
        <w:t>在未來科技的持續發展的情況下，我們強烈支持不違反人類尊嚴</w:t>
      </w:r>
      <w:r>
        <w:rPr>
          <w:color w:val="231F20"/>
          <w:spacing w:val="2"/>
          <w:w w:val="102"/>
        </w:rPr>
        <w:t>或其他聖經真理與道德的研究。但是我們反對因任何理由而毀壞胚胎</w:t>
      </w:r>
      <w:r>
        <w:rPr>
          <w:color w:val="231F20"/>
          <w:w w:val="102"/>
        </w:rPr>
        <w:t>或任何為了研究而奪取受孕之生命的行為。同樣的，我們反對任何使用被墮胎後的胎兒作為任何目的之研究行為。</w:t>
      </w:r>
    </w:p>
    <w:p w14:paraId="016D5F21" w14:textId="77777777" w:rsidR="003345E9" w:rsidRDefault="007169A0">
      <w:pPr>
        <w:pStyle w:val="a5"/>
        <w:numPr>
          <w:ilvl w:val="1"/>
          <w:numId w:val="1"/>
        </w:numPr>
        <w:tabs>
          <w:tab w:val="left" w:pos="1073"/>
        </w:tabs>
        <w:spacing w:line="206" w:lineRule="auto"/>
        <w:ind w:right="15" w:firstLine="408"/>
        <w:rPr>
          <w:sz w:val="20"/>
        </w:rPr>
      </w:pPr>
      <w:r>
        <w:rPr>
          <w:b/>
          <w:color w:val="231F20"/>
          <w:spacing w:val="1"/>
          <w:w w:val="102"/>
          <w:sz w:val="20"/>
        </w:rPr>
        <w:t>複製人：</w:t>
      </w:r>
      <w:r>
        <w:rPr>
          <w:color w:val="231F20"/>
          <w:w w:val="102"/>
          <w:sz w:val="20"/>
        </w:rPr>
        <w:t>我們反對複製人。創造我們的神看重人類的價值，</w:t>
      </w:r>
      <w:r>
        <w:rPr>
          <w:color w:val="231F20"/>
          <w:spacing w:val="2"/>
          <w:w w:val="102"/>
          <w:sz w:val="20"/>
        </w:rPr>
        <w:t>人是依照神的形象創造的，複製人當成一個物品，因此否定了創造主</w:t>
      </w:r>
      <w:r>
        <w:rPr>
          <w:color w:val="231F20"/>
          <w:w w:val="102"/>
          <w:sz w:val="20"/>
        </w:rPr>
        <w:t>所賜給我們的尊嚴與價值。</w:t>
      </w:r>
    </w:p>
    <w:p w14:paraId="5BE72457" w14:textId="77777777" w:rsidR="003345E9" w:rsidRDefault="007169A0">
      <w:pPr>
        <w:pStyle w:val="a5"/>
        <w:numPr>
          <w:ilvl w:val="1"/>
          <w:numId w:val="1"/>
        </w:numPr>
        <w:tabs>
          <w:tab w:val="left" w:pos="1073"/>
        </w:tabs>
        <w:spacing w:line="206" w:lineRule="auto"/>
        <w:ind w:right="15" w:firstLine="408"/>
        <w:jc w:val="both"/>
        <w:rPr>
          <w:sz w:val="20"/>
        </w:rPr>
      </w:pPr>
      <w:r>
        <w:rPr>
          <w:b/>
          <w:color w:val="231F20"/>
          <w:spacing w:val="1"/>
          <w:w w:val="102"/>
          <w:sz w:val="20"/>
        </w:rPr>
        <w:t>安樂死</w:t>
      </w:r>
      <w:r>
        <w:rPr>
          <w:b/>
          <w:color w:val="231F20"/>
          <w:spacing w:val="3"/>
          <w:w w:val="102"/>
          <w:sz w:val="20"/>
        </w:rPr>
        <w:t>（包括醫師協助的自殺</w:t>
      </w:r>
      <w:r>
        <w:rPr>
          <w:b/>
          <w:color w:val="231F20"/>
          <w:spacing w:val="-102"/>
          <w:w w:val="102"/>
          <w:sz w:val="20"/>
        </w:rPr>
        <w:t>）</w:t>
      </w:r>
      <w:r>
        <w:rPr>
          <w:b/>
          <w:color w:val="231F20"/>
          <w:spacing w:val="3"/>
          <w:w w:val="102"/>
          <w:sz w:val="20"/>
        </w:rPr>
        <w:t>：</w:t>
      </w:r>
      <w:r>
        <w:rPr>
          <w:color w:val="231F20"/>
          <w:spacing w:val="2"/>
          <w:w w:val="102"/>
          <w:sz w:val="20"/>
        </w:rPr>
        <w:t>我們相信安樂死</w:t>
      </w:r>
      <w:r>
        <w:rPr>
          <w:color w:val="231F20"/>
          <w:spacing w:val="3"/>
          <w:w w:val="102"/>
          <w:sz w:val="20"/>
        </w:rPr>
        <w:t>（有意結束一位末期病患、或是一位嚴重傷殘而無法治癒但不致命的病患的生</w:t>
      </w:r>
      <w:r>
        <w:rPr>
          <w:color w:val="231F20"/>
          <w:spacing w:val="-10"/>
          <w:w w:val="102"/>
          <w:sz w:val="20"/>
        </w:rPr>
        <w:t>命，以減少所受的苦痛。</w:t>
      </w:r>
      <w:r>
        <w:rPr>
          <w:color w:val="231F20"/>
          <w:w w:val="102"/>
          <w:sz w:val="20"/>
        </w:rPr>
        <w:t>）與基督徒信仰並不相合。我們所反對的安樂死包括對於這位絕症患者主動要求或是被動同意的形式（主動安樂死）</w:t>
      </w:r>
    </w:p>
    <w:p w14:paraId="4D6A1604"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79DB78C8"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73B58EFC" w14:textId="77777777" w:rsidR="003345E9" w:rsidRDefault="007169A0">
      <w:pPr>
        <w:pStyle w:val="a3"/>
        <w:spacing w:before="237" w:line="206" w:lineRule="auto"/>
        <w:ind w:left="119" w:right="112"/>
        <w:jc w:val="both"/>
      </w:pPr>
      <w:r>
        <w:rPr>
          <w:color w:val="231F20"/>
          <w:w w:val="102"/>
        </w:rPr>
        <w:t>以及當患者因為心志能力受限而無法同意安樂死（被動安樂死</w:t>
      </w:r>
      <w:r>
        <w:rPr>
          <w:color w:val="231F20"/>
          <w:spacing w:val="-102"/>
          <w:w w:val="102"/>
        </w:rPr>
        <w:t>）</w:t>
      </w:r>
      <w:r>
        <w:rPr>
          <w:color w:val="231F20"/>
          <w:w w:val="102"/>
        </w:rPr>
        <w:t>。我們</w:t>
      </w:r>
      <w:r>
        <w:rPr>
          <w:color w:val="231F20"/>
          <w:spacing w:val="3"/>
          <w:w w:val="102"/>
        </w:rPr>
        <w:t>確信基督教會歷來反對安樂死的態度，是來自於聖經以及教會對於主</w:t>
      </w:r>
      <w:r>
        <w:rPr>
          <w:color w:val="231F20"/>
          <w:spacing w:val="1"/>
          <w:w w:val="102"/>
        </w:rPr>
        <w:t>耶穌信仰的認信。安樂死違反了基督徒對於神掌管萬有的信任，而以</w:t>
      </w:r>
      <w:r>
        <w:rPr>
          <w:color w:val="231F20"/>
          <w:w w:val="102"/>
        </w:rPr>
        <w:t>自我決定奪取神的主權；也違反了神賜與我們生命管家的職分；同時也減損了聖經對於人類以及社群的重視。安樂死過度重視停止受苦這一件事，反映了人類在恩惠全能神面前的驕傲。我們請求宣聖會的會友反對任何對安樂死合法化的努力。</w:t>
      </w:r>
    </w:p>
    <w:p w14:paraId="173B3CFB" w14:textId="77777777" w:rsidR="003345E9" w:rsidRDefault="007169A0">
      <w:pPr>
        <w:pStyle w:val="a5"/>
        <w:numPr>
          <w:ilvl w:val="1"/>
          <w:numId w:val="1"/>
        </w:numPr>
        <w:tabs>
          <w:tab w:val="left" w:pos="1066"/>
        </w:tabs>
        <w:spacing w:line="206" w:lineRule="auto"/>
        <w:ind w:left="119" w:right="16" w:firstLine="408"/>
        <w:rPr>
          <w:sz w:val="20"/>
        </w:rPr>
      </w:pPr>
      <w:r>
        <w:rPr>
          <w:b/>
          <w:color w:val="231F20"/>
          <w:spacing w:val="-2"/>
          <w:w w:val="102"/>
          <w:sz w:val="20"/>
        </w:rPr>
        <w:t>接受死亡</w:t>
      </w:r>
      <w:r>
        <w:rPr>
          <w:color w:val="231F20"/>
          <w:spacing w:val="-2"/>
          <w:w w:val="102"/>
          <w:sz w:val="20"/>
        </w:rPr>
        <w:t>：當面臨即將來臨的死亡，我們相信去除或是不主</w:t>
      </w:r>
      <w:r>
        <w:rPr>
          <w:color w:val="231F20"/>
          <w:spacing w:val="2"/>
          <w:w w:val="102"/>
          <w:sz w:val="20"/>
        </w:rPr>
        <w:t>動提供人工的生命延續設備，在基督徒信仰及實踐上是被允許的。這</w:t>
      </w:r>
      <w:r>
        <w:rPr>
          <w:color w:val="231F20"/>
          <w:spacing w:val="1"/>
          <w:w w:val="102"/>
          <w:sz w:val="20"/>
        </w:rPr>
        <w:t>樣的看法適用在一些持續在植物狀態生存的人，或是一些必須使用非</w:t>
      </w:r>
      <w:r>
        <w:rPr>
          <w:color w:val="231F20"/>
          <w:w w:val="102"/>
          <w:sz w:val="20"/>
        </w:rPr>
        <w:t>常手段以延續生命卻</w:t>
      </w:r>
      <w:r>
        <w:rPr>
          <w:rFonts w:ascii="Noto Serif SC" w:eastAsia="Noto Serif SC"/>
          <w:color w:val="231F20"/>
          <w:spacing w:val="1"/>
          <w:w w:val="102"/>
          <w:sz w:val="20"/>
        </w:rPr>
        <w:t>没</w:t>
      </w:r>
      <w:r>
        <w:rPr>
          <w:color w:val="231F20"/>
          <w:w w:val="102"/>
          <w:sz w:val="20"/>
        </w:rPr>
        <w:t>有希望獲得痊癒的人。我們確信當死亡鄰近時，</w:t>
      </w:r>
      <w:r>
        <w:rPr>
          <w:color w:val="231F20"/>
          <w:spacing w:val="1"/>
          <w:w w:val="102"/>
          <w:sz w:val="20"/>
        </w:rPr>
        <w:t>這樣的過程中，不需要以任何非自然的方式來延遲。身為基督徒，我</w:t>
      </w:r>
      <w:r>
        <w:rPr>
          <w:color w:val="231F20"/>
          <w:w w:val="102"/>
          <w:sz w:val="20"/>
        </w:rPr>
        <w:t>們相信神的信實並擁有永生的盼望。這樣的確信讓我們接受死亡是人生一項在基督裡的信心經驗，因著基督為我們勝過死亡和它的權勢。</w:t>
      </w:r>
    </w:p>
    <w:p w14:paraId="569F1E28" w14:textId="77777777" w:rsidR="003345E9" w:rsidRDefault="007169A0">
      <w:pPr>
        <w:pStyle w:val="3"/>
        <w:spacing w:before="64"/>
        <w:ind w:left="2321"/>
      </w:pPr>
      <w:r>
        <w:rPr>
          <w:color w:val="231F20"/>
          <w:spacing w:val="-2"/>
        </w:rPr>
        <w:t>三、人類的性和婚姻</w:t>
      </w:r>
    </w:p>
    <w:p w14:paraId="3154CE7B" w14:textId="77777777" w:rsidR="003345E9" w:rsidRDefault="007169A0">
      <w:pPr>
        <w:pStyle w:val="a5"/>
        <w:numPr>
          <w:ilvl w:val="0"/>
          <w:numId w:val="1"/>
        </w:numPr>
        <w:tabs>
          <w:tab w:val="left" w:pos="885"/>
        </w:tabs>
        <w:spacing w:before="9" w:line="206" w:lineRule="auto"/>
        <w:ind w:left="119" w:right="17" w:firstLine="408"/>
        <w:rPr>
          <w:sz w:val="20"/>
        </w:rPr>
      </w:pPr>
      <w:r>
        <w:rPr>
          <w:color w:val="231F20"/>
          <w:w w:val="102"/>
          <w:sz w:val="20"/>
        </w:rPr>
        <w:t>宣聖會視人類的性是創造主賜給人類聖潔和美善的一種表現。全人類皆是按神的形象而造成，他們有無法估量的價值和意義。因此，</w:t>
      </w:r>
      <w:r>
        <w:rPr>
          <w:color w:val="231F20"/>
          <w:spacing w:val="3"/>
          <w:w w:val="102"/>
          <w:sz w:val="20"/>
        </w:rPr>
        <w:t>我們相信人類的性不單是一種感性的表達，更是神的恩賜去反映我們</w:t>
      </w:r>
      <w:r>
        <w:rPr>
          <w:color w:val="231F20"/>
          <w:w w:val="102"/>
          <w:sz w:val="20"/>
        </w:rPr>
        <w:t>肉身和關係上受造的整全性。</w:t>
      </w:r>
    </w:p>
    <w:p w14:paraId="1D821862" w14:textId="77777777" w:rsidR="003345E9" w:rsidRDefault="007169A0">
      <w:pPr>
        <w:pStyle w:val="a3"/>
        <w:spacing w:line="206" w:lineRule="auto"/>
        <w:ind w:left="119" w:right="17" w:firstLine="408"/>
      </w:pPr>
      <w:r>
        <w:rPr>
          <w:color w:val="231F20"/>
          <w:spacing w:val="1"/>
          <w:w w:val="102"/>
        </w:rPr>
        <w:t>作為聖潔的子民，宣聖會肯定神看重我們的身體。基督徒蒙召靠著聖靈的更新和成聖的工作，透過我們的身體來榮耀神。我們的感官，性慾，享樂的本能和與人連結的渴求都根源於神的本性。我們的身體</w:t>
      </w:r>
      <w:r>
        <w:rPr>
          <w:color w:val="231F20"/>
          <w:w w:val="102"/>
        </w:rPr>
        <w:t>是好的，是甚好的。</w:t>
      </w:r>
    </w:p>
    <w:p w14:paraId="22EE16F5" w14:textId="77777777" w:rsidR="003345E9" w:rsidRDefault="007169A0">
      <w:pPr>
        <w:pStyle w:val="a3"/>
        <w:spacing w:line="206" w:lineRule="auto"/>
        <w:ind w:left="119" w:right="16" w:firstLine="408"/>
      </w:pPr>
      <w:r>
        <w:rPr>
          <w:color w:val="231F20"/>
          <w:spacing w:val="1"/>
          <w:w w:val="102"/>
        </w:rPr>
        <w:t>我們肯定愛是神創造的動力。當我們經歷從神而來神聖的愛，我們了解三位一體神是源於聖父，聖子，聖靈相互間的愛。所以我們的</w:t>
      </w:r>
      <w:r>
        <w:rPr>
          <w:color w:val="231F20"/>
          <w:w w:val="102"/>
        </w:rPr>
        <w:t>本質是渴求與別人連結。這份渴求最終極的滿足是建立一個與神，祂的創造並愛鄰舍如己契約的關係。我們被造是是好和美麗的。我們與人關連的本能和渴求是反映神的形象。神的子民是在基督裡合而為一，是一個充滿愛和恩典的群體</w:t>
      </w:r>
      <w:r>
        <w:rPr>
          <w:color w:val="231F20"/>
          <w:spacing w:val="-1"/>
        </w:rPr>
        <w:t xml:space="preserve"> </w:t>
      </w:r>
      <w:r>
        <w:rPr>
          <w:color w:val="231F20"/>
          <w:w w:val="102"/>
        </w:rPr>
        <w:t>.</w:t>
      </w:r>
    </w:p>
    <w:p w14:paraId="22F3870D" w14:textId="77777777" w:rsidR="003345E9" w:rsidRDefault="007169A0">
      <w:pPr>
        <w:pStyle w:val="a3"/>
        <w:spacing w:line="206" w:lineRule="auto"/>
        <w:ind w:left="119" w:right="16" w:firstLine="408"/>
        <w:jc w:val="both"/>
      </w:pPr>
      <w:r>
        <w:rPr>
          <w:color w:val="231F20"/>
          <w:spacing w:val="1"/>
          <w:w w:val="102"/>
        </w:rPr>
        <w:t>在這個群體裡，信徒蒙召為基督身體的信實的一員。在信徒群體</w:t>
      </w:r>
      <w:r>
        <w:rPr>
          <w:color w:val="231F20"/>
          <w:w w:val="102"/>
        </w:rPr>
        <w:t>中，單身人仕應受尊重，並受歡迎加入聖徒的團契。作為一個單身人</w:t>
      </w:r>
      <w:r>
        <w:rPr>
          <w:color w:val="231F20"/>
          <w:spacing w:val="-14"/>
          <w:w w:val="102"/>
        </w:rPr>
        <w:t>仕，應該如耶穌一般努力參於親密的群體活動，被朋友圍繞，主動邀請，</w:t>
      </w:r>
    </w:p>
    <w:p w14:paraId="7390D396"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161227D7" w14:textId="77777777" w:rsidR="003345E9" w:rsidRDefault="007169A0">
      <w:pPr>
        <w:pStyle w:val="a3"/>
        <w:spacing w:before="50"/>
        <w:ind w:left="0"/>
        <w:jc w:val="center"/>
      </w:pPr>
      <w:r>
        <w:rPr>
          <w:color w:val="231F20"/>
          <w:spacing w:val="-2"/>
        </w:rPr>
        <w:lastRenderedPageBreak/>
        <w:t>基督徒行為公約</w:t>
      </w:r>
    </w:p>
    <w:p w14:paraId="518F30CE" w14:textId="77777777" w:rsidR="003345E9" w:rsidRDefault="007169A0">
      <w:pPr>
        <w:pStyle w:val="a3"/>
        <w:spacing w:before="201" w:line="347" w:lineRule="exact"/>
      </w:pPr>
      <w:r>
        <w:rPr>
          <w:color w:val="231F20"/>
          <w:spacing w:val="2"/>
        </w:rPr>
        <w:t>也接受邀請參加餐桌上的團契生活，並活出信實的見證 .</w:t>
      </w:r>
    </w:p>
    <w:p w14:paraId="7D503689" w14:textId="77777777" w:rsidR="003345E9" w:rsidRDefault="007169A0">
      <w:pPr>
        <w:pStyle w:val="a3"/>
        <w:spacing w:before="10" w:line="206" w:lineRule="auto"/>
        <w:ind w:right="15" w:firstLine="408"/>
        <w:jc w:val="right"/>
      </w:pPr>
      <w:r>
        <w:rPr>
          <w:color w:val="231F20"/>
          <w:spacing w:val="1"/>
          <w:w w:val="102"/>
        </w:rPr>
        <w:t>在同一個群體中，另一些信徒蒙召進入婚姻生活。創世記為此定義</w:t>
      </w:r>
      <w:r>
        <w:rPr>
          <w:color w:val="231F20"/>
          <w:spacing w:val="1"/>
        </w:rPr>
        <w:t xml:space="preserve"> </w:t>
      </w:r>
      <w:r>
        <w:rPr>
          <w:color w:val="231F20"/>
          <w:spacing w:val="-4"/>
          <w:w w:val="102"/>
        </w:rPr>
        <w:t>:“因此，人要離開父母，與妻子連合，二人成為一體。”(</w:t>
      </w:r>
      <w:r>
        <w:rPr>
          <w:color w:val="231F20"/>
          <w:spacing w:val="1"/>
        </w:rPr>
        <w:t xml:space="preserve"> </w:t>
      </w:r>
      <w:r>
        <w:rPr>
          <w:color w:val="231F20"/>
          <w:spacing w:val="8"/>
          <w:w w:val="102"/>
        </w:rPr>
        <w:t>創世記</w:t>
      </w:r>
      <w:r>
        <w:rPr>
          <w:color w:val="231F20"/>
          <w:w w:val="102"/>
        </w:rPr>
        <w:t>二</w:t>
      </w:r>
      <w:r>
        <w:rPr>
          <w:color w:val="231F20"/>
        </w:rPr>
        <w:t xml:space="preserve"> </w:t>
      </w:r>
      <w:r>
        <w:rPr>
          <w:color w:val="231F20"/>
          <w:spacing w:val="-1"/>
          <w:w w:val="102"/>
        </w:rPr>
        <w:t>2</w:t>
      </w:r>
      <w:r>
        <w:rPr>
          <w:color w:val="231F20"/>
          <w:w w:val="102"/>
        </w:rPr>
        <w:t>4)</w:t>
      </w:r>
      <w:r>
        <w:rPr>
          <w:color w:val="231F20"/>
          <w:spacing w:val="22"/>
        </w:rPr>
        <w:t xml:space="preserve"> </w:t>
      </w:r>
      <w:r>
        <w:rPr>
          <w:color w:val="231F20"/>
          <w:spacing w:val="3"/>
          <w:w w:val="102"/>
        </w:rPr>
        <w:t>這婚姻的盟約是神與祂子民盟約的寫照，活出性關係的忠誠和</w:t>
      </w:r>
      <w:r>
        <w:rPr>
          <w:color w:val="231F20"/>
          <w:w w:val="102"/>
        </w:rPr>
        <w:t>排他性，無私的服務，和對社會作見證。一男一女公開地委身於對方來見證神的愛。婚姻中的親暱關係反映基督與教會的連合。這也是神要藉男女婚姻的盟約讓雙方經歷性生活的歡愉，並讓新生命藉此進入一個滿有關愛的盟約群體。這個以基督為中心的家，要成為靈性受造</w:t>
      </w:r>
      <w:r>
        <w:rPr>
          <w:color w:val="231F20"/>
          <w:spacing w:val="-14"/>
          <w:w w:val="102"/>
        </w:rPr>
        <w:t>就的基地。教會要幫助婚姻成長，提供婚前輔導和教導肯定婚姻的神聖.可惜的是，聖經的故事自人犯罪墮落，便描繪著人性不斷被歪曲，</w:t>
      </w:r>
    </w:p>
    <w:p w14:paraId="09490E99" w14:textId="77777777" w:rsidR="003345E9" w:rsidRDefault="007169A0">
      <w:pPr>
        <w:pStyle w:val="a3"/>
        <w:spacing w:line="206" w:lineRule="auto"/>
        <w:ind w:right="17"/>
      </w:pPr>
      <w:r>
        <w:rPr>
          <w:color w:val="231F20"/>
          <w:spacing w:val="1"/>
          <w:w w:val="102"/>
        </w:rPr>
        <w:t>以致見證到人自我為中心，破壞和否定別人，並汚蔑人的慾念。墮落</w:t>
      </w:r>
      <w:r>
        <w:rPr>
          <w:color w:val="231F20"/>
          <w:w w:val="102"/>
        </w:rPr>
        <w:t>的人類經歷每一個層次個人和群體的罪。墮落世界空中執政掌權者讓謊言充斥著我們對性的看法。我們的慾望被罪歪曲以致我們變得更自我。面對被破碎的創造，我們更主動的選擇去參與不斷的違反神的愛，活在離棄神的道路上。</w:t>
      </w:r>
    </w:p>
    <w:p w14:paraId="52C1BB8D" w14:textId="77777777" w:rsidR="003345E9" w:rsidRDefault="007169A0">
      <w:pPr>
        <w:pStyle w:val="a3"/>
        <w:spacing w:line="206" w:lineRule="auto"/>
        <w:ind w:right="16" w:firstLine="408"/>
      </w:pPr>
      <w:r>
        <w:rPr>
          <w:color w:val="231F20"/>
          <w:spacing w:val="1"/>
          <w:w w:val="102"/>
        </w:rPr>
        <w:t>我們敗壞的性特質五花八門。有時是出於我們自己的選擇，有時是這個敗壞的世界帶入我們的生命。無論如何，面對我們的軟弱，神</w:t>
      </w:r>
      <w:r>
        <w:rPr>
          <w:color w:val="231F20"/>
          <w:w w:val="102"/>
        </w:rPr>
        <w:t>的恩典是足夠為我們的生命帶來認罪，更新和成聖。因此，為了阻止我們助長罪惡帶來的腐敗，而勇於見證神為我們身體設立神聖之目的，我們相信基督身體的各肢體，倚靠著聖靈的能力，可以也應該避免</w:t>
      </w:r>
      <w:r>
        <w:rPr>
          <w:color w:val="231F20"/>
          <w:spacing w:val="-1"/>
        </w:rPr>
        <w:t xml:space="preserve"> </w:t>
      </w:r>
      <w:r>
        <w:rPr>
          <w:color w:val="231F20"/>
          <w:w w:val="102"/>
        </w:rPr>
        <w:t>:</w:t>
      </w:r>
    </w:p>
    <w:p w14:paraId="6D45045C" w14:textId="77777777" w:rsidR="003345E9" w:rsidRDefault="007169A0">
      <w:pPr>
        <w:pStyle w:val="a3"/>
        <w:spacing w:line="206" w:lineRule="auto"/>
        <w:ind w:left="1020" w:right="118" w:hanging="408"/>
        <w:jc w:val="both"/>
      </w:pPr>
      <w:r>
        <w:rPr>
          <w:b/>
          <w:color w:val="231F20"/>
        </w:rPr>
        <w:t>➀</w:t>
      </w:r>
      <w:r>
        <w:rPr>
          <w:b/>
          <w:color w:val="231F20"/>
          <w:spacing w:val="80"/>
          <w:w w:val="150"/>
        </w:rPr>
        <w:t xml:space="preserve"> </w:t>
      </w:r>
      <w:r>
        <w:rPr>
          <w:b/>
          <w:color w:val="231F20"/>
        </w:rPr>
        <w:t>婚姻以外的性關係和其他不合宜的性綁索。</w:t>
      </w:r>
      <w:r>
        <w:rPr>
          <w:color w:val="231F20"/>
        </w:rPr>
        <w:t>因為我們相信神</w:t>
      </w:r>
      <w:r>
        <w:rPr>
          <w:color w:val="231F20"/>
          <w:spacing w:val="-2"/>
        </w:rPr>
        <w:t>的心意是要我們單單在婚姻的盟約內建立性關係，所以我們相信婚姻以外的性關係導致我們與他人關係的物化。這形形色色的經驗，也有可能會讓我們無法全然享受神聖和美麗的</w:t>
      </w:r>
      <w:r>
        <w:rPr>
          <w:color w:val="231F20"/>
          <w:spacing w:val="-4"/>
        </w:rPr>
        <w:t>婚姻。</w:t>
      </w:r>
    </w:p>
    <w:p w14:paraId="0BC52C18" w14:textId="77777777" w:rsidR="003345E9" w:rsidRDefault="007169A0">
      <w:pPr>
        <w:pStyle w:val="a3"/>
        <w:spacing w:line="206" w:lineRule="auto"/>
        <w:ind w:left="1020" w:right="114" w:hanging="408"/>
        <w:jc w:val="both"/>
      </w:pPr>
      <w:r>
        <w:rPr>
          <w:b/>
          <w:color w:val="231F20"/>
          <w:w w:val="102"/>
        </w:rPr>
        <w:t>➁</w:t>
      </w:r>
      <w:r>
        <w:rPr>
          <w:b/>
          <w:color w:val="231F20"/>
          <w:spacing w:val="1"/>
        </w:rPr>
        <w:t xml:space="preserve">    </w:t>
      </w:r>
      <w:r>
        <w:rPr>
          <w:b/>
          <w:color w:val="231F20"/>
          <w:w w:val="102"/>
        </w:rPr>
        <w:t>同性的性行為。</w:t>
      </w:r>
      <w:r>
        <w:rPr>
          <w:color w:val="231F20"/>
          <w:spacing w:val="1"/>
          <w:w w:val="102"/>
        </w:rPr>
        <w:t>因為我們相信神的計劃是讓性生活單單在一</w:t>
      </w:r>
      <w:r>
        <w:rPr>
          <w:color w:val="231F20"/>
          <w:w w:val="102"/>
        </w:rPr>
        <w:t>男一女的婚姻盟約中實現，我們相信同性的性行為是違反神對人的性觀念和行為。一個人的對同性吸引或雙性的吸引可以有非常複雜和不同的成因，並喚召他們在性生活上追求純潔是要付上很大的代價，但我們深信神的恩典是夠用的。我們承認作為基督的身體我們都要成為一個接納，饒恕，和關愛的群體，成為向所有人熱情款待，鼓勵，更新，和彼此問</w:t>
      </w:r>
    </w:p>
    <w:p w14:paraId="26395323"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003724F5"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E918A2B" w14:textId="77777777" w:rsidR="003345E9" w:rsidRDefault="007169A0">
      <w:pPr>
        <w:pStyle w:val="a3"/>
        <w:spacing w:before="201" w:line="344" w:lineRule="exact"/>
        <w:ind w:left="1019"/>
      </w:pPr>
      <w:r>
        <w:rPr>
          <w:color w:val="231F20"/>
          <w:spacing w:val="-2"/>
        </w:rPr>
        <w:t>責的地方。</w:t>
      </w:r>
    </w:p>
    <w:p w14:paraId="106E722F" w14:textId="77777777" w:rsidR="003345E9" w:rsidRDefault="007169A0">
      <w:pPr>
        <w:pStyle w:val="a3"/>
        <w:spacing w:before="12" w:line="206" w:lineRule="auto"/>
        <w:ind w:left="1019" w:right="114" w:hanging="408"/>
        <w:jc w:val="both"/>
      </w:pPr>
      <w:r>
        <w:rPr>
          <w:b/>
          <w:color w:val="231F20"/>
          <w:w w:val="102"/>
        </w:rPr>
        <w:t>➂</w:t>
      </w:r>
      <w:r>
        <w:rPr>
          <w:b/>
          <w:color w:val="231F20"/>
          <w:spacing w:val="1"/>
        </w:rPr>
        <w:t xml:space="preserve">    </w:t>
      </w:r>
      <w:r>
        <w:rPr>
          <w:b/>
          <w:color w:val="231F20"/>
          <w:w w:val="102"/>
        </w:rPr>
        <w:t>婚外的性關係。</w:t>
      </w:r>
      <w:r>
        <w:rPr>
          <w:color w:val="231F20"/>
          <w:spacing w:val="1"/>
          <w:w w:val="102"/>
        </w:rPr>
        <w:t>因為我們相信這種關係是違反我們在神和基</w:t>
      </w:r>
      <w:r>
        <w:rPr>
          <w:color w:val="231F20"/>
          <w:w w:val="102"/>
        </w:rPr>
        <w:t>督身體裡面所立的誓言，姦淫是自私的行為，破壞家庭的選擇，並冒犯那一位無私地愛和付出的神。</w:t>
      </w:r>
    </w:p>
    <w:p w14:paraId="781F3FC6" w14:textId="77777777" w:rsidR="003345E9" w:rsidRDefault="007169A0">
      <w:pPr>
        <w:pStyle w:val="a3"/>
        <w:tabs>
          <w:tab w:val="left" w:pos="1019"/>
        </w:tabs>
        <w:spacing w:line="206" w:lineRule="auto"/>
        <w:ind w:left="1019" w:right="14" w:hanging="408"/>
      </w:pPr>
      <w:r>
        <w:rPr>
          <w:b/>
          <w:color w:val="231F20"/>
          <w:w w:val="102"/>
        </w:rPr>
        <w:t>➃</w:t>
      </w:r>
      <w:r>
        <w:rPr>
          <w:b/>
          <w:color w:val="231F20"/>
        </w:rPr>
        <w:tab/>
      </w:r>
      <w:r>
        <w:rPr>
          <w:b/>
          <w:color w:val="231F20"/>
          <w:spacing w:val="3"/>
          <w:w w:val="102"/>
        </w:rPr>
        <w:t>離婚。</w:t>
      </w:r>
      <w:r>
        <w:rPr>
          <w:color w:val="231F20"/>
          <w:spacing w:val="3"/>
          <w:w w:val="102"/>
        </w:rPr>
        <w:t>因為婚姻的原意是一生的委身，對破壞婚姻的盟約，</w:t>
      </w:r>
      <w:r>
        <w:rPr>
          <w:color w:val="231F20"/>
          <w:w w:val="102"/>
        </w:rPr>
        <w:t>無論是由個人提出，或是配偶的選擇，都與神的美好的原意相違背。教會必須在可能並合情合理的情況下，保持婚姻的關係，並為失婚者提供輔導和恩典。</w:t>
      </w:r>
    </w:p>
    <w:p w14:paraId="61DE92CD" w14:textId="77777777" w:rsidR="003345E9" w:rsidRDefault="007169A0">
      <w:pPr>
        <w:spacing w:line="206" w:lineRule="auto"/>
        <w:ind w:left="1019" w:right="118" w:hanging="408"/>
        <w:jc w:val="both"/>
        <w:rPr>
          <w:sz w:val="20"/>
        </w:rPr>
      </w:pPr>
      <w:r>
        <w:rPr>
          <w:b/>
          <w:color w:val="231F20"/>
          <w:sz w:val="20"/>
        </w:rPr>
        <w:t>➄</w:t>
      </w:r>
      <w:r>
        <w:rPr>
          <w:b/>
          <w:color w:val="231F20"/>
          <w:spacing w:val="80"/>
          <w:w w:val="150"/>
          <w:sz w:val="20"/>
        </w:rPr>
        <w:t xml:space="preserve"> </w:t>
      </w:r>
      <w:r>
        <w:rPr>
          <w:b/>
          <w:color w:val="231F20"/>
          <w:sz w:val="20"/>
        </w:rPr>
        <w:t>一夫多妻或一妻多夫的習俗。</w:t>
      </w:r>
      <w:r>
        <w:rPr>
          <w:color w:val="231F20"/>
          <w:sz w:val="20"/>
        </w:rPr>
        <w:t>因為我們相信一夫一妻關係的</w:t>
      </w:r>
      <w:r>
        <w:rPr>
          <w:color w:val="231F20"/>
          <w:spacing w:val="-2"/>
          <w:sz w:val="20"/>
        </w:rPr>
        <w:t>委身反映出神訂立契約的信實，這些習俗破壞了婚姻應有的獨特和排他性。</w:t>
      </w:r>
    </w:p>
    <w:p w14:paraId="32B2B6B0" w14:textId="77777777" w:rsidR="003345E9" w:rsidRDefault="007169A0">
      <w:pPr>
        <w:pStyle w:val="a3"/>
        <w:spacing w:line="206" w:lineRule="auto"/>
        <w:ind w:left="119" w:right="111" w:firstLine="408"/>
        <w:jc w:val="both"/>
      </w:pPr>
      <w:r>
        <w:rPr>
          <w:color w:val="231F20"/>
          <w:spacing w:val="3"/>
          <w:w w:val="102"/>
        </w:rPr>
        <w:t>有罪和破碎的性行為不單是個人的，也滲透在世界每一個系統和</w:t>
      </w:r>
      <w:r>
        <w:rPr>
          <w:color w:val="231F20"/>
          <w:w w:val="102"/>
        </w:rPr>
        <w:t>架構。所以，教會要見證神美好和獨特的神聖目的，並要避免和倡議反對</w:t>
      </w:r>
      <w:r>
        <w:rPr>
          <w:color w:val="231F20"/>
          <w:spacing w:val="-1"/>
        </w:rPr>
        <w:t xml:space="preserve"> </w:t>
      </w:r>
      <w:r>
        <w:rPr>
          <w:color w:val="231F20"/>
          <w:w w:val="102"/>
        </w:rPr>
        <w:t>:</w:t>
      </w:r>
    </w:p>
    <w:p w14:paraId="0D174D37" w14:textId="77777777" w:rsidR="003345E9" w:rsidRDefault="007169A0">
      <w:pPr>
        <w:spacing w:line="206" w:lineRule="auto"/>
        <w:ind w:left="1019" w:right="16" w:hanging="408"/>
        <w:jc w:val="both"/>
        <w:rPr>
          <w:sz w:val="20"/>
        </w:rPr>
      </w:pPr>
      <w:r>
        <w:rPr>
          <w:b/>
          <w:color w:val="231F20"/>
          <w:spacing w:val="6"/>
          <w:sz w:val="20"/>
        </w:rPr>
        <w:t>➀  人慾念變歪下各種形式的色情。</w:t>
      </w:r>
      <w:r>
        <w:rPr>
          <w:color w:val="231F20"/>
          <w:sz w:val="20"/>
        </w:rPr>
        <w:t>這是人性慾的自我滿足而將</w:t>
      </w:r>
      <w:r>
        <w:rPr>
          <w:color w:val="231F20"/>
          <w:spacing w:val="-7"/>
          <w:sz w:val="20"/>
        </w:rPr>
        <w:t>人物化成為洩慾的工具。這種習慣破壞我們無私去愛的能力。</w:t>
      </w:r>
    </w:p>
    <w:p w14:paraId="51F9F133" w14:textId="77777777" w:rsidR="003345E9" w:rsidRDefault="007169A0">
      <w:pPr>
        <w:spacing w:line="206" w:lineRule="auto"/>
        <w:ind w:left="1019" w:right="114" w:hanging="408"/>
        <w:jc w:val="both"/>
        <w:rPr>
          <w:sz w:val="20"/>
        </w:rPr>
      </w:pPr>
      <w:r>
        <w:rPr>
          <w:b/>
          <w:color w:val="231F20"/>
          <w:w w:val="102"/>
          <w:sz w:val="20"/>
        </w:rPr>
        <w:t>➁</w:t>
      </w:r>
      <w:r>
        <w:rPr>
          <w:b/>
          <w:color w:val="231F20"/>
          <w:spacing w:val="1"/>
          <w:sz w:val="20"/>
        </w:rPr>
        <w:t xml:space="preserve">    </w:t>
      </w:r>
      <w:r>
        <w:rPr>
          <w:b/>
          <w:color w:val="231F20"/>
          <w:spacing w:val="-16"/>
          <w:w w:val="102"/>
          <w:sz w:val="20"/>
        </w:rPr>
        <w:t>任何的性暴力，包括強姦，性侵犯</w:t>
      </w:r>
      <w:r>
        <w:rPr>
          <w:b/>
          <w:color w:val="231F20"/>
          <w:spacing w:val="-5"/>
          <w:sz w:val="20"/>
        </w:rPr>
        <w:t xml:space="preserve"> </w:t>
      </w:r>
      <w:r>
        <w:rPr>
          <w:b/>
          <w:color w:val="231F20"/>
          <w:w w:val="102"/>
          <w:sz w:val="20"/>
        </w:rPr>
        <w:t>,</w:t>
      </w:r>
      <w:r>
        <w:rPr>
          <w:b/>
          <w:color w:val="231F20"/>
          <w:spacing w:val="1"/>
          <w:sz w:val="20"/>
        </w:rPr>
        <w:t xml:space="preserve"> </w:t>
      </w:r>
      <w:r>
        <w:rPr>
          <w:b/>
          <w:color w:val="231F20"/>
          <w:spacing w:val="11"/>
          <w:w w:val="102"/>
          <w:sz w:val="20"/>
        </w:rPr>
        <w:t>性霸凌,</w:t>
      </w:r>
      <w:r>
        <w:rPr>
          <w:b/>
          <w:color w:val="231F20"/>
          <w:spacing w:val="1"/>
          <w:sz w:val="20"/>
        </w:rPr>
        <w:t xml:space="preserve"> </w:t>
      </w:r>
      <w:r>
        <w:rPr>
          <w:b/>
          <w:color w:val="231F20"/>
          <w:spacing w:val="3"/>
          <w:w w:val="102"/>
          <w:sz w:val="20"/>
        </w:rPr>
        <w:t>充滿仇視的話語,</w:t>
      </w:r>
      <w:r>
        <w:rPr>
          <w:b/>
          <w:color w:val="231F20"/>
          <w:spacing w:val="1"/>
          <w:w w:val="102"/>
          <w:sz w:val="20"/>
        </w:rPr>
        <w:t>婚姻內的虐待</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亂倫</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販賣性奴</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逼婚</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女性性器官的殘害</w:t>
      </w:r>
      <w:r>
        <w:rPr>
          <w:b/>
          <w:color w:val="231F20"/>
          <w:spacing w:val="1"/>
          <w:sz w:val="20"/>
        </w:rPr>
        <w:t xml:space="preserve"> </w:t>
      </w:r>
      <w:r>
        <w:rPr>
          <w:b/>
          <w:color w:val="231F20"/>
          <w:w w:val="102"/>
          <w:sz w:val="20"/>
        </w:rPr>
        <w:t>,</w:t>
      </w:r>
      <w:r>
        <w:rPr>
          <w:b/>
          <w:color w:val="231F20"/>
          <w:spacing w:val="4"/>
          <w:w w:val="102"/>
          <w:sz w:val="20"/>
        </w:rPr>
        <w:t>人獸交,</w:t>
      </w:r>
      <w:r>
        <w:rPr>
          <w:b/>
          <w:color w:val="231F20"/>
          <w:spacing w:val="-3"/>
          <w:sz w:val="20"/>
        </w:rPr>
        <w:t xml:space="preserve"> </w:t>
      </w:r>
      <w:r>
        <w:rPr>
          <w:b/>
          <w:color w:val="231F20"/>
          <w:spacing w:val="4"/>
          <w:w w:val="102"/>
          <w:sz w:val="20"/>
        </w:rPr>
        <w:t>性騷擾,</w:t>
      </w:r>
      <w:r>
        <w:rPr>
          <w:b/>
          <w:color w:val="231F20"/>
          <w:spacing w:val="-3"/>
          <w:sz w:val="20"/>
        </w:rPr>
        <w:t xml:space="preserve"> </w:t>
      </w:r>
      <w:r>
        <w:rPr>
          <w:b/>
          <w:color w:val="231F20"/>
          <w:spacing w:val="-2"/>
          <w:w w:val="102"/>
          <w:sz w:val="20"/>
        </w:rPr>
        <w:t>和對兒童和青少年及其他弱勢群體的虐待。</w:t>
      </w:r>
      <w:r>
        <w:rPr>
          <w:color w:val="231F20"/>
          <w:w w:val="102"/>
          <w:sz w:val="20"/>
        </w:rPr>
        <w:t>所有容讓性暴力漫延的人或制度犯了”愛和保護鄰舍”的誡命。基督的身體是要為那些曾經或現在仍受性暴力傷害者長久高舉公義，保護，和醫治。未達十八歲界定為未成年，除非一個州或國家立法要延後成年的定義。</w:t>
      </w:r>
    </w:p>
    <w:p w14:paraId="7CA71088" w14:textId="77777777" w:rsidR="003345E9" w:rsidRDefault="007169A0">
      <w:pPr>
        <w:pStyle w:val="a3"/>
        <w:spacing w:line="302" w:lineRule="exact"/>
        <w:ind w:left="527"/>
        <w:jc w:val="both"/>
      </w:pPr>
      <w:r>
        <w:rPr>
          <w:color w:val="231F20"/>
          <w:spacing w:val="1"/>
        </w:rPr>
        <w:t>為此，我們肯定 :</w:t>
      </w:r>
    </w:p>
    <w:p w14:paraId="30323DE6" w14:textId="77777777" w:rsidR="003345E9" w:rsidRDefault="007169A0">
      <w:pPr>
        <w:pStyle w:val="a3"/>
        <w:tabs>
          <w:tab w:val="left" w:pos="1019"/>
        </w:tabs>
        <w:spacing w:line="206" w:lineRule="auto"/>
        <w:ind w:left="1019" w:right="16" w:hanging="408"/>
      </w:pPr>
      <w:r>
        <w:rPr>
          <w:b/>
          <w:color w:val="231F20"/>
          <w:w w:val="102"/>
        </w:rPr>
        <w:t>➀</w:t>
      </w:r>
      <w:r>
        <w:rPr>
          <w:b/>
          <w:color w:val="231F20"/>
        </w:rPr>
        <w:tab/>
      </w:r>
      <w:r>
        <w:rPr>
          <w:b/>
          <w:color w:val="231F20"/>
          <w:w w:val="102"/>
        </w:rPr>
        <w:t>罪在那裡顯多，恩典也更顯多。</w:t>
      </w:r>
      <w:r>
        <w:rPr>
          <w:color w:val="231F20"/>
          <w:spacing w:val="1"/>
          <w:w w:val="102"/>
        </w:rPr>
        <w:t>雖然罪的影響是普世性和全</w:t>
      </w:r>
      <w:r>
        <w:rPr>
          <w:color w:val="231F20"/>
          <w:w w:val="102"/>
        </w:rPr>
        <w:t>面性，但恩典的果效也是普世性和整全的。在基督裡，藉著</w:t>
      </w:r>
      <w:r>
        <w:rPr>
          <w:color w:val="231F20"/>
          <w:spacing w:val="-14"/>
          <w:w w:val="102"/>
        </w:rPr>
        <w:t>聖靈，我們在神的形象已被更新了。舊事已過,</w:t>
      </w:r>
      <w:r>
        <w:rPr>
          <w:color w:val="231F20"/>
          <w:spacing w:val="-23"/>
        </w:rPr>
        <w:t xml:space="preserve"> </w:t>
      </w:r>
      <w:r>
        <w:rPr>
          <w:color w:val="231F20"/>
          <w:spacing w:val="-3"/>
          <w:w w:val="102"/>
        </w:rPr>
        <w:t>都變成新的了。</w:t>
      </w:r>
      <w:r>
        <w:rPr>
          <w:color w:val="231F20"/>
          <w:w w:val="102"/>
        </w:rPr>
        <w:t>雖然塑造我們這個新造的人的可能是一個過程，神醫治人類在性方面的破碎是有功效的。</w:t>
      </w:r>
    </w:p>
    <w:p w14:paraId="127D6A36" w14:textId="77777777" w:rsidR="003345E9" w:rsidRDefault="007169A0">
      <w:pPr>
        <w:pStyle w:val="a3"/>
        <w:tabs>
          <w:tab w:val="left" w:pos="1019"/>
        </w:tabs>
        <w:spacing w:line="206" w:lineRule="auto"/>
        <w:ind w:left="1019" w:right="16" w:hanging="408"/>
      </w:pPr>
      <w:r>
        <w:rPr>
          <w:b/>
          <w:color w:val="231F20"/>
          <w:w w:val="102"/>
        </w:rPr>
        <w:t>➁</w:t>
      </w:r>
      <w:r>
        <w:rPr>
          <w:b/>
          <w:color w:val="231F20"/>
        </w:rPr>
        <w:tab/>
      </w:r>
      <w:r>
        <w:rPr>
          <w:b/>
          <w:color w:val="231F20"/>
          <w:w w:val="102"/>
        </w:rPr>
        <w:t>人的身體為聖靈的殿。</w:t>
      </w:r>
      <w:r>
        <w:rPr>
          <w:color w:val="231F20"/>
          <w:spacing w:val="1"/>
          <w:w w:val="102"/>
        </w:rPr>
        <w:t>我們肯定我們的性特質和行為需要效</w:t>
      </w:r>
      <w:r>
        <w:rPr>
          <w:color w:val="231F20"/>
          <w:spacing w:val="-5"/>
          <w:w w:val="102"/>
        </w:rPr>
        <w:t>法神的心意。我們的身體並不屬於自己，已被重價買贖回來。</w:t>
      </w:r>
      <w:r>
        <w:rPr>
          <w:color w:val="231F20"/>
          <w:w w:val="102"/>
        </w:rPr>
        <w:t>所以我們要讓我們的生命以順服來榮耀神</w:t>
      </w:r>
      <w:r>
        <w:rPr>
          <w:color w:val="231F20"/>
          <w:spacing w:val="-1"/>
        </w:rPr>
        <w:t xml:space="preserve"> </w:t>
      </w:r>
      <w:r>
        <w:rPr>
          <w:color w:val="231F20"/>
          <w:w w:val="102"/>
        </w:rPr>
        <w:t>.</w:t>
      </w:r>
    </w:p>
    <w:p w14:paraId="7060624C" w14:textId="77777777" w:rsidR="003345E9" w:rsidRDefault="003345E9">
      <w:pPr>
        <w:pStyle w:val="a3"/>
        <w:spacing w:line="206" w:lineRule="auto"/>
        <w:sectPr w:rsidR="003345E9">
          <w:pgSz w:w="8640" w:h="12960"/>
          <w:pgMar w:top="480" w:right="1080" w:bottom="1180" w:left="1080" w:header="0" w:footer="997" w:gutter="0"/>
          <w:cols w:space="720"/>
        </w:sectPr>
      </w:pPr>
    </w:p>
    <w:p w14:paraId="3CA7DECB" w14:textId="77777777" w:rsidR="003345E9" w:rsidRDefault="007169A0">
      <w:pPr>
        <w:pStyle w:val="a3"/>
        <w:spacing w:before="50"/>
        <w:ind w:left="0"/>
        <w:jc w:val="center"/>
      </w:pPr>
      <w:r>
        <w:rPr>
          <w:color w:val="231F20"/>
          <w:spacing w:val="-2"/>
        </w:rPr>
        <w:lastRenderedPageBreak/>
        <w:t>基督徒行為公約</w:t>
      </w:r>
    </w:p>
    <w:p w14:paraId="0F1ADBDA" w14:textId="77777777" w:rsidR="003345E9" w:rsidRDefault="007169A0">
      <w:pPr>
        <w:pStyle w:val="a3"/>
        <w:spacing w:before="240" w:line="206" w:lineRule="auto"/>
        <w:ind w:left="1019" w:right="114" w:hanging="408"/>
        <w:jc w:val="both"/>
      </w:pPr>
      <w:r>
        <w:rPr>
          <w:b/>
          <w:color w:val="231F20"/>
          <w:w w:val="102"/>
        </w:rPr>
        <w:t>➂</w:t>
      </w:r>
      <w:r>
        <w:rPr>
          <w:b/>
          <w:color w:val="231F20"/>
          <w:spacing w:val="1"/>
        </w:rPr>
        <w:t xml:space="preserve">    </w:t>
      </w:r>
      <w:r>
        <w:rPr>
          <w:b/>
          <w:color w:val="231F20"/>
          <w:w w:val="102"/>
        </w:rPr>
        <w:t>神的子民的標記為神聖的愛。</w:t>
      </w:r>
      <w:r>
        <w:rPr>
          <w:color w:val="231F20"/>
          <w:w w:val="102"/>
        </w:rPr>
        <w:t>我們肯定，神的子民要在所有德行以上披戴上愛心。神的子民經常接待經歷破碎的人加入他們的群體。這種基督徒的款待不應成為個人不順從神的藉口，也不應成為不去分辨個人生命破碎的根源。讓人修復為像基督的模樣要需要認罪，饒恕，成形的操練，成聖和合乎聖潔的輔導</w:t>
      </w:r>
      <w:r>
        <w:rPr>
          <w:color w:val="231F20"/>
          <w:spacing w:val="1"/>
        </w:rPr>
        <w:t xml:space="preserve"> </w:t>
      </w:r>
      <w:r>
        <w:rPr>
          <w:color w:val="231F20"/>
          <w:w w:val="102"/>
        </w:rPr>
        <w:t>–</w:t>
      </w:r>
      <w:r>
        <w:rPr>
          <w:color w:val="231F20"/>
          <w:spacing w:val="1"/>
        </w:rPr>
        <w:t xml:space="preserve"> </w:t>
      </w:r>
      <w:r>
        <w:rPr>
          <w:color w:val="231F20"/>
          <w:w w:val="102"/>
        </w:rPr>
        <w:t>但最重要的是，用愛心去接納破碎的人進入一個充滿恩典的群體，就是教會。如果我們不願意致誠的面對罪和破碎，我們</w:t>
      </w:r>
      <w:r>
        <w:rPr>
          <w:rFonts w:ascii="Noto Serif SC" w:eastAsia="Noto Serif SC" w:hAnsi="Noto Serif SC"/>
          <w:color w:val="231F20"/>
          <w:spacing w:val="1"/>
          <w:w w:val="102"/>
        </w:rPr>
        <w:t>没</w:t>
      </w:r>
      <w:r>
        <w:rPr>
          <w:color w:val="231F20"/>
          <w:w w:val="102"/>
        </w:rPr>
        <w:t>有真正去愛。如果我們</w:t>
      </w:r>
      <w:r>
        <w:rPr>
          <w:rFonts w:ascii="Noto Serif SC" w:eastAsia="Noto Serif SC" w:hAnsi="Noto Serif SC"/>
          <w:color w:val="231F20"/>
          <w:spacing w:val="1"/>
          <w:w w:val="102"/>
        </w:rPr>
        <w:t>没</w:t>
      </w:r>
      <w:r>
        <w:rPr>
          <w:color w:val="231F20"/>
          <w:w w:val="102"/>
        </w:rPr>
        <w:t>有去愛，我們不能投身神醫治破碎的工程。</w:t>
      </w:r>
    </w:p>
    <w:p w14:paraId="14710653" w14:textId="77777777" w:rsidR="003345E9" w:rsidRDefault="007169A0">
      <w:pPr>
        <w:pStyle w:val="a3"/>
        <w:spacing w:line="206" w:lineRule="auto"/>
        <w:ind w:left="119" w:right="111" w:firstLine="408"/>
        <w:jc w:val="both"/>
      </w:pPr>
      <w:r>
        <w:rPr>
          <w:color w:val="231F20"/>
          <w:spacing w:val="3"/>
          <w:w w:val="102"/>
        </w:rPr>
        <w:t>身為普世性教會接納和服事這個世界的人時，教會如何忠誠地活</w:t>
      </w:r>
      <w:r>
        <w:rPr>
          <w:color w:val="231F20"/>
          <w:w w:val="102"/>
        </w:rPr>
        <w:t>出這些公約是繁複的，要用謹慎，謙卑，勇氣，和明辨的心</w:t>
      </w:r>
      <w:r>
        <w:rPr>
          <w:color w:val="231F20"/>
          <w:spacing w:val="-1"/>
        </w:rPr>
        <w:t xml:space="preserve"> </w:t>
      </w:r>
      <w:r>
        <w:rPr>
          <w:color w:val="231F20"/>
          <w:w w:val="102"/>
        </w:rPr>
        <w:t>.</w:t>
      </w:r>
    </w:p>
    <w:p w14:paraId="4F0C669B" w14:textId="77777777" w:rsidR="003345E9" w:rsidRDefault="007169A0">
      <w:pPr>
        <w:spacing w:before="54" w:line="199" w:lineRule="auto"/>
        <w:ind w:left="780" w:right="597" w:hanging="90"/>
        <w:jc w:val="both"/>
        <w:rPr>
          <w:sz w:val="18"/>
        </w:rPr>
      </w:pPr>
      <w:r>
        <w:rPr>
          <w:color w:val="231F20"/>
          <w:sz w:val="18"/>
        </w:rPr>
        <w:t>（</w:t>
      </w:r>
      <w:r>
        <w:rPr>
          <w:color w:val="231F20"/>
          <w:spacing w:val="-1"/>
          <w:sz w:val="18"/>
        </w:rPr>
        <w:t xml:space="preserve">創世記一 </w:t>
      </w:r>
      <w:r>
        <w:rPr>
          <w:color w:val="231F20"/>
          <w:sz w:val="18"/>
        </w:rPr>
        <w:t>27</w:t>
      </w:r>
      <w:r>
        <w:rPr>
          <w:color w:val="231F20"/>
          <w:spacing w:val="-1"/>
          <w:sz w:val="18"/>
        </w:rPr>
        <w:t xml:space="preserve">；十九 </w:t>
      </w:r>
      <w:r>
        <w:rPr>
          <w:color w:val="231F20"/>
          <w:sz w:val="18"/>
        </w:rPr>
        <w:t>1-25</w:t>
      </w:r>
      <w:r>
        <w:rPr>
          <w:color w:val="231F20"/>
          <w:spacing w:val="-1"/>
          <w:sz w:val="18"/>
        </w:rPr>
        <w:t xml:space="preserve">；利未記廿 </w:t>
      </w:r>
      <w:r>
        <w:rPr>
          <w:color w:val="231F20"/>
          <w:sz w:val="18"/>
        </w:rPr>
        <w:t>13</w:t>
      </w:r>
      <w:r>
        <w:rPr>
          <w:color w:val="231F20"/>
          <w:spacing w:val="-1"/>
          <w:sz w:val="18"/>
        </w:rPr>
        <w:t xml:space="preserve">；羅馬書一 </w:t>
      </w:r>
      <w:r>
        <w:rPr>
          <w:color w:val="231F20"/>
          <w:sz w:val="18"/>
        </w:rPr>
        <w:t>26-27；哥林多前書六 9-11，15-20；提摩太前書一 8-10）</w:t>
      </w:r>
    </w:p>
    <w:p w14:paraId="29C93AF3" w14:textId="77777777" w:rsidR="003345E9" w:rsidRDefault="007169A0">
      <w:pPr>
        <w:pStyle w:val="3"/>
        <w:spacing w:before="137"/>
        <w:ind w:left="2220"/>
      </w:pPr>
      <w:r>
        <w:rPr>
          <w:color w:val="231F20"/>
          <w:spacing w:val="-1"/>
        </w:rPr>
        <w:t>四、基督徒的管家職份</w:t>
      </w:r>
    </w:p>
    <w:p w14:paraId="27E752AC" w14:textId="77777777" w:rsidR="003345E9" w:rsidRDefault="007169A0">
      <w:pPr>
        <w:pStyle w:val="a5"/>
        <w:numPr>
          <w:ilvl w:val="0"/>
          <w:numId w:val="1"/>
        </w:numPr>
        <w:tabs>
          <w:tab w:val="left" w:pos="886"/>
        </w:tabs>
        <w:spacing w:before="9" w:line="206" w:lineRule="auto"/>
        <w:ind w:right="17" w:firstLine="408"/>
        <w:rPr>
          <w:rFonts w:ascii="Noto Sans TC" w:eastAsia="Noto Sans TC"/>
          <w:sz w:val="20"/>
        </w:rPr>
      </w:pPr>
      <w:r>
        <w:rPr>
          <w:b/>
          <w:color w:val="231F20"/>
          <w:spacing w:val="1"/>
          <w:w w:val="102"/>
          <w:sz w:val="20"/>
        </w:rPr>
        <w:t>管家身份的意義</w:t>
      </w:r>
      <w:r>
        <w:rPr>
          <w:color w:val="231F20"/>
          <w:w w:val="102"/>
          <w:sz w:val="20"/>
        </w:rPr>
        <w:t>。聖經教導我們，神是全人類和萬物之主宰，</w:t>
      </w:r>
      <w:r>
        <w:rPr>
          <w:color w:val="231F20"/>
          <w:spacing w:val="3"/>
          <w:w w:val="102"/>
          <w:sz w:val="20"/>
        </w:rPr>
        <w:t>所以我們在生命和財產上是神的管家。神的所有權和人的管家身份要</w:t>
      </w:r>
      <w:r>
        <w:rPr>
          <w:color w:val="231F20"/>
          <w:w w:val="102"/>
          <w:sz w:val="20"/>
        </w:rPr>
        <w:t>被認定，而每個人要執行他的管家身份，並向神交賬。神是有制度有</w:t>
      </w:r>
      <w:r>
        <w:rPr>
          <w:color w:val="231F20"/>
          <w:spacing w:val="1"/>
          <w:w w:val="102"/>
          <w:sz w:val="20"/>
        </w:rPr>
        <w:t>秩序的，祂建立了一個奉獻的制度以表明祂對全人類資源及關係的所</w:t>
      </w:r>
      <w:r>
        <w:rPr>
          <w:color w:val="231F20"/>
          <w:w w:val="102"/>
          <w:sz w:val="20"/>
        </w:rPr>
        <w:t>有權。為此，凡屬祂的兒女都應當忠心奉獻十分之一，並獻上金錢以</w:t>
      </w:r>
      <w:r>
        <w:rPr>
          <w:color w:val="231F20"/>
          <w:spacing w:val="-15"/>
          <w:w w:val="102"/>
          <w:sz w:val="20"/>
        </w:rPr>
        <w:t>支持福音工作。</w:t>
      </w:r>
      <w:r>
        <w:rPr>
          <w:rFonts w:ascii="Noto Sans TC" w:eastAsia="Noto Sans TC"/>
          <w:color w:val="231F20"/>
          <w:w w:val="102"/>
          <w:sz w:val="20"/>
        </w:rPr>
        <w:t>（150）</w:t>
      </w:r>
    </w:p>
    <w:p w14:paraId="705B5484" w14:textId="77777777" w:rsidR="003345E9" w:rsidRDefault="007169A0">
      <w:pPr>
        <w:spacing w:before="57" w:line="199" w:lineRule="auto"/>
        <w:ind w:left="780" w:right="553" w:hanging="90"/>
        <w:jc w:val="both"/>
        <w:rPr>
          <w:sz w:val="18"/>
        </w:rPr>
      </w:pPr>
      <w:r>
        <w:rPr>
          <w:color w:val="231F20"/>
          <w:sz w:val="18"/>
        </w:rPr>
        <w:t>（瑪拉基書三 8 ～ 12；馬太福音六 24 ～ 34、廿五 31 ～ 46；馬</w:t>
      </w:r>
      <w:r>
        <w:rPr>
          <w:color w:val="231F20"/>
          <w:spacing w:val="5"/>
          <w:sz w:val="18"/>
        </w:rPr>
        <w:t xml:space="preserve">可福音十 </w:t>
      </w:r>
      <w:r>
        <w:rPr>
          <w:color w:val="231F20"/>
          <w:sz w:val="18"/>
        </w:rPr>
        <w:t>17 ～ 31</w:t>
      </w:r>
      <w:r>
        <w:rPr>
          <w:color w:val="231F20"/>
          <w:spacing w:val="5"/>
          <w:sz w:val="18"/>
        </w:rPr>
        <w:t xml:space="preserve">；路加福音十二 </w:t>
      </w:r>
      <w:r>
        <w:rPr>
          <w:color w:val="231F20"/>
          <w:sz w:val="18"/>
        </w:rPr>
        <w:t>13 ～ 24</w:t>
      </w:r>
      <w:r>
        <w:rPr>
          <w:color w:val="231F20"/>
          <w:spacing w:val="4"/>
          <w:sz w:val="18"/>
        </w:rPr>
        <w:t xml:space="preserve">、十九 </w:t>
      </w:r>
      <w:r>
        <w:rPr>
          <w:color w:val="231F20"/>
          <w:sz w:val="18"/>
        </w:rPr>
        <w:t>11 ～ 27</w:t>
      </w:r>
      <w:r>
        <w:rPr>
          <w:color w:val="231F20"/>
          <w:spacing w:val="5"/>
          <w:sz w:val="18"/>
        </w:rPr>
        <w:t>；約</w:t>
      </w:r>
      <w:r>
        <w:rPr>
          <w:color w:val="231F20"/>
          <w:spacing w:val="11"/>
          <w:sz w:val="18"/>
        </w:rPr>
        <w:t xml:space="preserve">翰福音十五 </w:t>
      </w:r>
      <w:r>
        <w:rPr>
          <w:color w:val="231F20"/>
          <w:sz w:val="18"/>
        </w:rPr>
        <w:t>1 ～ 17</w:t>
      </w:r>
      <w:r>
        <w:rPr>
          <w:color w:val="231F20"/>
          <w:spacing w:val="9"/>
          <w:sz w:val="18"/>
        </w:rPr>
        <w:t xml:space="preserve">；羅馬書十二 </w:t>
      </w:r>
      <w:r>
        <w:rPr>
          <w:color w:val="231F20"/>
          <w:sz w:val="18"/>
        </w:rPr>
        <w:t>1 ～ 13；</w:t>
      </w:r>
      <w:r>
        <w:rPr>
          <w:color w:val="231F20"/>
          <w:spacing w:val="8"/>
          <w:sz w:val="18"/>
        </w:rPr>
        <w:t xml:space="preserve"> 哥林多前書九 </w:t>
      </w:r>
      <w:r>
        <w:rPr>
          <w:color w:val="231F20"/>
          <w:sz w:val="18"/>
        </w:rPr>
        <w:t>7 ～ 14；哥林多後書八 1 ～ 15、九 6 ～ 15；提摩太前書六 6 ～ 19；希伯來書七 8；雅各書一 27；約翰壹書三 16 ～ 18）</w:t>
      </w:r>
    </w:p>
    <w:p w14:paraId="7AC64974" w14:textId="77777777" w:rsidR="003345E9" w:rsidRDefault="007169A0">
      <w:pPr>
        <w:pStyle w:val="a5"/>
        <w:numPr>
          <w:ilvl w:val="1"/>
          <w:numId w:val="1"/>
        </w:numPr>
        <w:tabs>
          <w:tab w:val="left" w:pos="1074"/>
        </w:tabs>
        <w:spacing w:before="55" w:line="206" w:lineRule="auto"/>
        <w:ind w:right="16" w:firstLine="408"/>
        <w:rPr>
          <w:sz w:val="20"/>
        </w:rPr>
      </w:pPr>
      <w:r>
        <w:rPr>
          <w:b/>
          <w:color w:val="231F20"/>
          <w:spacing w:val="6"/>
          <w:w w:val="102"/>
          <w:sz w:val="20"/>
        </w:rPr>
        <w:t>納入倉庫的什一。</w:t>
      </w:r>
      <w:r>
        <w:rPr>
          <w:color w:val="231F20"/>
          <w:spacing w:val="7"/>
          <w:w w:val="102"/>
          <w:sz w:val="20"/>
        </w:rPr>
        <w:t>納入倉庫的什一是聖經的教導和信徒當</w:t>
      </w:r>
      <w:r>
        <w:rPr>
          <w:color w:val="231F20"/>
          <w:spacing w:val="-14"/>
          <w:w w:val="102"/>
          <w:sz w:val="20"/>
        </w:rPr>
        <w:t>行的，信徒當忠心按時地將收入的十分之一奉獻到他所屬的教會。因此，</w:t>
      </w:r>
      <w:r>
        <w:rPr>
          <w:color w:val="231F20"/>
          <w:spacing w:val="3"/>
          <w:w w:val="102"/>
          <w:sz w:val="20"/>
        </w:rPr>
        <w:t>教會的財政應以納入倉庫的什一為基礎，而宣聖會之會友應視所屬的</w:t>
      </w:r>
      <w:r>
        <w:rPr>
          <w:color w:val="231F20"/>
          <w:spacing w:val="1"/>
          <w:w w:val="102"/>
          <w:sz w:val="20"/>
        </w:rPr>
        <w:t>地方教會為其倉庫。我們鼓勵所有屬於宣聖會的一份子，都忠心地奉</w:t>
      </w:r>
      <w:r>
        <w:rPr>
          <w:color w:val="231F20"/>
          <w:w w:val="102"/>
          <w:sz w:val="20"/>
        </w:rPr>
        <w:t>獻收入的十分之一，作為對主最起碼的財物上之義務，另外因神所賞賜的，再加上自由奉獻以支持全教會、地方教會、地區、教育和總會之事工。對於宣聖會地方教會的什一，應為所有奉獻的最重要的一項，</w:t>
      </w:r>
    </w:p>
    <w:p w14:paraId="23FCF0F0"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39B3DC2A"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411FAD8" w14:textId="77777777" w:rsidR="003345E9" w:rsidRDefault="007169A0">
      <w:pPr>
        <w:pStyle w:val="a3"/>
        <w:spacing w:before="201" w:line="346" w:lineRule="exact"/>
        <w:ind w:left="119"/>
      </w:pPr>
      <w:r>
        <w:rPr>
          <w:color w:val="231F20"/>
          <w:spacing w:val="-1"/>
        </w:rPr>
        <w:t>這項奉獻是人放在忠心的好管家心中支持教會的機會。</w:t>
      </w:r>
    </w:p>
    <w:p w14:paraId="00D1042B" w14:textId="77777777" w:rsidR="003345E9" w:rsidRDefault="007169A0">
      <w:pPr>
        <w:pStyle w:val="a5"/>
        <w:numPr>
          <w:ilvl w:val="1"/>
          <w:numId w:val="1"/>
        </w:numPr>
        <w:tabs>
          <w:tab w:val="left" w:pos="1073"/>
        </w:tabs>
        <w:spacing w:before="9" w:line="206" w:lineRule="auto"/>
        <w:ind w:left="119" w:right="110" w:firstLine="408"/>
        <w:jc w:val="both"/>
        <w:rPr>
          <w:sz w:val="20"/>
        </w:rPr>
      </w:pPr>
      <w:r>
        <w:rPr>
          <w:b/>
          <w:color w:val="231F20"/>
          <w:spacing w:val="7"/>
          <w:w w:val="102"/>
          <w:sz w:val="20"/>
        </w:rPr>
        <w:t>籌募金錢與分發金錢。</w:t>
      </w:r>
      <w:r>
        <w:rPr>
          <w:color w:val="231F20"/>
          <w:spacing w:val="6"/>
          <w:w w:val="102"/>
          <w:sz w:val="20"/>
        </w:rPr>
        <w:t>根據聖經之教導，以什一及奉獻來</w:t>
      </w:r>
      <w:r>
        <w:rPr>
          <w:color w:val="231F20"/>
          <w:spacing w:val="2"/>
          <w:w w:val="102"/>
          <w:sz w:val="20"/>
        </w:rPr>
        <w:t>支持福音事工和建堂基金外，任何宣聖會不得以違背這些原則、阻礙</w:t>
      </w:r>
      <w:r>
        <w:rPr>
          <w:color w:val="231F20"/>
          <w:w w:val="102"/>
          <w:sz w:val="20"/>
        </w:rPr>
        <w:t>福音信息、羞辱教會名聲、歧視窮人、誤導信徒背棄宣揚福音之任何方式籌募基金。</w:t>
      </w:r>
    </w:p>
    <w:p w14:paraId="6D9994F9" w14:textId="77777777" w:rsidR="003345E9" w:rsidRDefault="007169A0">
      <w:pPr>
        <w:pStyle w:val="a3"/>
        <w:spacing w:line="204" w:lineRule="auto"/>
        <w:ind w:left="119" w:right="113" w:firstLine="408"/>
        <w:jc w:val="both"/>
        <w:rPr>
          <w:rFonts w:ascii="Noto Sans TC" w:eastAsia="Noto Sans TC"/>
        </w:rPr>
      </w:pPr>
      <w:r>
        <w:rPr>
          <w:color w:val="231F20"/>
          <w:spacing w:val="1"/>
          <w:w w:val="102"/>
        </w:rPr>
        <w:t>為配合宣聖會地方教會、地區、教育和總會經費的需要，我們鼓</w:t>
      </w:r>
      <w:r>
        <w:rPr>
          <w:color w:val="231F20"/>
          <w:spacing w:val="3"/>
          <w:w w:val="102"/>
        </w:rPr>
        <w:t>勵地方教會建立和實施財政分攤計劃，按月依照所分配的比例支付給</w:t>
      </w:r>
      <w:r>
        <w:rPr>
          <w:color w:val="231F20"/>
          <w:spacing w:val="-12"/>
          <w:w w:val="102"/>
        </w:rPr>
        <w:t>總會、教育和地區。</w:t>
      </w:r>
      <w:r>
        <w:rPr>
          <w:rFonts w:ascii="Noto Sans TC" w:eastAsia="Noto Sans TC"/>
          <w:color w:val="231F20"/>
          <w:w w:val="102"/>
        </w:rPr>
        <w:t>（140，163，164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164.2，125.13）</w:t>
      </w:r>
    </w:p>
    <w:p w14:paraId="37F50CDE" w14:textId="77777777" w:rsidR="003345E9" w:rsidRDefault="007169A0">
      <w:pPr>
        <w:pStyle w:val="a5"/>
        <w:numPr>
          <w:ilvl w:val="1"/>
          <w:numId w:val="1"/>
        </w:numPr>
        <w:tabs>
          <w:tab w:val="left" w:pos="1068"/>
        </w:tabs>
        <w:spacing w:line="313" w:lineRule="exact"/>
        <w:ind w:left="1068" w:hanging="541"/>
        <w:jc w:val="both"/>
        <w:rPr>
          <w:sz w:val="20"/>
        </w:rPr>
      </w:pPr>
      <w:r>
        <w:rPr>
          <w:b/>
          <w:color w:val="231F20"/>
          <w:sz w:val="20"/>
        </w:rPr>
        <w:t>支持傳道事工</w:t>
      </w:r>
      <w:r>
        <w:rPr>
          <w:color w:val="231F20"/>
          <w:spacing w:val="-21"/>
          <w:sz w:val="20"/>
        </w:rPr>
        <w:t>。「主也是這樣命定，叫傳福音的靠福音養生。」</w:t>
      </w:r>
    </w:p>
    <w:p w14:paraId="4EFB8221" w14:textId="77777777" w:rsidR="003345E9" w:rsidRDefault="007169A0">
      <w:pPr>
        <w:pStyle w:val="a3"/>
        <w:spacing w:before="6" w:line="206" w:lineRule="auto"/>
        <w:ind w:left="119" w:right="111" w:hanging="102"/>
        <w:jc w:val="both"/>
        <w:rPr>
          <w:rFonts w:ascii="Noto Sans TC" w:eastAsia="Noto Sans TC"/>
        </w:rPr>
      </w:pPr>
      <w:r>
        <w:rPr>
          <w:color w:val="231F20"/>
          <w:spacing w:val="6"/>
          <w:w w:val="102"/>
        </w:rPr>
        <w:t>（</w:t>
      </w:r>
      <w:r>
        <w:rPr>
          <w:color w:val="231F20"/>
          <w:spacing w:val="5"/>
          <w:w w:val="102"/>
        </w:rPr>
        <w:t>哥林多前書九</w:t>
      </w:r>
      <w:r>
        <w:rPr>
          <w:color w:val="231F20"/>
          <w:spacing w:val="1"/>
        </w:rPr>
        <w:t xml:space="preserve"> </w:t>
      </w:r>
      <w:r>
        <w:rPr>
          <w:color w:val="231F20"/>
          <w:w w:val="102"/>
        </w:rPr>
        <w:t>14</w:t>
      </w:r>
      <w:r>
        <w:rPr>
          <w:color w:val="231F20"/>
          <w:spacing w:val="6"/>
          <w:w w:val="102"/>
        </w:rPr>
        <w:t>）</w:t>
      </w:r>
      <w:r>
        <w:rPr>
          <w:color w:val="231F20"/>
          <w:spacing w:val="4"/>
          <w:w w:val="102"/>
        </w:rPr>
        <w:t>教會有責任支持傳道人，因他們蒙神呼召，在教</w:t>
      </w:r>
      <w:r>
        <w:rPr>
          <w:color w:val="231F20"/>
          <w:spacing w:val="1"/>
          <w:w w:val="102"/>
        </w:rPr>
        <w:t>會的引導下，全然獻身於福音事工，因此我們鼓勵教會之會友，自願</w:t>
      </w:r>
      <w:r>
        <w:rPr>
          <w:color w:val="231F20"/>
          <w:w w:val="102"/>
        </w:rPr>
        <w:t>決志為此神聖事業每週奉獻，以支持傳道事工，使座堂牧師之薪資得</w:t>
      </w:r>
      <w:r>
        <w:rPr>
          <w:color w:val="231F20"/>
          <w:spacing w:val="-13"/>
          <w:w w:val="102"/>
        </w:rPr>
        <w:t>以每週按時給付。</w:t>
      </w:r>
      <w:r>
        <w:rPr>
          <w:rFonts w:ascii="Noto Sans TC" w:eastAsia="Noto Sans TC"/>
          <w:color w:val="231F20"/>
          <w:w w:val="102"/>
        </w:rPr>
        <w:t>（117.4，117.6，139.8）</w:t>
      </w:r>
    </w:p>
    <w:p w14:paraId="21BC11E5" w14:textId="77777777" w:rsidR="003345E9" w:rsidRDefault="007169A0">
      <w:pPr>
        <w:pStyle w:val="a5"/>
        <w:numPr>
          <w:ilvl w:val="1"/>
          <w:numId w:val="1"/>
        </w:numPr>
        <w:tabs>
          <w:tab w:val="left" w:pos="1073"/>
        </w:tabs>
        <w:spacing w:line="206" w:lineRule="auto"/>
        <w:ind w:left="119" w:right="16" w:firstLine="408"/>
        <w:rPr>
          <w:sz w:val="20"/>
        </w:rPr>
      </w:pPr>
      <w:r>
        <w:rPr>
          <w:b/>
          <w:color w:val="231F20"/>
          <w:spacing w:val="5"/>
          <w:w w:val="102"/>
          <w:sz w:val="20"/>
        </w:rPr>
        <w:t>財產奉獻、計畫性奉獻及認獻。</w:t>
      </w:r>
      <w:r>
        <w:rPr>
          <w:color w:val="231F20"/>
          <w:spacing w:val="8"/>
          <w:w w:val="102"/>
          <w:sz w:val="20"/>
        </w:rPr>
        <w:t>操練基督徒管家身份至為</w:t>
      </w:r>
      <w:r>
        <w:rPr>
          <w:color w:val="231F20"/>
          <w:spacing w:val="2"/>
          <w:w w:val="102"/>
          <w:sz w:val="20"/>
        </w:rPr>
        <w:t>重要，當仔細思想主在我們的一生所給予我們的進項和恆產上作好管</w:t>
      </w:r>
      <w:r>
        <w:rPr>
          <w:color w:val="231F20"/>
          <w:w w:val="102"/>
          <w:sz w:val="20"/>
        </w:rPr>
        <w:t>家的職份。宣聖會瞭解在我們這一生中需要做忠心的好管家，並且明</w:t>
      </w:r>
      <w:r>
        <w:rPr>
          <w:color w:val="231F20"/>
          <w:spacing w:val="5"/>
          <w:w w:val="102"/>
          <w:sz w:val="20"/>
        </w:rPr>
        <w:t>白神要我們在奉獻的事上留下遺產。因此我們設立了宣聖會基金會，經由計畫性奉獻及認獻，幫助會友操練基督徒財務方面之管家事奉。</w:t>
      </w:r>
      <w:r>
        <w:rPr>
          <w:color w:val="231F20"/>
          <w:spacing w:val="3"/>
          <w:w w:val="102"/>
          <w:sz w:val="20"/>
        </w:rPr>
        <w:t>國家的法律通常並未照榮耀神的方式來分配產業。每一位基督徒應注</w:t>
      </w:r>
      <w:r>
        <w:rPr>
          <w:color w:val="231F20"/>
          <w:spacing w:val="-14"/>
          <w:w w:val="102"/>
          <w:sz w:val="20"/>
        </w:rPr>
        <w:t>意預備遺囑，以謹慎合法的方式來處理遺產。宣聖會各種的宣教、佈道、</w:t>
      </w:r>
      <w:r>
        <w:rPr>
          <w:color w:val="231F20"/>
          <w:spacing w:val="-13"/>
          <w:w w:val="102"/>
          <w:sz w:val="20"/>
        </w:rPr>
        <w:t>教育和慈善事工──地方的、地區的，教育的和總會的，敬請考慮支持。</w:t>
      </w:r>
    </w:p>
    <w:p w14:paraId="470732DE" w14:textId="77777777" w:rsidR="003345E9" w:rsidRDefault="007169A0">
      <w:pPr>
        <w:pStyle w:val="a5"/>
        <w:numPr>
          <w:ilvl w:val="1"/>
          <w:numId w:val="1"/>
        </w:numPr>
        <w:tabs>
          <w:tab w:val="left" w:pos="1073"/>
        </w:tabs>
        <w:spacing w:line="206" w:lineRule="auto"/>
        <w:ind w:left="119" w:right="110" w:firstLine="408"/>
        <w:jc w:val="both"/>
        <w:rPr>
          <w:sz w:val="20"/>
        </w:rPr>
      </w:pPr>
      <w:r>
        <w:rPr>
          <w:b/>
          <w:color w:val="231F20"/>
          <w:spacing w:val="7"/>
          <w:w w:val="102"/>
          <w:sz w:val="20"/>
        </w:rPr>
        <w:t>宗派宣教之共同責任。</w:t>
      </w:r>
      <w:r>
        <w:rPr>
          <w:color w:val="231F20"/>
          <w:spacing w:val="7"/>
          <w:w w:val="102"/>
          <w:sz w:val="20"/>
        </w:rPr>
        <w:t>宣聖會的體制昰代議制，每一地方</w:t>
      </w:r>
      <w:r>
        <w:rPr>
          <w:color w:val="231F20"/>
          <w:spacing w:val="2"/>
          <w:w w:val="102"/>
          <w:sz w:val="20"/>
        </w:rPr>
        <w:t>教會支持總議會所決議並由總監督會執行包括普世宣教、教育、支援</w:t>
      </w:r>
      <w:r>
        <w:rPr>
          <w:color w:val="231F20"/>
          <w:w w:val="102"/>
          <w:sz w:val="20"/>
        </w:rPr>
        <w:t>教牧、以及地區行政等事工。總監督會，與總董事會被授權分配世界宣教基金至各地區。</w:t>
      </w:r>
    </w:p>
    <w:p w14:paraId="7A373CB8" w14:textId="77777777" w:rsidR="003345E9" w:rsidRDefault="007169A0">
      <w:pPr>
        <w:pStyle w:val="a3"/>
        <w:spacing w:line="206" w:lineRule="auto"/>
        <w:ind w:left="119" w:right="113" w:firstLine="408"/>
        <w:jc w:val="both"/>
      </w:pPr>
      <w:r>
        <w:rPr>
          <w:color w:val="231F20"/>
          <w:spacing w:val="1"/>
          <w:w w:val="102"/>
        </w:rPr>
        <w:t>總監督會和總董事會被授權去發展，修訂，和維持一個系統為世</w:t>
      </w:r>
      <w:r>
        <w:rPr>
          <w:color w:val="231F20"/>
          <w:spacing w:val="3"/>
          <w:w w:val="102"/>
        </w:rPr>
        <w:t>界宣教基金訂立籌款目標，並經由地區年議會為地方教會建立目標和</w:t>
      </w:r>
      <w:r>
        <w:rPr>
          <w:color w:val="231F20"/>
          <w:w w:val="102"/>
        </w:rPr>
        <w:t>責任。</w:t>
      </w:r>
    </w:p>
    <w:p w14:paraId="34216963" w14:textId="77777777" w:rsidR="003345E9" w:rsidRDefault="007169A0">
      <w:pPr>
        <w:pStyle w:val="a3"/>
        <w:spacing w:line="204" w:lineRule="auto"/>
        <w:ind w:right="104" w:firstLine="407"/>
        <w:jc w:val="both"/>
      </w:pPr>
      <w:r>
        <w:rPr>
          <w:color w:val="231F20"/>
          <w:spacing w:val="5"/>
        </w:rPr>
        <w:t xml:space="preserve">依照手冊條款 </w:t>
      </w:r>
      <w:r>
        <w:rPr>
          <w:rFonts w:ascii="Noto Sans TC" w:eastAsia="Noto Sans TC"/>
          <w:color w:val="231F20"/>
        </w:rPr>
        <w:t>337.1</w:t>
      </w:r>
      <w:r>
        <w:rPr>
          <w:rFonts w:ascii="Noto Sans TC" w:eastAsia="Noto Sans TC"/>
          <w:color w:val="231F20"/>
          <w:spacing w:val="40"/>
        </w:rPr>
        <w:t xml:space="preserve"> </w:t>
      </w:r>
      <w:r>
        <w:rPr>
          <w:color w:val="231F20"/>
        </w:rPr>
        <w:t>所言，國家董事會和 / 或區域指導委員會被</w:t>
      </w:r>
      <w:r>
        <w:rPr>
          <w:color w:val="231F20"/>
          <w:spacing w:val="10"/>
        </w:rPr>
        <w:t>授權在該地區設立教牧退休存款方案。上項方案之報告應依照條款</w:t>
      </w:r>
    </w:p>
    <w:p w14:paraId="00D4CF43" w14:textId="77777777" w:rsidR="003345E9" w:rsidRDefault="007169A0">
      <w:pPr>
        <w:spacing w:line="206" w:lineRule="auto"/>
        <w:ind w:left="119" w:right="117"/>
        <w:jc w:val="both"/>
        <w:rPr>
          <w:sz w:val="20"/>
        </w:rPr>
      </w:pPr>
      <w:r>
        <w:rPr>
          <w:b/>
          <w:color w:val="231F20"/>
          <w:sz w:val="20"/>
        </w:rPr>
        <w:t xml:space="preserve">337.2 </w:t>
      </w:r>
      <w:r>
        <w:rPr>
          <w:color w:val="231F20"/>
          <w:sz w:val="20"/>
        </w:rPr>
        <w:t xml:space="preserve">之規定進行，條款 </w:t>
      </w:r>
      <w:r>
        <w:rPr>
          <w:b/>
          <w:color w:val="231F20"/>
          <w:sz w:val="20"/>
        </w:rPr>
        <w:t xml:space="preserve">32.5 </w:t>
      </w:r>
      <w:r>
        <w:rPr>
          <w:color w:val="231F20"/>
          <w:sz w:val="20"/>
        </w:rPr>
        <w:t>之規定不適用在宣聖會美國退休福利委</w:t>
      </w:r>
      <w:r>
        <w:rPr>
          <w:color w:val="231F20"/>
          <w:spacing w:val="-4"/>
          <w:sz w:val="20"/>
        </w:rPr>
        <w:t>員會。</w:t>
      </w:r>
    </w:p>
    <w:p w14:paraId="7F1FFE13" w14:textId="77777777" w:rsidR="003345E9" w:rsidRDefault="003345E9">
      <w:pPr>
        <w:spacing w:line="206" w:lineRule="auto"/>
        <w:jc w:val="both"/>
        <w:rPr>
          <w:sz w:val="20"/>
        </w:rPr>
        <w:sectPr w:rsidR="003345E9">
          <w:pgSz w:w="8640" w:h="12960"/>
          <w:pgMar w:top="480" w:right="1080" w:bottom="1180" w:left="1080" w:header="0" w:footer="997" w:gutter="0"/>
          <w:cols w:space="720"/>
        </w:sectPr>
      </w:pPr>
    </w:p>
    <w:p w14:paraId="09631CB6" w14:textId="77777777" w:rsidR="003345E9" w:rsidRDefault="007169A0">
      <w:pPr>
        <w:pStyle w:val="a3"/>
        <w:spacing w:before="50"/>
        <w:ind w:left="2525"/>
      </w:pPr>
      <w:r>
        <w:rPr>
          <w:color w:val="231F20"/>
          <w:spacing w:val="-2"/>
        </w:rPr>
        <w:lastRenderedPageBreak/>
        <w:t>基督徒行為公約</w:t>
      </w:r>
    </w:p>
    <w:p w14:paraId="3A51303C" w14:textId="77777777" w:rsidR="003345E9" w:rsidRDefault="007169A0">
      <w:pPr>
        <w:pStyle w:val="a3"/>
        <w:spacing w:before="237" w:line="206" w:lineRule="auto"/>
        <w:ind w:left="119" w:right="112" w:firstLine="408"/>
      </w:pPr>
      <w:r>
        <w:rPr>
          <w:color w:val="231F20"/>
          <w:spacing w:val="4"/>
          <w:w w:val="102"/>
        </w:rPr>
        <w:t>國家董事會和／或區域指導委員會被授權在該地區設立國際教育</w:t>
      </w:r>
      <w:r>
        <w:rPr>
          <w:color w:val="231F20"/>
          <w:w w:val="102"/>
        </w:rPr>
        <w:t>董事會。</w:t>
      </w:r>
    </w:p>
    <w:p w14:paraId="57B43786" w14:textId="77777777" w:rsidR="003345E9" w:rsidRDefault="007169A0">
      <w:pPr>
        <w:pStyle w:val="a3"/>
        <w:spacing w:line="307" w:lineRule="exact"/>
        <w:ind w:left="527"/>
      </w:pPr>
      <w:r>
        <w:rPr>
          <w:color w:val="231F20"/>
          <w:spacing w:val="-1"/>
        </w:rPr>
        <w:t>每一地區被授權經由地區指導委員會設立各項事工財務分配比例。</w:t>
      </w:r>
    </w:p>
    <w:p w14:paraId="37C305B1" w14:textId="77777777" w:rsidR="003345E9" w:rsidRDefault="007169A0">
      <w:pPr>
        <w:pStyle w:val="a3"/>
        <w:spacing w:line="349" w:lineRule="exact"/>
        <w:ind w:left="17"/>
        <w:rPr>
          <w:rFonts w:ascii="Noto Sans TC" w:eastAsia="Noto Sans TC"/>
        </w:rPr>
      </w:pPr>
      <w:r>
        <w:rPr>
          <w:rFonts w:ascii="Noto Sans TC" w:eastAsia="Noto Sans TC"/>
          <w:color w:val="231F20"/>
          <w:spacing w:val="-2"/>
        </w:rPr>
        <w:t>（225.19，317.10，345，346.3，402）</w:t>
      </w:r>
    </w:p>
    <w:p w14:paraId="4FBE345C" w14:textId="77777777" w:rsidR="003345E9" w:rsidRDefault="007169A0">
      <w:pPr>
        <w:pStyle w:val="3"/>
        <w:spacing w:before="66"/>
        <w:ind w:left="2627"/>
      </w:pPr>
      <w:r>
        <w:rPr>
          <w:color w:val="231F20"/>
          <w:spacing w:val="-2"/>
        </w:rPr>
        <w:t>五、教會職員</w:t>
      </w:r>
    </w:p>
    <w:p w14:paraId="4EEB9E30" w14:textId="77777777" w:rsidR="003345E9" w:rsidRDefault="007169A0">
      <w:pPr>
        <w:pStyle w:val="a5"/>
        <w:numPr>
          <w:ilvl w:val="0"/>
          <w:numId w:val="1"/>
        </w:numPr>
        <w:tabs>
          <w:tab w:val="left" w:pos="886"/>
        </w:tabs>
        <w:spacing w:before="9" w:line="206" w:lineRule="auto"/>
        <w:ind w:left="119" w:right="18" w:firstLine="408"/>
        <w:rPr>
          <w:rFonts w:ascii="Noto Sans TC" w:eastAsia="Noto Sans TC"/>
          <w:sz w:val="20"/>
        </w:rPr>
      </w:pPr>
      <w:r>
        <w:rPr>
          <w:color w:val="231F20"/>
          <w:spacing w:val="5"/>
          <w:w w:val="102"/>
          <w:sz w:val="20"/>
        </w:rPr>
        <w:t>我們指導地方教會在選舉教會職員時，應選舉那些活躍會友</w:t>
      </w:r>
      <w:r>
        <w:rPr>
          <w:color w:val="231F20"/>
          <w:spacing w:val="3"/>
          <w:w w:val="102"/>
          <w:sz w:val="20"/>
        </w:rPr>
        <w:t>並且宣告有全然成聖之經驗，其生活公開見證神呼召我們過聖潔的生</w:t>
      </w:r>
      <w:r>
        <w:rPr>
          <w:color w:val="231F20"/>
          <w:w w:val="102"/>
          <w:sz w:val="20"/>
        </w:rPr>
        <w:t>活的恩典，並同意遵行宣聖會之教義、體制及行為，並且以忠心聚會、</w:t>
      </w:r>
      <w:r>
        <w:rPr>
          <w:color w:val="231F20"/>
          <w:spacing w:val="1"/>
          <w:w w:val="102"/>
          <w:sz w:val="20"/>
        </w:rPr>
        <w:t>積極服事、什一和奉獻支持地方教會工作之人。教會職員應完全參與</w:t>
      </w:r>
      <w:r>
        <w:rPr>
          <w:color w:val="231F20"/>
          <w:spacing w:val="-2"/>
          <w:w w:val="102"/>
          <w:sz w:val="20"/>
        </w:rPr>
        <w:t>在『使萬民作有基督樣式的門徒』的事工當中。</w:t>
      </w:r>
      <w:r>
        <w:rPr>
          <w:rFonts w:ascii="Noto Sans TC" w:eastAsia="Noto Sans TC"/>
          <w:color w:val="231F20"/>
          <w:w w:val="102"/>
          <w:sz w:val="20"/>
        </w:rPr>
        <w:t>（115.11，137，155</w:t>
      </w:r>
    </w:p>
    <w:p w14:paraId="40207F70" w14:textId="77777777" w:rsidR="003345E9" w:rsidRDefault="007169A0">
      <w:pPr>
        <w:pStyle w:val="a3"/>
        <w:spacing w:line="329" w:lineRule="exact"/>
        <w:ind w:left="119"/>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4"/>
          <w:w w:val="120"/>
        </w:rPr>
        <w:t>157）</w:t>
      </w:r>
    </w:p>
    <w:p w14:paraId="39C5CA06" w14:textId="77777777" w:rsidR="003345E9" w:rsidRDefault="007169A0">
      <w:pPr>
        <w:pStyle w:val="3"/>
        <w:spacing w:before="65"/>
        <w:ind w:left="0"/>
        <w:jc w:val="center"/>
      </w:pPr>
      <w:r>
        <w:rPr>
          <w:color w:val="231F20"/>
          <w:spacing w:val="-2"/>
        </w:rPr>
        <w:t>六、開會規則</w:t>
      </w:r>
    </w:p>
    <w:p w14:paraId="73E415F4" w14:textId="77777777" w:rsidR="003345E9" w:rsidRDefault="007169A0">
      <w:pPr>
        <w:pStyle w:val="a5"/>
        <w:numPr>
          <w:ilvl w:val="0"/>
          <w:numId w:val="1"/>
        </w:numPr>
        <w:tabs>
          <w:tab w:val="left" w:pos="885"/>
        </w:tabs>
        <w:spacing w:before="12" w:line="204" w:lineRule="auto"/>
        <w:ind w:left="119" w:right="114" w:firstLine="408"/>
        <w:jc w:val="both"/>
        <w:rPr>
          <w:rFonts w:ascii="Noto Sans TC" w:eastAsia="Noto Sans TC" w:hAnsi="Noto Sans TC"/>
          <w:sz w:val="20"/>
        </w:rPr>
      </w:pPr>
      <w:r>
        <w:rPr>
          <w:color w:val="231F20"/>
          <w:spacing w:val="-9"/>
          <w:w w:val="102"/>
          <w:sz w:val="20"/>
        </w:rPr>
        <w:t>按照適合的法律，「教會手冊」中之財團法人與治理體制細則</w:t>
      </w:r>
      <w:r>
        <w:rPr>
          <w:color w:val="231F20"/>
          <w:w w:val="102"/>
          <w:sz w:val="20"/>
        </w:rPr>
        <w:t>之條文，宣聖會會友、地方、地區和總會和各有關委員會，以及財團</w:t>
      </w:r>
      <w:r>
        <w:rPr>
          <w:color w:val="231F20"/>
          <w:spacing w:val="7"/>
          <w:w w:val="102"/>
          <w:sz w:val="20"/>
        </w:rPr>
        <w:t>法人之委員會，均應依據「羅伯特議事規則</w:t>
      </w:r>
      <w:r>
        <w:rPr>
          <w:color w:val="231F20"/>
          <w:spacing w:val="-102"/>
          <w:w w:val="102"/>
          <w:sz w:val="20"/>
        </w:rPr>
        <w:t>」</w:t>
      </w:r>
      <w:r>
        <w:rPr>
          <w:color w:val="231F20"/>
          <w:w w:val="102"/>
          <w:sz w:val="20"/>
        </w:rPr>
        <w:t>（Robert’s</w:t>
      </w:r>
      <w:r>
        <w:rPr>
          <w:color w:val="231F20"/>
          <w:spacing w:val="18"/>
          <w:sz w:val="20"/>
        </w:rPr>
        <w:t xml:space="preserve"> </w:t>
      </w:r>
      <w:r>
        <w:rPr>
          <w:color w:val="231F20"/>
          <w:w w:val="102"/>
          <w:sz w:val="20"/>
        </w:rPr>
        <w:t>Rules</w:t>
      </w:r>
      <w:r>
        <w:rPr>
          <w:color w:val="231F20"/>
          <w:spacing w:val="18"/>
          <w:sz w:val="20"/>
        </w:rPr>
        <w:t xml:space="preserve"> </w:t>
      </w:r>
      <w:r>
        <w:rPr>
          <w:color w:val="231F20"/>
          <w:w w:val="102"/>
          <w:sz w:val="20"/>
        </w:rPr>
        <w:t>of Order</w:t>
      </w:r>
      <w:r>
        <w:rPr>
          <w:color w:val="231F20"/>
          <w:spacing w:val="-102"/>
          <w:w w:val="102"/>
          <w:sz w:val="20"/>
        </w:rPr>
        <w:t>）</w:t>
      </w:r>
      <w:r>
        <w:rPr>
          <w:color w:val="231F20"/>
          <w:w w:val="102"/>
          <w:sz w:val="20"/>
        </w:rPr>
        <w:t>（最新版）</w:t>
      </w:r>
      <w:r>
        <w:rPr>
          <w:color w:val="231F20"/>
          <w:spacing w:val="-13"/>
          <w:w w:val="102"/>
          <w:sz w:val="20"/>
        </w:rPr>
        <w:t>之議事程序行事。</w:t>
      </w:r>
      <w:r>
        <w:rPr>
          <w:rFonts w:ascii="Noto Sans TC" w:eastAsia="Noto Sans TC" w:hAnsi="Noto Sans TC"/>
          <w:color w:val="231F20"/>
          <w:w w:val="102"/>
          <w:sz w:val="20"/>
        </w:rPr>
        <w:t>（115，205，300.3）</w:t>
      </w:r>
    </w:p>
    <w:p w14:paraId="102B2050" w14:textId="77777777" w:rsidR="003345E9" w:rsidRDefault="007169A0">
      <w:pPr>
        <w:pStyle w:val="3"/>
        <w:spacing w:before="88"/>
        <w:ind w:left="2015"/>
      </w:pPr>
      <w:r>
        <w:rPr>
          <w:color w:val="231F20"/>
          <w:spacing w:val="-1"/>
        </w:rPr>
        <w:t>七、基督徒行為公約之修訂</w:t>
      </w:r>
    </w:p>
    <w:p w14:paraId="61835B7A" w14:textId="77777777" w:rsidR="003345E9" w:rsidRDefault="007169A0">
      <w:pPr>
        <w:pStyle w:val="a5"/>
        <w:numPr>
          <w:ilvl w:val="0"/>
          <w:numId w:val="1"/>
        </w:numPr>
        <w:tabs>
          <w:tab w:val="left" w:pos="886"/>
        </w:tabs>
        <w:spacing w:before="11" w:line="204" w:lineRule="auto"/>
        <w:ind w:left="119" w:right="112" w:firstLine="408"/>
        <w:rPr>
          <w:sz w:val="20"/>
        </w:rPr>
      </w:pPr>
      <w:r>
        <w:rPr>
          <w:color w:val="231F20"/>
          <w:spacing w:val="5"/>
          <w:w w:val="102"/>
          <w:sz w:val="20"/>
        </w:rPr>
        <w:t>基督徒行為公約之條款，以總議會出席並在場投票代表的三</w:t>
      </w:r>
      <w:r>
        <w:rPr>
          <w:color w:val="231F20"/>
          <w:w w:val="102"/>
          <w:sz w:val="20"/>
        </w:rPr>
        <w:t>分之二投票同意時，得予以廢除或修訂之。</w:t>
      </w:r>
    </w:p>
    <w:p w14:paraId="07593CED"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05830F44"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FED5BE7"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第四篇</w:t>
      </w:r>
    </w:p>
    <w:p w14:paraId="1FEB693D" w14:textId="77777777" w:rsidR="003345E9" w:rsidRDefault="007169A0">
      <w:pPr>
        <w:pStyle w:val="1"/>
        <w:spacing w:before="113"/>
      </w:pPr>
      <w:r>
        <w:rPr>
          <w:color w:val="231F20"/>
          <w:spacing w:val="-3"/>
        </w:rPr>
        <w:t>治理體制</w:t>
      </w:r>
    </w:p>
    <w:p w14:paraId="2531051B" w14:textId="77777777" w:rsidR="003345E9" w:rsidRDefault="007169A0">
      <w:pPr>
        <w:pStyle w:val="2"/>
        <w:spacing w:before="164"/>
        <w:ind w:left="528"/>
        <w:rPr>
          <w:rFonts w:ascii="Noto Serif TC ExtraBold" w:eastAsia="Noto Serif TC ExtraBold"/>
        </w:rPr>
      </w:pPr>
      <w:r>
        <w:rPr>
          <w:rFonts w:ascii="Noto Serif TC ExtraBold" w:eastAsia="Noto Serif TC ExtraBold"/>
          <w:color w:val="231F20"/>
          <w:spacing w:val="-5"/>
        </w:rPr>
        <w:t>序言</w:t>
      </w:r>
    </w:p>
    <w:p w14:paraId="649D9C45" w14:textId="77777777" w:rsidR="003345E9" w:rsidRDefault="007169A0">
      <w:pPr>
        <w:spacing w:before="111" w:line="300" w:lineRule="auto"/>
        <w:ind w:left="528" w:right="4751"/>
        <w:rPr>
          <w:rFonts w:ascii="Noto Serif TC ExtraBold" w:eastAsia="Noto Serif TC ExtraBold"/>
          <w:b/>
          <w:sz w:val="24"/>
        </w:rPr>
      </w:pPr>
      <w:r>
        <w:rPr>
          <w:rFonts w:ascii="Noto Serif TC ExtraBold" w:eastAsia="Noto Serif TC ExtraBold"/>
          <w:b/>
          <w:color w:val="231F20"/>
          <w:spacing w:val="-4"/>
          <w:sz w:val="24"/>
        </w:rPr>
        <w:t>地方教會</w:t>
      </w:r>
      <w:r>
        <w:rPr>
          <w:rFonts w:ascii="Noto Serif TC ExtraBold" w:eastAsia="Noto Serif TC ExtraBold"/>
          <w:b/>
          <w:color w:val="231F20"/>
          <w:sz w:val="24"/>
        </w:rPr>
        <w:t xml:space="preserve"> </w:t>
      </w:r>
      <w:r>
        <w:rPr>
          <w:rFonts w:ascii="Noto Serif TC ExtraBold" w:eastAsia="Noto Serif TC ExtraBold"/>
          <w:b/>
          <w:color w:val="231F20"/>
          <w:spacing w:val="-2"/>
          <w:sz w:val="24"/>
        </w:rPr>
        <w:t>地區年議會</w:t>
      </w:r>
      <w:r>
        <w:rPr>
          <w:rFonts w:ascii="Noto Serif TC ExtraBold" w:eastAsia="Noto Serif TC ExtraBold"/>
          <w:b/>
          <w:color w:val="231F20"/>
          <w:spacing w:val="-4"/>
          <w:sz w:val="24"/>
        </w:rPr>
        <w:t>總議會</w:t>
      </w:r>
    </w:p>
    <w:p w14:paraId="0D80FD81" w14:textId="77777777" w:rsidR="003345E9" w:rsidRDefault="003345E9">
      <w:pPr>
        <w:spacing w:line="300" w:lineRule="auto"/>
        <w:rPr>
          <w:rFonts w:ascii="Noto Serif TC ExtraBold" w:eastAsia="Noto Serif TC ExtraBold"/>
          <w:b/>
          <w:sz w:val="24"/>
        </w:rPr>
        <w:sectPr w:rsidR="003345E9">
          <w:pgSz w:w="8640" w:h="12960"/>
          <w:pgMar w:top="480" w:right="1080" w:bottom="1180" w:left="1080" w:header="0" w:footer="997" w:gutter="0"/>
          <w:cols w:space="720"/>
        </w:sectPr>
      </w:pPr>
    </w:p>
    <w:p w14:paraId="2889E9B3" w14:textId="77777777" w:rsidR="003345E9" w:rsidRDefault="007169A0">
      <w:pPr>
        <w:pStyle w:val="a3"/>
        <w:spacing w:before="50"/>
        <w:ind w:left="0"/>
        <w:jc w:val="center"/>
      </w:pPr>
      <w:r>
        <w:rPr>
          <w:color w:val="231F20"/>
          <w:spacing w:val="-2"/>
        </w:rPr>
        <w:lastRenderedPageBreak/>
        <w:t>基督徒行為公約</w:t>
      </w:r>
    </w:p>
    <w:p w14:paraId="4DD73578" w14:textId="77777777" w:rsidR="003345E9" w:rsidRDefault="007169A0">
      <w:pPr>
        <w:pStyle w:val="1"/>
      </w:pPr>
      <w:r>
        <w:rPr>
          <w:color w:val="231F20"/>
          <w:spacing w:val="-5"/>
        </w:rPr>
        <w:t>序言</w:t>
      </w:r>
    </w:p>
    <w:p w14:paraId="542B1455" w14:textId="77777777" w:rsidR="003345E9" w:rsidRDefault="007169A0">
      <w:pPr>
        <w:pStyle w:val="a3"/>
        <w:spacing w:before="99" w:line="206" w:lineRule="auto"/>
        <w:ind w:right="16" w:firstLine="408"/>
      </w:pPr>
      <w:r>
        <w:rPr>
          <w:color w:val="231F20"/>
          <w:spacing w:val="3"/>
          <w:w w:val="102"/>
        </w:rPr>
        <w:t>宣聖會的任務：是要向萬民宣揚通過在耶穌基督裡得到赦罪和心</w:t>
      </w:r>
      <w:r>
        <w:rPr>
          <w:color w:val="231F20"/>
          <w:spacing w:val="-10"/>
          <w:w w:val="102"/>
        </w:rPr>
        <w:t>靈潔淨更新變化的神恩。我們的使命是「使萬民作有基督樣式的門徒」，</w:t>
      </w:r>
      <w:r>
        <w:rPr>
          <w:color w:val="231F20"/>
          <w:w w:val="102"/>
        </w:rPr>
        <w:t>集合信徒彼此交誼並成為會友，裝備所有對信仰有回應的人參與事奉。</w:t>
      </w:r>
    </w:p>
    <w:p w14:paraId="13B7F59F" w14:textId="77777777" w:rsidR="003345E9" w:rsidRDefault="007169A0">
      <w:pPr>
        <w:pStyle w:val="a3"/>
        <w:spacing w:line="206" w:lineRule="auto"/>
        <w:ind w:right="117" w:hanging="102"/>
      </w:pPr>
      <w:r>
        <w:rPr>
          <w:color w:val="231F20"/>
          <w:spacing w:val="-2"/>
        </w:rPr>
        <w:t xml:space="preserve">「信心團體」的終極目標是在末日把人完全成熟地帶到基督面前（西一 </w:t>
      </w:r>
      <w:r>
        <w:rPr>
          <w:color w:val="231F20"/>
          <w:spacing w:val="30"/>
        </w:rPr>
        <w:t>28</w:t>
      </w:r>
      <w:r>
        <w:rPr>
          <w:color w:val="231F20"/>
          <w:spacing w:val="-72"/>
        </w:rPr>
        <w:t>）</w:t>
      </w:r>
      <w:r>
        <w:rPr>
          <w:color w:val="231F20"/>
          <w:spacing w:val="-4"/>
        </w:rPr>
        <w:t>。</w:t>
      </w:r>
    </w:p>
    <w:p w14:paraId="13568817" w14:textId="77777777" w:rsidR="003345E9" w:rsidRDefault="007169A0">
      <w:pPr>
        <w:pStyle w:val="a3"/>
        <w:spacing w:line="206" w:lineRule="auto"/>
        <w:ind w:right="112" w:firstLine="408"/>
        <w:jc w:val="both"/>
      </w:pPr>
      <w:r>
        <w:rPr>
          <w:color w:val="231F20"/>
          <w:w w:val="102"/>
        </w:rPr>
        <w:t>拯救、使人完全、教導和差傳都是在地方教會裡進行的。地方教</w:t>
      </w:r>
      <w:r>
        <w:rPr>
          <w:color w:val="231F20"/>
          <w:spacing w:val="2"/>
          <w:w w:val="102"/>
        </w:rPr>
        <w:t>會是基督的身體，是我們信仰和使命的代表。這些教會的行政體制區</w:t>
      </w:r>
      <w:r>
        <w:rPr>
          <w:color w:val="231F20"/>
          <w:w w:val="102"/>
        </w:rPr>
        <w:t>分為地區和區域。</w:t>
      </w:r>
    </w:p>
    <w:p w14:paraId="79AF9E16" w14:textId="77777777" w:rsidR="003345E9" w:rsidRDefault="007169A0">
      <w:pPr>
        <w:pStyle w:val="a3"/>
        <w:spacing w:line="206" w:lineRule="auto"/>
        <w:ind w:right="16" w:firstLine="408"/>
      </w:pPr>
      <w:r>
        <w:rPr>
          <w:color w:val="231F20"/>
          <w:spacing w:val="-6"/>
        </w:rPr>
        <w:t>宣聖會的合一基礎奠基於宣聖會「教會手冊」所規定之信仰、法規、</w:t>
      </w:r>
      <w:r>
        <w:rPr>
          <w:color w:val="231F20"/>
          <w:spacing w:val="-2"/>
        </w:rPr>
        <w:t>定義和程序。</w:t>
      </w:r>
    </w:p>
    <w:p w14:paraId="6150B9FC" w14:textId="77777777" w:rsidR="003345E9" w:rsidRDefault="007169A0">
      <w:pPr>
        <w:pStyle w:val="a3"/>
        <w:spacing w:line="206" w:lineRule="auto"/>
        <w:ind w:right="112" w:firstLine="408"/>
        <w:jc w:val="both"/>
      </w:pPr>
      <w:r>
        <w:rPr>
          <w:color w:val="231F20"/>
          <w:spacing w:val="1"/>
          <w:w w:val="102"/>
        </w:rPr>
        <w:t>這種合一的核心意義揭示於「手冊」的信條部份。我們鼓勵所有</w:t>
      </w:r>
      <w:r>
        <w:rPr>
          <w:color w:val="231F20"/>
          <w:spacing w:val="2"/>
          <w:w w:val="102"/>
        </w:rPr>
        <w:t>區域和語言的教會翻譯並向本會會眾傳揚、教導這些信仰。這是維繫</w:t>
      </w:r>
      <w:r>
        <w:rPr>
          <w:color w:val="231F20"/>
          <w:w w:val="102"/>
        </w:rPr>
        <w:t>我們宣聖會思想行為的精要準則。</w:t>
      </w:r>
    </w:p>
    <w:p w14:paraId="70FBEC75" w14:textId="77777777" w:rsidR="003345E9" w:rsidRDefault="007169A0">
      <w:pPr>
        <w:pStyle w:val="a3"/>
        <w:spacing w:line="206" w:lineRule="auto"/>
        <w:ind w:right="16" w:firstLine="408"/>
      </w:pPr>
      <w:r>
        <w:rPr>
          <w:color w:val="231F20"/>
          <w:spacing w:val="-12"/>
        </w:rPr>
        <w:t>這種合一有目共睹的顯示就是總議會，它是「宣聖會最高教義陳述、</w:t>
      </w:r>
      <w:r>
        <w:rPr>
          <w:color w:val="231F20"/>
          <w:spacing w:val="-14"/>
        </w:rPr>
        <w:t>立法和選舉當局」。</w:t>
      </w:r>
    </w:p>
    <w:p w14:paraId="0BAB44A3" w14:textId="77777777" w:rsidR="003345E9" w:rsidRDefault="007169A0">
      <w:pPr>
        <w:pStyle w:val="a3"/>
        <w:spacing w:line="308" w:lineRule="exact"/>
        <w:ind w:left="528"/>
      </w:pPr>
      <w:r>
        <w:rPr>
          <w:color w:val="231F20"/>
          <w:spacing w:val="-1"/>
        </w:rPr>
        <w:t>第二項是國際總董事會，它代表整個教會。</w:t>
      </w:r>
    </w:p>
    <w:p w14:paraId="4474C5B4" w14:textId="77777777" w:rsidR="003345E9" w:rsidRDefault="007169A0">
      <w:pPr>
        <w:pStyle w:val="a3"/>
        <w:spacing w:line="206" w:lineRule="auto"/>
        <w:ind w:right="115" w:firstLine="408"/>
      </w:pPr>
      <w:r>
        <w:rPr>
          <w:color w:val="231F20"/>
          <w:spacing w:val="-8"/>
        </w:rPr>
        <w:t>第三項是總監督會，他們可解釋「手冊」，核准文化適應，並按立</w:t>
      </w:r>
      <w:r>
        <w:rPr>
          <w:color w:val="231F20"/>
          <w:spacing w:val="-2"/>
        </w:rPr>
        <w:t>教牧人員。</w:t>
      </w:r>
    </w:p>
    <w:p w14:paraId="4ED175D6" w14:textId="77777777" w:rsidR="003345E9" w:rsidRDefault="007169A0">
      <w:pPr>
        <w:pStyle w:val="a3"/>
        <w:spacing w:line="206" w:lineRule="auto"/>
        <w:ind w:right="117" w:firstLine="408"/>
      </w:pPr>
      <w:r>
        <w:rPr>
          <w:color w:val="231F20"/>
          <w:spacing w:val="1"/>
          <w:w w:val="102"/>
        </w:rPr>
        <w:t>宣聖會之治理體制採代議制，如此一方面避免主教制的極權，另一方面避免堂會制度之無限制坐大。</w:t>
      </w:r>
    </w:p>
    <w:p w14:paraId="54A27EB7" w14:textId="77777777" w:rsidR="003345E9" w:rsidRDefault="007169A0">
      <w:pPr>
        <w:pStyle w:val="a3"/>
        <w:spacing w:line="204" w:lineRule="auto"/>
        <w:ind w:right="114" w:firstLine="408"/>
        <w:jc w:val="both"/>
        <w:rPr>
          <w:rFonts w:ascii="Noto Sans TC" w:eastAsia="Noto Sans TC"/>
        </w:rPr>
      </w:pPr>
      <w:r>
        <w:rPr>
          <w:color w:val="231F20"/>
          <w:spacing w:val="2"/>
          <w:w w:val="102"/>
        </w:rPr>
        <w:t>世界各區域之教會由於文化及政治的不同，可修改在第四篇</w:t>
      </w:r>
      <w:r>
        <w:rPr>
          <w:color w:val="231F20"/>
          <w:spacing w:val="4"/>
          <w:w w:val="102"/>
        </w:rPr>
        <w:t>（</w:t>
      </w:r>
      <w:r>
        <w:rPr>
          <w:color w:val="231F20"/>
          <w:w w:val="102"/>
        </w:rPr>
        <w:t>條款</w:t>
      </w:r>
      <w:r>
        <w:rPr>
          <w:color w:val="231F20"/>
        </w:rPr>
        <w:t xml:space="preserve"> </w:t>
      </w:r>
      <w:r>
        <w:rPr>
          <w:rFonts w:ascii="Noto Sans TC" w:eastAsia="Noto Sans TC"/>
          <w:color w:val="231F20"/>
          <w:w w:val="102"/>
        </w:rPr>
        <w:t>100</w:t>
      </w:r>
      <w:r>
        <w:rPr>
          <w:color w:val="231F20"/>
          <w:w w:val="102"/>
        </w:rPr>
        <w:t>，</w:t>
      </w:r>
      <w:r>
        <w:rPr>
          <w:rFonts w:ascii="Noto Sans TC" w:eastAsia="Noto Sans TC"/>
          <w:color w:val="231F20"/>
          <w:w w:val="102"/>
        </w:rPr>
        <w:t>200</w:t>
      </w:r>
      <w:r>
        <w:rPr>
          <w:color w:val="231F20"/>
          <w:w w:val="102"/>
        </w:rPr>
        <w:t>，</w:t>
      </w:r>
      <w:r>
        <w:rPr>
          <w:rFonts w:ascii="Noto Sans TC" w:eastAsia="Noto Sans TC"/>
          <w:color w:val="231F20"/>
          <w:w w:val="102"/>
        </w:rPr>
        <w:t>300</w:t>
      </w:r>
      <w:r>
        <w:rPr>
          <w:color w:val="231F20"/>
          <w:spacing w:val="3"/>
          <w:w w:val="102"/>
        </w:rPr>
        <w:t>）</w:t>
      </w:r>
      <w:r>
        <w:rPr>
          <w:color w:val="231F20"/>
          <w:spacing w:val="2"/>
          <w:w w:val="102"/>
        </w:rPr>
        <w:t>之教會之治理程序。所有的修改必須以書面送呈</w:t>
      </w:r>
      <w:r>
        <w:rPr>
          <w:color w:val="231F20"/>
          <w:w w:val="102"/>
        </w:rPr>
        <w:t>總監督會核准。</w:t>
      </w:r>
      <w:r>
        <w:rPr>
          <w:rFonts w:ascii="Noto Sans TC" w:eastAsia="Noto Sans TC"/>
          <w:color w:val="231F20"/>
          <w:w w:val="102"/>
        </w:rPr>
        <w:t>(300)</w:t>
      </w:r>
    </w:p>
    <w:p w14:paraId="78E40280" w14:textId="77777777" w:rsidR="003345E9" w:rsidRDefault="003345E9">
      <w:pPr>
        <w:pStyle w:val="a3"/>
        <w:spacing w:line="204" w:lineRule="auto"/>
        <w:jc w:val="both"/>
        <w:rPr>
          <w:rFonts w:ascii="Noto Sans TC" w:eastAsia="Noto Sans TC"/>
        </w:rPr>
        <w:sectPr w:rsidR="003345E9">
          <w:pgSz w:w="8640" w:h="12960"/>
          <w:pgMar w:top="480" w:right="1080" w:bottom="1180" w:left="1080" w:header="0" w:footer="997" w:gutter="0"/>
          <w:cols w:space="720"/>
        </w:sectPr>
      </w:pPr>
    </w:p>
    <w:p w14:paraId="5E40E867"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B2093A7" w14:textId="77777777" w:rsidR="003345E9" w:rsidRDefault="007169A0">
      <w:pPr>
        <w:pStyle w:val="1"/>
      </w:pPr>
      <w:r>
        <w:rPr>
          <w:color w:val="231F20"/>
          <w:spacing w:val="-51"/>
          <w:w w:val="185"/>
        </w:rPr>
        <w:t xml:space="preserve">- </w:t>
      </w:r>
      <w:r>
        <w:rPr>
          <w:color w:val="231F20"/>
          <w:spacing w:val="-8"/>
          <w:w w:val="110"/>
        </w:rPr>
        <w:t>. 地方教會</w:t>
      </w:r>
    </w:p>
    <w:p w14:paraId="2BCD5E83" w14:textId="77777777" w:rsidR="003345E9" w:rsidRDefault="007169A0">
      <w:pPr>
        <w:pStyle w:val="2"/>
        <w:spacing w:before="253" w:line="170" w:lineRule="auto"/>
        <w:ind w:right="119"/>
      </w:pPr>
      <w:r>
        <w:rPr>
          <w:color w:val="231F20"/>
          <w:spacing w:val="-2"/>
        </w:rPr>
        <w:t>一、組織、名稱、財團法人、產業、限制、合併、調動、</w:t>
      </w:r>
      <w:r>
        <w:rPr>
          <w:color w:val="231F20"/>
          <w:spacing w:val="-4"/>
        </w:rPr>
        <w:t>解散組織</w:t>
      </w:r>
    </w:p>
    <w:p w14:paraId="00AF9059" w14:textId="77777777" w:rsidR="003345E9" w:rsidRDefault="007169A0">
      <w:pPr>
        <w:pStyle w:val="a5"/>
        <w:numPr>
          <w:ilvl w:val="0"/>
          <w:numId w:val="30"/>
        </w:numPr>
        <w:tabs>
          <w:tab w:val="left" w:pos="1006"/>
        </w:tabs>
        <w:spacing w:before="88" w:line="206" w:lineRule="auto"/>
        <w:ind w:right="69" w:firstLine="408"/>
        <w:jc w:val="both"/>
        <w:rPr>
          <w:rFonts w:ascii="Noto Sans TC" w:eastAsia="Noto Sans TC"/>
          <w:sz w:val="20"/>
        </w:rPr>
      </w:pPr>
      <w:r>
        <w:rPr>
          <w:b/>
          <w:color w:val="231F20"/>
          <w:spacing w:val="1"/>
          <w:w w:val="102"/>
          <w:sz w:val="20"/>
        </w:rPr>
        <w:t>組織</w:t>
      </w:r>
      <w:r>
        <w:rPr>
          <w:color w:val="231F20"/>
          <w:w w:val="102"/>
          <w:sz w:val="20"/>
        </w:rPr>
        <w:t>。地方教會可由地區監督，或主管區總監督，或由上述</w:t>
      </w:r>
      <w:r>
        <w:rPr>
          <w:color w:val="231F20"/>
          <w:spacing w:val="3"/>
          <w:w w:val="102"/>
          <w:sz w:val="20"/>
        </w:rPr>
        <w:t>兩位之一所授權之一位牧師組成教會。成立之後的地方教會位於哪個</w:t>
      </w:r>
      <w:r>
        <w:rPr>
          <w:color w:val="231F20"/>
          <w:w w:val="102"/>
          <w:sz w:val="20"/>
        </w:rPr>
        <w:t>地區界線內，則隸屬於那個地區。若其位置處於多個地區界線內，則由主管區總監督決定其隸屬於哪個地區。成立新教會之正式報告應經</w:t>
      </w:r>
      <w:r>
        <w:rPr>
          <w:color w:val="231F20"/>
          <w:spacing w:val="-6"/>
          <w:w w:val="102"/>
          <w:sz w:val="20"/>
        </w:rPr>
        <w:t>由各該所屬辦公室存檔於總秘書辦公室。</w:t>
      </w:r>
      <w:r>
        <w:rPr>
          <w:rFonts w:ascii="Noto Sans TC" w:eastAsia="Noto Sans TC"/>
          <w:color w:val="231F20"/>
          <w:spacing w:val="-1"/>
          <w:w w:val="102"/>
          <w:sz w:val="20"/>
        </w:rPr>
        <w:t>（23，109，211.1，530.15）</w:t>
      </w:r>
    </w:p>
    <w:p w14:paraId="6A41681E" w14:textId="77777777" w:rsidR="003345E9" w:rsidRDefault="007169A0">
      <w:pPr>
        <w:pStyle w:val="a5"/>
        <w:numPr>
          <w:ilvl w:val="1"/>
          <w:numId w:val="30"/>
        </w:numPr>
        <w:tabs>
          <w:tab w:val="left" w:pos="1195"/>
        </w:tabs>
        <w:spacing w:line="204" w:lineRule="auto"/>
        <w:ind w:right="16" w:firstLine="408"/>
        <w:jc w:val="both"/>
        <w:rPr>
          <w:rFonts w:ascii="Noto Sans TC" w:eastAsia="Noto Sans TC"/>
          <w:sz w:val="20"/>
        </w:rPr>
      </w:pPr>
      <w:r>
        <w:rPr>
          <w:b/>
          <w:color w:val="231F20"/>
          <w:spacing w:val="7"/>
          <w:w w:val="102"/>
          <w:sz w:val="20"/>
        </w:rPr>
        <w:t>佈道所</w:t>
      </w:r>
      <w:r>
        <w:rPr>
          <w:color w:val="231F20"/>
          <w:spacing w:val="10"/>
          <w:w w:val="102"/>
          <w:sz w:val="20"/>
        </w:rPr>
        <w:t>。尚未依照第</w:t>
      </w:r>
      <w:r>
        <w:rPr>
          <w:color w:val="231F20"/>
          <w:spacing w:val="2"/>
          <w:sz w:val="20"/>
        </w:rPr>
        <w:t xml:space="preserve"> </w:t>
      </w:r>
      <w:r>
        <w:rPr>
          <w:b/>
          <w:color w:val="231F20"/>
          <w:w w:val="102"/>
          <w:sz w:val="20"/>
        </w:rPr>
        <w:t>100</w:t>
      </w:r>
      <w:r>
        <w:rPr>
          <w:b/>
          <w:color w:val="231F20"/>
          <w:spacing w:val="4"/>
          <w:sz w:val="20"/>
        </w:rPr>
        <w:t xml:space="preserve"> </w:t>
      </w:r>
      <w:r>
        <w:rPr>
          <w:color w:val="231F20"/>
          <w:spacing w:val="10"/>
          <w:w w:val="102"/>
          <w:sz w:val="20"/>
        </w:rPr>
        <w:t>條之規定組織的新事工，可在</w:t>
      </w:r>
      <w:r>
        <w:rPr>
          <w:color w:val="231F20"/>
          <w:spacing w:val="3"/>
          <w:w w:val="102"/>
          <w:sz w:val="20"/>
        </w:rPr>
        <w:t>當地地區監督的核准下於總秘書處登記為佈道所。在佈道所擔任牧師</w:t>
      </w:r>
      <w:r>
        <w:rPr>
          <w:color w:val="231F20"/>
          <w:spacing w:val="1"/>
          <w:w w:val="102"/>
          <w:sz w:val="20"/>
        </w:rPr>
        <w:t>或是副牧的教牧，在地區監督的核准下應被認定為受委派的教牧。佈</w:t>
      </w:r>
      <w:r>
        <w:rPr>
          <w:color w:val="231F20"/>
          <w:spacing w:val="15"/>
          <w:w w:val="102"/>
          <w:sz w:val="20"/>
        </w:rPr>
        <w:t>道所可依照</w:t>
      </w:r>
      <w:r>
        <w:rPr>
          <w:color w:val="231F20"/>
          <w:spacing w:val="4"/>
          <w:sz w:val="20"/>
        </w:rPr>
        <w:t xml:space="preserve"> </w:t>
      </w:r>
      <w:r>
        <w:rPr>
          <w:b/>
          <w:color w:val="231F20"/>
          <w:w w:val="102"/>
          <w:sz w:val="20"/>
        </w:rPr>
        <w:t>102</w:t>
      </w:r>
      <w:r>
        <w:rPr>
          <w:b/>
          <w:color w:val="231F20"/>
          <w:spacing w:val="5"/>
          <w:sz w:val="20"/>
        </w:rPr>
        <w:t xml:space="preserve"> </w:t>
      </w:r>
      <w:r>
        <w:rPr>
          <w:color w:val="231F20"/>
          <w:spacing w:val="12"/>
          <w:w w:val="102"/>
          <w:sz w:val="20"/>
        </w:rPr>
        <w:t>條之規定組織，接納及報告會友。</w:t>
      </w:r>
      <w:r>
        <w:rPr>
          <w:rFonts w:ascii="Noto Sans TC" w:eastAsia="Noto Sans TC"/>
          <w:color w:val="231F20"/>
          <w:w w:val="102"/>
          <w:sz w:val="20"/>
        </w:rPr>
        <w:t>(100.2，109.2， 148.1，169，211.6)</w:t>
      </w:r>
    </w:p>
    <w:p w14:paraId="6A44332B" w14:textId="77777777" w:rsidR="003345E9" w:rsidRDefault="007169A0">
      <w:pPr>
        <w:pStyle w:val="a5"/>
        <w:numPr>
          <w:ilvl w:val="1"/>
          <w:numId w:val="30"/>
        </w:numPr>
        <w:tabs>
          <w:tab w:val="left" w:pos="1185"/>
        </w:tabs>
        <w:spacing w:line="206" w:lineRule="auto"/>
        <w:ind w:right="15" w:firstLine="408"/>
        <w:rPr>
          <w:sz w:val="20"/>
        </w:rPr>
      </w:pPr>
      <w:r>
        <w:rPr>
          <w:b/>
          <w:color w:val="231F20"/>
          <w:w w:val="102"/>
          <w:sz w:val="20"/>
        </w:rPr>
        <w:t>多堂會教會</w:t>
      </w:r>
      <w:r>
        <w:rPr>
          <w:color w:val="231F20"/>
          <w:spacing w:val="-7"/>
          <w:w w:val="102"/>
          <w:sz w:val="20"/>
        </w:rPr>
        <w:t>。已組織的地方教會可以利用他們的各種設施，</w:t>
      </w:r>
      <w:r>
        <w:rPr>
          <w:color w:val="231F20"/>
          <w:spacing w:val="3"/>
          <w:w w:val="102"/>
          <w:sz w:val="20"/>
        </w:rPr>
        <w:t>建立各種不同語言的查經班以擴展事工。這些查經班可以發展成佈道</w:t>
      </w:r>
      <w:r>
        <w:rPr>
          <w:color w:val="231F20"/>
          <w:spacing w:val="4"/>
          <w:w w:val="102"/>
          <w:sz w:val="20"/>
        </w:rPr>
        <w:t>所或已組織教會。這種情況可能會使同一教會名稱之下有多個堂會，</w:t>
      </w:r>
      <w:r>
        <w:rPr>
          <w:color w:val="231F20"/>
          <w:spacing w:val="3"/>
          <w:w w:val="102"/>
          <w:sz w:val="20"/>
        </w:rPr>
        <w:t>但必須經由地區監督之核准。這種多元種族堂會之教會中的各堂會並</w:t>
      </w:r>
      <w:r>
        <w:rPr>
          <w:color w:val="231F20"/>
          <w:spacing w:val="2"/>
          <w:w w:val="102"/>
          <w:sz w:val="20"/>
        </w:rPr>
        <w:t>不都是已組織教會，因此地區指導委員會在地區監督及主管區總監督</w:t>
      </w:r>
      <w:r>
        <w:rPr>
          <w:color w:val="231F20"/>
          <w:w w:val="102"/>
          <w:sz w:val="20"/>
        </w:rPr>
        <w:t>同意下，可將已組織的地方教會之權利授予此種堂會，但必須依據下述之條件：</w:t>
      </w:r>
    </w:p>
    <w:p w14:paraId="556BEFFB" w14:textId="77777777" w:rsidR="003345E9" w:rsidRDefault="007169A0">
      <w:pPr>
        <w:pStyle w:val="a3"/>
        <w:tabs>
          <w:tab w:val="left" w:pos="1019"/>
        </w:tabs>
        <w:spacing w:line="301" w:lineRule="exact"/>
        <w:ind w:left="612"/>
      </w:pPr>
      <w:r>
        <w:rPr>
          <w:color w:val="231F20"/>
          <w:spacing w:val="-10"/>
        </w:rPr>
        <w:t>➀</w:t>
      </w:r>
      <w:r>
        <w:rPr>
          <w:color w:val="231F20"/>
        </w:rPr>
        <w:tab/>
      </w:r>
      <w:r>
        <w:rPr>
          <w:color w:val="231F20"/>
          <w:spacing w:val="-1"/>
        </w:rPr>
        <w:t>這種堂會不得與已組織的地方教會獨立登記為財團法人。</w:t>
      </w:r>
    </w:p>
    <w:p w14:paraId="28E25796" w14:textId="77777777" w:rsidR="003345E9" w:rsidRDefault="007169A0">
      <w:pPr>
        <w:pStyle w:val="a3"/>
        <w:tabs>
          <w:tab w:val="left" w:pos="1019"/>
        </w:tabs>
        <w:spacing w:line="320" w:lineRule="exact"/>
        <w:ind w:left="612"/>
      </w:pPr>
      <w:r>
        <w:rPr>
          <w:color w:val="231F20"/>
          <w:spacing w:val="-10"/>
        </w:rPr>
        <w:t>➁</w:t>
      </w:r>
      <w:r>
        <w:rPr>
          <w:color w:val="231F20"/>
        </w:rPr>
        <w:tab/>
      </w:r>
      <w:r>
        <w:rPr>
          <w:color w:val="231F20"/>
          <w:spacing w:val="-1"/>
        </w:rPr>
        <w:t>這種堂會不得與已組織的地方教會分別持有財產。</w:t>
      </w:r>
    </w:p>
    <w:p w14:paraId="0E46E272" w14:textId="77777777" w:rsidR="003345E9" w:rsidRDefault="007169A0">
      <w:pPr>
        <w:pStyle w:val="a3"/>
        <w:spacing w:before="3" w:line="206" w:lineRule="auto"/>
        <w:ind w:left="1020" w:right="118" w:hanging="408"/>
        <w:jc w:val="both"/>
      </w:pPr>
      <w:r>
        <w:rPr>
          <w:color w:val="231F20"/>
        </w:rPr>
        <w:t>➂</w:t>
      </w:r>
      <w:r>
        <w:rPr>
          <w:color w:val="231F20"/>
          <w:spacing w:val="80"/>
          <w:w w:val="150"/>
        </w:rPr>
        <w:t xml:space="preserve"> </w:t>
      </w:r>
      <w:r>
        <w:rPr>
          <w:color w:val="231F20"/>
        </w:rPr>
        <w:t>這種堂會未經地區監督、已組織的地方教會委員會和地區指</w:t>
      </w:r>
      <w:r>
        <w:rPr>
          <w:color w:val="231F20"/>
          <w:spacing w:val="-2"/>
        </w:rPr>
        <w:t>導委員會同意，不得負債。</w:t>
      </w:r>
    </w:p>
    <w:p w14:paraId="5069F7CB" w14:textId="77777777" w:rsidR="003345E9" w:rsidRDefault="007169A0">
      <w:pPr>
        <w:pStyle w:val="a3"/>
        <w:spacing w:line="204" w:lineRule="auto"/>
        <w:ind w:left="1020" w:right="115" w:hanging="408"/>
        <w:jc w:val="both"/>
        <w:rPr>
          <w:rFonts w:ascii="Noto Sans TC" w:eastAsia="Noto Sans TC" w:hAnsi="Noto Sans TC"/>
        </w:rPr>
      </w:pPr>
      <w:r>
        <w:rPr>
          <w:color w:val="231F20"/>
          <w:w w:val="102"/>
        </w:rPr>
        <w:t>➃這種堂會不得脫離已組織之地方教會，或以任何方式斷絕與地</w:t>
      </w:r>
      <w:r>
        <w:rPr>
          <w:color w:val="231F20"/>
          <w:spacing w:val="-1"/>
          <w:w w:val="102"/>
        </w:rPr>
        <w:t>方教會之關係，除非經由地區監督與地方教會之座堂牧師商</w:t>
      </w:r>
      <w:r>
        <w:rPr>
          <w:color w:val="231F20"/>
          <w:spacing w:val="-21"/>
          <w:w w:val="102"/>
        </w:rPr>
        <w:t>量後核准。</w:t>
      </w:r>
      <w:r>
        <w:rPr>
          <w:rFonts w:ascii="Noto Sans TC" w:eastAsia="Noto Sans TC" w:hAnsi="Noto Sans TC"/>
          <w:color w:val="231F20"/>
          <w:w w:val="102"/>
        </w:rPr>
        <w:t>（100</w:t>
      </w:r>
      <w:r>
        <w:rPr>
          <w:rFonts w:ascii="Noto Sans TC" w:eastAsia="Noto Sans TC" w:hAnsi="Noto Sans TC"/>
          <w:color w:val="231F20"/>
        </w:rPr>
        <w:t xml:space="preserve"> </w:t>
      </w:r>
      <w:r>
        <w:rPr>
          <w:rFonts w:ascii="Noto Sans TC" w:eastAsia="Noto Sans TC" w:hAnsi="Noto Sans TC"/>
          <w:color w:val="231F20"/>
          <w:w w:val="102"/>
        </w:rPr>
        <w:t>～</w:t>
      </w:r>
      <w:r>
        <w:rPr>
          <w:rFonts w:ascii="Noto Sans TC" w:eastAsia="Noto Sans TC" w:hAnsi="Noto Sans TC"/>
          <w:color w:val="231F20"/>
        </w:rPr>
        <w:t xml:space="preserve"> </w:t>
      </w:r>
      <w:r>
        <w:rPr>
          <w:rFonts w:ascii="Noto Sans TC" w:eastAsia="Noto Sans TC" w:hAnsi="Noto Sans TC"/>
          <w:color w:val="231F20"/>
          <w:w w:val="102"/>
        </w:rPr>
        <w:t>100.1）</w:t>
      </w:r>
    </w:p>
    <w:p w14:paraId="0C54126C" w14:textId="77777777" w:rsidR="003345E9" w:rsidRDefault="007169A0">
      <w:pPr>
        <w:pStyle w:val="a5"/>
        <w:numPr>
          <w:ilvl w:val="1"/>
          <w:numId w:val="30"/>
        </w:numPr>
        <w:tabs>
          <w:tab w:val="left" w:pos="1194"/>
        </w:tabs>
        <w:spacing w:before="4" w:line="204" w:lineRule="auto"/>
        <w:ind w:right="16" w:firstLine="408"/>
        <w:rPr>
          <w:sz w:val="20"/>
        </w:rPr>
      </w:pPr>
      <w:r>
        <w:rPr>
          <w:b/>
          <w:color w:val="231F20"/>
          <w:spacing w:val="4"/>
          <w:w w:val="102"/>
          <w:sz w:val="20"/>
        </w:rPr>
        <w:t>附屬教會</w:t>
      </w:r>
      <w:r>
        <w:rPr>
          <w:color w:val="231F20"/>
          <w:spacing w:val="6"/>
          <w:w w:val="102"/>
          <w:sz w:val="20"/>
        </w:rPr>
        <w:t>。未依法組成財團法人</w:t>
      </w:r>
      <w:r>
        <w:rPr>
          <w:rFonts w:ascii="Noto Sans TC" w:eastAsia="Noto Sans TC"/>
          <w:color w:val="231F20"/>
          <w:w w:val="102"/>
          <w:sz w:val="20"/>
        </w:rPr>
        <w:t>（102</w:t>
      </w:r>
      <w:r>
        <w:rPr>
          <w:rFonts w:ascii="Noto Sans TC" w:eastAsia="Noto Sans TC"/>
          <w:color w:val="231F20"/>
          <w:spacing w:val="6"/>
          <w:w w:val="102"/>
          <w:sz w:val="20"/>
        </w:rPr>
        <w:t>）</w:t>
      </w:r>
      <w:r>
        <w:rPr>
          <w:color w:val="231F20"/>
          <w:spacing w:val="6"/>
          <w:w w:val="102"/>
          <w:sz w:val="20"/>
        </w:rPr>
        <w:t>的教會可向本宗</w:t>
      </w:r>
      <w:r>
        <w:rPr>
          <w:color w:val="231F20"/>
          <w:spacing w:val="-9"/>
          <w:w w:val="102"/>
          <w:sz w:val="20"/>
        </w:rPr>
        <w:t>派正式登記，在滿足「教會手冊」標準</w:t>
      </w:r>
      <w:r>
        <w:rPr>
          <w:rFonts w:ascii="Noto Sans TC" w:eastAsia="Noto Sans TC"/>
          <w:color w:val="231F20"/>
          <w:w w:val="102"/>
          <w:sz w:val="20"/>
        </w:rPr>
        <w:t>（101</w:t>
      </w:r>
      <w:r>
        <w:rPr>
          <w:rFonts w:ascii="Noto Sans TC" w:eastAsia="Noto Sans TC"/>
          <w:color w:val="231F20"/>
          <w:spacing w:val="-4"/>
          <w:w w:val="102"/>
          <w:sz w:val="20"/>
        </w:rPr>
        <w:t>）</w:t>
      </w:r>
      <w:r>
        <w:rPr>
          <w:color w:val="231F20"/>
          <w:spacing w:val="-2"/>
          <w:w w:val="102"/>
          <w:sz w:val="20"/>
        </w:rPr>
        <w:t>之名稱下成為獨立教會。</w:t>
      </w:r>
      <w:r>
        <w:rPr>
          <w:color w:val="231F20"/>
          <w:spacing w:val="-9"/>
          <w:w w:val="102"/>
          <w:sz w:val="20"/>
        </w:rPr>
        <w:t>這樣的教會附屬於宣聖會的某個教會，在其依法成立為佈道所</w:t>
      </w:r>
      <w:r>
        <w:rPr>
          <w:rFonts w:ascii="Noto Sans TC" w:eastAsia="Noto Sans TC"/>
          <w:color w:val="231F20"/>
          <w:spacing w:val="-3"/>
          <w:w w:val="102"/>
          <w:sz w:val="20"/>
        </w:rPr>
        <w:t>（100.1</w:t>
      </w:r>
      <w:r>
        <w:rPr>
          <w:rFonts w:ascii="Noto Sans TC" w:eastAsia="Noto Sans TC"/>
          <w:color w:val="231F20"/>
          <w:spacing w:val="-105"/>
          <w:w w:val="102"/>
          <w:sz w:val="20"/>
        </w:rPr>
        <w:t>）</w:t>
      </w:r>
      <w:r>
        <w:rPr>
          <w:color w:val="231F20"/>
          <w:spacing w:val="-3"/>
          <w:w w:val="102"/>
          <w:sz w:val="20"/>
        </w:rPr>
        <w:t>，</w:t>
      </w:r>
    </w:p>
    <w:p w14:paraId="10536D63"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6B98329F" w14:textId="77777777" w:rsidR="003345E9" w:rsidRDefault="007169A0">
      <w:pPr>
        <w:pStyle w:val="a3"/>
        <w:spacing w:before="102" w:line="204" w:lineRule="auto"/>
        <w:ind w:right="112"/>
        <w:jc w:val="both"/>
      </w:pPr>
      <w:r>
        <w:rPr>
          <w:color w:val="231F20"/>
          <w:spacing w:val="2"/>
          <w:w w:val="102"/>
        </w:rPr>
        <w:lastRenderedPageBreak/>
        <w:t>或成為完全組織之教會之前</w:t>
      </w:r>
      <w:r>
        <w:rPr>
          <w:rFonts w:ascii="Noto Sans TC" w:eastAsia="Noto Sans TC"/>
          <w:color w:val="231F20"/>
          <w:w w:val="102"/>
        </w:rPr>
        <w:t>（100</w:t>
      </w:r>
      <w:r>
        <w:rPr>
          <w:rFonts w:ascii="Noto Sans TC" w:eastAsia="Noto Sans TC"/>
          <w:color w:val="231F20"/>
          <w:spacing w:val="-102"/>
          <w:w w:val="102"/>
        </w:rPr>
        <w:t>）</w:t>
      </w:r>
      <w:r>
        <w:rPr>
          <w:color w:val="231F20"/>
          <w:spacing w:val="2"/>
          <w:w w:val="102"/>
        </w:rPr>
        <w:t>，都應被稱為附屬教會。附屬教會</w:t>
      </w:r>
      <w:r>
        <w:rPr>
          <w:color w:val="231F20"/>
          <w:spacing w:val="4"/>
          <w:w w:val="102"/>
        </w:rPr>
        <w:t>應完全遵守多堂會教會的四項標準</w:t>
      </w:r>
      <w:r>
        <w:rPr>
          <w:rFonts w:ascii="Noto Sans TC" w:eastAsia="Noto Sans TC"/>
          <w:color w:val="231F20"/>
          <w:w w:val="102"/>
        </w:rPr>
        <w:t>（100.2</w:t>
      </w:r>
      <w:r>
        <w:rPr>
          <w:rFonts w:ascii="Noto Sans TC" w:eastAsia="Noto Sans TC"/>
          <w:color w:val="231F20"/>
          <w:spacing w:val="-102"/>
          <w:w w:val="102"/>
        </w:rPr>
        <w:t>）</w:t>
      </w:r>
      <w:r>
        <w:rPr>
          <w:color w:val="231F20"/>
          <w:spacing w:val="3"/>
          <w:w w:val="102"/>
        </w:rPr>
        <w:t>。附屬教會這一狀態的目</w:t>
      </w:r>
      <w:r>
        <w:rPr>
          <w:color w:val="231F20"/>
          <w:w w:val="102"/>
        </w:rPr>
        <w:t>標之一是，教會朝著自治、自養、自傳的方向前進時，有充足的時間培養發展領袖。</w:t>
      </w:r>
    </w:p>
    <w:p w14:paraId="48DAFECA" w14:textId="77777777" w:rsidR="003345E9" w:rsidRDefault="007169A0">
      <w:pPr>
        <w:pStyle w:val="a5"/>
        <w:numPr>
          <w:ilvl w:val="0"/>
          <w:numId w:val="30"/>
        </w:numPr>
        <w:tabs>
          <w:tab w:val="left" w:pos="1006"/>
        </w:tabs>
        <w:spacing w:before="5" w:line="204" w:lineRule="auto"/>
        <w:ind w:right="118" w:firstLine="408"/>
        <w:rPr>
          <w:rFonts w:ascii="Noto Sans TC" w:eastAsia="Noto Sans TC"/>
          <w:sz w:val="20"/>
        </w:rPr>
      </w:pPr>
      <w:r>
        <w:rPr>
          <w:b/>
          <w:color w:val="231F20"/>
          <w:w w:val="102"/>
          <w:sz w:val="20"/>
        </w:rPr>
        <w:t>名稱</w:t>
      </w:r>
      <w:r>
        <w:rPr>
          <w:color w:val="231F20"/>
          <w:w w:val="102"/>
          <w:sz w:val="20"/>
        </w:rPr>
        <w:t>。新組織之教會名稱，應由地方教會與地區監督協商決</w:t>
      </w:r>
      <w:r>
        <w:rPr>
          <w:color w:val="231F20"/>
          <w:spacing w:val="-7"/>
          <w:w w:val="102"/>
          <w:sz w:val="20"/>
        </w:rPr>
        <w:t>定，並經由地區指導委員會核准。</w:t>
      </w:r>
      <w:r>
        <w:rPr>
          <w:rFonts w:ascii="Noto Sans TC" w:eastAsia="Noto Sans TC"/>
          <w:color w:val="231F20"/>
          <w:w w:val="102"/>
          <w:sz w:val="20"/>
        </w:rPr>
        <w:t>（102.4）</w:t>
      </w:r>
    </w:p>
    <w:p w14:paraId="146D5D22" w14:textId="77777777" w:rsidR="003345E9" w:rsidRDefault="007169A0">
      <w:pPr>
        <w:pStyle w:val="a5"/>
        <w:numPr>
          <w:ilvl w:val="1"/>
          <w:numId w:val="30"/>
        </w:numPr>
        <w:tabs>
          <w:tab w:val="left" w:pos="1192"/>
        </w:tabs>
        <w:spacing w:line="310" w:lineRule="exact"/>
        <w:ind w:left="1192" w:hanging="664"/>
        <w:rPr>
          <w:sz w:val="20"/>
        </w:rPr>
      </w:pPr>
      <w:r>
        <w:rPr>
          <w:b/>
          <w:color w:val="231F20"/>
          <w:sz w:val="20"/>
        </w:rPr>
        <w:t>更名</w:t>
      </w:r>
      <w:r>
        <w:rPr>
          <w:color w:val="231F20"/>
          <w:spacing w:val="-1"/>
          <w:sz w:val="20"/>
        </w:rPr>
        <w:t>。宣聖會所屬之教會更名程序如下：</w:t>
      </w:r>
    </w:p>
    <w:p w14:paraId="429A9B59" w14:textId="77777777" w:rsidR="003345E9" w:rsidRDefault="007169A0">
      <w:pPr>
        <w:pStyle w:val="a3"/>
        <w:tabs>
          <w:tab w:val="left" w:pos="1019"/>
        </w:tabs>
        <w:spacing w:line="320" w:lineRule="exact"/>
        <w:ind w:left="612"/>
      </w:pPr>
      <w:r>
        <w:rPr>
          <w:color w:val="231F20"/>
          <w:spacing w:val="-10"/>
        </w:rPr>
        <w:t>➀</w:t>
      </w:r>
      <w:r>
        <w:rPr>
          <w:color w:val="231F20"/>
        </w:rPr>
        <w:tab/>
      </w:r>
      <w:r>
        <w:rPr>
          <w:color w:val="231F20"/>
          <w:spacing w:val="-1"/>
        </w:rPr>
        <w:t>地方教會委員會先將更名申請呈送地區監督核准；</w:t>
      </w:r>
    </w:p>
    <w:p w14:paraId="40466F70" w14:textId="77777777" w:rsidR="003345E9" w:rsidRDefault="007169A0">
      <w:pPr>
        <w:pStyle w:val="a3"/>
        <w:tabs>
          <w:tab w:val="left" w:pos="1019"/>
        </w:tabs>
        <w:spacing w:line="320" w:lineRule="exact"/>
        <w:ind w:left="612"/>
      </w:pPr>
      <w:r>
        <w:rPr>
          <w:color w:val="231F20"/>
          <w:spacing w:val="-10"/>
        </w:rPr>
        <w:t>➁</w:t>
      </w:r>
      <w:r>
        <w:rPr>
          <w:color w:val="231F20"/>
        </w:rPr>
        <w:tab/>
      </w:r>
      <w:r>
        <w:rPr>
          <w:color w:val="231F20"/>
          <w:spacing w:val="-1"/>
        </w:rPr>
        <w:t>在會友年議會或會友特別會議中經三分之二選票表決更名；</w:t>
      </w:r>
    </w:p>
    <w:p w14:paraId="692DE7D0" w14:textId="77777777" w:rsidR="003345E9" w:rsidRDefault="007169A0">
      <w:pPr>
        <w:pStyle w:val="a3"/>
        <w:tabs>
          <w:tab w:val="left" w:pos="1019"/>
        </w:tabs>
        <w:spacing w:before="12" w:line="204" w:lineRule="auto"/>
        <w:ind w:left="1020" w:right="14" w:hanging="408"/>
        <w:rPr>
          <w:rFonts w:ascii="Noto Sans TC" w:eastAsia="Noto Sans TC" w:hAnsi="Noto Sans TC"/>
        </w:rPr>
      </w:pPr>
      <w:r>
        <w:rPr>
          <w:color w:val="231F20"/>
          <w:w w:val="102"/>
        </w:rPr>
        <w:t>➂</w:t>
      </w:r>
      <w:r>
        <w:rPr>
          <w:color w:val="231F20"/>
        </w:rPr>
        <w:tab/>
      </w:r>
      <w:r>
        <w:rPr>
          <w:color w:val="231F20"/>
          <w:spacing w:val="2"/>
          <w:w w:val="102"/>
        </w:rPr>
        <w:t>向地區指導委員會呈送更名申請，以獲最終核准。經核准，</w:t>
      </w:r>
      <w:r>
        <w:rPr>
          <w:color w:val="231F20"/>
          <w:spacing w:val="-3"/>
          <w:w w:val="102"/>
        </w:rPr>
        <w:t>地區指導委員會向地區年議會提出更名之報告。</w:t>
      </w:r>
      <w:r>
        <w:rPr>
          <w:rFonts w:ascii="Noto Sans TC" w:eastAsia="Noto Sans TC" w:hAnsi="Noto Sans TC"/>
          <w:color w:val="231F20"/>
          <w:w w:val="102"/>
        </w:rPr>
        <w:t>（102.4）</w:t>
      </w:r>
    </w:p>
    <w:p w14:paraId="21230562" w14:textId="77777777" w:rsidR="003345E9" w:rsidRDefault="007169A0">
      <w:pPr>
        <w:pStyle w:val="a5"/>
        <w:numPr>
          <w:ilvl w:val="0"/>
          <w:numId w:val="30"/>
        </w:numPr>
        <w:tabs>
          <w:tab w:val="left" w:pos="1006"/>
        </w:tabs>
        <w:spacing w:line="206" w:lineRule="auto"/>
        <w:ind w:right="111" w:firstLine="408"/>
        <w:jc w:val="both"/>
        <w:rPr>
          <w:sz w:val="20"/>
        </w:rPr>
      </w:pPr>
      <w:r>
        <w:rPr>
          <w:b/>
          <w:color w:val="231F20"/>
          <w:spacing w:val="1"/>
          <w:w w:val="102"/>
          <w:sz w:val="20"/>
        </w:rPr>
        <w:t>財團法人</w:t>
      </w:r>
      <w:r>
        <w:rPr>
          <w:color w:val="231F20"/>
          <w:w w:val="102"/>
          <w:sz w:val="20"/>
        </w:rPr>
        <w:t>。在法令許可的各個地區，教會董事應將地方教會</w:t>
      </w:r>
      <w:r>
        <w:rPr>
          <w:color w:val="231F20"/>
          <w:spacing w:val="2"/>
          <w:w w:val="102"/>
          <w:sz w:val="20"/>
        </w:rPr>
        <w:t>組成財團法人。教會董事及繼任者應為該財團法人之當然董事。在不</w:t>
      </w:r>
      <w:r>
        <w:rPr>
          <w:color w:val="231F20"/>
          <w:spacing w:val="1"/>
          <w:w w:val="102"/>
          <w:sz w:val="20"/>
        </w:rPr>
        <w:t>抵觸地方政府財團法人的法律條例下，該財團法人須制訂辦事規章劃</w:t>
      </w:r>
      <w:r>
        <w:rPr>
          <w:color w:val="231F20"/>
          <w:w w:val="102"/>
          <w:sz w:val="20"/>
        </w:rPr>
        <w:t>分權責，並應遵照宣聖會之治理體制，並參照總議會定期修訂的「教會手冊」之規定。該財團法人所有的財產在地方教會之同意下，應由教會董事經營與管理。</w:t>
      </w:r>
    </w:p>
    <w:p w14:paraId="57924CE1" w14:textId="77777777" w:rsidR="003345E9" w:rsidRDefault="007169A0">
      <w:pPr>
        <w:pStyle w:val="a5"/>
        <w:numPr>
          <w:ilvl w:val="1"/>
          <w:numId w:val="30"/>
        </w:numPr>
        <w:tabs>
          <w:tab w:val="left" w:pos="1193"/>
        </w:tabs>
        <w:spacing w:line="206" w:lineRule="auto"/>
        <w:ind w:right="112" w:firstLine="408"/>
        <w:jc w:val="both"/>
        <w:rPr>
          <w:sz w:val="20"/>
        </w:rPr>
      </w:pPr>
      <w:r>
        <w:rPr>
          <w:color w:val="231F20"/>
          <w:spacing w:val="1"/>
          <w:w w:val="102"/>
          <w:sz w:val="20"/>
        </w:rPr>
        <w:t>地區指導委員會為某一地方教會或新組織之教會購買或擴充產業時，要在地方教會償清由地區指導委員會投資之費用後，該筆</w:t>
      </w:r>
      <w:r>
        <w:rPr>
          <w:color w:val="231F20"/>
          <w:w w:val="102"/>
          <w:sz w:val="20"/>
        </w:rPr>
        <w:t>產業之所有權被認可轉移至該地方教會之名下。</w:t>
      </w:r>
    </w:p>
    <w:p w14:paraId="229C2A22" w14:textId="77777777" w:rsidR="003345E9" w:rsidRDefault="007169A0">
      <w:pPr>
        <w:pStyle w:val="a5"/>
        <w:numPr>
          <w:ilvl w:val="1"/>
          <w:numId w:val="30"/>
        </w:numPr>
        <w:tabs>
          <w:tab w:val="left" w:pos="1192"/>
        </w:tabs>
        <w:spacing w:line="204" w:lineRule="auto"/>
        <w:ind w:right="15" w:firstLine="408"/>
        <w:jc w:val="both"/>
        <w:rPr>
          <w:rFonts w:ascii="Noto Sans TC" w:eastAsia="Noto Sans TC"/>
          <w:sz w:val="20"/>
        </w:rPr>
      </w:pPr>
      <w:r>
        <w:rPr>
          <w:color w:val="231F20"/>
          <w:spacing w:val="-2"/>
          <w:sz w:val="20"/>
        </w:rPr>
        <w:t>當一地方教會已組成財團法人，所有的財產在情況許可下，</w:t>
      </w:r>
      <w:r>
        <w:rPr>
          <w:color w:val="231F20"/>
          <w:spacing w:val="-10"/>
          <w:sz w:val="20"/>
        </w:rPr>
        <w:t>可直接歸入其財團法人之名下。</w:t>
      </w:r>
      <w:r>
        <w:rPr>
          <w:rFonts w:ascii="Noto Sans TC" w:eastAsia="Noto Sans TC"/>
          <w:color w:val="231F20"/>
          <w:spacing w:val="-2"/>
          <w:sz w:val="20"/>
        </w:rPr>
        <w:t>（102.6）</w:t>
      </w:r>
    </w:p>
    <w:p w14:paraId="5C091E63" w14:textId="77777777" w:rsidR="003345E9" w:rsidRDefault="007169A0">
      <w:pPr>
        <w:pStyle w:val="a5"/>
        <w:numPr>
          <w:ilvl w:val="1"/>
          <w:numId w:val="30"/>
        </w:numPr>
        <w:tabs>
          <w:tab w:val="left" w:pos="1193"/>
        </w:tabs>
        <w:spacing w:line="204" w:lineRule="auto"/>
        <w:ind w:right="112" w:firstLine="408"/>
        <w:jc w:val="both"/>
        <w:rPr>
          <w:sz w:val="20"/>
        </w:rPr>
      </w:pPr>
      <w:r>
        <w:rPr>
          <w:color w:val="231F20"/>
          <w:spacing w:val="1"/>
          <w:w w:val="102"/>
          <w:sz w:val="20"/>
        </w:rPr>
        <w:t>不論已否組織財團法人，該教會之座堂牧師和教會委員會之秘書，乃該教會之當然主席及秘書，負責執行及簽署所有不動產之</w:t>
      </w:r>
      <w:r>
        <w:rPr>
          <w:color w:val="231F20"/>
          <w:w w:val="102"/>
          <w:sz w:val="20"/>
        </w:rPr>
        <w:t>買賣、抵押、解除抵押之契約，以及其他在「教會手冊」中所規定之各種合法文件，並接受</w:t>
      </w:r>
      <w:r>
        <w:rPr>
          <w:color w:val="231F20"/>
          <w:spacing w:val="-1"/>
          <w:sz w:val="20"/>
        </w:rPr>
        <w:t xml:space="preserve"> </w:t>
      </w:r>
      <w:r>
        <w:rPr>
          <w:rFonts w:ascii="Noto Sans TC" w:eastAsia="Noto Sans TC"/>
          <w:color w:val="231F20"/>
          <w:w w:val="102"/>
          <w:sz w:val="20"/>
        </w:rPr>
        <w:t>104</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104.3</w:t>
      </w:r>
      <w:r>
        <w:rPr>
          <w:rFonts w:ascii="Noto Sans TC" w:eastAsia="Noto Sans TC"/>
          <w:color w:val="231F20"/>
          <w:spacing w:val="6"/>
          <w:sz w:val="20"/>
        </w:rPr>
        <w:t xml:space="preserve"> </w:t>
      </w:r>
      <w:r>
        <w:rPr>
          <w:color w:val="231F20"/>
          <w:w w:val="102"/>
          <w:sz w:val="20"/>
        </w:rPr>
        <w:t>條規定之限制。</w:t>
      </w:r>
    </w:p>
    <w:p w14:paraId="64DF931B" w14:textId="77777777" w:rsidR="003345E9" w:rsidRDefault="007169A0">
      <w:pPr>
        <w:pStyle w:val="a3"/>
        <w:spacing w:line="206" w:lineRule="auto"/>
        <w:ind w:right="112" w:firstLine="408"/>
        <w:jc w:val="both"/>
      </w:pPr>
      <w:r>
        <w:rPr>
          <w:color w:val="231F20"/>
          <w:spacing w:val="2"/>
          <w:w w:val="102"/>
        </w:rPr>
        <w:t>按照</w:t>
      </w:r>
      <w:r>
        <w:rPr>
          <w:color w:val="231F20"/>
          <w:spacing w:val="1"/>
        </w:rPr>
        <w:t xml:space="preserve"> </w:t>
      </w:r>
      <w:r>
        <w:rPr>
          <w:rFonts w:ascii="Noto Sans TC" w:eastAsia="Noto Sans TC"/>
          <w:color w:val="231F20"/>
          <w:w w:val="102"/>
        </w:rPr>
        <w:t>108-108.4</w:t>
      </w:r>
      <w:r>
        <w:rPr>
          <w:rFonts w:ascii="Noto Sans TC" w:eastAsia="Noto Sans TC"/>
          <w:color w:val="231F20"/>
          <w:spacing w:val="7"/>
        </w:rPr>
        <w:t xml:space="preserve"> </w:t>
      </w:r>
      <w:r>
        <w:rPr>
          <w:color w:val="231F20"/>
          <w:spacing w:val="3"/>
          <w:w w:val="102"/>
        </w:rPr>
        <w:t>之規定，一旦某個地方教會被宣布為不活躍狀態</w:t>
      </w:r>
      <w:r>
        <w:rPr>
          <w:color w:val="231F20"/>
          <w:spacing w:val="1"/>
          <w:w w:val="102"/>
        </w:rPr>
        <w:t>或解散，不管該教會是否組織財團法人，地區監督和地區指導委員會</w:t>
      </w:r>
      <w:r>
        <w:rPr>
          <w:color w:val="231F20"/>
          <w:w w:val="102"/>
        </w:rPr>
        <w:t>秘書將成為該不活躍或解散教會之主席和秘書，負責執行及簽署所有不動產之買賣、抵押、解除抵押之契約，以及其他在「教會手冊」中所規定的不活躍或解散之教會的各種合法文件。</w:t>
      </w:r>
    </w:p>
    <w:p w14:paraId="701B5629" w14:textId="77777777" w:rsidR="003345E9" w:rsidRDefault="007169A0">
      <w:pPr>
        <w:pStyle w:val="a5"/>
        <w:numPr>
          <w:ilvl w:val="1"/>
          <w:numId w:val="30"/>
        </w:numPr>
        <w:tabs>
          <w:tab w:val="left" w:pos="1192"/>
        </w:tabs>
        <w:spacing w:line="331" w:lineRule="exact"/>
        <w:ind w:left="1192" w:hanging="664"/>
        <w:jc w:val="both"/>
        <w:rPr>
          <w:sz w:val="20"/>
        </w:rPr>
      </w:pPr>
      <w:r>
        <w:rPr>
          <w:color w:val="231F20"/>
          <w:spacing w:val="-1"/>
          <w:sz w:val="20"/>
        </w:rPr>
        <w:t>各地方教會法人組織之規條，應包括下列規定：</w:t>
      </w:r>
    </w:p>
    <w:p w14:paraId="63C55D8D" w14:textId="77777777" w:rsidR="003345E9" w:rsidRDefault="003345E9">
      <w:pPr>
        <w:pStyle w:val="a5"/>
        <w:spacing w:line="331" w:lineRule="exact"/>
        <w:jc w:val="both"/>
        <w:rPr>
          <w:sz w:val="20"/>
        </w:rPr>
        <w:sectPr w:rsidR="003345E9">
          <w:footerReference w:type="default" r:id="rId14"/>
          <w:pgSz w:w="8640" w:h="12960"/>
          <w:pgMar w:top="1040" w:right="1080" w:bottom="280" w:left="1080" w:header="0" w:footer="0" w:gutter="0"/>
          <w:cols w:space="720"/>
        </w:sectPr>
      </w:pPr>
    </w:p>
    <w:p w14:paraId="25A2D167"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2481476" w14:textId="77777777" w:rsidR="003345E9" w:rsidRDefault="007169A0">
      <w:pPr>
        <w:pStyle w:val="a3"/>
        <w:tabs>
          <w:tab w:val="left" w:pos="1019"/>
        </w:tabs>
        <w:spacing w:before="201" w:line="347" w:lineRule="exact"/>
        <w:ind w:left="612"/>
      </w:pPr>
      <w:r>
        <w:rPr>
          <w:color w:val="231F20"/>
          <w:spacing w:val="-10"/>
        </w:rPr>
        <w:t>➀</w:t>
      </w:r>
      <w:r>
        <w:rPr>
          <w:color w:val="231F20"/>
        </w:rPr>
        <w:tab/>
      </w:r>
      <w:r>
        <w:rPr>
          <w:color w:val="231F20"/>
          <w:spacing w:val="-9"/>
        </w:rPr>
        <w:t>該法人之名稱應冠有「宣聖會」。</w:t>
      </w:r>
    </w:p>
    <w:p w14:paraId="5245EDF9" w14:textId="77777777" w:rsidR="003345E9" w:rsidRDefault="007169A0">
      <w:pPr>
        <w:pStyle w:val="a3"/>
        <w:tabs>
          <w:tab w:val="left" w:pos="1019"/>
        </w:tabs>
        <w:spacing w:line="320" w:lineRule="exact"/>
        <w:ind w:left="612"/>
      </w:pPr>
      <w:r>
        <w:rPr>
          <w:color w:val="231F20"/>
          <w:spacing w:val="-10"/>
        </w:rPr>
        <w:t>➁</w:t>
      </w:r>
      <w:r>
        <w:rPr>
          <w:color w:val="231F20"/>
        </w:rPr>
        <w:tab/>
      </w:r>
      <w:r>
        <w:rPr>
          <w:color w:val="231F20"/>
          <w:spacing w:val="-7"/>
        </w:rPr>
        <w:t>該法人之規條應為宣聖會「教會手冊」。</w:t>
      </w:r>
    </w:p>
    <w:p w14:paraId="5FC75414" w14:textId="77777777" w:rsidR="003345E9" w:rsidRDefault="007169A0">
      <w:pPr>
        <w:pStyle w:val="a3"/>
        <w:tabs>
          <w:tab w:val="left" w:pos="1019"/>
        </w:tabs>
        <w:spacing w:before="10" w:line="206" w:lineRule="auto"/>
        <w:ind w:left="1020" w:right="118" w:hanging="408"/>
      </w:pPr>
      <w:r>
        <w:rPr>
          <w:color w:val="231F20"/>
          <w:spacing w:val="-10"/>
        </w:rPr>
        <w:t>➂</w:t>
      </w:r>
      <w:r>
        <w:rPr>
          <w:color w:val="231F20"/>
        </w:rPr>
        <w:tab/>
      </w:r>
      <w:r>
        <w:rPr>
          <w:color w:val="231F20"/>
          <w:spacing w:val="-2"/>
        </w:rPr>
        <w:t>財團法人之規條，不應包含在任何阻礙地方教會在該地區有免除繳稅資格的條款。</w:t>
      </w:r>
    </w:p>
    <w:p w14:paraId="7CF16F4F" w14:textId="77777777" w:rsidR="003345E9" w:rsidRDefault="007169A0">
      <w:pPr>
        <w:pStyle w:val="a3"/>
        <w:tabs>
          <w:tab w:val="left" w:pos="1019"/>
        </w:tabs>
        <w:spacing w:line="206" w:lineRule="auto"/>
        <w:ind w:left="528" w:right="15" w:firstLine="84"/>
      </w:pPr>
      <w:r>
        <w:rPr>
          <w:color w:val="231F20"/>
          <w:spacing w:val="-10"/>
        </w:rPr>
        <w:t>➃</w:t>
      </w:r>
      <w:r>
        <w:rPr>
          <w:color w:val="231F20"/>
        </w:rPr>
        <w:tab/>
      </w:r>
      <w:r>
        <w:rPr>
          <w:color w:val="231F20"/>
          <w:spacing w:val="-10"/>
        </w:rPr>
        <w:t>面臨解散時，該法人之資產應分配至地區指導委員會的名下。</w:t>
      </w:r>
      <w:r>
        <w:rPr>
          <w:color w:val="231F20"/>
          <w:spacing w:val="-1"/>
        </w:rPr>
        <w:t>財團法人之規條在當地法律許可下，可增添附加之條款，然而，</w:t>
      </w:r>
    </w:p>
    <w:p w14:paraId="5548270E" w14:textId="77777777" w:rsidR="003345E9" w:rsidRDefault="007169A0">
      <w:pPr>
        <w:pStyle w:val="a3"/>
        <w:spacing w:line="204" w:lineRule="auto"/>
        <w:rPr>
          <w:rFonts w:ascii="Noto Sans TC" w:eastAsia="Noto Sans TC"/>
        </w:rPr>
      </w:pPr>
      <w:r>
        <w:rPr>
          <w:color w:val="231F20"/>
          <w:spacing w:val="-4"/>
        </w:rPr>
        <w:t>不可包括任何將地方教會之產業自宣聖會中移轉出去的條款。</w:t>
      </w:r>
      <w:r>
        <w:rPr>
          <w:rFonts w:ascii="Noto Sans TC" w:eastAsia="Noto Sans TC"/>
          <w:color w:val="231F20"/>
        </w:rPr>
        <w:t>（100 ～ 101.1，104.3，108.1 ～ 108.3）</w:t>
      </w:r>
    </w:p>
    <w:p w14:paraId="4C0F1994" w14:textId="77777777" w:rsidR="003345E9" w:rsidRDefault="007169A0">
      <w:pPr>
        <w:pStyle w:val="a5"/>
        <w:numPr>
          <w:ilvl w:val="1"/>
          <w:numId w:val="30"/>
        </w:numPr>
        <w:tabs>
          <w:tab w:val="left" w:pos="1192"/>
        </w:tabs>
        <w:spacing w:line="206" w:lineRule="auto"/>
        <w:ind w:right="112" w:firstLine="407"/>
        <w:jc w:val="both"/>
        <w:rPr>
          <w:sz w:val="20"/>
        </w:rPr>
      </w:pPr>
      <w:r>
        <w:rPr>
          <w:color w:val="231F20"/>
          <w:spacing w:val="1"/>
          <w:w w:val="102"/>
          <w:sz w:val="20"/>
        </w:rPr>
        <w:t>在多元種族堂會之教會中，有一個以上的已組織教會分享</w:t>
      </w:r>
      <w:r>
        <w:rPr>
          <w:color w:val="231F20"/>
          <w:spacing w:val="2"/>
          <w:w w:val="102"/>
          <w:sz w:val="20"/>
        </w:rPr>
        <w:t>相同的設施，若地方教會許可並得當地法令許可，可組成合股之法人</w:t>
      </w:r>
      <w:r>
        <w:rPr>
          <w:color w:val="231F20"/>
          <w:w w:val="102"/>
          <w:sz w:val="20"/>
        </w:rPr>
        <w:t>組織。</w:t>
      </w:r>
    </w:p>
    <w:p w14:paraId="7A552644" w14:textId="77777777" w:rsidR="003345E9" w:rsidRDefault="007169A0">
      <w:pPr>
        <w:pStyle w:val="a5"/>
        <w:numPr>
          <w:ilvl w:val="1"/>
          <w:numId w:val="30"/>
        </w:numPr>
        <w:tabs>
          <w:tab w:val="left" w:pos="1194"/>
        </w:tabs>
        <w:spacing w:line="204" w:lineRule="auto"/>
        <w:ind w:right="15" w:firstLine="408"/>
        <w:jc w:val="both"/>
        <w:rPr>
          <w:rFonts w:ascii="Noto Sans TC" w:eastAsia="Noto Sans TC"/>
          <w:sz w:val="20"/>
        </w:rPr>
      </w:pPr>
      <w:r>
        <w:rPr>
          <w:color w:val="231F20"/>
          <w:spacing w:val="3"/>
          <w:w w:val="102"/>
          <w:sz w:val="20"/>
        </w:rPr>
        <w:t>在無法組織財團法人之時，教會之法律文件，例如地契，</w:t>
      </w:r>
      <w:r>
        <w:rPr>
          <w:color w:val="231F20"/>
          <w:spacing w:val="-3"/>
          <w:w w:val="102"/>
          <w:sz w:val="20"/>
        </w:rPr>
        <w:t>或是信託契約書中應有「宣聖會」之字樣。</w:t>
      </w:r>
      <w:r>
        <w:rPr>
          <w:rFonts w:ascii="Noto Sans TC" w:eastAsia="Noto Sans TC"/>
          <w:color w:val="231F20"/>
          <w:w w:val="102"/>
          <w:sz w:val="20"/>
        </w:rPr>
        <w:t>（102.2）</w:t>
      </w:r>
    </w:p>
    <w:p w14:paraId="2FAA074C" w14:textId="77777777" w:rsidR="003345E9" w:rsidRDefault="007169A0">
      <w:pPr>
        <w:pStyle w:val="a5"/>
        <w:numPr>
          <w:ilvl w:val="0"/>
          <w:numId w:val="30"/>
        </w:numPr>
        <w:tabs>
          <w:tab w:val="left" w:pos="1006"/>
        </w:tabs>
        <w:spacing w:line="206" w:lineRule="auto"/>
        <w:ind w:right="16" w:firstLine="408"/>
        <w:rPr>
          <w:sz w:val="20"/>
        </w:rPr>
      </w:pPr>
      <w:r>
        <w:rPr>
          <w:b/>
          <w:color w:val="231F20"/>
          <w:w w:val="102"/>
          <w:sz w:val="20"/>
        </w:rPr>
        <w:t>產業</w:t>
      </w:r>
      <w:r>
        <w:rPr>
          <w:color w:val="231F20"/>
          <w:w w:val="102"/>
          <w:sz w:val="20"/>
        </w:rPr>
        <w:t>。地方教會在考慮購買或販賣不動產、建教堂或與教會</w:t>
      </w:r>
      <w:r>
        <w:rPr>
          <w:color w:val="231F20"/>
          <w:spacing w:val="3"/>
          <w:w w:val="102"/>
          <w:sz w:val="20"/>
        </w:rPr>
        <w:t>有關的建築物或其一大規模之改造或以任何理由租用不動產，應呈報</w:t>
      </w:r>
      <w:r>
        <w:rPr>
          <w:color w:val="231F20"/>
          <w:w w:val="102"/>
          <w:sz w:val="20"/>
        </w:rPr>
        <w:t>地區監督和地區產業委員會，予以考慮、建議及核准。在購買不動產、</w:t>
      </w:r>
      <w:r>
        <w:rPr>
          <w:color w:val="231F20"/>
          <w:spacing w:val="3"/>
          <w:w w:val="102"/>
          <w:sz w:val="20"/>
        </w:rPr>
        <w:t>建教堂或與教會有關的建築物，或其一之大規模改造</w:t>
      </w:r>
      <w:r>
        <w:rPr>
          <w:rFonts w:ascii="Noto Serif SC" w:eastAsia="Noto Serif SC"/>
          <w:color w:val="231F20"/>
          <w:w w:val="102"/>
          <w:sz w:val="20"/>
        </w:rPr>
        <w:t>时</w:t>
      </w:r>
      <w:r>
        <w:rPr>
          <w:color w:val="231F20"/>
          <w:spacing w:val="4"/>
          <w:w w:val="102"/>
          <w:sz w:val="20"/>
        </w:rPr>
        <w:t>，未經地區監</w:t>
      </w:r>
      <w:r>
        <w:rPr>
          <w:color w:val="231F20"/>
          <w:w w:val="102"/>
          <w:sz w:val="20"/>
        </w:rPr>
        <w:t>督和地區產業委員會的書面批准，不得產生債務，無論是否涉及抵押。在修建期間，地方教會應每季向地區產業委員會提報財務與進展報告。</w:t>
      </w:r>
    </w:p>
    <w:p w14:paraId="28E6CD8C" w14:textId="77777777" w:rsidR="003345E9" w:rsidRDefault="007169A0">
      <w:pPr>
        <w:pStyle w:val="a3"/>
        <w:spacing w:line="301" w:lineRule="exact"/>
        <w:ind w:left="18"/>
      </w:pPr>
      <w:r>
        <w:rPr>
          <w:color w:val="231F20"/>
        </w:rPr>
        <w:t>（236-</w:t>
      </w:r>
      <w:r>
        <w:rPr>
          <w:color w:val="231F20"/>
          <w:spacing w:val="-2"/>
        </w:rPr>
        <w:t>237.5）</w:t>
      </w:r>
    </w:p>
    <w:p w14:paraId="39682CA8" w14:textId="77777777" w:rsidR="003345E9" w:rsidRDefault="007169A0">
      <w:pPr>
        <w:pStyle w:val="a5"/>
        <w:numPr>
          <w:ilvl w:val="1"/>
          <w:numId w:val="30"/>
        </w:numPr>
        <w:tabs>
          <w:tab w:val="left" w:pos="1192"/>
        </w:tabs>
        <w:spacing w:line="206" w:lineRule="auto"/>
        <w:ind w:right="15" w:firstLine="407"/>
        <w:rPr>
          <w:sz w:val="20"/>
        </w:rPr>
      </w:pPr>
      <w:r>
        <w:rPr>
          <w:color w:val="231F20"/>
          <w:spacing w:val="1"/>
          <w:w w:val="102"/>
          <w:sz w:val="20"/>
        </w:rPr>
        <w:t>若教會委員會與地區監督，以及地區產業委員會之間持不</w:t>
      </w:r>
      <w:r>
        <w:rPr>
          <w:color w:val="231F20"/>
          <w:spacing w:val="-16"/>
          <w:w w:val="102"/>
          <w:sz w:val="20"/>
        </w:rPr>
        <w:t>同意見時，可將此案送請主管區總監督裁決。教會或地區監督如有異議，</w:t>
      </w:r>
      <w:r>
        <w:rPr>
          <w:color w:val="231F20"/>
          <w:spacing w:val="2"/>
          <w:w w:val="102"/>
          <w:sz w:val="20"/>
        </w:rPr>
        <w:t>得向總監督會提出上訴，請求作最後之裁決。所有此類請求主管區總</w:t>
      </w:r>
      <w:r>
        <w:rPr>
          <w:color w:val="231F20"/>
          <w:w w:val="102"/>
          <w:sz w:val="20"/>
        </w:rPr>
        <w:t>監督或總監督會裁決之反駁、上訴或申辯，均應以書面辦理。不論教會委員會或地區監督，都應將有關之反駁、上訴或申辯書副本一份寄給另一當事人。教會委員會上訴之記錄，應包含上訴決議、申辯之理由及投票結果。</w:t>
      </w:r>
    </w:p>
    <w:p w14:paraId="6C85F6BB" w14:textId="77777777" w:rsidR="003345E9" w:rsidRDefault="007169A0">
      <w:pPr>
        <w:pStyle w:val="a5"/>
        <w:numPr>
          <w:ilvl w:val="0"/>
          <w:numId w:val="30"/>
        </w:numPr>
        <w:tabs>
          <w:tab w:val="left" w:pos="1006"/>
        </w:tabs>
        <w:spacing w:line="206" w:lineRule="auto"/>
        <w:ind w:right="111" w:firstLine="408"/>
        <w:jc w:val="both"/>
        <w:rPr>
          <w:sz w:val="20"/>
        </w:rPr>
      </w:pPr>
      <w:r>
        <w:rPr>
          <w:b/>
          <w:color w:val="231F20"/>
          <w:w w:val="102"/>
          <w:sz w:val="20"/>
        </w:rPr>
        <w:t>限制</w:t>
      </w:r>
      <w:r>
        <w:rPr>
          <w:color w:val="231F20"/>
          <w:w w:val="102"/>
          <w:sz w:val="20"/>
        </w:rPr>
        <w:t>。地方教會在年議會中，或專為處理教會產業所有召開</w:t>
      </w:r>
      <w:r>
        <w:rPr>
          <w:color w:val="231F20"/>
          <w:spacing w:val="2"/>
          <w:w w:val="102"/>
          <w:sz w:val="20"/>
        </w:rPr>
        <w:t>的特別會議中，除非得到三分之二之投票數通過，不得購買或租用不</w:t>
      </w:r>
      <w:r>
        <w:rPr>
          <w:color w:val="231F20"/>
          <w:w w:val="102"/>
          <w:sz w:val="20"/>
        </w:rPr>
        <w:t>動產，也不得出售、抵押、為額外債務再融資、交換或以其他方式增</w:t>
      </w:r>
      <w:r>
        <w:rPr>
          <w:color w:val="231F20"/>
          <w:spacing w:val="-1"/>
          <w:w w:val="102"/>
          <w:sz w:val="20"/>
        </w:rPr>
        <w:t>加教會產業處理的負荷。如果教會正在對現有債務進行再融資，而這一安排不會增加教會的債務，也不會進一步牽累教會的不動產，則可</w:t>
      </w:r>
    </w:p>
    <w:p w14:paraId="6A574BA2" w14:textId="77777777" w:rsidR="003345E9" w:rsidRDefault="003345E9">
      <w:pPr>
        <w:pStyle w:val="a5"/>
        <w:spacing w:line="206" w:lineRule="auto"/>
        <w:jc w:val="both"/>
        <w:rPr>
          <w:sz w:val="20"/>
        </w:rPr>
        <w:sectPr w:rsidR="003345E9">
          <w:footerReference w:type="default" r:id="rId15"/>
          <w:pgSz w:w="8640" w:h="12960"/>
          <w:pgMar w:top="480" w:right="1080" w:bottom="1180" w:left="1080" w:header="0" w:footer="997" w:gutter="0"/>
          <w:pgNumType w:start="56"/>
          <w:cols w:space="720"/>
        </w:sectPr>
      </w:pPr>
    </w:p>
    <w:p w14:paraId="31FD6EAD" w14:textId="77777777" w:rsidR="003345E9" w:rsidRDefault="007169A0">
      <w:pPr>
        <w:pStyle w:val="a3"/>
        <w:spacing w:before="101" w:line="206" w:lineRule="auto"/>
        <w:ind w:left="119" w:right="16"/>
        <w:jc w:val="both"/>
        <w:rPr>
          <w:rFonts w:ascii="Noto Sans TC" w:eastAsia="Noto Sans TC"/>
        </w:rPr>
      </w:pPr>
      <w:r>
        <w:rPr>
          <w:color w:val="231F20"/>
          <w:spacing w:val="3"/>
          <w:w w:val="102"/>
        </w:rPr>
        <w:lastRenderedPageBreak/>
        <w:t>由教會委員會三分之二的投票批准再融資，而無需就該事項進行會眾</w:t>
      </w:r>
      <w:r>
        <w:rPr>
          <w:color w:val="231F20"/>
          <w:spacing w:val="1"/>
          <w:w w:val="102"/>
        </w:rPr>
        <w:t>投票。教會委員會可以在得到三分之二現場投票通過之情形下，同意</w:t>
      </w:r>
      <w:r>
        <w:rPr>
          <w:color w:val="231F20"/>
          <w:w w:val="102"/>
        </w:rPr>
        <w:t>接受並處置捐贈給地方教會特定作為提供資金目的之不動產。上述三</w:t>
      </w:r>
      <w:r>
        <w:rPr>
          <w:color w:val="231F20"/>
          <w:spacing w:val="-5"/>
          <w:w w:val="102"/>
        </w:rPr>
        <w:t>項均需得到地區監督和地區產業委員會之書面核准。</w:t>
      </w:r>
      <w:r>
        <w:rPr>
          <w:rFonts w:ascii="Noto Sans TC" w:eastAsia="Noto Sans TC"/>
          <w:color w:val="231F20"/>
          <w:w w:val="102"/>
        </w:rPr>
        <w:t>（115.3</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115.4，</w:t>
      </w:r>
    </w:p>
    <w:p w14:paraId="628BC11B" w14:textId="77777777" w:rsidR="003345E9" w:rsidRDefault="007169A0">
      <w:pPr>
        <w:pStyle w:val="a3"/>
        <w:spacing w:line="303" w:lineRule="exact"/>
        <w:ind w:left="119"/>
        <w:rPr>
          <w:rFonts w:ascii="Noto Sans TC" w:eastAsia="Noto Sans TC"/>
        </w:rPr>
      </w:pPr>
      <w:r>
        <w:rPr>
          <w:rFonts w:ascii="Noto Sans TC" w:eastAsia="Noto Sans TC"/>
          <w:color w:val="231F20"/>
        </w:rPr>
        <w:t>115.7</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rPr>
        <w:t>115.8，225.26，237.3</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spacing w:val="-2"/>
        </w:rPr>
        <w:t>237.4）</w:t>
      </w:r>
    </w:p>
    <w:p w14:paraId="267C15FB" w14:textId="77777777" w:rsidR="003345E9" w:rsidRDefault="007169A0">
      <w:pPr>
        <w:pStyle w:val="a5"/>
        <w:numPr>
          <w:ilvl w:val="1"/>
          <w:numId w:val="30"/>
        </w:numPr>
        <w:tabs>
          <w:tab w:val="left" w:pos="1191"/>
        </w:tabs>
        <w:spacing w:line="320" w:lineRule="exact"/>
        <w:ind w:left="1191" w:hanging="664"/>
        <w:jc w:val="both"/>
        <w:rPr>
          <w:sz w:val="20"/>
        </w:rPr>
      </w:pPr>
      <w:r>
        <w:rPr>
          <w:color w:val="231F20"/>
          <w:spacing w:val="-1"/>
          <w:sz w:val="20"/>
        </w:rPr>
        <w:t>地方教會之不動產，不得為應付經常費不敷而將之抵押。</w:t>
      </w:r>
    </w:p>
    <w:p w14:paraId="01640A9D" w14:textId="77777777" w:rsidR="003345E9" w:rsidRDefault="007169A0">
      <w:pPr>
        <w:pStyle w:val="a5"/>
        <w:numPr>
          <w:ilvl w:val="1"/>
          <w:numId w:val="30"/>
        </w:numPr>
        <w:tabs>
          <w:tab w:val="left" w:pos="1192"/>
        </w:tabs>
        <w:spacing w:before="8" w:line="206" w:lineRule="auto"/>
        <w:ind w:right="112" w:firstLine="407"/>
        <w:jc w:val="both"/>
        <w:rPr>
          <w:sz w:val="20"/>
        </w:rPr>
      </w:pPr>
      <w:r>
        <w:rPr>
          <w:color w:val="231F20"/>
          <w:spacing w:val="1"/>
          <w:w w:val="102"/>
          <w:sz w:val="20"/>
        </w:rPr>
        <w:t>地方教會抵押、變賣地產或收取有關地產方面的理賠金之</w:t>
      </w:r>
      <w:r>
        <w:rPr>
          <w:color w:val="231F20"/>
          <w:spacing w:val="2"/>
          <w:w w:val="102"/>
          <w:sz w:val="20"/>
        </w:rPr>
        <w:t>收入只能用在購買地產、或是房屋修建、設立新教會或是減低其他地</w:t>
      </w:r>
      <w:r>
        <w:rPr>
          <w:color w:val="231F20"/>
          <w:w w:val="102"/>
          <w:sz w:val="20"/>
        </w:rPr>
        <w:t>產貸款之負債。只有在地區監督及地區指導委員會同意的情況下，上述收入才能用做其他用途。</w:t>
      </w:r>
    </w:p>
    <w:p w14:paraId="75F7E6FF" w14:textId="77777777" w:rsidR="003345E9" w:rsidRDefault="007169A0">
      <w:pPr>
        <w:pStyle w:val="a5"/>
        <w:numPr>
          <w:ilvl w:val="1"/>
          <w:numId w:val="30"/>
        </w:numPr>
        <w:tabs>
          <w:tab w:val="left" w:pos="1192"/>
        </w:tabs>
        <w:spacing w:line="204" w:lineRule="auto"/>
        <w:ind w:right="115" w:firstLine="407"/>
        <w:jc w:val="both"/>
        <w:rPr>
          <w:rFonts w:ascii="Noto Sans TC" w:eastAsia="Noto Sans TC"/>
          <w:sz w:val="20"/>
        </w:rPr>
      </w:pPr>
      <w:r>
        <w:rPr>
          <w:color w:val="231F20"/>
          <w:spacing w:val="1"/>
          <w:w w:val="102"/>
          <w:sz w:val="20"/>
        </w:rPr>
        <w:t>董事會和</w:t>
      </w:r>
      <w:r>
        <w:rPr>
          <w:color w:val="231F20"/>
          <w:spacing w:val="2"/>
          <w:w w:val="102"/>
          <w:sz w:val="20"/>
        </w:rPr>
        <w:t>（或）地方教會不得將產業轉移到宣聖會使用之</w:t>
      </w:r>
      <w:r>
        <w:rPr>
          <w:color w:val="231F20"/>
          <w:spacing w:val="-21"/>
          <w:w w:val="102"/>
          <w:sz w:val="20"/>
        </w:rPr>
        <w:t>外的名下。</w:t>
      </w:r>
      <w:r>
        <w:rPr>
          <w:rFonts w:ascii="Noto Sans TC" w:eastAsia="Noto Sans TC"/>
          <w:color w:val="231F20"/>
          <w:w w:val="102"/>
          <w:sz w:val="20"/>
        </w:rPr>
        <w:t>（115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115.1）</w:t>
      </w:r>
    </w:p>
    <w:p w14:paraId="4265CD28" w14:textId="77777777" w:rsidR="003345E9" w:rsidRDefault="007169A0">
      <w:pPr>
        <w:pStyle w:val="a5"/>
        <w:numPr>
          <w:ilvl w:val="0"/>
          <w:numId w:val="30"/>
        </w:numPr>
        <w:tabs>
          <w:tab w:val="left" w:pos="1006"/>
        </w:tabs>
        <w:spacing w:line="206" w:lineRule="auto"/>
        <w:ind w:right="17" w:firstLine="408"/>
        <w:rPr>
          <w:sz w:val="20"/>
        </w:rPr>
      </w:pPr>
      <w:r>
        <w:rPr>
          <w:b/>
          <w:color w:val="231F20"/>
          <w:w w:val="102"/>
          <w:sz w:val="20"/>
        </w:rPr>
        <w:t>合併</w:t>
      </w:r>
      <w:r>
        <w:rPr>
          <w:color w:val="231F20"/>
          <w:w w:val="102"/>
          <w:sz w:val="20"/>
        </w:rPr>
        <w:t>。若有兩個或以上的地方教會欲合併為一，需召開有關</w:t>
      </w:r>
      <w:r>
        <w:rPr>
          <w:color w:val="231F20"/>
          <w:spacing w:val="-1"/>
          <w:w w:val="102"/>
          <w:sz w:val="20"/>
        </w:rPr>
        <w:t>教會特別會議，經會友投票表決，贊成票數超過出席會友的三分之二，</w:t>
      </w:r>
      <w:r>
        <w:rPr>
          <w:color w:val="231F20"/>
          <w:spacing w:val="2"/>
          <w:w w:val="102"/>
          <w:sz w:val="20"/>
        </w:rPr>
        <w:t>始得通過合併案。依規定：合併案須由各有關教會之教會委員會全體</w:t>
      </w:r>
      <w:r>
        <w:rPr>
          <w:color w:val="231F20"/>
          <w:w w:val="102"/>
          <w:sz w:val="20"/>
        </w:rPr>
        <w:t>代表投票半數以上通過，始得提出。合併案需獲得地區總督、地區指導委員會和主管區總監督的書面核准。</w:t>
      </w:r>
    </w:p>
    <w:p w14:paraId="567C5AF6" w14:textId="77777777" w:rsidR="003345E9" w:rsidRDefault="007169A0">
      <w:pPr>
        <w:pStyle w:val="a3"/>
        <w:spacing w:line="206" w:lineRule="auto"/>
        <w:ind w:right="110" w:firstLine="408"/>
      </w:pPr>
      <w:r>
        <w:rPr>
          <w:color w:val="231F20"/>
          <w:spacing w:val="3"/>
          <w:w w:val="102"/>
        </w:rPr>
        <w:t>對於不活躍的教會，地區指導委員會可代替該教會委員會和會眾</w:t>
      </w:r>
      <w:r>
        <w:rPr>
          <w:color w:val="231F20"/>
          <w:w w:val="102"/>
        </w:rPr>
        <w:t>的投票而批准合併案。</w:t>
      </w:r>
    </w:p>
    <w:p w14:paraId="7BBA6AA0" w14:textId="77777777" w:rsidR="003345E9" w:rsidRDefault="007169A0">
      <w:pPr>
        <w:pStyle w:val="a3"/>
        <w:spacing w:line="206" w:lineRule="auto"/>
        <w:ind w:right="112" w:firstLine="408"/>
        <w:jc w:val="both"/>
      </w:pPr>
      <w:r>
        <w:rPr>
          <w:color w:val="231F20"/>
          <w:spacing w:val="1"/>
          <w:w w:val="102"/>
        </w:rPr>
        <w:t>合併案定局後，須召開新教會特別會友大會，以遴選職員及安排座堂牧師。由地區監督或地區監督所指派的牧師，擔任特別會友大會</w:t>
      </w:r>
      <w:r>
        <w:rPr>
          <w:color w:val="231F20"/>
          <w:w w:val="102"/>
        </w:rPr>
        <w:t>之主席。</w:t>
      </w:r>
    </w:p>
    <w:p w14:paraId="39998578" w14:textId="77777777" w:rsidR="003345E9" w:rsidRDefault="007169A0">
      <w:pPr>
        <w:pStyle w:val="a3"/>
        <w:spacing w:line="206" w:lineRule="auto"/>
        <w:ind w:right="110" w:firstLine="408"/>
        <w:jc w:val="both"/>
      </w:pPr>
      <w:r>
        <w:rPr>
          <w:color w:val="231F20"/>
          <w:spacing w:val="3"/>
          <w:w w:val="102"/>
        </w:rPr>
        <w:t>新合併的教會應包括從前各教會之所有會友和各教會各部門，以</w:t>
      </w:r>
      <w:r>
        <w:rPr>
          <w:color w:val="231F20"/>
          <w:spacing w:val="1"/>
          <w:w w:val="102"/>
        </w:rPr>
        <w:t>及合併部份或全部之資產和債務，但須經送呈地區監督、地區指導委</w:t>
      </w:r>
      <w:r>
        <w:rPr>
          <w:color w:val="231F20"/>
          <w:w w:val="102"/>
        </w:rPr>
        <w:t>員會和主管區總監督之核准。合併也同時包括總會、教育、地區基金分配之合併。</w:t>
      </w:r>
    </w:p>
    <w:p w14:paraId="51A2247C" w14:textId="77777777" w:rsidR="003345E9" w:rsidRDefault="007169A0">
      <w:pPr>
        <w:pStyle w:val="a3"/>
        <w:spacing w:line="206" w:lineRule="auto"/>
        <w:ind w:right="110" w:firstLine="408"/>
      </w:pPr>
      <w:r>
        <w:rPr>
          <w:color w:val="231F20"/>
          <w:spacing w:val="3"/>
          <w:w w:val="102"/>
        </w:rPr>
        <w:t>在接到地區監督之通知後，宣聖會的總秘書將不活躍的教會名字</w:t>
      </w:r>
      <w:r>
        <w:rPr>
          <w:color w:val="231F20"/>
          <w:w w:val="102"/>
        </w:rPr>
        <w:t>自教會名冊內除去。</w:t>
      </w:r>
    </w:p>
    <w:p w14:paraId="545E855C" w14:textId="77777777" w:rsidR="003345E9" w:rsidRDefault="007169A0">
      <w:pPr>
        <w:pStyle w:val="a5"/>
        <w:numPr>
          <w:ilvl w:val="0"/>
          <w:numId w:val="30"/>
        </w:numPr>
        <w:tabs>
          <w:tab w:val="left" w:pos="1007"/>
        </w:tabs>
        <w:spacing w:line="206" w:lineRule="auto"/>
        <w:ind w:right="15" w:firstLine="408"/>
        <w:rPr>
          <w:sz w:val="20"/>
        </w:rPr>
      </w:pPr>
      <w:r>
        <w:rPr>
          <w:b/>
          <w:color w:val="231F20"/>
          <w:spacing w:val="5"/>
          <w:w w:val="102"/>
          <w:sz w:val="20"/>
        </w:rPr>
        <w:t>地方教會轉移至另一地區</w:t>
      </w:r>
      <w:r>
        <w:rPr>
          <w:color w:val="231F20"/>
          <w:spacing w:val="4"/>
          <w:w w:val="102"/>
          <w:sz w:val="20"/>
        </w:rPr>
        <w:t>。經双方地區年議會贊成票通過，</w:t>
      </w:r>
      <w:r>
        <w:rPr>
          <w:color w:val="231F20"/>
          <w:spacing w:val="2"/>
          <w:w w:val="102"/>
          <w:sz w:val="20"/>
        </w:rPr>
        <w:t>地方教會可轉移至另一地區。經地區監督、地區指導委員會和双方地</w:t>
      </w:r>
      <w:r>
        <w:rPr>
          <w:color w:val="231F20"/>
          <w:w w:val="102"/>
          <w:sz w:val="20"/>
        </w:rPr>
        <w:t>區之主管區總監督的核准，並經地方教會委員會的贊成票通過後，可向双方地區年議會提出申請。轉移之後，應由各主管區辦公室向總秘</w:t>
      </w:r>
    </w:p>
    <w:p w14:paraId="492EEBDE" w14:textId="77777777" w:rsidR="003345E9" w:rsidRDefault="003345E9">
      <w:pPr>
        <w:pStyle w:val="a5"/>
        <w:spacing w:line="206" w:lineRule="auto"/>
        <w:rPr>
          <w:sz w:val="20"/>
        </w:rPr>
        <w:sectPr w:rsidR="003345E9">
          <w:pgSz w:w="8640" w:h="12960"/>
          <w:pgMar w:top="1040" w:right="1080" w:bottom="1180" w:left="1080" w:header="0" w:footer="997" w:gutter="0"/>
          <w:cols w:space="720"/>
        </w:sectPr>
      </w:pPr>
    </w:p>
    <w:p w14:paraId="281B8E7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43678BA" w14:textId="77777777" w:rsidR="003345E9" w:rsidRDefault="007169A0">
      <w:pPr>
        <w:pStyle w:val="a3"/>
        <w:spacing w:before="199" w:line="348" w:lineRule="exact"/>
        <w:rPr>
          <w:rFonts w:ascii="Noto Sans TC" w:eastAsia="Noto Sans TC"/>
        </w:rPr>
      </w:pPr>
      <w:r>
        <w:rPr>
          <w:color w:val="231F20"/>
          <w:spacing w:val="-9"/>
        </w:rPr>
        <w:t>書辦公室發送通知以備案。</w:t>
      </w:r>
      <w:r>
        <w:rPr>
          <w:rFonts w:ascii="Noto Sans TC" w:eastAsia="Noto Sans TC"/>
          <w:color w:val="231F20"/>
          <w:spacing w:val="-2"/>
        </w:rPr>
        <w:t>（205.2）</w:t>
      </w:r>
    </w:p>
    <w:p w14:paraId="78C24232" w14:textId="77777777" w:rsidR="003345E9" w:rsidRDefault="007169A0">
      <w:pPr>
        <w:pStyle w:val="a5"/>
        <w:numPr>
          <w:ilvl w:val="0"/>
          <w:numId w:val="30"/>
        </w:numPr>
        <w:tabs>
          <w:tab w:val="left" w:pos="1005"/>
        </w:tabs>
        <w:spacing w:before="11" w:line="204" w:lineRule="auto"/>
        <w:ind w:right="17" w:firstLine="407"/>
        <w:rPr>
          <w:sz w:val="20"/>
        </w:rPr>
      </w:pPr>
      <w:r>
        <w:rPr>
          <w:b/>
          <w:color w:val="231F20"/>
          <w:spacing w:val="1"/>
          <w:w w:val="102"/>
          <w:sz w:val="20"/>
        </w:rPr>
        <w:t>教會的退出</w:t>
      </w:r>
      <w:r>
        <w:rPr>
          <w:color w:val="231F20"/>
          <w:w w:val="102"/>
          <w:sz w:val="20"/>
        </w:rPr>
        <w:t>。除非依照總議會之規定，和所同意之條件與計</w:t>
      </w:r>
      <w:r>
        <w:rPr>
          <w:color w:val="231F20"/>
          <w:spacing w:val="-1"/>
          <w:w w:val="102"/>
          <w:sz w:val="20"/>
        </w:rPr>
        <w:t>劃，任何地方教會均不得退出宣聖會，或以任何斷絕關係之方式退出。</w:t>
      </w:r>
    </w:p>
    <w:p w14:paraId="4F727512" w14:textId="77777777" w:rsidR="003345E9" w:rsidRDefault="007169A0">
      <w:pPr>
        <w:pStyle w:val="a3"/>
        <w:spacing w:line="312" w:lineRule="exact"/>
        <w:ind w:left="18"/>
        <w:rPr>
          <w:rFonts w:ascii="Noto Sans TC" w:eastAsia="Noto Sans TC"/>
        </w:rPr>
      </w:pPr>
      <w:r>
        <w:rPr>
          <w:rFonts w:ascii="Noto Sans TC" w:eastAsia="Noto Sans TC"/>
          <w:color w:val="231F20"/>
        </w:rPr>
        <w:t>（108.2-</w:t>
      </w:r>
      <w:r>
        <w:rPr>
          <w:rFonts w:ascii="Noto Sans TC" w:eastAsia="Noto Sans TC"/>
          <w:color w:val="231F20"/>
          <w:spacing w:val="-2"/>
        </w:rPr>
        <w:t>108.3）</w:t>
      </w:r>
    </w:p>
    <w:p w14:paraId="75020595" w14:textId="77777777" w:rsidR="003345E9" w:rsidRDefault="007169A0">
      <w:pPr>
        <w:pStyle w:val="a5"/>
        <w:numPr>
          <w:ilvl w:val="0"/>
          <w:numId w:val="30"/>
        </w:numPr>
        <w:tabs>
          <w:tab w:val="left" w:pos="1005"/>
        </w:tabs>
        <w:spacing w:before="11" w:line="204" w:lineRule="auto"/>
        <w:ind w:right="33" w:firstLine="407"/>
        <w:rPr>
          <w:sz w:val="20"/>
        </w:rPr>
      </w:pPr>
      <w:r>
        <w:rPr>
          <w:b/>
          <w:color w:val="231F20"/>
          <w:spacing w:val="1"/>
          <w:w w:val="102"/>
          <w:sz w:val="20"/>
        </w:rPr>
        <w:t>宣布教會之不活躍或解散</w:t>
      </w:r>
      <w:r>
        <w:rPr>
          <w:color w:val="231F20"/>
          <w:w w:val="102"/>
          <w:sz w:val="20"/>
        </w:rPr>
        <w:t>。經地區指導委員會決議，在該教</w:t>
      </w:r>
      <w:r>
        <w:rPr>
          <w:color w:val="231F20"/>
          <w:spacing w:val="-1"/>
          <w:w w:val="102"/>
          <w:sz w:val="20"/>
        </w:rPr>
        <w:t>會正式解散、恢復活動或重新組織前可宣佈地方教會短時間內不活躍。</w:t>
      </w:r>
    </w:p>
    <w:p w14:paraId="699D215C" w14:textId="77777777" w:rsidR="003345E9" w:rsidRDefault="007169A0">
      <w:pPr>
        <w:pStyle w:val="a5"/>
        <w:numPr>
          <w:ilvl w:val="1"/>
          <w:numId w:val="30"/>
        </w:numPr>
        <w:tabs>
          <w:tab w:val="left" w:pos="1192"/>
        </w:tabs>
        <w:spacing w:line="313" w:lineRule="exact"/>
        <w:ind w:left="1192" w:hanging="664"/>
        <w:rPr>
          <w:sz w:val="20"/>
        </w:rPr>
      </w:pPr>
      <w:r>
        <w:rPr>
          <w:color w:val="231F20"/>
          <w:spacing w:val="2"/>
          <w:sz w:val="20"/>
        </w:rPr>
        <w:t>地方教會可在以下情形下解散 :</w:t>
      </w:r>
    </w:p>
    <w:p w14:paraId="4C15A68E" w14:textId="77777777" w:rsidR="003345E9" w:rsidRDefault="007169A0">
      <w:pPr>
        <w:pStyle w:val="a3"/>
        <w:tabs>
          <w:tab w:val="left" w:pos="1020"/>
        </w:tabs>
        <w:spacing w:line="320" w:lineRule="exact"/>
        <w:ind w:left="612"/>
      </w:pPr>
      <w:r>
        <w:rPr>
          <w:color w:val="231F20"/>
          <w:spacing w:val="-10"/>
        </w:rPr>
        <w:t>➀</w:t>
      </w:r>
      <w:r>
        <w:rPr>
          <w:color w:val="231F20"/>
        </w:rPr>
        <w:tab/>
      </w:r>
      <w:r>
        <w:rPr>
          <w:color w:val="231F20"/>
          <w:spacing w:val="-2"/>
        </w:rPr>
        <w:t>地區監督的建議，及</w:t>
      </w:r>
    </w:p>
    <w:p w14:paraId="75A37125" w14:textId="77777777" w:rsidR="003345E9" w:rsidRDefault="007169A0">
      <w:pPr>
        <w:pStyle w:val="a3"/>
        <w:tabs>
          <w:tab w:val="left" w:pos="1020"/>
        </w:tabs>
        <w:spacing w:line="320" w:lineRule="exact"/>
        <w:ind w:left="612"/>
      </w:pPr>
      <w:r>
        <w:rPr>
          <w:color w:val="231F20"/>
          <w:spacing w:val="-10"/>
        </w:rPr>
        <w:t>➁</w:t>
      </w:r>
      <w:r>
        <w:rPr>
          <w:color w:val="231F20"/>
        </w:rPr>
        <w:tab/>
      </w:r>
      <w:r>
        <w:rPr>
          <w:color w:val="231F20"/>
          <w:spacing w:val="-1"/>
        </w:rPr>
        <w:t>主管區總監督的肯定，及</w:t>
      </w:r>
    </w:p>
    <w:p w14:paraId="1A38974C" w14:textId="77777777" w:rsidR="003345E9" w:rsidRDefault="007169A0">
      <w:pPr>
        <w:pStyle w:val="a3"/>
        <w:tabs>
          <w:tab w:val="left" w:pos="1020"/>
        </w:tabs>
        <w:spacing w:line="319" w:lineRule="exact"/>
        <w:ind w:left="612"/>
      </w:pPr>
      <w:r>
        <w:rPr>
          <w:color w:val="231F20"/>
          <w:spacing w:val="-10"/>
        </w:rPr>
        <w:t>➂</w:t>
      </w:r>
      <w:r>
        <w:rPr>
          <w:color w:val="231F20"/>
        </w:rPr>
        <w:tab/>
      </w:r>
      <w:r>
        <w:rPr>
          <w:color w:val="231F20"/>
          <w:spacing w:val="-1"/>
        </w:rPr>
        <w:t>地區指導委員會超過三分之二成員表決通過。</w:t>
      </w:r>
    </w:p>
    <w:p w14:paraId="08110605" w14:textId="77777777" w:rsidR="003345E9" w:rsidRDefault="007169A0">
      <w:pPr>
        <w:pStyle w:val="a5"/>
        <w:numPr>
          <w:ilvl w:val="1"/>
          <w:numId w:val="30"/>
        </w:numPr>
        <w:tabs>
          <w:tab w:val="left" w:pos="1195"/>
        </w:tabs>
        <w:spacing w:before="9" w:line="206" w:lineRule="auto"/>
        <w:ind w:right="16" w:firstLine="408"/>
        <w:jc w:val="both"/>
        <w:rPr>
          <w:sz w:val="20"/>
        </w:rPr>
      </w:pPr>
      <w:r>
        <w:rPr>
          <w:color w:val="231F20"/>
          <w:spacing w:val="8"/>
          <w:w w:val="102"/>
          <w:sz w:val="20"/>
        </w:rPr>
        <w:t>不活躍或已解散的地方教會、或是退出、或是嘗試退出</w:t>
      </w:r>
      <w:r>
        <w:rPr>
          <w:color w:val="231F20"/>
          <w:spacing w:val="3"/>
          <w:w w:val="102"/>
          <w:sz w:val="20"/>
        </w:rPr>
        <w:t>宣聖會並經由地區指導委員會之認可，其存留之產業不得以任何方式</w:t>
      </w:r>
      <w:r>
        <w:rPr>
          <w:color w:val="231F20"/>
          <w:spacing w:val="9"/>
          <w:w w:val="102"/>
          <w:sz w:val="20"/>
        </w:rPr>
        <w:t>轉變為其他用途，但如已組織財團法人，或獲授權為宣聖會之代理</w:t>
      </w:r>
      <w:r>
        <w:rPr>
          <w:color w:val="231F20"/>
          <w:spacing w:val="1"/>
          <w:w w:val="102"/>
          <w:sz w:val="20"/>
        </w:rPr>
        <w:t>人，其名下之所有產業應移轉至該地區之地區指導委員會名下，並由</w:t>
      </w:r>
      <w:r>
        <w:rPr>
          <w:color w:val="231F20"/>
          <w:w w:val="102"/>
          <w:sz w:val="20"/>
        </w:rPr>
        <w:t>地區年議會支配使用。不活躍或已解散之教會其原由董事會管理之產</w:t>
      </w:r>
      <w:r>
        <w:rPr>
          <w:color w:val="231F20"/>
          <w:spacing w:val="2"/>
          <w:w w:val="102"/>
          <w:sz w:val="20"/>
        </w:rPr>
        <w:t>業，須經地區指導委員會或其他由地區年議會派任之代表者命令或指</w:t>
      </w:r>
      <w:r>
        <w:rPr>
          <w:color w:val="231F20"/>
          <w:w w:val="102"/>
          <w:sz w:val="20"/>
        </w:rPr>
        <w:t>導，並獲得主管區總監督之書面核准，方得出售或處置。任何讓售產業或交付其所得之款項，均由地區年議會或地區指導委員會支配使用。</w:t>
      </w:r>
    </w:p>
    <w:p w14:paraId="1020A544" w14:textId="77777777" w:rsidR="003345E9" w:rsidRDefault="007169A0">
      <w:pPr>
        <w:pStyle w:val="a3"/>
        <w:spacing w:line="299" w:lineRule="exact"/>
        <w:ind w:left="18"/>
        <w:rPr>
          <w:rFonts w:ascii="Noto Sans TC" w:eastAsia="Noto Sans TC"/>
        </w:rPr>
      </w:pPr>
      <w:r>
        <w:rPr>
          <w:rFonts w:ascii="Noto Sans TC" w:eastAsia="Noto Sans TC"/>
          <w:color w:val="231F20"/>
          <w:spacing w:val="-2"/>
        </w:rPr>
        <w:t>（102.3，107，108，225.23）</w:t>
      </w:r>
    </w:p>
    <w:p w14:paraId="4F70E510" w14:textId="77777777" w:rsidR="003345E9" w:rsidRDefault="007169A0">
      <w:pPr>
        <w:pStyle w:val="a5"/>
        <w:numPr>
          <w:ilvl w:val="1"/>
          <w:numId w:val="30"/>
        </w:numPr>
        <w:tabs>
          <w:tab w:val="left" w:pos="1196"/>
        </w:tabs>
        <w:spacing w:before="11" w:line="204" w:lineRule="auto"/>
        <w:ind w:right="103" w:firstLine="408"/>
        <w:jc w:val="both"/>
        <w:rPr>
          <w:rFonts w:ascii="Noto Sans TC" w:eastAsia="Noto Sans TC"/>
          <w:sz w:val="20"/>
        </w:rPr>
      </w:pPr>
      <w:r>
        <w:rPr>
          <w:color w:val="231F20"/>
          <w:spacing w:val="3"/>
          <w:sz w:val="20"/>
        </w:rPr>
        <w:t>不活躍、已解散、退出、或嘗試退出之教會，其董事或</w:t>
      </w:r>
      <w:r>
        <w:rPr>
          <w:color w:val="231F20"/>
          <w:spacing w:val="-5"/>
          <w:sz w:val="20"/>
        </w:rPr>
        <w:t>所有之董事，均不得將產業移轉至宣聖會以外之用途。</w:t>
      </w:r>
      <w:r>
        <w:rPr>
          <w:rFonts w:ascii="Noto Sans TC" w:eastAsia="Noto Sans TC"/>
          <w:color w:val="231F20"/>
          <w:sz w:val="20"/>
        </w:rPr>
        <w:t xml:space="preserve">（107，151 ～ </w:t>
      </w:r>
      <w:r>
        <w:rPr>
          <w:rFonts w:ascii="Noto Sans TC" w:eastAsia="Noto Sans TC"/>
          <w:color w:val="231F20"/>
          <w:spacing w:val="-2"/>
          <w:sz w:val="20"/>
        </w:rPr>
        <w:t>154，225.23）</w:t>
      </w:r>
    </w:p>
    <w:p w14:paraId="39107BF7" w14:textId="77777777" w:rsidR="003345E9" w:rsidRDefault="007169A0">
      <w:pPr>
        <w:pStyle w:val="a5"/>
        <w:numPr>
          <w:ilvl w:val="1"/>
          <w:numId w:val="30"/>
        </w:numPr>
        <w:tabs>
          <w:tab w:val="left" w:pos="1192"/>
        </w:tabs>
        <w:spacing w:line="309" w:lineRule="exact"/>
        <w:ind w:left="1192" w:hanging="664"/>
        <w:jc w:val="both"/>
        <w:rPr>
          <w:sz w:val="20"/>
        </w:rPr>
      </w:pPr>
      <w:r>
        <w:rPr>
          <w:color w:val="231F20"/>
          <w:spacing w:val="-1"/>
          <w:sz w:val="20"/>
        </w:rPr>
        <w:t>唯有正式解散的教會才得由總秘書之記錄上刪除。</w:t>
      </w:r>
    </w:p>
    <w:p w14:paraId="487094D0" w14:textId="77777777" w:rsidR="003345E9" w:rsidRDefault="007169A0">
      <w:pPr>
        <w:pStyle w:val="a5"/>
        <w:numPr>
          <w:ilvl w:val="1"/>
          <w:numId w:val="30"/>
        </w:numPr>
        <w:tabs>
          <w:tab w:val="left" w:pos="1192"/>
        </w:tabs>
        <w:spacing w:before="8" w:line="206" w:lineRule="auto"/>
        <w:ind w:right="15" w:firstLine="407"/>
        <w:rPr>
          <w:sz w:val="20"/>
        </w:rPr>
      </w:pPr>
      <w:r>
        <w:rPr>
          <w:color w:val="231F20"/>
          <w:spacing w:val="1"/>
          <w:w w:val="102"/>
          <w:sz w:val="20"/>
        </w:rPr>
        <w:t>當一個地方教會被宣佈為不活躍之教會時，所有教會現金</w:t>
      </w:r>
      <w:r>
        <w:rPr>
          <w:color w:val="231F20"/>
          <w:spacing w:val="-42"/>
          <w:w w:val="102"/>
          <w:sz w:val="20"/>
        </w:rPr>
        <w:t>及</w:t>
      </w:r>
      <w:r>
        <w:rPr>
          <w:color w:val="231F20"/>
          <w:w w:val="102"/>
          <w:sz w:val="20"/>
        </w:rPr>
        <w:t>（或</w:t>
      </w:r>
      <w:r>
        <w:rPr>
          <w:color w:val="231F20"/>
          <w:spacing w:val="-42"/>
          <w:w w:val="102"/>
          <w:sz w:val="20"/>
        </w:rPr>
        <w:t>）</w:t>
      </w:r>
      <w:r>
        <w:rPr>
          <w:color w:val="231F20"/>
          <w:spacing w:val="-12"/>
          <w:w w:val="102"/>
          <w:sz w:val="20"/>
        </w:rPr>
        <w:t>證券的簽字者，必須將上述所得移交地區指導委員會存入銀行。</w:t>
      </w:r>
      <w:r>
        <w:rPr>
          <w:color w:val="231F20"/>
          <w:spacing w:val="4"/>
          <w:w w:val="102"/>
          <w:sz w:val="20"/>
        </w:rPr>
        <w:t>違者地區指導委員會有權決定關閉所有帳戶並在法律許可下接管所有</w:t>
      </w:r>
      <w:r>
        <w:rPr>
          <w:color w:val="231F20"/>
          <w:w w:val="102"/>
          <w:sz w:val="20"/>
        </w:rPr>
        <w:t>資產。</w:t>
      </w:r>
    </w:p>
    <w:p w14:paraId="2209C07D" w14:textId="77777777" w:rsidR="003345E9" w:rsidRDefault="007169A0">
      <w:pPr>
        <w:pStyle w:val="2"/>
        <w:spacing w:before="56"/>
      </w:pPr>
      <w:r>
        <w:rPr>
          <w:color w:val="231F20"/>
          <w:spacing w:val="-2"/>
        </w:rPr>
        <w:t>二、會友資格</w:t>
      </w:r>
    </w:p>
    <w:p w14:paraId="6B2A357A" w14:textId="77777777" w:rsidR="003345E9" w:rsidRDefault="007169A0">
      <w:pPr>
        <w:pStyle w:val="a5"/>
        <w:numPr>
          <w:ilvl w:val="0"/>
          <w:numId w:val="30"/>
        </w:numPr>
        <w:tabs>
          <w:tab w:val="left" w:pos="1006"/>
        </w:tabs>
        <w:spacing w:before="46" w:line="206" w:lineRule="auto"/>
        <w:ind w:right="111" w:firstLine="408"/>
        <w:jc w:val="both"/>
        <w:rPr>
          <w:sz w:val="20"/>
        </w:rPr>
      </w:pPr>
      <w:r>
        <w:rPr>
          <w:b/>
          <w:color w:val="231F20"/>
          <w:spacing w:val="1"/>
          <w:w w:val="102"/>
          <w:sz w:val="20"/>
        </w:rPr>
        <w:t>正式會友</w:t>
      </w:r>
      <w:r>
        <w:rPr>
          <w:color w:val="231F20"/>
          <w:w w:val="102"/>
          <w:sz w:val="20"/>
        </w:rPr>
        <w:t>。凡經宣聖會承認之地方教會，所有參加其聚會的人，見證其得救經驗、相信本會之教義、表明願意接受本會之治理體制後，經座堂牧師、地區監督或總監督公開接納，便成為地方教會之</w:t>
      </w:r>
    </w:p>
    <w:p w14:paraId="4D5280C1"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71225AA1" w14:textId="77777777" w:rsidR="003345E9" w:rsidRDefault="007169A0">
      <w:pPr>
        <w:pStyle w:val="a3"/>
        <w:spacing w:before="50"/>
        <w:ind w:left="0"/>
        <w:jc w:val="center"/>
      </w:pPr>
      <w:r>
        <w:rPr>
          <w:color w:val="231F20"/>
          <w:spacing w:val="-3"/>
        </w:rPr>
        <w:lastRenderedPageBreak/>
        <w:t>地方教會</w:t>
      </w:r>
    </w:p>
    <w:p w14:paraId="4DFBCF9E" w14:textId="77777777" w:rsidR="003345E9" w:rsidRDefault="007169A0">
      <w:pPr>
        <w:pStyle w:val="a3"/>
        <w:spacing w:before="240" w:line="204" w:lineRule="auto"/>
        <w:ind w:right="16"/>
        <w:rPr>
          <w:rFonts w:ascii="Noto Sans TC" w:eastAsia="Noto Sans TC"/>
        </w:rPr>
      </w:pPr>
      <w:r>
        <w:rPr>
          <w:color w:val="231F20"/>
          <w:spacing w:val="1"/>
          <w:w w:val="102"/>
        </w:rPr>
        <w:t>正式會友。地方教會之領袖應設法使所有會友參與服事，並納入關懷</w:t>
      </w:r>
      <w:r>
        <w:rPr>
          <w:color w:val="231F20"/>
          <w:spacing w:val="33"/>
          <w:w w:val="102"/>
        </w:rPr>
        <w:t>與支援網絡之中</w:t>
      </w:r>
      <w:r>
        <w:rPr>
          <w:color w:val="231F20"/>
          <w:spacing w:val="-103"/>
          <w:w w:val="102"/>
        </w:rPr>
        <w:t>。</w:t>
      </w:r>
      <w:r>
        <w:rPr>
          <w:rFonts w:ascii="Noto Sans TC" w:eastAsia="Noto Sans TC"/>
          <w:color w:val="231F20"/>
          <w:spacing w:val="-1"/>
          <w:w w:val="102"/>
        </w:rPr>
        <w:t>（23，109.2，113，115.1，125.1，129，524.8，</w:t>
      </w:r>
    </w:p>
    <w:p w14:paraId="5058C76D" w14:textId="77777777" w:rsidR="003345E9" w:rsidRDefault="007169A0">
      <w:pPr>
        <w:pStyle w:val="a3"/>
        <w:spacing w:line="310" w:lineRule="exact"/>
        <w:rPr>
          <w:rFonts w:ascii="Noto Sans TC" w:eastAsia="Noto Sans TC"/>
        </w:rPr>
      </w:pPr>
      <w:r>
        <w:rPr>
          <w:rFonts w:ascii="Noto Sans TC" w:eastAsia="Noto Sans TC"/>
          <w:color w:val="231F20"/>
        </w:rPr>
        <w:t>530.8</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3"/>
        </w:rPr>
        <w:t xml:space="preserve"> </w:t>
      </w:r>
      <w:r>
        <w:rPr>
          <w:rFonts w:ascii="Noto Sans TC" w:eastAsia="Noto Sans TC"/>
          <w:color w:val="231F20"/>
          <w:spacing w:val="-2"/>
        </w:rPr>
        <w:t>530.9）</w:t>
      </w:r>
    </w:p>
    <w:p w14:paraId="78E77111" w14:textId="77777777" w:rsidR="003345E9" w:rsidRDefault="007169A0">
      <w:pPr>
        <w:pStyle w:val="a5"/>
        <w:numPr>
          <w:ilvl w:val="1"/>
          <w:numId w:val="30"/>
        </w:numPr>
        <w:tabs>
          <w:tab w:val="left" w:pos="1193"/>
        </w:tabs>
        <w:spacing w:before="8" w:line="206" w:lineRule="auto"/>
        <w:ind w:right="17" w:firstLine="408"/>
        <w:jc w:val="both"/>
        <w:rPr>
          <w:sz w:val="20"/>
        </w:rPr>
      </w:pPr>
      <w:r>
        <w:rPr>
          <w:color w:val="231F20"/>
          <w:spacing w:val="1"/>
          <w:w w:val="102"/>
          <w:sz w:val="20"/>
        </w:rPr>
        <w:t>座堂牧師應向希望加入教會的人說明本會會友之權利與義</w:t>
      </w:r>
      <w:r>
        <w:rPr>
          <w:color w:val="231F20"/>
          <w:w w:val="102"/>
          <w:sz w:val="20"/>
        </w:rPr>
        <w:t>務、教會之信條、基督徒品格公約和基督徒行為公約之要求，以及宣聖會的宗旨與使命。經與佈道與教會會友資格審查委員會協商後，座</w:t>
      </w:r>
      <w:r>
        <w:rPr>
          <w:color w:val="231F20"/>
          <w:spacing w:val="5"/>
          <w:w w:val="102"/>
          <w:sz w:val="20"/>
        </w:rPr>
        <w:t>堂牧師要在公開的聚會中，以接納會友禮儀接納合格的人成為會友。</w:t>
      </w:r>
    </w:p>
    <w:p w14:paraId="61E99C86" w14:textId="77777777" w:rsidR="003345E9" w:rsidRDefault="007169A0">
      <w:pPr>
        <w:pStyle w:val="a3"/>
        <w:spacing w:line="304" w:lineRule="exact"/>
        <w:ind w:left="18"/>
        <w:rPr>
          <w:rFonts w:ascii="Noto Sans TC" w:eastAsia="Noto Sans TC"/>
        </w:rPr>
      </w:pPr>
      <w:r>
        <w:rPr>
          <w:rFonts w:ascii="Noto Sans TC" w:eastAsia="Noto Sans TC"/>
          <w:color w:val="231F20"/>
        </w:rPr>
        <w:t>（21，28-33，112</w:t>
      </w:r>
      <w:r>
        <w:rPr>
          <w:rFonts w:ascii="Noto Sans TC" w:eastAsia="Noto Sans TC"/>
          <w:color w:val="231F20"/>
          <w:spacing w:val="24"/>
        </w:rPr>
        <w:t xml:space="preserve"> </w:t>
      </w:r>
      <w:r>
        <w:rPr>
          <w:rFonts w:ascii="Noto Sans TC" w:eastAsia="Noto Sans TC"/>
          <w:color w:val="231F20"/>
        </w:rPr>
        <w:t>～</w:t>
      </w:r>
      <w:r>
        <w:rPr>
          <w:rFonts w:ascii="Noto Sans TC" w:eastAsia="Noto Sans TC"/>
          <w:color w:val="231F20"/>
          <w:spacing w:val="25"/>
        </w:rPr>
        <w:t xml:space="preserve"> </w:t>
      </w:r>
      <w:r>
        <w:rPr>
          <w:rFonts w:ascii="Noto Sans TC" w:eastAsia="Noto Sans TC"/>
          <w:color w:val="231F20"/>
          <w:spacing w:val="-2"/>
        </w:rPr>
        <w:t>112.4，228，704）</w:t>
      </w:r>
    </w:p>
    <w:p w14:paraId="5A26AA8D" w14:textId="77777777" w:rsidR="003345E9" w:rsidRDefault="007169A0">
      <w:pPr>
        <w:pStyle w:val="a5"/>
        <w:numPr>
          <w:ilvl w:val="1"/>
          <w:numId w:val="30"/>
        </w:numPr>
        <w:tabs>
          <w:tab w:val="left" w:pos="1193"/>
        </w:tabs>
        <w:spacing w:line="320" w:lineRule="exact"/>
        <w:ind w:left="1193" w:hanging="665"/>
        <w:rPr>
          <w:sz w:val="20"/>
        </w:rPr>
      </w:pPr>
      <w:r>
        <w:rPr>
          <w:b/>
          <w:color w:val="231F20"/>
          <w:sz w:val="20"/>
        </w:rPr>
        <w:t>佈道所之會友</w:t>
      </w:r>
      <w:r>
        <w:rPr>
          <w:color w:val="231F20"/>
          <w:spacing w:val="-1"/>
          <w:sz w:val="20"/>
        </w:rPr>
        <w:t>。一個地方教會組織尚未正式生效前，該佈</w:t>
      </w:r>
    </w:p>
    <w:p w14:paraId="1869D651" w14:textId="77777777" w:rsidR="003345E9" w:rsidRDefault="007169A0">
      <w:pPr>
        <w:pStyle w:val="a3"/>
        <w:spacing w:before="11" w:line="204" w:lineRule="auto"/>
        <w:ind w:right="114"/>
      </w:pPr>
      <w:r>
        <w:rPr>
          <w:color w:val="231F20"/>
          <w:spacing w:val="6"/>
        </w:rPr>
        <w:t xml:space="preserve">道所可依據 </w:t>
      </w:r>
      <w:r>
        <w:rPr>
          <w:rFonts w:ascii="Noto Sans TC" w:eastAsia="Noto Sans TC"/>
          <w:color w:val="231F20"/>
        </w:rPr>
        <w:t>109</w:t>
      </w:r>
      <w:r>
        <w:rPr>
          <w:rFonts w:ascii="Noto Sans TC" w:eastAsia="Noto Sans TC"/>
          <w:color w:val="231F20"/>
          <w:spacing w:val="40"/>
        </w:rPr>
        <w:t xml:space="preserve"> </w:t>
      </w:r>
      <w:r>
        <w:rPr>
          <w:color w:val="231F20"/>
          <w:spacing w:val="20"/>
        </w:rPr>
        <w:t xml:space="preserve">和 </w:t>
      </w:r>
      <w:r>
        <w:rPr>
          <w:rFonts w:ascii="Noto Sans TC" w:eastAsia="Noto Sans TC"/>
          <w:color w:val="231F20"/>
        </w:rPr>
        <w:t>109.1</w:t>
      </w:r>
      <w:r>
        <w:rPr>
          <w:rFonts w:ascii="Noto Sans TC" w:eastAsia="Noto Sans TC"/>
          <w:color w:val="231F20"/>
          <w:spacing w:val="40"/>
        </w:rPr>
        <w:t xml:space="preserve"> </w:t>
      </w:r>
      <w:r>
        <w:rPr>
          <w:color w:val="231F20"/>
        </w:rPr>
        <w:t>條之規定接納會友，並在年度統計報告中報</w:t>
      </w:r>
      <w:r>
        <w:rPr>
          <w:color w:val="231F20"/>
          <w:spacing w:val="-2"/>
        </w:rPr>
        <w:t>告會友人數。</w:t>
      </w:r>
    </w:p>
    <w:p w14:paraId="2F4F94E7" w14:textId="77777777" w:rsidR="003345E9" w:rsidRDefault="007169A0">
      <w:pPr>
        <w:pStyle w:val="a5"/>
        <w:numPr>
          <w:ilvl w:val="1"/>
          <w:numId w:val="30"/>
        </w:numPr>
        <w:tabs>
          <w:tab w:val="left" w:pos="1185"/>
        </w:tabs>
        <w:spacing w:line="206" w:lineRule="auto"/>
        <w:ind w:right="15" w:firstLine="408"/>
        <w:rPr>
          <w:sz w:val="20"/>
        </w:rPr>
      </w:pPr>
      <w:r>
        <w:rPr>
          <w:b/>
          <w:color w:val="231F20"/>
          <w:w w:val="102"/>
          <w:sz w:val="20"/>
        </w:rPr>
        <w:t>選舉與擔任職務</w:t>
      </w:r>
      <w:r>
        <w:rPr>
          <w:color w:val="231F20"/>
          <w:spacing w:val="-7"/>
          <w:w w:val="102"/>
          <w:sz w:val="20"/>
        </w:rPr>
        <w:t>。只有年滿十五歲以上的正式及活躍會友，</w:t>
      </w:r>
      <w:r>
        <w:rPr>
          <w:color w:val="231F20"/>
          <w:spacing w:val="2"/>
          <w:w w:val="102"/>
          <w:sz w:val="20"/>
        </w:rPr>
        <w:t>可以在法律許可下擔任地方教會職務、在地方教會年議會、特別會議</w:t>
      </w:r>
      <w:r>
        <w:rPr>
          <w:color w:val="231F20"/>
          <w:w w:val="102"/>
          <w:sz w:val="20"/>
        </w:rPr>
        <w:t>中投票，並代表地方教會參與地區年議會。</w:t>
      </w:r>
    </w:p>
    <w:p w14:paraId="1B103398" w14:textId="77777777" w:rsidR="003345E9" w:rsidRDefault="007169A0">
      <w:pPr>
        <w:pStyle w:val="a5"/>
        <w:numPr>
          <w:ilvl w:val="0"/>
          <w:numId w:val="30"/>
        </w:numPr>
        <w:tabs>
          <w:tab w:val="left" w:pos="995"/>
        </w:tabs>
        <w:spacing w:line="204" w:lineRule="auto"/>
        <w:ind w:right="15" w:firstLine="408"/>
        <w:rPr>
          <w:rFonts w:ascii="Noto Sans TC" w:eastAsia="Noto Sans TC"/>
          <w:sz w:val="20"/>
        </w:rPr>
      </w:pPr>
      <w:r>
        <w:rPr>
          <w:b/>
          <w:color w:val="231F20"/>
          <w:w w:val="102"/>
          <w:sz w:val="20"/>
        </w:rPr>
        <w:t>聯盟會友</w:t>
      </w:r>
      <w:r>
        <w:rPr>
          <w:color w:val="231F20"/>
          <w:spacing w:val="-8"/>
          <w:w w:val="102"/>
          <w:sz w:val="20"/>
        </w:rPr>
        <w:t>。一地區若訂有規則准許地方教會有聯盟會友制度，</w:t>
      </w:r>
      <w:r>
        <w:rPr>
          <w:color w:val="231F20"/>
          <w:spacing w:val="3"/>
          <w:w w:val="102"/>
          <w:sz w:val="20"/>
        </w:rPr>
        <w:t>聯盟會友可享有正式會友所有之權益，唯不得享有投票權及擔任教會</w:t>
      </w:r>
      <w:r>
        <w:rPr>
          <w:color w:val="231F20"/>
          <w:spacing w:val="-34"/>
          <w:w w:val="102"/>
          <w:sz w:val="20"/>
        </w:rPr>
        <w:t>職員。</w:t>
      </w:r>
      <w:r>
        <w:rPr>
          <w:rFonts w:ascii="Noto Sans TC" w:eastAsia="Noto Sans TC"/>
          <w:color w:val="231F20"/>
          <w:w w:val="102"/>
          <w:sz w:val="20"/>
        </w:rPr>
        <w:t>（205.24）</w:t>
      </w:r>
    </w:p>
    <w:p w14:paraId="5798013E" w14:textId="77777777" w:rsidR="003345E9" w:rsidRDefault="007169A0">
      <w:pPr>
        <w:pStyle w:val="a5"/>
        <w:numPr>
          <w:ilvl w:val="1"/>
          <w:numId w:val="30"/>
        </w:numPr>
        <w:tabs>
          <w:tab w:val="left" w:pos="1193"/>
        </w:tabs>
        <w:spacing w:line="204" w:lineRule="auto"/>
        <w:ind w:right="117" w:firstLine="408"/>
        <w:rPr>
          <w:sz w:val="20"/>
        </w:rPr>
      </w:pPr>
      <w:r>
        <w:rPr>
          <w:color w:val="231F20"/>
          <w:spacing w:val="1"/>
          <w:w w:val="102"/>
          <w:sz w:val="20"/>
        </w:rPr>
        <w:t>聯盟會友經座堂牧師和佈道與教會會友資格審查委員會甄審，可隨時接納為正式會友或予以除名。</w:t>
      </w:r>
    </w:p>
    <w:p w14:paraId="7D749C1C" w14:textId="77777777" w:rsidR="003345E9" w:rsidRDefault="007169A0">
      <w:pPr>
        <w:pStyle w:val="a5"/>
        <w:numPr>
          <w:ilvl w:val="0"/>
          <w:numId w:val="30"/>
        </w:numPr>
        <w:tabs>
          <w:tab w:val="left" w:pos="998"/>
        </w:tabs>
        <w:spacing w:before="2" w:line="204" w:lineRule="auto"/>
        <w:ind w:right="15" w:firstLine="407"/>
        <w:rPr>
          <w:rFonts w:ascii="Noto Sans TC" w:eastAsia="Noto Sans TC"/>
          <w:sz w:val="20"/>
        </w:rPr>
      </w:pPr>
      <w:r>
        <w:rPr>
          <w:b/>
          <w:color w:val="231F20"/>
          <w:sz w:val="20"/>
        </w:rPr>
        <w:t>不活躍之會友</w:t>
      </w:r>
      <w:r>
        <w:rPr>
          <w:color w:val="231F20"/>
          <w:sz w:val="20"/>
        </w:rPr>
        <w:t xml:space="preserve">。一個地方教會可依 </w:t>
      </w:r>
      <w:r>
        <w:rPr>
          <w:rFonts w:ascii="Noto Sans TC" w:eastAsia="Noto Sans TC"/>
          <w:color w:val="231F20"/>
          <w:sz w:val="20"/>
        </w:rPr>
        <w:t xml:space="preserve">111.1 </w:t>
      </w:r>
      <w:r>
        <w:rPr>
          <w:color w:val="231F20"/>
          <w:sz w:val="20"/>
        </w:rPr>
        <w:t xml:space="preserve">及 </w:t>
      </w:r>
      <w:r>
        <w:rPr>
          <w:rFonts w:ascii="Noto Sans TC" w:eastAsia="Noto Sans TC"/>
          <w:color w:val="231F20"/>
          <w:sz w:val="20"/>
        </w:rPr>
        <w:t xml:space="preserve">112.2 </w:t>
      </w:r>
      <w:r>
        <w:rPr>
          <w:color w:val="231F20"/>
          <w:sz w:val="20"/>
        </w:rPr>
        <w:t>條之規定，</w:t>
      </w:r>
      <w:r>
        <w:rPr>
          <w:color w:val="231F20"/>
          <w:spacing w:val="-17"/>
          <w:sz w:val="20"/>
        </w:rPr>
        <w:t>判定某人為「不活躍之會友」。</w:t>
      </w:r>
      <w:r>
        <w:rPr>
          <w:rFonts w:ascii="Noto Sans TC" w:eastAsia="Noto Sans TC"/>
          <w:color w:val="231F20"/>
          <w:spacing w:val="-2"/>
          <w:sz w:val="20"/>
        </w:rPr>
        <w:t>（114.3，143）</w:t>
      </w:r>
    </w:p>
    <w:p w14:paraId="7D95D049" w14:textId="77777777" w:rsidR="003345E9" w:rsidRDefault="007169A0">
      <w:pPr>
        <w:pStyle w:val="a5"/>
        <w:numPr>
          <w:ilvl w:val="1"/>
          <w:numId w:val="30"/>
        </w:numPr>
        <w:tabs>
          <w:tab w:val="left" w:pos="1192"/>
        </w:tabs>
        <w:spacing w:line="204" w:lineRule="auto"/>
        <w:ind w:right="115" w:firstLine="407"/>
        <w:rPr>
          <w:sz w:val="20"/>
        </w:rPr>
      </w:pPr>
      <w:r>
        <w:rPr>
          <w:color w:val="231F20"/>
          <w:spacing w:val="1"/>
          <w:w w:val="102"/>
          <w:sz w:val="20"/>
        </w:rPr>
        <w:t>地方教會之會友若遷移至另一地區，終止他在該教會之活</w:t>
      </w:r>
      <w:r>
        <w:rPr>
          <w:color w:val="231F20"/>
          <w:w w:val="102"/>
          <w:sz w:val="20"/>
        </w:rPr>
        <w:t>動，可鼓勵他加入當地之宣聖會，申請將會友之資格移轉至該教會。</w:t>
      </w:r>
    </w:p>
    <w:p w14:paraId="776472EF" w14:textId="77777777" w:rsidR="003345E9" w:rsidRDefault="007169A0">
      <w:pPr>
        <w:pStyle w:val="a5"/>
        <w:numPr>
          <w:ilvl w:val="1"/>
          <w:numId w:val="30"/>
        </w:numPr>
        <w:tabs>
          <w:tab w:val="left" w:pos="1192"/>
        </w:tabs>
        <w:spacing w:line="206" w:lineRule="auto"/>
        <w:ind w:right="16" w:firstLine="407"/>
        <w:rPr>
          <w:sz w:val="20"/>
        </w:rPr>
      </w:pPr>
      <w:r>
        <w:rPr>
          <w:color w:val="231F20"/>
          <w:spacing w:val="1"/>
          <w:w w:val="102"/>
          <w:sz w:val="20"/>
        </w:rPr>
        <w:t>若一名會友連續六個月未參加教會所有之聚會，並經教會</w:t>
      </w:r>
      <w:r>
        <w:rPr>
          <w:color w:val="231F20"/>
          <w:spacing w:val="5"/>
          <w:w w:val="102"/>
          <w:sz w:val="20"/>
        </w:rPr>
        <w:t>委員會認定其並無正當理由，經過鼓勵懇談敦促他恢復活動無效後，</w:t>
      </w:r>
      <w:r>
        <w:rPr>
          <w:color w:val="231F20"/>
          <w:spacing w:val="3"/>
          <w:w w:val="102"/>
          <w:sz w:val="20"/>
        </w:rPr>
        <w:t>可由佈道與教會會友資格審查委員會提出審查，宣佈該會友為不活躍</w:t>
      </w:r>
      <w:r>
        <w:rPr>
          <w:color w:val="231F20"/>
          <w:w w:val="102"/>
          <w:sz w:val="20"/>
        </w:rPr>
        <w:t>之會友，並由教會委員會通過。在教會委員會通過後七天內，該員應收到座堂牧師寄達之挽回通知書。教會委員會採取這種行動後，座堂牧師應更新會友名冊並加註「教會委員會將其列入不活躍會友名單內</w:t>
      </w:r>
    </w:p>
    <w:p w14:paraId="639A22BF" w14:textId="77777777" w:rsidR="003345E9" w:rsidRDefault="007169A0">
      <w:pPr>
        <w:pStyle w:val="a3"/>
        <w:spacing w:line="301" w:lineRule="exact"/>
        <w:ind w:left="18"/>
      </w:pPr>
      <w:r>
        <w:rPr>
          <w:color w:val="231F20"/>
        </w:rPr>
        <w:t>（日期</w:t>
      </w:r>
      <w:r>
        <w:rPr>
          <w:color w:val="231F20"/>
          <w:spacing w:val="-102"/>
        </w:rPr>
        <w:t>）</w:t>
      </w:r>
      <w:r>
        <w:rPr>
          <w:color w:val="231F20"/>
          <w:spacing w:val="-56"/>
        </w:rPr>
        <w:t>」。</w:t>
      </w:r>
    </w:p>
    <w:p w14:paraId="2B33F731" w14:textId="77777777" w:rsidR="003345E9" w:rsidRDefault="007169A0">
      <w:pPr>
        <w:pStyle w:val="a5"/>
        <w:numPr>
          <w:ilvl w:val="1"/>
          <w:numId w:val="30"/>
        </w:numPr>
        <w:tabs>
          <w:tab w:val="left" w:pos="1193"/>
        </w:tabs>
        <w:spacing w:before="11" w:line="204" w:lineRule="auto"/>
        <w:ind w:right="110" w:firstLine="408"/>
        <w:rPr>
          <w:sz w:val="20"/>
        </w:rPr>
      </w:pPr>
      <w:r>
        <w:rPr>
          <w:color w:val="231F20"/>
          <w:spacing w:val="1"/>
          <w:w w:val="102"/>
          <w:sz w:val="20"/>
        </w:rPr>
        <w:t>不活躍與活躍之會友均應包括在地方教會之正式會友名單</w:t>
      </w:r>
      <w:r>
        <w:rPr>
          <w:color w:val="231F20"/>
          <w:w w:val="102"/>
          <w:sz w:val="20"/>
        </w:rPr>
        <w:t>內。在向地區年議會提出的報告內，應分別列明➀活躍會友，➁不活</w:t>
      </w:r>
    </w:p>
    <w:p w14:paraId="039EEBAB"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02C3C2E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B1A0D10" w14:textId="77777777" w:rsidR="003345E9" w:rsidRDefault="007169A0">
      <w:pPr>
        <w:pStyle w:val="a3"/>
        <w:spacing w:before="201" w:line="343" w:lineRule="exact"/>
        <w:ind w:left="119"/>
      </w:pPr>
      <w:r>
        <w:rPr>
          <w:color w:val="231F20"/>
          <w:spacing w:val="-3"/>
        </w:rPr>
        <w:t>躍會友。</w:t>
      </w:r>
    </w:p>
    <w:p w14:paraId="2173E82C" w14:textId="77777777" w:rsidR="003345E9" w:rsidRDefault="007169A0">
      <w:pPr>
        <w:pStyle w:val="a5"/>
        <w:numPr>
          <w:ilvl w:val="1"/>
          <w:numId w:val="30"/>
        </w:numPr>
        <w:tabs>
          <w:tab w:val="left" w:pos="1193"/>
        </w:tabs>
        <w:spacing w:before="15" w:line="204" w:lineRule="auto"/>
        <w:ind w:left="119" w:right="14" w:firstLine="408"/>
        <w:rPr>
          <w:sz w:val="20"/>
        </w:rPr>
      </w:pPr>
      <w:r>
        <w:rPr>
          <w:color w:val="231F20"/>
          <w:spacing w:val="5"/>
          <w:w w:val="102"/>
          <w:sz w:val="20"/>
        </w:rPr>
        <w:t>不活躍之會友沒有資格享有年議會或特殊會議之投票權，或擔任職員。</w:t>
      </w:r>
    </w:p>
    <w:p w14:paraId="769EA3CB" w14:textId="77777777" w:rsidR="003345E9" w:rsidRDefault="007169A0">
      <w:pPr>
        <w:pStyle w:val="a5"/>
        <w:numPr>
          <w:ilvl w:val="1"/>
          <w:numId w:val="30"/>
        </w:numPr>
        <w:tabs>
          <w:tab w:val="left" w:pos="1193"/>
        </w:tabs>
        <w:spacing w:line="206" w:lineRule="auto"/>
        <w:ind w:left="119" w:right="9" w:firstLine="408"/>
        <w:rPr>
          <w:sz w:val="20"/>
        </w:rPr>
      </w:pPr>
      <w:r>
        <w:rPr>
          <w:color w:val="231F20"/>
          <w:spacing w:val="5"/>
          <w:w w:val="102"/>
          <w:sz w:val="20"/>
        </w:rPr>
        <w:t>不活躍會友可以書面申請，請求教會委員會恢復他</w:t>
      </w:r>
      <w:r>
        <w:rPr>
          <w:color w:val="231F20"/>
          <w:spacing w:val="7"/>
          <w:w w:val="102"/>
          <w:sz w:val="20"/>
        </w:rPr>
        <w:t>（她）</w:t>
      </w:r>
      <w:r>
        <w:rPr>
          <w:color w:val="231F20"/>
          <w:spacing w:val="3"/>
          <w:w w:val="102"/>
          <w:sz w:val="20"/>
        </w:rPr>
        <w:t>的活躍會友資格，此項請求必須包含對於成為會友的誓約並重新參與</w:t>
      </w:r>
      <w:r>
        <w:rPr>
          <w:color w:val="231F20"/>
          <w:spacing w:val="1"/>
          <w:w w:val="102"/>
          <w:sz w:val="20"/>
        </w:rPr>
        <w:t>地方教會敬拜活動之誓言。教會委員會應在收到請求</w:t>
      </w:r>
      <w:r>
        <w:rPr>
          <w:color w:val="231F20"/>
          <w:sz w:val="20"/>
        </w:rPr>
        <w:t xml:space="preserve"> </w:t>
      </w:r>
      <w:r>
        <w:rPr>
          <w:color w:val="231F20"/>
          <w:w w:val="102"/>
          <w:sz w:val="20"/>
        </w:rPr>
        <w:t>60</w:t>
      </w:r>
      <w:r>
        <w:rPr>
          <w:color w:val="231F20"/>
          <w:sz w:val="20"/>
        </w:rPr>
        <w:t xml:space="preserve"> </w:t>
      </w:r>
      <w:r>
        <w:rPr>
          <w:color w:val="231F20"/>
          <w:spacing w:val="1"/>
          <w:w w:val="102"/>
          <w:sz w:val="20"/>
        </w:rPr>
        <w:t>天之內回應。</w:t>
      </w:r>
      <w:r>
        <w:rPr>
          <w:color w:val="231F20"/>
          <w:spacing w:val="3"/>
          <w:w w:val="102"/>
          <w:sz w:val="20"/>
        </w:rPr>
        <w:t>在佈道及教會會友資格審查委員會的推薦與教會委員會之決定下，可</w:t>
      </w:r>
      <w:r>
        <w:rPr>
          <w:color w:val="231F20"/>
          <w:w w:val="102"/>
          <w:sz w:val="20"/>
        </w:rPr>
        <w:t>以恢復其活躍會友資格。</w:t>
      </w:r>
    </w:p>
    <w:p w14:paraId="3EFE8B59" w14:textId="77777777" w:rsidR="003345E9" w:rsidRDefault="007169A0">
      <w:pPr>
        <w:pStyle w:val="2"/>
        <w:spacing w:before="56"/>
      </w:pPr>
      <w:r>
        <w:rPr>
          <w:color w:val="231F20"/>
          <w:spacing w:val="-1"/>
        </w:rPr>
        <w:t>三、地方教會佈道與教會會友資格審查委員會</w:t>
      </w:r>
    </w:p>
    <w:p w14:paraId="46349EB0" w14:textId="77777777" w:rsidR="003345E9" w:rsidRDefault="007169A0">
      <w:pPr>
        <w:pStyle w:val="a5"/>
        <w:numPr>
          <w:ilvl w:val="0"/>
          <w:numId w:val="30"/>
        </w:numPr>
        <w:tabs>
          <w:tab w:val="left" w:pos="1006"/>
        </w:tabs>
        <w:spacing w:before="49" w:line="204" w:lineRule="auto"/>
        <w:ind w:right="112" w:firstLine="408"/>
        <w:jc w:val="both"/>
        <w:rPr>
          <w:sz w:val="20"/>
        </w:rPr>
      </w:pPr>
      <w:r>
        <w:rPr>
          <w:color w:val="231F20"/>
          <w:w w:val="102"/>
          <w:sz w:val="20"/>
        </w:rPr>
        <w:t>教會委員會應成立──佈道與教會會友資格審查委員會，其</w:t>
      </w:r>
      <w:r>
        <w:rPr>
          <w:color w:val="231F20"/>
          <w:spacing w:val="2"/>
          <w:w w:val="102"/>
          <w:sz w:val="20"/>
        </w:rPr>
        <w:t>人數不得少於三人，負責向座堂牧師提供諮詢意見。座堂牧師為該委</w:t>
      </w:r>
      <w:r>
        <w:rPr>
          <w:color w:val="231F20"/>
          <w:spacing w:val="-17"/>
          <w:w w:val="102"/>
          <w:sz w:val="20"/>
        </w:rPr>
        <w:t>員會之主席。</w:t>
      </w:r>
      <w:r>
        <w:rPr>
          <w:rFonts w:ascii="Noto Sans TC" w:eastAsia="Noto Sans TC" w:hAnsi="Noto Sans TC"/>
          <w:color w:val="231F20"/>
          <w:w w:val="102"/>
          <w:sz w:val="20"/>
        </w:rPr>
        <w:t>（148.3）</w:t>
      </w:r>
      <w:r>
        <w:rPr>
          <w:color w:val="231F20"/>
          <w:w w:val="102"/>
          <w:sz w:val="20"/>
        </w:rPr>
        <w:t>該委員會之職責為：</w:t>
      </w:r>
    </w:p>
    <w:p w14:paraId="6BB8991B" w14:textId="77777777" w:rsidR="003345E9" w:rsidRDefault="007169A0">
      <w:pPr>
        <w:pStyle w:val="a5"/>
        <w:numPr>
          <w:ilvl w:val="1"/>
          <w:numId w:val="30"/>
        </w:numPr>
        <w:tabs>
          <w:tab w:val="left" w:pos="1195"/>
        </w:tabs>
        <w:spacing w:line="312" w:lineRule="exact"/>
        <w:ind w:left="1195" w:hanging="667"/>
        <w:jc w:val="both"/>
        <w:rPr>
          <w:rFonts w:ascii="Noto Sans TC" w:eastAsia="Noto Sans TC"/>
          <w:sz w:val="20"/>
        </w:rPr>
      </w:pPr>
      <w:r>
        <w:rPr>
          <w:color w:val="231F20"/>
          <w:spacing w:val="9"/>
          <w:sz w:val="20"/>
        </w:rPr>
        <w:t>促進地方教會之佈道工作，努力保存佈道的果效</w:t>
      </w:r>
      <w:r>
        <w:rPr>
          <w:color w:val="231F20"/>
          <w:spacing w:val="-101"/>
          <w:sz w:val="20"/>
        </w:rPr>
        <w:t>。</w:t>
      </w:r>
      <w:r>
        <w:rPr>
          <w:rFonts w:ascii="Noto Sans TC" w:eastAsia="Noto Sans TC"/>
          <w:color w:val="231F20"/>
          <w:spacing w:val="-4"/>
          <w:sz w:val="20"/>
        </w:rPr>
        <w:t>（109</w:t>
      </w:r>
    </w:p>
    <w:p w14:paraId="23D6927A" w14:textId="77777777" w:rsidR="003345E9" w:rsidRDefault="007169A0">
      <w:pPr>
        <w:pStyle w:val="a3"/>
        <w:spacing w:line="320"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15"/>
        </w:rPr>
        <w:t>109.1，139.24）</w:t>
      </w:r>
    </w:p>
    <w:p w14:paraId="79BE1AEC" w14:textId="77777777" w:rsidR="003345E9" w:rsidRDefault="007169A0">
      <w:pPr>
        <w:pStyle w:val="a5"/>
        <w:numPr>
          <w:ilvl w:val="1"/>
          <w:numId w:val="30"/>
        </w:numPr>
        <w:tabs>
          <w:tab w:val="left" w:pos="1193"/>
        </w:tabs>
        <w:spacing w:before="11" w:line="204" w:lineRule="auto"/>
        <w:ind w:right="113" w:firstLine="408"/>
        <w:rPr>
          <w:sz w:val="20"/>
        </w:rPr>
      </w:pPr>
      <w:r>
        <w:rPr>
          <w:color w:val="231F20"/>
          <w:w w:val="102"/>
          <w:sz w:val="20"/>
        </w:rPr>
        <w:t>研究佈道之方式，並向教會委員會及各部門推介，強調佈道對全教會生命力的重要性。</w:t>
      </w:r>
    </w:p>
    <w:p w14:paraId="0D1BD051" w14:textId="77777777" w:rsidR="003345E9" w:rsidRDefault="007169A0">
      <w:pPr>
        <w:pStyle w:val="a5"/>
        <w:numPr>
          <w:ilvl w:val="1"/>
          <w:numId w:val="30"/>
        </w:numPr>
        <w:tabs>
          <w:tab w:val="left" w:pos="1192"/>
        </w:tabs>
        <w:spacing w:before="2" w:line="204" w:lineRule="auto"/>
        <w:ind w:right="115" w:firstLine="407"/>
        <w:rPr>
          <w:sz w:val="20"/>
        </w:rPr>
      </w:pPr>
      <w:r>
        <w:rPr>
          <w:color w:val="231F20"/>
          <w:spacing w:val="1"/>
          <w:w w:val="102"/>
          <w:sz w:val="20"/>
        </w:rPr>
        <w:t>為地方教會委員會中之一員，以完成國際總會和地區之佈</w:t>
      </w:r>
      <w:r>
        <w:rPr>
          <w:color w:val="231F20"/>
          <w:w w:val="102"/>
          <w:sz w:val="20"/>
        </w:rPr>
        <w:t>道計劃。</w:t>
      </w:r>
    </w:p>
    <w:p w14:paraId="7F135B36" w14:textId="77777777" w:rsidR="003345E9" w:rsidRDefault="007169A0">
      <w:pPr>
        <w:pStyle w:val="a3"/>
        <w:spacing w:before="3" w:line="204" w:lineRule="auto"/>
        <w:ind w:right="15" w:firstLine="408"/>
        <w:rPr>
          <w:rFonts w:ascii="Noto Sans TC" w:eastAsia="Noto Sans TC"/>
        </w:rPr>
      </w:pPr>
      <w:r>
        <w:rPr>
          <w:rFonts w:ascii="Noto Sans TC" w:eastAsia="Noto Sans TC"/>
          <w:b/>
          <w:color w:val="231F20"/>
          <w:w w:val="102"/>
        </w:rPr>
        <w:t>112.4</w:t>
      </w:r>
      <w:r>
        <w:rPr>
          <w:rFonts w:ascii="Noto Sans TC" w:eastAsia="Noto Sans TC"/>
          <w:b/>
          <w:color w:val="231F20"/>
          <w:spacing w:val="5"/>
        </w:rPr>
        <w:t xml:space="preserve"> </w:t>
      </w:r>
      <w:r>
        <w:rPr>
          <w:color w:val="231F20"/>
          <w:spacing w:val="-19"/>
          <w:w w:val="102"/>
        </w:rPr>
        <w:t>鼓勵歸正的人藉不斷的靈修生活，聖經研讀，並「教會手冊」，</w:t>
      </w:r>
      <w:r>
        <w:rPr>
          <w:color w:val="231F20"/>
          <w:spacing w:val="2"/>
          <w:w w:val="102"/>
        </w:rPr>
        <w:t>參加座堂牧師開設的會友資格訓練班，成為合格的會友，切記藉著信</w:t>
      </w:r>
      <w:r>
        <w:rPr>
          <w:color w:val="231F20"/>
          <w:spacing w:val="-6"/>
          <w:w w:val="102"/>
        </w:rPr>
        <w:t>仰的告白成為會友，能協助保存佈道的果效。</w:t>
      </w:r>
      <w:r>
        <w:rPr>
          <w:rFonts w:ascii="Noto Sans TC" w:eastAsia="Noto Sans TC"/>
          <w:color w:val="231F20"/>
          <w:w w:val="102"/>
        </w:rPr>
        <w:t>（20</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21）</w:t>
      </w:r>
    </w:p>
    <w:p w14:paraId="249F11C4" w14:textId="77777777" w:rsidR="003345E9" w:rsidRDefault="007169A0">
      <w:pPr>
        <w:pStyle w:val="a5"/>
        <w:numPr>
          <w:ilvl w:val="1"/>
          <w:numId w:val="29"/>
        </w:numPr>
        <w:tabs>
          <w:tab w:val="left" w:pos="1192"/>
        </w:tabs>
        <w:spacing w:before="2" w:line="204" w:lineRule="auto"/>
        <w:ind w:right="115" w:firstLine="407"/>
        <w:rPr>
          <w:sz w:val="20"/>
        </w:rPr>
      </w:pPr>
      <w:r>
        <w:rPr>
          <w:color w:val="231F20"/>
          <w:spacing w:val="1"/>
          <w:w w:val="102"/>
          <w:sz w:val="20"/>
        </w:rPr>
        <w:t>竭力帶領新會友與教會眾會友進入整個教會的團契，與教</w:t>
      </w:r>
      <w:r>
        <w:rPr>
          <w:color w:val="231F20"/>
          <w:w w:val="102"/>
          <w:sz w:val="20"/>
        </w:rPr>
        <w:t>會的服事。</w:t>
      </w:r>
    </w:p>
    <w:p w14:paraId="05795C75" w14:textId="77777777" w:rsidR="003345E9" w:rsidRDefault="007169A0">
      <w:pPr>
        <w:pStyle w:val="a5"/>
        <w:numPr>
          <w:ilvl w:val="1"/>
          <w:numId w:val="29"/>
        </w:numPr>
        <w:tabs>
          <w:tab w:val="left" w:pos="1193"/>
        </w:tabs>
        <w:spacing w:before="3" w:line="204" w:lineRule="auto"/>
        <w:ind w:right="113" w:firstLine="408"/>
        <w:rPr>
          <w:sz w:val="20"/>
        </w:rPr>
      </w:pPr>
      <w:r>
        <w:rPr>
          <w:color w:val="231F20"/>
          <w:w w:val="102"/>
          <w:sz w:val="20"/>
        </w:rPr>
        <w:t>與座堂牧師同工，同心推展繼續栽培新會友之計劃，使之獲得屬靈的造就。</w:t>
      </w:r>
    </w:p>
    <w:p w14:paraId="1BDC9639" w14:textId="77777777" w:rsidR="003345E9" w:rsidRDefault="007169A0">
      <w:pPr>
        <w:pStyle w:val="a5"/>
        <w:numPr>
          <w:ilvl w:val="1"/>
          <w:numId w:val="29"/>
        </w:numPr>
        <w:tabs>
          <w:tab w:val="left" w:pos="1194"/>
        </w:tabs>
        <w:spacing w:line="206" w:lineRule="auto"/>
        <w:ind w:right="13" w:firstLine="408"/>
        <w:rPr>
          <w:sz w:val="20"/>
        </w:rPr>
      </w:pPr>
      <w:r>
        <w:rPr>
          <w:color w:val="231F20"/>
          <w:spacing w:val="5"/>
          <w:w w:val="102"/>
          <w:sz w:val="20"/>
        </w:rPr>
        <w:t>座堂牧師向教會委員會提名推薦地方福音活動之佈道員。</w:t>
      </w:r>
      <w:r>
        <w:rPr>
          <w:color w:val="231F20"/>
          <w:spacing w:val="2"/>
          <w:w w:val="102"/>
          <w:sz w:val="20"/>
        </w:rPr>
        <w:t>本會建議每年至少舉行一次佈道會，由一位擁有職位、終身奉差派或</w:t>
      </w:r>
      <w:r>
        <w:rPr>
          <w:color w:val="231F20"/>
          <w:w w:val="102"/>
          <w:sz w:val="20"/>
        </w:rPr>
        <w:t>註冊之佈道員來主持。</w:t>
      </w:r>
    </w:p>
    <w:p w14:paraId="787BD881" w14:textId="77777777" w:rsidR="003345E9" w:rsidRDefault="007169A0">
      <w:pPr>
        <w:pStyle w:val="a5"/>
        <w:numPr>
          <w:ilvl w:val="1"/>
          <w:numId w:val="29"/>
        </w:numPr>
        <w:tabs>
          <w:tab w:val="left" w:pos="1195"/>
        </w:tabs>
        <w:spacing w:line="204" w:lineRule="auto"/>
        <w:ind w:right="106" w:firstLine="408"/>
        <w:rPr>
          <w:rFonts w:ascii="Noto Sans TC" w:eastAsia="Noto Sans TC"/>
          <w:sz w:val="20"/>
        </w:rPr>
      </w:pPr>
      <w:r>
        <w:rPr>
          <w:color w:val="231F20"/>
          <w:spacing w:val="9"/>
          <w:sz w:val="20"/>
        </w:rPr>
        <w:t>在座堂牧師尚未和佈道與教會會友資格審查委員會協商</w:t>
      </w:r>
      <w:r>
        <w:rPr>
          <w:color w:val="231F20"/>
          <w:spacing w:val="-8"/>
          <w:sz w:val="20"/>
        </w:rPr>
        <w:t>前，不得擅自接受任何人成為正式會友。</w:t>
      </w:r>
      <w:r>
        <w:rPr>
          <w:rFonts w:ascii="Noto Sans TC" w:eastAsia="Noto Sans TC"/>
          <w:color w:val="231F20"/>
          <w:spacing w:val="-2"/>
          <w:sz w:val="20"/>
        </w:rPr>
        <w:t>（109.1）</w:t>
      </w:r>
    </w:p>
    <w:p w14:paraId="422DB7DC" w14:textId="77777777" w:rsidR="003345E9" w:rsidRDefault="003345E9">
      <w:pPr>
        <w:pStyle w:val="a5"/>
        <w:spacing w:line="204" w:lineRule="auto"/>
        <w:rPr>
          <w:rFonts w:ascii="Noto Sans TC" w:eastAsia="Noto Sans TC"/>
          <w:sz w:val="20"/>
        </w:rPr>
        <w:sectPr w:rsidR="003345E9">
          <w:pgSz w:w="8640" w:h="12960"/>
          <w:pgMar w:top="480" w:right="1080" w:bottom="1180" w:left="1080" w:header="0" w:footer="997" w:gutter="0"/>
          <w:cols w:space="720"/>
        </w:sectPr>
      </w:pPr>
    </w:p>
    <w:p w14:paraId="6EF35B72" w14:textId="77777777" w:rsidR="003345E9" w:rsidRDefault="007169A0">
      <w:pPr>
        <w:pStyle w:val="a3"/>
        <w:spacing w:before="50"/>
        <w:ind w:left="0"/>
        <w:jc w:val="center"/>
      </w:pPr>
      <w:r>
        <w:rPr>
          <w:color w:val="231F20"/>
          <w:spacing w:val="-3"/>
        </w:rPr>
        <w:lastRenderedPageBreak/>
        <w:t>地方教會</w:t>
      </w:r>
    </w:p>
    <w:p w14:paraId="09080D2B" w14:textId="77777777" w:rsidR="003345E9" w:rsidRDefault="007169A0">
      <w:pPr>
        <w:pStyle w:val="2"/>
        <w:ind w:left="0" w:right="3599"/>
        <w:jc w:val="center"/>
      </w:pPr>
      <w:r>
        <w:rPr>
          <w:color w:val="231F20"/>
          <w:spacing w:val="-2"/>
        </w:rPr>
        <w:t>四、會友資格之變更</w:t>
      </w:r>
    </w:p>
    <w:p w14:paraId="14EDDBB4" w14:textId="77777777" w:rsidR="003345E9" w:rsidRDefault="007169A0">
      <w:pPr>
        <w:pStyle w:val="a5"/>
        <w:numPr>
          <w:ilvl w:val="0"/>
          <w:numId w:val="30"/>
        </w:numPr>
        <w:tabs>
          <w:tab w:val="left" w:pos="1008"/>
        </w:tabs>
        <w:spacing w:before="9" w:line="349" w:lineRule="exact"/>
        <w:ind w:left="1008" w:hanging="480"/>
        <w:jc w:val="both"/>
        <w:rPr>
          <w:sz w:val="20"/>
        </w:rPr>
      </w:pPr>
      <w:r>
        <w:rPr>
          <w:b/>
          <w:color w:val="231F20"/>
          <w:spacing w:val="5"/>
          <w:sz w:val="20"/>
        </w:rPr>
        <w:t>移轉</w:t>
      </w:r>
      <w:r>
        <w:rPr>
          <w:color w:val="231F20"/>
          <w:spacing w:val="8"/>
          <w:sz w:val="20"/>
        </w:rPr>
        <w:t>。會友提出申請時，座堂牧師可將其會友資格</w:t>
      </w:r>
      <w:r>
        <w:rPr>
          <w:color w:val="231F20"/>
          <w:spacing w:val="11"/>
          <w:sz w:val="20"/>
        </w:rPr>
        <w:t>（</w:t>
      </w:r>
      <w:r>
        <w:rPr>
          <w:color w:val="231F20"/>
          <w:sz w:val="20"/>
        </w:rPr>
        <w:t>見第</w:t>
      </w:r>
    </w:p>
    <w:p w14:paraId="04123AE5" w14:textId="77777777" w:rsidR="003345E9" w:rsidRDefault="007169A0">
      <w:pPr>
        <w:pStyle w:val="a3"/>
        <w:spacing w:before="12" w:line="204" w:lineRule="auto"/>
        <w:ind w:right="111"/>
        <w:jc w:val="both"/>
        <w:rPr>
          <w:rFonts w:ascii="Noto Sans TC" w:eastAsia="Noto Sans TC"/>
        </w:rPr>
      </w:pPr>
      <w:r>
        <w:rPr>
          <w:color w:val="231F20"/>
          <w:w w:val="102"/>
        </w:rPr>
        <w:t>817</w:t>
      </w:r>
      <w:r>
        <w:rPr>
          <w:color w:val="231F20"/>
          <w:spacing w:val="1"/>
        </w:rPr>
        <w:t xml:space="preserve"> </w:t>
      </w:r>
      <w:r>
        <w:rPr>
          <w:color w:val="231F20"/>
          <w:spacing w:val="5"/>
          <w:w w:val="102"/>
        </w:rPr>
        <w:t>段的表格）</w:t>
      </w:r>
      <w:r>
        <w:rPr>
          <w:color w:val="231F20"/>
          <w:spacing w:val="4"/>
          <w:w w:val="102"/>
        </w:rPr>
        <w:t>移轉至任何本會所屬之地方教會，但該移轉之推介有</w:t>
      </w:r>
      <w:r>
        <w:rPr>
          <w:color w:val="231F20"/>
          <w:spacing w:val="2"/>
          <w:w w:val="102"/>
        </w:rPr>
        <w:t>效期僅為三個月。當該項移轉被接受移轉之地方教會認可後，該會友</w:t>
      </w:r>
      <w:r>
        <w:rPr>
          <w:color w:val="231F20"/>
          <w:spacing w:val="-6"/>
          <w:w w:val="102"/>
        </w:rPr>
        <w:t>所在之原地方教會之會友資格即告終止。</w:t>
      </w:r>
      <w:r>
        <w:rPr>
          <w:rFonts w:ascii="Noto Sans TC" w:eastAsia="Noto Sans TC"/>
          <w:color w:val="231F20"/>
          <w:w w:val="102"/>
        </w:rPr>
        <w:t>（818）</w:t>
      </w:r>
    </w:p>
    <w:p w14:paraId="4A6A2700" w14:textId="77777777" w:rsidR="003345E9" w:rsidRDefault="007169A0">
      <w:pPr>
        <w:pStyle w:val="a5"/>
        <w:numPr>
          <w:ilvl w:val="1"/>
          <w:numId w:val="30"/>
        </w:numPr>
        <w:tabs>
          <w:tab w:val="left" w:pos="1195"/>
        </w:tabs>
        <w:spacing w:line="313" w:lineRule="exact"/>
        <w:ind w:left="1195" w:hanging="667"/>
        <w:jc w:val="both"/>
        <w:rPr>
          <w:sz w:val="20"/>
        </w:rPr>
      </w:pPr>
      <w:r>
        <w:rPr>
          <w:b/>
          <w:color w:val="231F20"/>
          <w:spacing w:val="6"/>
          <w:sz w:val="20"/>
        </w:rPr>
        <w:t>推薦</w:t>
      </w:r>
      <w:r>
        <w:rPr>
          <w:color w:val="231F20"/>
          <w:spacing w:val="9"/>
          <w:sz w:val="20"/>
        </w:rPr>
        <w:t>。當會友提出申請時，座堂牧師得向該會友欲移轉</w:t>
      </w:r>
    </w:p>
    <w:p w14:paraId="65671399" w14:textId="77777777" w:rsidR="003345E9" w:rsidRDefault="007169A0">
      <w:pPr>
        <w:pStyle w:val="a3"/>
        <w:spacing w:before="12" w:line="204" w:lineRule="auto"/>
        <w:ind w:right="14"/>
        <w:jc w:val="both"/>
        <w:rPr>
          <w:rFonts w:ascii="Noto Sans TC" w:eastAsia="Noto Sans TC"/>
        </w:rPr>
      </w:pPr>
      <w:r>
        <w:rPr>
          <w:color w:val="231F20"/>
          <w:spacing w:val="7"/>
          <w:w w:val="102"/>
        </w:rPr>
        <w:t>之其他福音派教會提出一份推薦證明書</w:t>
      </w:r>
      <w:r>
        <w:rPr>
          <w:color w:val="231F20"/>
          <w:spacing w:val="8"/>
          <w:w w:val="102"/>
        </w:rPr>
        <w:t>（</w:t>
      </w:r>
      <w:r>
        <w:rPr>
          <w:color w:val="231F20"/>
          <w:spacing w:val="4"/>
          <w:w w:val="102"/>
        </w:rPr>
        <w:t>見第</w:t>
      </w:r>
      <w:r>
        <w:rPr>
          <w:color w:val="231F20"/>
          <w:spacing w:val="1"/>
        </w:rPr>
        <w:t xml:space="preserve"> </w:t>
      </w:r>
      <w:r>
        <w:rPr>
          <w:color w:val="231F20"/>
          <w:w w:val="102"/>
        </w:rPr>
        <w:t>815</w:t>
      </w:r>
      <w:r>
        <w:rPr>
          <w:color w:val="231F20"/>
          <w:spacing w:val="1"/>
        </w:rPr>
        <w:t xml:space="preserve"> </w:t>
      </w:r>
      <w:r>
        <w:rPr>
          <w:color w:val="231F20"/>
          <w:spacing w:val="8"/>
          <w:w w:val="102"/>
        </w:rPr>
        <w:t>段的表格）</w:t>
      </w:r>
      <w:r>
        <w:rPr>
          <w:color w:val="231F20"/>
          <w:spacing w:val="2"/>
          <w:w w:val="102"/>
        </w:rPr>
        <w:t>之後，</w:t>
      </w:r>
      <w:r>
        <w:rPr>
          <w:color w:val="231F20"/>
          <w:spacing w:val="17"/>
          <w:w w:val="102"/>
        </w:rPr>
        <w:t>而該會友在發出證明書之地方教會的會友資格即告終止</w:t>
      </w:r>
      <w:r>
        <w:rPr>
          <w:color w:val="231F20"/>
          <w:spacing w:val="-103"/>
          <w:w w:val="102"/>
        </w:rPr>
        <w:t>。</w:t>
      </w:r>
      <w:r>
        <w:rPr>
          <w:rFonts w:ascii="Noto Sans TC" w:eastAsia="Noto Sans TC"/>
          <w:color w:val="231F20"/>
          <w:w w:val="102"/>
        </w:rPr>
        <w:t>（114.2， 531.5，815）</w:t>
      </w:r>
    </w:p>
    <w:p w14:paraId="3E67C44D" w14:textId="77777777" w:rsidR="003345E9" w:rsidRDefault="007169A0">
      <w:pPr>
        <w:pStyle w:val="2"/>
        <w:spacing w:before="63"/>
      </w:pPr>
      <w:r>
        <w:rPr>
          <w:color w:val="231F20"/>
          <w:spacing w:val="-2"/>
        </w:rPr>
        <w:t>五、會友資格之終止</w:t>
      </w:r>
    </w:p>
    <w:p w14:paraId="2DE29125" w14:textId="77777777" w:rsidR="003345E9" w:rsidRDefault="007169A0">
      <w:pPr>
        <w:pStyle w:val="a5"/>
        <w:numPr>
          <w:ilvl w:val="0"/>
          <w:numId w:val="30"/>
        </w:numPr>
        <w:tabs>
          <w:tab w:val="left" w:pos="1007"/>
        </w:tabs>
        <w:spacing w:before="49" w:line="204" w:lineRule="auto"/>
        <w:ind w:left="119" w:right="105" w:firstLine="408"/>
        <w:jc w:val="both"/>
        <w:rPr>
          <w:rFonts w:ascii="Noto Sans TC" w:eastAsia="Noto Sans TC"/>
          <w:sz w:val="20"/>
        </w:rPr>
      </w:pPr>
      <w:r>
        <w:rPr>
          <w:b/>
          <w:color w:val="231F20"/>
          <w:spacing w:val="7"/>
          <w:w w:val="102"/>
          <w:sz w:val="20"/>
        </w:rPr>
        <w:t>神職人員</w:t>
      </w:r>
      <w:r>
        <w:rPr>
          <w:color w:val="231F20"/>
          <w:spacing w:val="9"/>
          <w:w w:val="102"/>
          <w:sz w:val="20"/>
        </w:rPr>
        <w:t>。當一名領有執照或受按立之傳道人不再是地方</w:t>
      </w:r>
      <w:r>
        <w:rPr>
          <w:color w:val="231F20"/>
          <w:spacing w:val="3"/>
          <w:w w:val="102"/>
          <w:sz w:val="20"/>
        </w:rPr>
        <w:t>教會的活躍會友，須由地區教牧資格審查委員會或地區教牧事工委員</w:t>
      </w:r>
      <w:r>
        <w:rPr>
          <w:color w:val="231F20"/>
          <w:spacing w:val="1"/>
          <w:w w:val="102"/>
          <w:sz w:val="20"/>
        </w:rPr>
        <w:t>會採取行動，方能取消其地方教會會友資格。該員所屬之地方教會座</w:t>
      </w:r>
      <w:r>
        <w:rPr>
          <w:color w:val="231F20"/>
          <w:w w:val="102"/>
          <w:sz w:val="20"/>
        </w:rPr>
        <w:t>堂牧師應即通知地區監督，地區監督應通知地區教牧資格審查委員會或地區教牧事工委員會。若地區教牧資格審查委員會或地區教牧事工</w:t>
      </w:r>
      <w:r>
        <w:rPr>
          <w:color w:val="231F20"/>
          <w:spacing w:val="10"/>
          <w:w w:val="102"/>
          <w:sz w:val="20"/>
        </w:rPr>
        <w:t>委員會決定該員將從教牧名冊中除名，地方教會的座堂牧師也要將</w:t>
      </w:r>
      <w:r>
        <w:rPr>
          <w:color w:val="231F20"/>
          <w:spacing w:val="11"/>
          <w:w w:val="102"/>
          <w:sz w:val="20"/>
        </w:rPr>
        <w:t>其名字從教會會友名單中除去</w:t>
      </w:r>
      <w:r>
        <w:rPr>
          <w:color w:val="231F20"/>
          <w:spacing w:val="-102"/>
          <w:w w:val="102"/>
          <w:sz w:val="20"/>
        </w:rPr>
        <w:t>。</w:t>
      </w:r>
      <w:r>
        <w:rPr>
          <w:rFonts w:ascii="Noto Sans TC" w:eastAsia="Noto Sans TC"/>
          <w:color w:val="231F20"/>
          <w:w w:val="102"/>
          <w:sz w:val="20"/>
        </w:rPr>
        <w:t>（524.9，530.8，530.10，530.13</w:t>
      </w:r>
      <w:r>
        <w:rPr>
          <w:rFonts w:ascii="Noto Sans TC" w:eastAsia="Noto Sans TC"/>
          <w:color w:val="231F20"/>
          <w:spacing w:val="9"/>
          <w:sz w:val="20"/>
        </w:rPr>
        <w:t xml:space="preserve"> </w:t>
      </w:r>
      <w:r>
        <w:rPr>
          <w:rFonts w:ascii="Noto Sans TC" w:eastAsia="Noto Sans TC"/>
          <w:color w:val="231F20"/>
          <w:w w:val="102"/>
          <w:sz w:val="20"/>
        </w:rPr>
        <w:t>～ 530.14）</w:t>
      </w:r>
    </w:p>
    <w:p w14:paraId="67E703BE" w14:textId="77777777" w:rsidR="003345E9" w:rsidRDefault="007169A0">
      <w:pPr>
        <w:pStyle w:val="a5"/>
        <w:numPr>
          <w:ilvl w:val="1"/>
          <w:numId w:val="30"/>
        </w:numPr>
        <w:tabs>
          <w:tab w:val="left" w:pos="1192"/>
        </w:tabs>
        <w:spacing w:before="10" w:line="206" w:lineRule="auto"/>
        <w:ind w:right="111" w:firstLine="407"/>
        <w:jc w:val="both"/>
        <w:rPr>
          <w:sz w:val="20"/>
        </w:rPr>
      </w:pPr>
      <w:r>
        <w:rPr>
          <w:b/>
          <w:color w:val="231F20"/>
          <w:spacing w:val="1"/>
          <w:w w:val="102"/>
          <w:sz w:val="20"/>
        </w:rPr>
        <w:t>信徒</w:t>
      </w:r>
      <w:r>
        <w:rPr>
          <w:color w:val="231F20"/>
          <w:spacing w:val="1"/>
          <w:w w:val="102"/>
          <w:sz w:val="20"/>
        </w:rPr>
        <w:t>。地方教會中的信徒會友，接受其他宗教組織的會友</w:t>
      </w:r>
      <w:r>
        <w:rPr>
          <w:color w:val="231F20"/>
          <w:w w:val="102"/>
          <w:sz w:val="20"/>
        </w:rPr>
        <w:t>資格、傳道執照或按牧，或參與獨立教會或其宣教事工，該信徒在地方教會之會友資格即告終止，除非該員獲得其所屬地方教會委員會每年一次之書面同意書，以及所在地區的地區指導委員會每年一次之書面同意書，方可保留其會友資格。</w:t>
      </w:r>
    </w:p>
    <w:p w14:paraId="24877EEB" w14:textId="77777777" w:rsidR="003345E9" w:rsidRDefault="007169A0">
      <w:pPr>
        <w:pStyle w:val="a5"/>
        <w:numPr>
          <w:ilvl w:val="1"/>
          <w:numId w:val="30"/>
        </w:numPr>
        <w:tabs>
          <w:tab w:val="left" w:pos="1195"/>
        </w:tabs>
        <w:spacing w:line="304" w:lineRule="exact"/>
        <w:ind w:left="1195" w:hanging="667"/>
        <w:jc w:val="both"/>
        <w:rPr>
          <w:sz w:val="20"/>
        </w:rPr>
      </w:pPr>
      <w:r>
        <w:rPr>
          <w:b/>
          <w:color w:val="231F20"/>
          <w:spacing w:val="10"/>
          <w:sz w:val="20"/>
        </w:rPr>
        <w:t>除去會友資格</w:t>
      </w:r>
      <w:r>
        <w:rPr>
          <w:color w:val="231F20"/>
          <w:spacing w:val="8"/>
          <w:sz w:val="20"/>
        </w:rPr>
        <w:t>。當會友提出申請要求時，座堂牧師可給</w:t>
      </w:r>
    </w:p>
    <w:p w14:paraId="7D1CD09D" w14:textId="77777777" w:rsidR="003345E9" w:rsidRDefault="007169A0">
      <w:pPr>
        <w:pStyle w:val="a3"/>
        <w:spacing w:line="319" w:lineRule="exact"/>
        <w:jc w:val="both"/>
      </w:pPr>
      <w:r>
        <w:rPr>
          <w:color w:val="231F20"/>
        </w:rPr>
        <w:t>予該員一份離會信函（</w:t>
      </w:r>
      <w:r>
        <w:rPr>
          <w:color w:val="231F20"/>
          <w:spacing w:val="18"/>
        </w:rPr>
        <w:t xml:space="preserve">見第 </w:t>
      </w:r>
      <w:r>
        <w:rPr>
          <w:color w:val="231F20"/>
        </w:rPr>
        <w:t>816</w:t>
      </w:r>
      <w:r>
        <w:rPr>
          <w:color w:val="231F20"/>
          <w:spacing w:val="10"/>
        </w:rPr>
        <w:t xml:space="preserve"> 段的表格</w:t>
      </w:r>
      <w:r>
        <w:rPr>
          <w:color w:val="231F20"/>
          <w:spacing w:val="-53"/>
        </w:rPr>
        <w:t>）</w:t>
      </w:r>
      <w:r>
        <w:rPr>
          <w:color w:val="231F20"/>
          <w:spacing w:val="1"/>
        </w:rPr>
        <w:t>，當即終止其會友之資格。</w:t>
      </w:r>
    </w:p>
    <w:p w14:paraId="557C0FAB"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（113.1，114）</w:t>
      </w:r>
    </w:p>
    <w:p w14:paraId="1371FE0C" w14:textId="77777777" w:rsidR="003345E9" w:rsidRDefault="007169A0">
      <w:pPr>
        <w:pStyle w:val="a5"/>
        <w:numPr>
          <w:ilvl w:val="1"/>
          <w:numId w:val="30"/>
        </w:numPr>
        <w:tabs>
          <w:tab w:val="left" w:pos="1193"/>
        </w:tabs>
        <w:spacing w:before="11" w:line="204" w:lineRule="auto"/>
        <w:ind w:right="112" w:firstLine="408"/>
        <w:jc w:val="both"/>
        <w:rPr>
          <w:rFonts w:ascii="Noto Sans TC" w:eastAsia="Noto Sans TC"/>
          <w:sz w:val="20"/>
        </w:rPr>
      </w:pPr>
      <w:r>
        <w:rPr>
          <w:color w:val="231F20"/>
          <w:spacing w:val="1"/>
          <w:w w:val="102"/>
          <w:sz w:val="20"/>
        </w:rPr>
        <w:t>當會友被宣佈為不活躍之會友至少一年後，便由教會委員</w:t>
      </w:r>
      <w:r>
        <w:rPr>
          <w:color w:val="231F20"/>
          <w:spacing w:val="2"/>
          <w:w w:val="102"/>
          <w:sz w:val="20"/>
        </w:rPr>
        <w:t>會通過予以除名。當教會委員會通過後，座堂牧師應更新會友名冊並</w:t>
      </w:r>
      <w:r>
        <w:rPr>
          <w:color w:val="231F20"/>
          <w:w w:val="102"/>
          <w:sz w:val="20"/>
        </w:rPr>
        <w:t>加註「被教會委員會除名（日期</w:t>
      </w:r>
      <w:r>
        <w:rPr>
          <w:color w:val="231F20"/>
          <w:spacing w:val="-102"/>
          <w:w w:val="102"/>
          <w:sz w:val="20"/>
        </w:rPr>
        <w:t>）」。</w:t>
      </w:r>
      <w:r>
        <w:rPr>
          <w:rFonts w:ascii="Noto Sans TC" w:eastAsia="Noto Sans TC"/>
          <w:color w:val="231F20"/>
          <w:w w:val="102"/>
          <w:sz w:val="20"/>
        </w:rPr>
        <w:t>（111，143）</w:t>
      </w:r>
    </w:p>
    <w:p w14:paraId="172BCD8E" w14:textId="77777777" w:rsidR="003345E9" w:rsidRDefault="003345E9">
      <w:pPr>
        <w:pStyle w:val="a5"/>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06798719"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7F407AA2" w14:textId="77777777" w:rsidR="003345E9" w:rsidRDefault="007169A0">
      <w:pPr>
        <w:pStyle w:val="2"/>
      </w:pPr>
      <w:r>
        <w:rPr>
          <w:color w:val="231F20"/>
          <w:spacing w:val="-2"/>
        </w:rPr>
        <w:t>六、教會會議</w:t>
      </w:r>
    </w:p>
    <w:p w14:paraId="67AD8DAA" w14:textId="77777777" w:rsidR="003345E9" w:rsidRDefault="007169A0">
      <w:pPr>
        <w:pStyle w:val="a5"/>
        <w:numPr>
          <w:ilvl w:val="0"/>
          <w:numId w:val="30"/>
        </w:numPr>
        <w:tabs>
          <w:tab w:val="left" w:pos="1006"/>
        </w:tabs>
        <w:spacing w:before="49" w:line="204" w:lineRule="auto"/>
        <w:ind w:right="15" w:firstLine="408"/>
        <w:rPr>
          <w:rFonts w:ascii="Noto Sans TC" w:eastAsia="Noto Sans TC"/>
          <w:sz w:val="20"/>
        </w:rPr>
      </w:pPr>
      <w:r>
        <w:rPr>
          <w:color w:val="231F20"/>
          <w:spacing w:val="1"/>
          <w:w w:val="102"/>
          <w:sz w:val="20"/>
        </w:rPr>
        <w:t>地方教會之會友為討論與處理教會事務而召開之會議，稱之</w:t>
      </w:r>
      <w:r>
        <w:rPr>
          <w:color w:val="231F20"/>
          <w:spacing w:val="3"/>
          <w:w w:val="102"/>
          <w:sz w:val="20"/>
        </w:rPr>
        <w:t>為教會會議。在相關的法律，財團法人條款和教會手冊之治理條例，</w:t>
      </w:r>
      <w:r>
        <w:rPr>
          <w:color w:val="231F20"/>
          <w:spacing w:val="1"/>
          <w:w w:val="102"/>
          <w:sz w:val="20"/>
        </w:rPr>
        <w:t>宣聖會會友之會議和程序可行許可下，地方、地區和總會，以及法人</w:t>
      </w:r>
      <w:r>
        <w:rPr>
          <w:color w:val="231F20"/>
          <w:spacing w:val="-4"/>
          <w:w w:val="102"/>
          <w:sz w:val="20"/>
        </w:rPr>
        <w:t>委員會等將遵照羅伯特議事規則</w:t>
      </w:r>
      <w:r>
        <w:rPr>
          <w:color w:val="231F20"/>
          <w:w w:val="102"/>
          <w:sz w:val="20"/>
        </w:rPr>
        <w:t>（最新版</w:t>
      </w:r>
      <w:r>
        <w:rPr>
          <w:color w:val="231F20"/>
          <w:spacing w:val="-54"/>
          <w:w w:val="102"/>
          <w:sz w:val="20"/>
        </w:rPr>
        <w:t>）</w:t>
      </w:r>
      <w:r>
        <w:rPr>
          <w:color w:val="231F20"/>
          <w:spacing w:val="-11"/>
          <w:w w:val="102"/>
          <w:sz w:val="20"/>
        </w:rPr>
        <w:t>之議會程序進行會議。</w:t>
      </w:r>
      <w:r>
        <w:rPr>
          <w:rFonts w:ascii="Noto Sans TC" w:eastAsia="Noto Sans TC"/>
          <w:color w:val="231F20"/>
          <w:spacing w:val="-4"/>
          <w:w w:val="102"/>
          <w:sz w:val="20"/>
        </w:rPr>
        <w:t>（34，</w:t>
      </w:r>
      <w:r>
        <w:rPr>
          <w:rFonts w:ascii="Noto Sans TC" w:eastAsia="Noto Sans TC"/>
          <w:color w:val="231F20"/>
          <w:w w:val="102"/>
          <w:sz w:val="20"/>
        </w:rPr>
        <w:t xml:space="preserve"> 104，115.7</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115.8，117，127）</w:t>
      </w:r>
    </w:p>
    <w:p w14:paraId="0820937E" w14:textId="77777777" w:rsidR="003345E9" w:rsidRDefault="007169A0">
      <w:pPr>
        <w:pStyle w:val="a5"/>
        <w:numPr>
          <w:ilvl w:val="1"/>
          <w:numId w:val="30"/>
        </w:numPr>
        <w:tabs>
          <w:tab w:val="left" w:pos="1193"/>
        </w:tabs>
        <w:spacing w:before="5" w:line="204" w:lineRule="auto"/>
        <w:ind w:right="113" w:firstLine="408"/>
        <w:rPr>
          <w:rFonts w:ascii="Noto Sans TC" w:eastAsia="Noto Sans TC"/>
          <w:sz w:val="20"/>
        </w:rPr>
      </w:pPr>
      <w:r>
        <w:rPr>
          <w:color w:val="231F20"/>
          <w:w w:val="102"/>
          <w:sz w:val="20"/>
        </w:rPr>
        <w:t>凡年滿十五歲，並為正式活躍之會友者，在教會會議中皆</w:t>
      </w:r>
      <w:r>
        <w:rPr>
          <w:color w:val="231F20"/>
          <w:spacing w:val="-17"/>
          <w:w w:val="102"/>
          <w:sz w:val="20"/>
        </w:rPr>
        <w:t>具有投票權。</w:t>
      </w:r>
      <w:r>
        <w:rPr>
          <w:rFonts w:ascii="Noto Sans TC" w:eastAsia="Noto Sans TC"/>
          <w:color w:val="231F20"/>
          <w:w w:val="102"/>
          <w:sz w:val="20"/>
        </w:rPr>
        <w:t>（109.3，111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111.4）</w:t>
      </w:r>
    </w:p>
    <w:p w14:paraId="64C70F5B" w14:textId="77777777" w:rsidR="003345E9" w:rsidRDefault="007169A0">
      <w:pPr>
        <w:pStyle w:val="a5"/>
        <w:numPr>
          <w:ilvl w:val="1"/>
          <w:numId w:val="30"/>
        </w:numPr>
        <w:tabs>
          <w:tab w:val="left" w:pos="1193"/>
        </w:tabs>
        <w:spacing w:line="206" w:lineRule="auto"/>
        <w:ind w:right="112" w:firstLine="408"/>
        <w:jc w:val="both"/>
        <w:rPr>
          <w:sz w:val="20"/>
        </w:rPr>
      </w:pPr>
      <w:r>
        <w:rPr>
          <w:color w:val="231F20"/>
          <w:w w:val="102"/>
          <w:sz w:val="20"/>
        </w:rPr>
        <w:t>如果所有參與人員有機會交流、參與，應授權所有地方教</w:t>
      </w:r>
      <w:r>
        <w:rPr>
          <w:color w:val="231F20"/>
          <w:spacing w:val="1"/>
          <w:w w:val="102"/>
          <w:sz w:val="20"/>
        </w:rPr>
        <w:t>會會議、教會委員會、議會和委員會通過電話會議或其他電子媒體舉</w:t>
      </w:r>
      <w:r>
        <w:rPr>
          <w:color w:val="231F20"/>
          <w:w w:val="102"/>
          <w:sz w:val="20"/>
        </w:rPr>
        <w:t>行會議。在多個地點和時間舉行的年議會和特別會議的投票，應通過地區指導委員會批准的程序進行。所有通訊和投票都可以電子方式進行。教會會議中不應行使代替缺席者投票制度。</w:t>
      </w:r>
    </w:p>
    <w:p w14:paraId="43A4F3F2" w14:textId="77777777" w:rsidR="003345E9" w:rsidRDefault="007169A0">
      <w:pPr>
        <w:pStyle w:val="a5"/>
        <w:numPr>
          <w:ilvl w:val="1"/>
          <w:numId w:val="30"/>
        </w:numPr>
        <w:tabs>
          <w:tab w:val="left" w:pos="1193"/>
        </w:tabs>
        <w:spacing w:line="204" w:lineRule="auto"/>
        <w:ind w:right="35" w:firstLine="408"/>
        <w:jc w:val="both"/>
        <w:rPr>
          <w:sz w:val="20"/>
        </w:rPr>
      </w:pPr>
      <w:r>
        <w:rPr>
          <w:b/>
          <w:color w:val="231F20"/>
          <w:spacing w:val="1"/>
          <w:w w:val="102"/>
          <w:sz w:val="20"/>
        </w:rPr>
        <w:t>事務處理</w:t>
      </w:r>
      <w:r>
        <w:rPr>
          <w:color w:val="231F20"/>
          <w:spacing w:val="2"/>
          <w:w w:val="102"/>
          <w:sz w:val="20"/>
        </w:rPr>
        <w:t>。教會事務包括各種選舉，凡與教會之精神與規</w:t>
      </w:r>
      <w:r>
        <w:rPr>
          <w:color w:val="231F20"/>
          <w:spacing w:val="-1"/>
          <w:w w:val="102"/>
          <w:sz w:val="20"/>
        </w:rPr>
        <w:t>定相符合，且無其他特殊規條限制者，均可在任何教會會議上處理之。</w:t>
      </w:r>
    </w:p>
    <w:p w14:paraId="2A2F553F" w14:textId="77777777" w:rsidR="003345E9" w:rsidRDefault="007169A0">
      <w:pPr>
        <w:pStyle w:val="a5"/>
        <w:numPr>
          <w:ilvl w:val="1"/>
          <w:numId w:val="30"/>
        </w:numPr>
        <w:tabs>
          <w:tab w:val="left" w:pos="1192"/>
        </w:tabs>
        <w:spacing w:line="204" w:lineRule="auto"/>
        <w:ind w:right="115" w:firstLine="407"/>
        <w:jc w:val="both"/>
        <w:rPr>
          <w:rFonts w:ascii="Noto Sans TC" w:eastAsia="Noto Sans TC"/>
          <w:sz w:val="20"/>
        </w:rPr>
      </w:pPr>
      <w:r>
        <w:rPr>
          <w:b/>
          <w:color w:val="231F20"/>
          <w:spacing w:val="1"/>
          <w:w w:val="102"/>
          <w:sz w:val="20"/>
        </w:rPr>
        <w:t>遵守政府法律</w:t>
      </w:r>
      <w:r>
        <w:rPr>
          <w:color w:val="231F20"/>
          <w:spacing w:val="2"/>
          <w:w w:val="102"/>
          <w:sz w:val="20"/>
        </w:rPr>
        <w:t>。政府法律對於召開及舉行教會會議若有任</w:t>
      </w:r>
      <w:r>
        <w:rPr>
          <w:color w:val="231F20"/>
          <w:spacing w:val="-8"/>
          <w:w w:val="102"/>
          <w:sz w:val="20"/>
        </w:rPr>
        <w:t>何特殊規定，均應恪守遵行。</w:t>
      </w:r>
      <w:r>
        <w:rPr>
          <w:rFonts w:ascii="Noto Sans TC" w:eastAsia="Noto Sans TC"/>
          <w:color w:val="231F20"/>
          <w:w w:val="102"/>
          <w:sz w:val="20"/>
        </w:rPr>
        <w:t>（152）</w:t>
      </w:r>
    </w:p>
    <w:p w14:paraId="74E60C8D" w14:textId="77777777" w:rsidR="003345E9" w:rsidRDefault="007169A0">
      <w:pPr>
        <w:pStyle w:val="a5"/>
        <w:numPr>
          <w:ilvl w:val="1"/>
          <w:numId w:val="30"/>
        </w:numPr>
        <w:tabs>
          <w:tab w:val="left" w:pos="1193"/>
        </w:tabs>
        <w:spacing w:line="204" w:lineRule="auto"/>
        <w:ind w:right="112" w:firstLine="408"/>
        <w:jc w:val="both"/>
        <w:rPr>
          <w:rFonts w:ascii="Noto Sans TC" w:eastAsia="Noto Sans TC"/>
          <w:sz w:val="20"/>
        </w:rPr>
      </w:pPr>
      <w:r>
        <w:rPr>
          <w:b/>
          <w:color w:val="231F20"/>
          <w:spacing w:val="1"/>
          <w:w w:val="102"/>
          <w:sz w:val="20"/>
        </w:rPr>
        <w:t>會議主席</w:t>
      </w:r>
      <w:r>
        <w:rPr>
          <w:color w:val="231F20"/>
          <w:spacing w:val="1"/>
          <w:w w:val="102"/>
          <w:sz w:val="20"/>
        </w:rPr>
        <w:t>。座堂牧師為地方教會之當然主席，或地區監督</w:t>
      </w:r>
      <w:r>
        <w:rPr>
          <w:color w:val="231F20"/>
          <w:spacing w:val="2"/>
          <w:w w:val="102"/>
          <w:sz w:val="20"/>
        </w:rPr>
        <w:t>或主管區總監督，或由上述兩者所指派為主席者，可擔任年議會或特</w:t>
      </w:r>
      <w:r>
        <w:rPr>
          <w:color w:val="231F20"/>
          <w:spacing w:val="-12"/>
          <w:w w:val="102"/>
          <w:sz w:val="20"/>
        </w:rPr>
        <w:t>殊教會會議之主席。</w:t>
      </w:r>
      <w:r>
        <w:rPr>
          <w:rFonts w:ascii="Noto Sans TC" w:eastAsia="Noto Sans TC"/>
          <w:color w:val="231F20"/>
          <w:w w:val="102"/>
          <w:sz w:val="20"/>
        </w:rPr>
        <w:t>（125.15，213.1，307.10）</w:t>
      </w:r>
    </w:p>
    <w:p w14:paraId="387C860B" w14:textId="77777777" w:rsidR="003345E9" w:rsidRDefault="007169A0">
      <w:pPr>
        <w:pStyle w:val="a5"/>
        <w:numPr>
          <w:ilvl w:val="1"/>
          <w:numId w:val="30"/>
        </w:numPr>
        <w:tabs>
          <w:tab w:val="left" w:pos="1192"/>
        </w:tabs>
        <w:spacing w:line="204" w:lineRule="auto"/>
        <w:ind w:right="113" w:firstLine="407"/>
        <w:jc w:val="both"/>
        <w:rPr>
          <w:rFonts w:ascii="Noto Sans TC" w:eastAsia="Noto Sans TC"/>
          <w:sz w:val="20"/>
        </w:rPr>
      </w:pPr>
      <w:r>
        <w:rPr>
          <w:b/>
          <w:color w:val="231F20"/>
          <w:spacing w:val="1"/>
          <w:w w:val="102"/>
          <w:sz w:val="20"/>
        </w:rPr>
        <w:t>秘書</w:t>
      </w:r>
      <w:r>
        <w:rPr>
          <w:color w:val="231F20"/>
          <w:spacing w:val="1"/>
          <w:w w:val="102"/>
          <w:sz w:val="20"/>
        </w:rPr>
        <w:t>。教會委員會之秘書應為一切教會會議之秘書，在其</w:t>
      </w:r>
      <w:r>
        <w:rPr>
          <w:color w:val="231F20"/>
          <w:spacing w:val="-6"/>
          <w:w w:val="102"/>
          <w:sz w:val="20"/>
        </w:rPr>
        <w:t>缺席時，應選出一位臨時秘書代理之。</w:t>
      </w:r>
      <w:r>
        <w:rPr>
          <w:rFonts w:ascii="Noto Sans TC" w:eastAsia="Noto Sans TC"/>
          <w:color w:val="231F20"/>
          <w:w w:val="102"/>
          <w:sz w:val="20"/>
        </w:rPr>
        <w:t>（145.4）</w:t>
      </w:r>
    </w:p>
    <w:p w14:paraId="1C2F218D" w14:textId="77777777" w:rsidR="003345E9" w:rsidRDefault="007169A0">
      <w:pPr>
        <w:pStyle w:val="a5"/>
        <w:numPr>
          <w:ilvl w:val="1"/>
          <w:numId w:val="30"/>
        </w:numPr>
        <w:tabs>
          <w:tab w:val="left" w:pos="1193"/>
        </w:tabs>
        <w:spacing w:line="206" w:lineRule="auto"/>
        <w:ind w:right="111" w:firstLine="408"/>
        <w:jc w:val="both"/>
        <w:rPr>
          <w:sz w:val="20"/>
        </w:rPr>
      </w:pPr>
      <w:r>
        <w:rPr>
          <w:b/>
          <w:color w:val="231F20"/>
          <w:spacing w:val="1"/>
          <w:w w:val="102"/>
          <w:sz w:val="20"/>
        </w:rPr>
        <w:t>年議會</w:t>
      </w:r>
      <w:r>
        <w:rPr>
          <w:color w:val="231F20"/>
          <w:spacing w:val="2"/>
          <w:w w:val="102"/>
          <w:sz w:val="20"/>
        </w:rPr>
        <w:t>。地方教會之年議會應在地區年議會前九十日內舉</w:t>
      </w:r>
      <w:r>
        <w:rPr>
          <w:color w:val="231F20"/>
          <w:spacing w:val="1"/>
          <w:w w:val="102"/>
          <w:sz w:val="20"/>
        </w:rPr>
        <w:t>行。年議會的公告須於會議召開前至少兩週送達會眾。該年議會在教</w:t>
      </w:r>
      <w:r>
        <w:rPr>
          <w:color w:val="231F20"/>
          <w:w w:val="102"/>
          <w:sz w:val="20"/>
        </w:rPr>
        <w:t>會委員會之核准下，得舉行一天以上，分期舉行。</w:t>
      </w:r>
    </w:p>
    <w:p w14:paraId="5726D19F" w14:textId="77777777" w:rsidR="003345E9" w:rsidRDefault="007169A0">
      <w:pPr>
        <w:pStyle w:val="a5"/>
        <w:numPr>
          <w:ilvl w:val="1"/>
          <w:numId w:val="30"/>
        </w:numPr>
        <w:tabs>
          <w:tab w:val="left" w:pos="1214"/>
        </w:tabs>
        <w:spacing w:line="204" w:lineRule="auto"/>
        <w:ind w:right="15" w:firstLine="408"/>
        <w:rPr>
          <w:rFonts w:ascii="Noto Sans TC" w:eastAsia="Noto Sans TC"/>
          <w:sz w:val="20"/>
        </w:rPr>
      </w:pPr>
      <w:r>
        <w:rPr>
          <w:b/>
          <w:color w:val="231F20"/>
          <w:spacing w:val="9"/>
          <w:w w:val="102"/>
          <w:sz w:val="20"/>
        </w:rPr>
        <w:t>特別之教會會議</w:t>
      </w:r>
      <w:r>
        <w:rPr>
          <w:color w:val="231F20"/>
          <w:spacing w:val="10"/>
          <w:w w:val="102"/>
          <w:sz w:val="20"/>
        </w:rPr>
        <w:t>。特別之教會會議可由座堂牧師隨時召</w:t>
      </w:r>
      <w:r>
        <w:rPr>
          <w:color w:val="231F20"/>
          <w:spacing w:val="3"/>
          <w:w w:val="102"/>
          <w:sz w:val="20"/>
        </w:rPr>
        <w:t>開，或經座堂牧師或地區監督或主管區之總監督同意後，由教會委員</w:t>
      </w:r>
      <w:r>
        <w:rPr>
          <w:color w:val="231F20"/>
          <w:w w:val="102"/>
          <w:sz w:val="20"/>
        </w:rPr>
        <w:t>會召開。特別的教會會議之公告，至少要在開會前兩週，或以符合地</w:t>
      </w:r>
      <w:r>
        <w:rPr>
          <w:color w:val="231F20"/>
          <w:spacing w:val="-9"/>
          <w:w w:val="102"/>
          <w:sz w:val="20"/>
        </w:rPr>
        <w:t>方法律規定之方式公告之。</w:t>
      </w:r>
      <w:r>
        <w:rPr>
          <w:rFonts w:ascii="Noto Sans TC" w:eastAsia="Noto Sans TC"/>
          <w:color w:val="231F20"/>
          <w:w w:val="102"/>
          <w:sz w:val="20"/>
        </w:rPr>
        <w:t>（104，115.1，117</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117.1，133-133.7， 147，149，152.1，154）</w:t>
      </w:r>
    </w:p>
    <w:p w14:paraId="0744B1D5" w14:textId="77777777" w:rsidR="003345E9" w:rsidRDefault="007169A0">
      <w:pPr>
        <w:pStyle w:val="a5"/>
        <w:numPr>
          <w:ilvl w:val="1"/>
          <w:numId w:val="30"/>
        </w:numPr>
        <w:tabs>
          <w:tab w:val="left" w:pos="1193"/>
        </w:tabs>
        <w:spacing w:line="204" w:lineRule="auto"/>
        <w:ind w:right="117" w:firstLine="408"/>
        <w:rPr>
          <w:sz w:val="20"/>
        </w:rPr>
      </w:pPr>
      <w:r>
        <w:rPr>
          <w:b/>
          <w:color w:val="231F20"/>
          <w:w w:val="102"/>
          <w:sz w:val="20"/>
        </w:rPr>
        <w:t>報告</w:t>
      </w:r>
      <w:r>
        <w:rPr>
          <w:color w:val="231F20"/>
          <w:w w:val="102"/>
          <w:sz w:val="20"/>
        </w:rPr>
        <w:t>。在地方教會年議會上，座堂牧師、國際門訓事工主</w:t>
      </w:r>
      <w:r>
        <w:rPr>
          <w:color w:val="231F20"/>
          <w:spacing w:val="-1"/>
          <w:w w:val="102"/>
          <w:sz w:val="20"/>
        </w:rPr>
        <w:t>席、國際青年團契主席、國際宣道團契主席、女助牧、地方傳道、秘</w:t>
      </w:r>
    </w:p>
    <w:p w14:paraId="7166EF86"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14FFDBE5" w14:textId="77777777" w:rsidR="003345E9" w:rsidRDefault="007169A0">
      <w:pPr>
        <w:pStyle w:val="a3"/>
        <w:spacing w:before="50"/>
        <w:ind w:left="0"/>
        <w:jc w:val="center"/>
      </w:pPr>
      <w:r>
        <w:rPr>
          <w:color w:val="231F20"/>
          <w:spacing w:val="-3"/>
        </w:rPr>
        <w:lastRenderedPageBreak/>
        <w:t>地方教會</w:t>
      </w:r>
    </w:p>
    <w:p w14:paraId="36A3AF8B" w14:textId="77777777" w:rsidR="003345E9" w:rsidRDefault="007169A0">
      <w:pPr>
        <w:pStyle w:val="a3"/>
        <w:spacing w:before="238" w:line="204" w:lineRule="auto"/>
        <w:ind w:left="119"/>
        <w:rPr>
          <w:rFonts w:ascii="Noto Sans TC" w:eastAsia="Noto Sans TC"/>
        </w:rPr>
      </w:pPr>
      <w:r>
        <w:rPr>
          <w:color w:val="231F20"/>
          <w:spacing w:val="-10"/>
        </w:rPr>
        <w:t>書和教會司庫均應提出報告。</w:t>
      </w:r>
      <w:r>
        <w:rPr>
          <w:rFonts w:ascii="Noto Sans TC" w:eastAsia="Noto Sans TC"/>
          <w:color w:val="231F20"/>
          <w:spacing w:val="-2"/>
        </w:rPr>
        <w:t>（125.7，145.2，146.5，156.6，162.2，</w:t>
      </w:r>
      <w:r>
        <w:rPr>
          <w:rFonts w:ascii="Noto Sans TC" w:eastAsia="Noto Sans TC"/>
          <w:color w:val="231F20"/>
          <w:spacing w:val="40"/>
        </w:rPr>
        <w:t xml:space="preserve"> </w:t>
      </w:r>
      <w:r>
        <w:rPr>
          <w:rFonts w:ascii="Noto Sans TC" w:eastAsia="Noto Sans TC"/>
          <w:color w:val="231F20"/>
          <w:spacing w:val="-2"/>
        </w:rPr>
        <w:t>508，523.1）</w:t>
      </w:r>
    </w:p>
    <w:p w14:paraId="409228AF" w14:textId="77777777" w:rsidR="003345E9" w:rsidRDefault="007169A0">
      <w:pPr>
        <w:pStyle w:val="a5"/>
        <w:numPr>
          <w:ilvl w:val="1"/>
          <w:numId w:val="30"/>
        </w:numPr>
        <w:tabs>
          <w:tab w:val="left" w:pos="1312"/>
        </w:tabs>
        <w:spacing w:line="204" w:lineRule="auto"/>
        <w:ind w:left="119" w:right="16" w:firstLine="408"/>
        <w:rPr>
          <w:sz w:val="20"/>
        </w:rPr>
      </w:pPr>
      <w:r>
        <w:rPr>
          <w:b/>
          <w:color w:val="231F20"/>
          <w:spacing w:val="1"/>
          <w:w w:val="102"/>
          <w:sz w:val="20"/>
        </w:rPr>
        <w:t>提名委員會</w:t>
      </w:r>
      <w:r>
        <w:rPr>
          <w:color w:val="231F20"/>
          <w:spacing w:val="-1"/>
          <w:w w:val="102"/>
          <w:sz w:val="20"/>
        </w:rPr>
        <w:t>。提名委員會要用來提出職員、教會委員會，</w:t>
      </w:r>
      <w:r>
        <w:rPr>
          <w:color w:val="231F20"/>
          <w:w w:val="102"/>
          <w:sz w:val="20"/>
        </w:rPr>
        <w:t>和地區年議會代表之候選人，被提名者須沒有在其他職務上已被提名。</w:t>
      </w:r>
    </w:p>
    <w:p w14:paraId="422F9C76" w14:textId="77777777" w:rsidR="003345E9" w:rsidRDefault="007169A0">
      <w:pPr>
        <w:pStyle w:val="a3"/>
        <w:spacing w:before="2" w:line="206" w:lineRule="auto"/>
        <w:ind w:left="119" w:right="17" w:firstLine="408"/>
      </w:pPr>
      <w:r>
        <w:rPr>
          <w:color w:val="231F20"/>
          <w:spacing w:val="3"/>
          <w:w w:val="102"/>
        </w:rPr>
        <w:t>提名委員會應由至少三人，最多不超過七人之地方教會會友所組</w:t>
      </w:r>
      <w:r>
        <w:rPr>
          <w:color w:val="231F20"/>
          <w:w w:val="102"/>
        </w:rPr>
        <w:t>成，其中包括座堂牧師，提名委員會應每年由牧師及教會委員會指派。</w:t>
      </w:r>
      <w:r>
        <w:rPr>
          <w:color w:val="231F20"/>
          <w:spacing w:val="2"/>
          <w:w w:val="102"/>
        </w:rPr>
        <w:t>座堂牧師應為該委員會之主席，所有被該委員會提名者，應確認他們</w:t>
      </w:r>
      <w:r>
        <w:rPr>
          <w:color w:val="231F20"/>
          <w:w w:val="102"/>
        </w:rPr>
        <w:t>是否符合第</w:t>
      </w:r>
      <w:r>
        <w:rPr>
          <w:color w:val="231F20"/>
          <w:spacing w:val="-1"/>
        </w:rPr>
        <w:t xml:space="preserve"> </w:t>
      </w:r>
      <w:r>
        <w:rPr>
          <w:rFonts w:ascii="Noto Sans TC" w:eastAsia="Noto Sans TC"/>
          <w:color w:val="231F20"/>
          <w:w w:val="102"/>
        </w:rPr>
        <w:t>33</w:t>
      </w:r>
      <w:r>
        <w:rPr>
          <w:rFonts w:ascii="Noto Sans TC" w:eastAsia="Noto Sans TC"/>
          <w:color w:val="231F20"/>
          <w:spacing w:val="6"/>
        </w:rPr>
        <w:t xml:space="preserve"> </w:t>
      </w:r>
      <w:r>
        <w:rPr>
          <w:color w:val="231F20"/>
          <w:w w:val="102"/>
        </w:rPr>
        <w:t>條有關教會職員之資格。</w:t>
      </w:r>
    </w:p>
    <w:p w14:paraId="3792415F" w14:textId="77777777" w:rsidR="003345E9" w:rsidRDefault="007169A0">
      <w:pPr>
        <w:pStyle w:val="a3"/>
        <w:spacing w:line="206" w:lineRule="auto"/>
        <w:ind w:left="119" w:right="111" w:firstLine="408"/>
        <w:jc w:val="both"/>
      </w:pPr>
      <w:r>
        <w:rPr>
          <w:color w:val="231F20"/>
          <w:spacing w:val="3"/>
          <w:w w:val="102"/>
        </w:rPr>
        <w:t>若提名是在地方教會會議現場中提出的，可由出席會議之成員的</w:t>
      </w:r>
      <w:r>
        <w:rPr>
          <w:color w:val="231F20"/>
          <w:spacing w:val="2"/>
          <w:w w:val="102"/>
        </w:rPr>
        <w:t xml:space="preserve">多數投票提交給提名委員會審查和批准，以確定這些被提名者符合第 </w:t>
      </w:r>
      <w:r>
        <w:rPr>
          <w:color w:val="231F20"/>
          <w:w w:val="102"/>
        </w:rPr>
        <w:t>33</w:t>
      </w:r>
      <w:r>
        <w:rPr>
          <w:color w:val="231F20"/>
          <w:spacing w:val="-1"/>
        </w:rPr>
        <w:t xml:space="preserve"> </w:t>
      </w:r>
      <w:r>
        <w:rPr>
          <w:color w:val="231F20"/>
          <w:w w:val="102"/>
        </w:rPr>
        <w:t>條有關教會職員之資格。</w:t>
      </w:r>
    </w:p>
    <w:p w14:paraId="00E29F93" w14:textId="77777777" w:rsidR="003345E9" w:rsidRDefault="007169A0">
      <w:pPr>
        <w:pStyle w:val="a5"/>
        <w:numPr>
          <w:ilvl w:val="1"/>
          <w:numId w:val="30"/>
        </w:numPr>
        <w:tabs>
          <w:tab w:val="left" w:pos="1311"/>
        </w:tabs>
        <w:spacing w:line="206" w:lineRule="auto"/>
        <w:ind w:left="119" w:right="16" w:firstLine="408"/>
        <w:rPr>
          <w:sz w:val="20"/>
        </w:rPr>
      </w:pPr>
      <w:r>
        <w:rPr>
          <w:b/>
          <w:color w:val="231F20"/>
          <w:w w:val="102"/>
          <w:sz w:val="20"/>
        </w:rPr>
        <w:t>選舉</w:t>
      </w:r>
      <w:r>
        <w:rPr>
          <w:color w:val="231F20"/>
          <w:spacing w:val="-10"/>
          <w:w w:val="102"/>
          <w:sz w:val="20"/>
        </w:rPr>
        <w:t>。在教會年議會中應舉行投票選舉，選出執事、董事、</w:t>
      </w:r>
      <w:r>
        <w:rPr>
          <w:color w:val="231F20"/>
          <w:w w:val="102"/>
          <w:sz w:val="20"/>
        </w:rPr>
        <w:t>國際門訓事工（</w:t>
      </w:r>
      <w:r>
        <w:rPr>
          <w:color w:val="231F20"/>
          <w:spacing w:val="-1"/>
          <w:w w:val="102"/>
          <w:sz w:val="20"/>
        </w:rPr>
        <w:t>N</w:t>
      </w:r>
      <w:r>
        <w:rPr>
          <w:color w:val="231F20"/>
          <w:w w:val="102"/>
          <w:sz w:val="20"/>
        </w:rPr>
        <w:t>DI</w:t>
      </w:r>
      <w:r>
        <w:rPr>
          <w:color w:val="231F20"/>
          <w:spacing w:val="1"/>
          <w:w w:val="102"/>
          <w:sz w:val="20"/>
        </w:rPr>
        <w:t>）</w:t>
      </w:r>
      <w:r>
        <w:rPr>
          <w:color w:val="231F20"/>
          <w:w w:val="102"/>
          <w:sz w:val="20"/>
        </w:rPr>
        <w:t>校長、以及</w:t>
      </w:r>
      <w:r>
        <w:rPr>
          <w:color w:val="231F20"/>
          <w:sz w:val="20"/>
        </w:rPr>
        <w:t xml:space="preserve"> </w:t>
      </w:r>
      <w:r>
        <w:rPr>
          <w:color w:val="231F20"/>
          <w:w w:val="102"/>
          <w:sz w:val="20"/>
        </w:rPr>
        <w:t>NDI</w:t>
      </w:r>
      <w:r>
        <w:rPr>
          <w:color w:val="231F20"/>
          <w:sz w:val="20"/>
        </w:rPr>
        <w:t xml:space="preserve"> </w:t>
      </w:r>
      <w:r>
        <w:rPr>
          <w:color w:val="231F20"/>
          <w:w w:val="102"/>
          <w:sz w:val="20"/>
        </w:rPr>
        <w:t>委員會之委員，擔任下一年度之職份，直到期滿並選出合格的繼任者為止。若法律許可，並經過半</w:t>
      </w:r>
      <w:r>
        <w:rPr>
          <w:color w:val="231F20"/>
          <w:spacing w:val="-1"/>
          <w:w w:val="102"/>
          <w:sz w:val="20"/>
        </w:rPr>
        <w:t>數以上出席會友投票通過，所有當選的人員，可以擔任兩年該項職務，所有當選之人員必須是該地方教會之活躍會友。</w:t>
      </w:r>
    </w:p>
    <w:p w14:paraId="11107783" w14:textId="77777777" w:rsidR="003345E9" w:rsidRDefault="007169A0">
      <w:pPr>
        <w:pStyle w:val="a3"/>
        <w:spacing w:line="206" w:lineRule="auto"/>
        <w:ind w:left="119" w:right="111" w:firstLine="408"/>
        <w:jc w:val="both"/>
      </w:pPr>
      <w:r>
        <w:rPr>
          <w:color w:val="231F20"/>
          <w:spacing w:val="3"/>
          <w:w w:val="102"/>
        </w:rPr>
        <w:t>在法律許可下，地方教會可選舉教會委員會中半數之委員擔任兩</w:t>
      </w:r>
      <w:r>
        <w:rPr>
          <w:color w:val="231F20"/>
          <w:w w:val="102"/>
        </w:rPr>
        <w:t>年之任期，若能滿足以下條件，也可選舉教會委員會三分之一的委員擔任三年之任期：</w:t>
      </w:r>
    </w:p>
    <w:p w14:paraId="3FC59D68" w14:textId="77777777" w:rsidR="003345E9" w:rsidRDefault="007169A0">
      <w:pPr>
        <w:pStyle w:val="a3"/>
        <w:tabs>
          <w:tab w:val="left" w:pos="1019"/>
        </w:tabs>
        <w:spacing w:line="307" w:lineRule="exact"/>
        <w:ind w:left="611"/>
      </w:pPr>
      <w:r>
        <w:rPr>
          <w:color w:val="231F20"/>
          <w:spacing w:val="-10"/>
        </w:rPr>
        <w:t>➀</w:t>
      </w:r>
      <w:r>
        <w:rPr>
          <w:color w:val="231F20"/>
        </w:rPr>
        <w:tab/>
      </w:r>
      <w:r>
        <w:rPr>
          <w:color w:val="231F20"/>
          <w:spacing w:val="-1"/>
        </w:rPr>
        <w:t>地區監督的書面同意；</w:t>
      </w:r>
    </w:p>
    <w:p w14:paraId="1B346255" w14:textId="77777777" w:rsidR="003345E9" w:rsidRDefault="007169A0">
      <w:pPr>
        <w:pStyle w:val="a3"/>
        <w:tabs>
          <w:tab w:val="left" w:pos="1019"/>
        </w:tabs>
        <w:spacing w:line="320" w:lineRule="exact"/>
        <w:ind w:left="611"/>
      </w:pPr>
      <w:r>
        <w:rPr>
          <w:color w:val="231F20"/>
          <w:spacing w:val="-10"/>
        </w:rPr>
        <w:t>➁</w:t>
      </w:r>
      <w:r>
        <w:rPr>
          <w:color w:val="231F20"/>
        </w:rPr>
        <w:tab/>
      </w:r>
      <w:r>
        <w:rPr>
          <w:color w:val="231F20"/>
          <w:spacing w:val="-9"/>
        </w:rPr>
        <w:t>在正式召開之年議會中，出席之教會會友半數以上投票通過；</w:t>
      </w:r>
    </w:p>
    <w:p w14:paraId="43AD13DF" w14:textId="77777777" w:rsidR="003345E9" w:rsidRDefault="007169A0">
      <w:pPr>
        <w:pStyle w:val="a3"/>
        <w:tabs>
          <w:tab w:val="left" w:pos="1019"/>
        </w:tabs>
        <w:spacing w:line="320" w:lineRule="exact"/>
        <w:ind w:left="611"/>
      </w:pPr>
      <w:r>
        <w:rPr>
          <w:color w:val="231F20"/>
          <w:spacing w:val="-10"/>
        </w:rPr>
        <w:t>➂</w:t>
      </w:r>
      <w:r>
        <w:rPr>
          <w:color w:val="231F20"/>
        </w:rPr>
        <w:tab/>
      </w:r>
      <w:r>
        <w:rPr>
          <w:color w:val="231F20"/>
          <w:spacing w:val="-1"/>
        </w:rPr>
        <w:t>在可能的情況下，每年選舉相同的人數。</w:t>
      </w:r>
    </w:p>
    <w:p w14:paraId="61E0264E" w14:textId="77777777" w:rsidR="003345E9" w:rsidRDefault="007169A0">
      <w:pPr>
        <w:pStyle w:val="a3"/>
        <w:spacing w:line="204" w:lineRule="auto"/>
        <w:ind w:left="119" w:right="111" w:firstLine="408"/>
        <w:jc w:val="both"/>
      </w:pPr>
      <w:r>
        <w:rPr>
          <w:color w:val="231F20"/>
          <w:spacing w:val="3"/>
          <w:w w:val="102"/>
        </w:rPr>
        <w:t>以此種方式選舉教會委員會時，所選出的執事和董事的人數應遵</w:t>
      </w:r>
      <w:r>
        <w:rPr>
          <w:color w:val="231F20"/>
          <w:w w:val="102"/>
        </w:rPr>
        <w:t>照第</w:t>
      </w:r>
      <w:r>
        <w:rPr>
          <w:color w:val="231F20"/>
          <w:spacing w:val="-1"/>
        </w:rPr>
        <w:t xml:space="preserve"> </w:t>
      </w:r>
      <w:r>
        <w:rPr>
          <w:rFonts w:ascii="Noto Sans TC" w:eastAsia="Noto Sans TC"/>
          <w:color w:val="231F20"/>
          <w:w w:val="102"/>
        </w:rPr>
        <w:t>147</w:t>
      </w:r>
      <w:r>
        <w:rPr>
          <w:rFonts w:ascii="Noto Sans TC" w:eastAsia="Noto Sans TC"/>
          <w:color w:val="231F20"/>
          <w:spacing w:val="6"/>
        </w:rPr>
        <w:t xml:space="preserve"> </w:t>
      </w:r>
      <w:r>
        <w:rPr>
          <w:color w:val="231F20"/>
          <w:w w:val="102"/>
        </w:rPr>
        <w:t>條和</w:t>
      </w:r>
      <w:r>
        <w:rPr>
          <w:color w:val="231F20"/>
          <w:spacing w:val="-1"/>
        </w:rPr>
        <w:t xml:space="preserve"> </w:t>
      </w:r>
      <w:r>
        <w:rPr>
          <w:rFonts w:ascii="Noto Sans TC" w:eastAsia="Noto Sans TC"/>
          <w:color w:val="231F20"/>
          <w:w w:val="102"/>
        </w:rPr>
        <w:t>151</w:t>
      </w:r>
      <w:r>
        <w:rPr>
          <w:rFonts w:ascii="Noto Sans TC" w:eastAsia="Noto Sans TC"/>
          <w:color w:val="231F20"/>
          <w:spacing w:val="6"/>
        </w:rPr>
        <w:t xml:space="preserve"> </w:t>
      </w:r>
      <w:r>
        <w:rPr>
          <w:color w:val="231F20"/>
          <w:w w:val="102"/>
        </w:rPr>
        <w:t>條的規定。</w:t>
      </w:r>
    </w:p>
    <w:p w14:paraId="6F2A656F" w14:textId="77777777" w:rsidR="003345E9" w:rsidRDefault="007169A0">
      <w:pPr>
        <w:pStyle w:val="a3"/>
        <w:spacing w:line="206" w:lineRule="auto"/>
        <w:ind w:left="119" w:right="112"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2"/>
          <w:w w:val="102"/>
        </w:rPr>
        <w:t>奉獻和一般奉獻支持地方教會。教會職員應完全參與在『使萬民作有</w:t>
      </w:r>
      <w:r>
        <w:rPr>
          <w:color w:val="231F20"/>
          <w:spacing w:val="12"/>
          <w:w w:val="102"/>
        </w:rPr>
        <w:t>基督樣式的門徒』的事工當中</w:t>
      </w:r>
      <w:r>
        <w:rPr>
          <w:color w:val="231F20"/>
          <w:spacing w:val="-102"/>
          <w:w w:val="102"/>
        </w:rPr>
        <w:t>。</w:t>
      </w:r>
      <w:r>
        <w:rPr>
          <w:rFonts w:ascii="Noto Sans TC" w:eastAsia="Noto Sans TC"/>
          <w:color w:val="231F20"/>
          <w:w w:val="102"/>
        </w:rPr>
        <w:t>（33，137，147，151，152.1，155</w:t>
      </w:r>
    </w:p>
    <w:p w14:paraId="48825121" w14:textId="77777777" w:rsidR="003345E9" w:rsidRDefault="007169A0">
      <w:pPr>
        <w:pStyle w:val="a3"/>
        <w:spacing w:line="301" w:lineRule="exact"/>
        <w:ind w:left="119"/>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4"/>
          <w:w w:val="120"/>
        </w:rPr>
        <w:t>157）</w:t>
      </w:r>
    </w:p>
    <w:p w14:paraId="4A6F37EE" w14:textId="77777777" w:rsidR="003345E9" w:rsidRDefault="007169A0">
      <w:pPr>
        <w:pStyle w:val="a5"/>
        <w:numPr>
          <w:ilvl w:val="1"/>
          <w:numId w:val="30"/>
        </w:numPr>
        <w:tabs>
          <w:tab w:val="left" w:pos="786"/>
        </w:tabs>
        <w:spacing w:line="320" w:lineRule="exact"/>
        <w:ind w:left="786" w:right="109" w:hanging="786"/>
        <w:jc w:val="right"/>
        <w:rPr>
          <w:sz w:val="20"/>
        </w:rPr>
      </w:pPr>
      <w:r>
        <w:rPr>
          <w:color w:val="231F20"/>
          <w:spacing w:val="-1"/>
          <w:sz w:val="20"/>
        </w:rPr>
        <w:t>在法律許可下，經半數出席會友通過選舉程序，便可推</w:t>
      </w:r>
    </w:p>
    <w:p w14:paraId="27C1703E" w14:textId="77777777" w:rsidR="003345E9" w:rsidRDefault="007169A0">
      <w:pPr>
        <w:pStyle w:val="a3"/>
        <w:spacing w:line="348" w:lineRule="exact"/>
        <w:ind w:left="0" w:right="114"/>
        <w:jc w:val="right"/>
      </w:pPr>
      <w:r>
        <w:rPr>
          <w:color w:val="231F20"/>
          <w:spacing w:val="3"/>
        </w:rPr>
        <w:t xml:space="preserve">選出教會委員會，再依據 </w:t>
      </w:r>
      <w:r>
        <w:rPr>
          <w:rFonts w:ascii="Noto Sans TC" w:eastAsia="Noto Sans TC"/>
          <w:color w:val="231F20"/>
        </w:rPr>
        <w:t>147</w:t>
      </w:r>
      <w:r>
        <w:rPr>
          <w:rFonts w:ascii="Noto Sans TC" w:eastAsia="Noto Sans TC"/>
          <w:color w:val="231F20"/>
          <w:spacing w:val="45"/>
        </w:rPr>
        <w:t xml:space="preserve"> </w:t>
      </w:r>
      <w:r>
        <w:rPr>
          <w:color w:val="231F20"/>
          <w:spacing w:val="19"/>
        </w:rPr>
        <w:t xml:space="preserve">及 </w:t>
      </w:r>
      <w:r>
        <w:rPr>
          <w:rFonts w:ascii="Noto Sans TC" w:eastAsia="Noto Sans TC"/>
          <w:color w:val="231F20"/>
        </w:rPr>
        <w:t>151</w:t>
      </w:r>
      <w:r>
        <w:rPr>
          <w:rFonts w:ascii="Noto Sans TC" w:eastAsia="Noto Sans TC"/>
          <w:color w:val="231F20"/>
          <w:spacing w:val="45"/>
        </w:rPr>
        <w:t xml:space="preserve"> </w:t>
      </w:r>
      <w:r>
        <w:rPr>
          <w:color w:val="231F20"/>
          <w:spacing w:val="-1"/>
        </w:rPr>
        <w:t>條所規定之當選比例，選出執事</w:t>
      </w:r>
    </w:p>
    <w:p w14:paraId="42FBB8A4" w14:textId="77777777" w:rsidR="003345E9" w:rsidRDefault="003345E9">
      <w:pPr>
        <w:pStyle w:val="a3"/>
        <w:spacing w:line="348" w:lineRule="exact"/>
        <w:jc w:val="right"/>
        <w:sectPr w:rsidR="003345E9">
          <w:pgSz w:w="8640" w:h="12960"/>
          <w:pgMar w:top="480" w:right="1080" w:bottom="1180" w:left="1080" w:header="0" w:footer="997" w:gutter="0"/>
          <w:cols w:space="720"/>
        </w:sectPr>
      </w:pPr>
    </w:p>
    <w:p w14:paraId="4DE7354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9F4E759" w14:textId="77777777" w:rsidR="003345E9" w:rsidRDefault="007169A0">
      <w:pPr>
        <w:pStyle w:val="a3"/>
        <w:spacing w:before="240" w:line="204" w:lineRule="auto"/>
        <w:ind w:left="119" w:right="91"/>
        <w:jc w:val="both"/>
        <w:rPr>
          <w:rFonts w:ascii="Noto Sans TC" w:eastAsia="Noto Sans TC"/>
        </w:rPr>
      </w:pPr>
      <w:r>
        <w:rPr>
          <w:color w:val="231F20"/>
          <w:spacing w:val="1"/>
          <w:w w:val="102"/>
        </w:rPr>
        <w:t>及董事。當教會委員會以這種形式選出後，該委員會應自己組織各部</w:t>
      </w:r>
      <w:r>
        <w:rPr>
          <w:color w:val="231F20"/>
          <w:w w:val="102"/>
        </w:rPr>
        <w:t>門之委員會，施行所擔負之責任。教會若依據</w:t>
      </w:r>
      <w:r>
        <w:rPr>
          <w:color w:val="231F20"/>
          <w:spacing w:val="1"/>
        </w:rPr>
        <w:t xml:space="preserve"> </w:t>
      </w:r>
      <w:r>
        <w:rPr>
          <w:rFonts w:ascii="Noto Sans TC" w:eastAsia="Noto Sans TC"/>
          <w:color w:val="231F20"/>
          <w:w w:val="102"/>
        </w:rPr>
        <w:t>155</w:t>
      </w:r>
      <w:r>
        <w:rPr>
          <w:rFonts w:ascii="Noto Sans TC" w:eastAsia="Noto Sans TC"/>
          <w:color w:val="231F20"/>
          <w:spacing w:val="7"/>
        </w:rPr>
        <w:t xml:space="preserve"> </w:t>
      </w:r>
      <w:r>
        <w:rPr>
          <w:color w:val="231F20"/>
          <w:spacing w:val="3"/>
          <w:w w:val="102"/>
        </w:rPr>
        <w:t>條推選成立教育委</w:t>
      </w:r>
      <w:r>
        <w:rPr>
          <w:color w:val="231F20"/>
          <w:spacing w:val="1"/>
          <w:w w:val="102"/>
        </w:rPr>
        <w:t>員會，該會即為教會委員會所屬之教育委員會。若經地區監督以及地</w:t>
      </w:r>
      <w:r>
        <w:rPr>
          <w:color w:val="231F20"/>
          <w:w w:val="102"/>
        </w:rPr>
        <w:t>區指導委員會以書面同意，並且合於法律之規範，地方教會可以設置</w:t>
      </w:r>
      <w:r>
        <w:rPr>
          <w:color w:val="231F20"/>
          <w:spacing w:val="-5"/>
          <w:w w:val="102"/>
        </w:rPr>
        <w:t>替代性的委員會組織以滿足事工與宣教行動之需要。</w:t>
      </w:r>
      <w:r>
        <w:rPr>
          <w:rFonts w:ascii="Noto Sans TC" w:eastAsia="Noto Sans TC"/>
          <w:color w:val="231F20"/>
          <w:w w:val="102"/>
        </w:rPr>
        <w:t>（155</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spacing w:val="-3"/>
          <w:w w:val="102"/>
        </w:rPr>
        <w:t>155.10）</w:t>
      </w:r>
    </w:p>
    <w:p w14:paraId="035C1E66" w14:textId="77777777" w:rsidR="003345E9" w:rsidRDefault="007169A0">
      <w:pPr>
        <w:pStyle w:val="a5"/>
        <w:numPr>
          <w:ilvl w:val="1"/>
          <w:numId w:val="30"/>
        </w:numPr>
        <w:tabs>
          <w:tab w:val="left" w:pos="1313"/>
        </w:tabs>
        <w:spacing w:before="3" w:line="206" w:lineRule="auto"/>
        <w:ind w:left="119" w:right="16" w:firstLine="408"/>
        <w:jc w:val="both"/>
        <w:rPr>
          <w:sz w:val="20"/>
        </w:rPr>
      </w:pPr>
      <w:r>
        <w:rPr>
          <w:color w:val="231F20"/>
          <w:spacing w:val="4"/>
          <w:w w:val="102"/>
          <w:sz w:val="20"/>
        </w:rPr>
        <w:t>在教會年議會中，依照總議會在第</w:t>
      </w:r>
      <w:r>
        <w:rPr>
          <w:color w:val="231F20"/>
          <w:spacing w:val="2"/>
          <w:sz w:val="20"/>
        </w:rPr>
        <w:t xml:space="preserve"> </w:t>
      </w:r>
      <w:r>
        <w:rPr>
          <w:rFonts w:ascii="Noto Sans TC" w:eastAsia="Noto Sans TC"/>
          <w:color w:val="231F20"/>
          <w:w w:val="102"/>
          <w:sz w:val="20"/>
        </w:rPr>
        <w:t>201</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201.2</w:t>
      </w:r>
      <w:r>
        <w:rPr>
          <w:rFonts w:ascii="Noto Sans TC" w:eastAsia="Noto Sans TC"/>
          <w:color w:val="231F20"/>
          <w:spacing w:val="7"/>
          <w:sz w:val="20"/>
        </w:rPr>
        <w:t xml:space="preserve"> </w:t>
      </w:r>
      <w:r>
        <w:rPr>
          <w:color w:val="231F20"/>
          <w:spacing w:val="7"/>
          <w:w w:val="102"/>
          <w:sz w:val="20"/>
        </w:rPr>
        <w:t>條所規</w:t>
      </w:r>
      <w:r>
        <w:rPr>
          <w:color w:val="231F20"/>
          <w:spacing w:val="3"/>
          <w:w w:val="102"/>
          <w:sz w:val="20"/>
        </w:rPr>
        <w:t>定之代表員額標準下應投票選出參加地區年議會之信徒代表，信徒代</w:t>
      </w:r>
      <w:r>
        <w:rPr>
          <w:color w:val="231F20"/>
          <w:spacing w:val="2"/>
          <w:w w:val="102"/>
          <w:sz w:val="20"/>
        </w:rPr>
        <w:t>表之產生係由座堂牧師提名，並交由教會委員會核准後於教會年議會</w:t>
      </w:r>
      <w:r>
        <w:rPr>
          <w:color w:val="231F20"/>
          <w:w w:val="102"/>
          <w:sz w:val="20"/>
        </w:rPr>
        <w:t>中多數表決通過後產生。所有代表均應為宣聖會地方教會之活躍會友。</w:t>
      </w:r>
    </w:p>
    <w:p w14:paraId="0006D319" w14:textId="77777777" w:rsidR="003345E9" w:rsidRDefault="007169A0">
      <w:pPr>
        <w:pStyle w:val="a3"/>
        <w:spacing w:line="304" w:lineRule="exact"/>
        <w:ind w:left="17"/>
        <w:rPr>
          <w:rFonts w:ascii="Noto Sans TC" w:eastAsia="Noto Sans TC"/>
        </w:rPr>
      </w:pPr>
      <w:r>
        <w:rPr>
          <w:rFonts w:ascii="Noto Sans TC" w:eastAsia="Noto Sans TC"/>
          <w:color w:val="231F20"/>
          <w:spacing w:val="-2"/>
        </w:rPr>
        <w:t>（109.3，115.11）</w:t>
      </w:r>
    </w:p>
    <w:p w14:paraId="20DD27B9" w14:textId="77777777" w:rsidR="003345E9" w:rsidRDefault="007169A0">
      <w:pPr>
        <w:pStyle w:val="a5"/>
        <w:numPr>
          <w:ilvl w:val="1"/>
          <w:numId w:val="30"/>
        </w:numPr>
        <w:tabs>
          <w:tab w:val="left" w:pos="1313"/>
        </w:tabs>
        <w:spacing w:before="11" w:line="204" w:lineRule="auto"/>
        <w:ind w:left="119" w:right="112" w:firstLine="408"/>
        <w:jc w:val="both"/>
        <w:rPr>
          <w:rFonts w:ascii="Noto Sans TC" w:eastAsia="Noto Sans TC"/>
          <w:sz w:val="20"/>
        </w:rPr>
      </w:pPr>
      <w:r>
        <w:rPr>
          <w:color w:val="231F20"/>
          <w:spacing w:val="5"/>
          <w:w w:val="102"/>
          <w:sz w:val="20"/>
        </w:rPr>
        <w:t>若教會年議會後出現人員空缺的情況，地區年議會和輔</w:t>
      </w:r>
      <w:r>
        <w:rPr>
          <w:color w:val="231F20"/>
          <w:spacing w:val="-5"/>
          <w:w w:val="102"/>
          <w:sz w:val="20"/>
        </w:rPr>
        <w:t>助大會的代表及候補人員可由座堂牧師推薦，並由教會委員會選舉</w:t>
      </w:r>
      <w:r>
        <w:rPr>
          <w:color w:val="231F20"/>
          <w:w w:val="102"/>
          <w:sz w:val="20"/>
        </w:rPr>
        <w:t>（</w:t>
      </w:r>
      <w:r>
        <w:rPr>
          <w:color w:val="231F20"/>
          <w:spacing w:val="-11"/>
          <w:w w:val="102"/>
          <w:sz w:val="20"/>
        </w:rPr>
        <w:t>因</w:t>
      </w:r>
      <w:r>
        <w:rPr>
          <w:color w:val="231F20"/>
          <w:w w:val="102"/>
          <w:sz w:val="20"/>
        </w:rPr>
        <w:t>國際宣道團契規章之第五條第一款</w:t>
      </w:r>
      <w:r>
        <w:rPr>
          <w:color w:val="231F20"/>
          <w:sz w:val="20"/>
        </w:rPr>
        <w:t xml:space="preserve"> </w:t>
      </w:r>
      <w:r>
        <w:rPr>
          <w:color w:val="231F20"/>
          <w:w w:val="102"/>
          <w:sz w:val="20"/>
        </w:rPr>
        <w:t>.</w:t>
      </w:r>
      <w:r>
        <w:rPr>
          <w:color w:val="231F20"/>
          <w:spacing w:val="-1"/>
          <w:w w:val="102"/>
          <w:sz w:val="20"/>
        </w:rPr>
        <w:t>C</w:t>
      </w:r>
      <w:r>
        <w:rPr>
          <w:color w:val="231F20"/>
          <w:w w:val="102"/>
          <w:sz w:val="20"/>
        </w:rPr>
        <w:t>.3.b</w:t>
      </w:r>
      <w:r>
        <w:rPr>
          <w:color w:val="231F20"/>
          <w:sz w:val="20"/>
        </w:rPr>
        <w:t xml:space="preserve"> </w:t>
      </w:r>
      <w:r>
        <w:rPr>
          <w:color w:val="231F20"/>
          <w:w w:val="102"/>
          <w:sz w:val="20"/>
        </w:rPr>
        <w:t>中的規定，此條不適用於國際宣道團契</w:t>
      </w:r>
      <w:r>
        <w:rPr>
          <w:color w:val="231F20"/>
          <w:spacing w:val="-102"/>
          <w:w w:val="102"/>
          <w:sz w:val="20"/>
        </w:rPr>
        <w:t>）。</w:t>
      </w:r>
      <w:r>
        <w:rPr>
          <w:rFonts w:ascii="Noto Sans TC" w:eastAsia="Noto Sans TC"/>
          <w:color w:val="231F20"/>
          <w:w w:val="102"/>
          <w:sz w:val="20"/>
        </w:rPr>
        <w:t>（139.1）</w:t>
      </w:r>
    </w:p>
    <w:p w14:paraId="5F499C2E" w14:textId="77777777" w:rsidR="003345E9" w:rsidRDefault="007169A0">
      <w:pPr>
        <w:pStyle w:val="a5"/>
        <w:numPr>
          <w:ilvl w:val="1"/>
          <w:numId w:val="30"/>
        </w:numPr>
        <w:tabs>
          <w:tab w:val="left" w:pos="1313"/>
        </w:tabs>
        <w:spacing w:line="314" w:lineRule="exact"/>
        <w:ind w:left="1313" w:hanging="786"/>
        <w:jc w:val="both"/>
        <w:rPr>
          <w:sz w:val="20"/>
        </w:rPr>
      </w:pPr>
      <w:r>
        <w:rPr>
          <w:color w:val="231F20"/>
          <w:sz w:val="20"/>
        </w:rPr>
        <w:t>代表佈道所參與地區年議會的人員可依照本手冊第</w:t>
      </w:r>
      <w:r>
        <w:rPr>
          <w:color w:val="231F20"/>
          <w:spacing w:val="79"/>
          <w:w w:val="150"/>
          <w:sz w:val="20"/>
        </w:rPr>
        <w:t xml:space="preserve">  </w:t>
      </w:r>
      <w:r>
        <w:rPr>
          <w:rFonts w:ascii="Noto Sans TC" w:eastAsia="Noto Sans TC"/>
          <w:color w:val="231F20"/>
          <w:sz w:val="20"/>
        </w:rPr>
        <w:t>33</w:t>
      </w:r>
      <w:r>
        <w:rPr>
          <w:color w:val="231F20"/>
          <w:spacing w:val="-10"/>
          <w:sz w:val="20"/>
        </w:rPr>
        <w:t>、</w:t>
      </w:r>
    </w:p>
    <w:p w14:paraId="25F96C20" w14:textId="77777777" w:rsidR="003345E9" w:rsidRDefault="007169A0">
      <w:pPr>
        <w:pStyle w:val="a3"/>
        <w:spacing w:before="11" w:line="204" w:lineRule="auto"/>
        <w:ind w:right="15" w:hanging="1"/>
        <w:jc w:val="both"/>
        <w:rPr>
          <w:rFonts w:ascii="Noto Sans TC" w:eastAsia="Noto Sans TC"/>
        </w:rPr>
      </w:pPr>
      <w:r>
        <w:rPr>
          <w:rFonts w:ascii="Noto Sans TC" w:eastAsia="Noto Sans TC"/>
          <w:color w:val="231F20"/>
        </w:rPr>
        <w:t>201.1</w:t>
      </w:r>
      <w:r>
        <w:rPr>
          <w:rFonts w:ascii="Noto Sans TC" w:eastAsia="Noto Sans TC"/>
          <w:color w:val="231F20"/>
          <w:spacing w:val="71"/>
        </w:rPr>
        <w:t xml:space="preserve"> </w:t>
      </w:r>
      <w:r>
        <w:rPr>
          <w:color w:val="231F20"/>
          <w:spacing w:val="32"/>
        </w:rPr>
        <w:t xml:space="preserve">及 </w:t>
      </w:r>
      <w:r>
        <w:rPr>
          <w:rFonts w:ascii="Noto Sans TC" w:eastAsia="Noto Sans TC"/>
          <w:color w:val="231F20"/>
        </w:rPr>
        <w:t>201.2</w:t>
      </w:r>
      <w:r>
        <w:rPr>
          <w:rFonts w:ascii="Noto Sans TC" w:eastAsia="Noto Sans TC"/>
          <w:color w:val="231F20"/>
          <w:spacing w:val="72"/>
        </w:rPr>
        <w:t xml:space="preserve"> </w:t>
      </w:r>
      <w:r>
        <w:rPr>
          <w:color w:val="231F20"/>
          <w:spacing w:val="-1"/>
        </w:rPr>
        <w:t>條之規定經牧師指派確定。佈道所之牧師同樣可依本會</w:t>
      </w:r>
      <w:r>
        <w:rPr>
          <w:color w:val="231F20"/>
          <w:spacing w:val="-11"/>
        </w:rPr>
        <w:t>管理各事工部門之細則、章程及憲章</w:t>
      </w:r>
      <w:r>
        <w:rPr>
          <w:color w:val="231F20"/>
          <w:spacing w:val="-2"/>
        </w:rPr>
        <w:t>（</w:t>
      </w:r>
      <w:r>
        <w:rPr>
          <w:color w:val="231F20"/>
          <w:spacing w:val="-12"/>
        </w:rPr>
        <w:t>國際青年團契、國際宣道團契</w:t>
      </w:r>
      <w:r>
        <w:rPr>
          <w:color w:val="231F20"/>
          <w:spacing w:val="-2"/>
        </w:rPr>
        <w:t>、國際門訓事工）</w:t>
      </w:r>
      <w:r>
        <w:rPr>
          <w:color w:val="231F20"/>
          <w:spacing w:val="-12"/>
        </w:rPr>
        <w:t>提名地區年議會代表。</w:t>
      </w:r>
      <w:r>
        <w:rPr>
          <w:rFonts w:ascii="Noto Sans TC" w:eastAsia="Noto Sans TC"/>
          <w:color w:val="231F20"/>
          <w:spacing w:val="-2"/>
        </w:rPr>
        <w:t>（100.1，810，811，812）</w:t>
      </w:r>
    </w:p>
    <w:p w14:paraId="6CB5D22D" w14:textId="77777777" w:rsidR="003345E9" w:rsidRDefault="007169A0">
      <w:pPr>
        <w:pStyle w:val="2"/>
        <w:spacing w:before="64"/>
        <w:ind w:left="359"/>
      </w:pPr>
      <w:r>
        <w:rPr>
          <w:color w:val="231F20"/>
          <w:spacing w:val="-2"/>
        </w:rPr>
        <w:t>七、教會年度</w:t>
      </w:r>
    </w:p>
    <w:p w14:paraId="164CFE4A" w14:textId="77777777" w:rsidR="003345E9" w:rsidRDefault="007169A0">
      <w:pPr>
        <w:pStyle w:val="a5"/>
        <w:numPr>
          <w:ilvl w:val="0"/>
          <w:numId w:val="30"/>
        </w:numPr>
        <w:tabs>
          <w:tab w:val="left" w:pos="1005"/>
        </w:tabs>
        <w:spacing w:before="49" w:line="204" w:lineRule="auto"/>
        <w:ind w:left="119" w:right="116" w:firstLine="408"/>
        <w:jc w:val="both"/>
        <w:rPr>
          <w:sz w:val="20"/>
        </w:rPr>
      </w:pPr>
      <w:r>
        <w:rPr>
          <w:color w:val="231F20"/>
          <w:w w:val="102"/>
          <w:sz w:val="20"/>
        </w:rPr>
        <w:t>教會行政年度應與地方教會之統計年度相一致，並應被公認為教會年度。</w:t>
      </w:r>
    </w:p>
    <w:p w14:paraId="22C40CC4" w14:textId="77777777" w:rsidR="003345E9" w:rsidRDefault="007169A0">
      <w:pPr>
        <w:pStyle w:val="a5"/>
        <w:numPr>
          <w:ilvl w:val="1"/>
          <w:numId w:val="30"/>
        </w:numPr>
        <w:tabs>
          <w:tab w:val="left" w:pos="1192"/>
        </w:tabs>
        <w:spacing w:before="3" w:line="204" w:lineRule="auto"/>
        <w:ind w:left="119" w:right="113" w:firstLine="408"/>
        <w:jc w:val="both"/>
        <w:rPr>
          <w:rFonts w:ascii="Noto Sans TC" w:eastAsia="Noto Sans TC"/>
          <w:sz w:val="20"/>
        </w:rPr>
      </w:pPr>
      <w:r>
        <w:rPr>
          <w:color w:val="231F20"/>
          <w:spacing w:val="1"/>
          <w:w w:val="102"/>
          <w:sz w:val="20"/>
        </w:rPr>
        <w:t>統計年度應在地區年議會開會前之</w:t>
      </w:r>
      <w:r>
        <w:rPr>
          <w:color w:val="231F20"/>
          <w:sz w:val="20"/>
        </w:rPr>
        <w:t xml:space="preserve"> </w:t>
      </w:r>
      <w:r>
        <w:rPr>
          <w:color w:val="231F20"/>
          <w:w w:val="102"/>
          <w:sz w:val="20"/>
        </w:rPr>
        <w:t>120</w:t>
      </w:r>
      <w:r>
        <w:rPr>
          <w:color w:val="231F20"/>
          <w:sz w:val="20"/>
        </w:rPr>
        <w:t xml:space="preserve"> </w:t>
      </w:r>
      <w:r>
        <w:rPr>
          <w:color w:val="231F20"/>
          <w:spacing w:val="1"/>
          <w:w w:val="102"/>
          <w:sz w:val="20"/>
        </w:rPr>
        <w:t>天截止，新的統計</w:t>
      </w:r>
      <w:r>
        <w:rPr>
          <w:color w:val="231F20"/>
          <w:spacing w:val="3"/>
          <w:w w:val="102"/>
          <w:sz w:val="20"/>
        </w:rPr>
        <w:t>年度則應自閉會後的第一天開始起算。統計年度確切之起算及截止日</w:t>
      </w:r>
      <w:r>
        <w:rPr>
          <w:color w:val="231F20"/>
          <w:spacing w:val="-8"/>
          <w:w w:val="102"/>
          <w:sz w:val="20"/>
        </w:rPr>
        <w:t>期應由地區指導委員會決定之。</w:t>
      </w:r>
      <w:r>
        <w:rPr>
          <w:rFonts w:ascii="Noto Sans TC" w:eastAsia="Noto Sans TC"/>
          <w:color w:val="231F20"/>
          <w:w w:val="102"/>
          <w:sz w:val="20"/>
        </w:rPr>
        <w:t>（225.1）</w:t>
      </w:r>
    </w:p>
    <w:p w14:paraId="562A714D" w14:textId="77777777" w:rsidR="003345E9" w:rsidRDefault="007169A0">
      <w:pPr>
        <w:pStyle w:val="2"/>
        <w:spacing w:before="65"/>
        <w:ind w:left="359"/>
      </w:pPr>
      <w:r>
        <w:rPr>
          <w:color w:val="231F20"/>
          <w:spacing w:val="-2"/>
        </w:rPr>
        <w:t>八、座堂牧師之聘用</w:t>
      </w:r>
    </w:p>
    <w:p w14:paraId="3549765B" w14:textId="77777777" w:rsidR="003345E9" w:rsidRDefault="007169A0">
      <w:pPr>
        <w:pStyle w:val="a5"/>
        <w:numPr>
          <w:ilvl w:val="0"/>
          <w:numId w:val="30"/>
        </w:numPr>
        <w:tabs>
          <w:tab w:val="left" w:pos="1005"/>
        </w:tabs>
        <w:spacing w:before="46" w:line="206" w:lineRule="auto"/>
        <w:ind w:left="119" w:right="16" w:firstLine="408"/>
        <w:rPr>
          <w:sz w:val="20"/>
        </w:rPr>
      </w:pPr>
      <w:r>
        <w:rPr>
          <w:color w:val="231F20"/>
          <w:spacing w:val="1"/>
          <w:w w:val="102"/>
          <w:sz w:val="20"/>
        </w:rPr>
        <w:t>一位按立之牧師或領有執照之傳道人</w:t>
      </w:r>
      <w:r>
        <w:rPr>
          <w:color w:val="231F20"/>
          <w:spacing w:val="2"/>
          <w:w w:val="102"/>
          <w:sz w:val="20"/>
        </w:rPr>
        <w:t>（申請按立為牧師）得</w:t>
      </w:r>
      <w:r>
        <w:rPr>
          <w:color w:val="231F20"/>
          <w:spacing w:val="4"/>
          <w:w w:val="102"/>
          <w:sz w:val="20"/>
        </w:rPr>
        <w:t>於教會年議會或教會正式召開的特別會議中經教會有投票權年齡之會</w:t>
      </w:r>
      <w:r>
        <w:rPr>
          <w:color w:val="231F20"/>
          <w:spacing w:val="-16"/>
          <w:w w:val="102"/>
          <w:sz w:val="20"/>
        </w:rPr>
        <w:t>友出席投票，獲得三分之二之贊成票，始得通過聘用受聘牧養地方教會，</w:t>
      </w:r>
      <w:r>
        <w:rPr>
          <w:color w:val="231F20"/>
          <w:w w:val="102"/>
          <w:sz w:val="20"/>
        </w:rPr>
        <w:t>但應符合以下條件：</w:t>
      </w:r>
    </w:p>
    <w:p w14:paraId="5E4E63AA" w14:textId="77777777" w:rsidR="003345E9" w:rsidRDefault="007169A0">
      <w:pPr>
        <w:pStyle w:val="a3"/>
        <w:tabs>
          <w:tab w:val="left" w:pos="1019"/>
        </w:tabs>
        <w:spacing w:line="305" w:lineRule="exact"/>
        <w:ind w:left="612"/>
      </w:pPr>
      <w:r>
        <w:rPr>
          <w:color w:val="231F20"/>
          <w:spacing w:val="-10"/>
        </w:rPr>
        <w:t>➀</w:t>
      </w:r>
      <w:r>
        <w:rPr>
          <w:color w:val="231F20"/>
        </w:rPr>
        <w:tab/>
      </w:r>
      <w:r>
        <w:rPr>
          <w:color w:val="231F20"/>
          <w:spacing w:val="1"/>
        </w:rPr>
        <w:t>先經地區監督認可 ;</w:t>
      </w:r>
    </w:p>
    <w:p w14:paraId="00524C1A" w14:textId="77777777" w:rsidR="003345E9" w:rsidRDefault="007169A0">
      <w:pPr>
        <w:pStyle w:val="a3"/>
        <w:tabs>
          <w:tab w:val="left" w:pos="1019"/>
        </w:tabs>
        <w:spacing w:line="347" w:lineRule="exact"/>
        <w:ind w:left="612"/>
      </w:pPr>
      <w:r>
        <w:rPr>
          <w:color w:val="231F20"/>
          <w:spacing w:val="-10"/>
        </w:rPr>
        <w:t>➁</w:t>
      </w:r>
      <w:r>
        <w:rPr>
          <w:color w:val="231F20"/>
        </w:rPr>
        <w:tab/>
      </w:r>
      <w:r>
        <w:rPr>
          <w:color w:val="231F20"/>
          <w:spacing w:val="-1"/>
        </w:rPr>
        <w:t>若此提名人為該教會會友或是該教會受薪或義務同工，該提</w:t>
      </w:r>
    </w:p>
    <w:p w14:paraId="703E1EAA" w14:textId="77777777" w:rsidR="003345E9" w:rsidRDefault="003345E9">
      <w:pPr>
        <w:pStyle w:val="a3"/>
        <w:spacing w:line="347" w:lineRule="exact"/>
        <w:sectPr w:rsidR="003345E9">
          <w:pgSz w:w="8640" w:h="12960"/>
          <w:pgMar w:top="480" w:right="1080" w:bottom="1180" w:left="1080" w:header="0" w:footer="997" w:gutter="0"/>
          <w:cols w:space="720"/>
        </w:sectPr>
      </w:pPr>
    </w:p>
    <w:p w14:paraId="1A2B59D2" w14:textId="77777777" w:rsidR="003345E9" w:rsidRDefault="007169A0">
      <w:pPr>
        <w:pStyle w:val="a3"/>
        <w:spacing w:before="50"/>
        <w:ind w:left="0"/>
        <w:jc w:val="center"/>
      </w:pPr>
      <w:r>
        <w:rPr>
          <w:color w:val="231F20"/>
          <w:spacing w:val="-3"/>
        </w:rPr>
        <w:lastRenderedPageBreak/>
        <w:t>地方教會</w:t>
      </w:r>
    </w:p>
    <w:p w14:paraId="0C218B1C" w14:textId="77777777" w:rsidR="003345E9" w:rsidRDefault="007169A0">
      <w:pPr>
        <w:pStyle w:val="a3"/>
        <w:spacing w:before="201" w:line="347" w:lineRule="exact"/>
        <w:ind w:left="1020"/>
      </w:pPr>
      <w:r>
        <w:rPr>
          <w:color w:val="231F20"/>
          <w:spacing w:val="1"/>
        </w:rPr>
        <w:t>名需經地區督導委員會通過 ;</w:t>
      </w:r>
    </w:p>
    <w:p w14:paraId="7DE25F06" w14:textId="77777777" w:rsidR="003345E9" w:rsidRDefault="007169A0">
      <w:pPr>
        <w:pStyle w:val="a3"/>
        <w:spacing w:before="10" w:line="206" w:lineRule="auto"/>
        <w:ind w:left="1020" w:right="118" w:hanging="408"/>
        <w:jc w:val="both"/>
      </w:pPr>
      <w:r>
        <w:rPr>
          <w:color w:val="231F20"/>
        </w:rPr>
        <w:t>➂</w:t>
      </w:r>
      <w:r>
        <w:rPr>
          <w:color w:val="231F20"/>
          <w:spacing w:val="80"/>
          <w:w w:val="150"/>
        </w:rPr>
        <w:t xml:space="preserve"> </w:t>
      </w:r>
      <w:r>
        <w:rPr>
          <w:color w:val="231F20"/>
        </w:rPr>
        <w:t>該員需經教會委員會提名，並獲會員大會三分之二之票選通</w:t>
      </w:r>
      <w:r>
        <w:rPr>
          <w:color w:val="231F20"/>
          <w:spacing w:val="-6"/>
        </w:rPr>
        <w:t>過。</w:t>
      </w:r>
    </w:p>
    <w:p w14:paraId="70646FAC" w14:textId="77777777" w:rsidR="003345E9" w:rsidRDefault="007169A0">
      <w:pPr>
        <w:pStyle w:val="a3"/>
        <w:spacing w:line="204" w:lineRule="auto"/>
        <w:ind w:firstLine="408"/>
        <w:rPr>
          <w:rFonts w:ascii="Noto Sans TC" w:eastAsia="Noto Sans TC"/>
        </w:rPr>
      </w:pPr>
      <w:r>
        <w:rPr>
          <w:color w:val="231F20"/>
          <w:spacing w:val="-6"/>
        </w:rPr>
        <w:t>該項聘用應依據下列之條款持續評估辦理。</w:t>
      </w:r>
      <w:r>
        <w:rPr>
          <w:rFonts w:ascii="Noto Sans TC" w:eastAsia="Noto Sans TC"/>
          <w:color w:val="231F20"/>
        </w:rPr>
        <w:t xml:space="preserve">（121，132 ～ 135.5， </w:t>
      </w:r>
      <w:r>
        <w:rPr>
          <w:rFonts w:ascii="Noto Sans TC" w:eastAsia="Noto Sans TC"/>
          <w:color w:val="231F20"/>
          <w:spacing w:val="-2"/>
        </w:rPr>
        <w:t>139.2，169.8，211.10，225.16，514，524，525.4，526.3）</w:t>
      </w:r>
    </w:p>
    <w:p w14:paraId="581D1B7C" w14:textId="77777777" w:rsidR="003345E9" w:rsidRDefault="007169A0">
      <w:pPr>
        <w:pStyle w:val="a5"/>
        <w:numPr>
          <w:ilvl w:val="1"/>
          <w:numId w:val="30"/>
        </w:numPr>
        <w:tabs>
          <w:tab w:val="left" w:pos="1193"/>
        </w:tabs>
        <w:spacing w:line="204" w:lineRule="auto"/>
        <w:ind w:right="117" w:firstLine="408"/>
        <w:jc w:val="both"/>
        <w:rPr>
          <w:sz w:val="20"/>
        </w:rPr>
      </w:pPr>
      <w:r>
        <w:rPr>
          <w:color w:val="231F20"/>
          <w:spacing w:val="1"/>
          <w:w w:val="102"/>
          <w:sz w:val="20"/>
        </w:rPr>
        <w:t>應聘之傳道人應在教會會議投票決定該項聘任後之十五日內提出接受聘用。</w:t>
      </w:r>
    </w:p>
    <w:p w14:paraId="6FB44394" w14:textId="77777777" w:rsidR="003345E9" w:rsidRDefault="007169A0">
      <w:pPr>
        <w:pStyle w:val="a5"/>
        <w:numPr>
          <w:ilvl w:val="1"/>
          <w:numId w:val="30"/>
        </w:numPr>
        <w:tabs>
          <w:tab w:val="left" w:pos="1192"/>
        </w:tabs>
        <w:spacing w:before="1" w:line="204" w:lineRule="auto"/>
        <w:ind w:right="115" w:firstLine="407"/>
        <w:jc w:val="both"/>
        <w:rPr>
          <w:rFonts w:ascii="Noto Sans TC" w:eastAsia="Noto Sans TC"/>
          <w:sz w:val="20"/>
        </w:rPr>
      </w:pPr>
      <w:r>
        <w:rPr>
          <w:color w:val="231F20"/>
          <w:spacing w:val="1"/>
          <w:w w:val="102"/>
          <w:sz w:val="20"/>
        </w:rPr>
        <w:t>教會委員會與座堂牧師應以書面相互溝通，清楚表明他們</w:t>
      </w:r>
      <w:r>
        <w:rPr>
          <w:color w:val="231F20"/>
          <w:spacing w:val="-15"/>
          <w:w w:val="102"/>
          <w:sz w:val="20"/>
        </w:rPr>
        <w:t>的目標及期望。</w:t>
      </w:r>
      <w:r>
        <w:rPr>
          <w:rFonts w:ascii="Noto Sans TC" w:eastAsia="Noto Sans TC"/>
          <w:color w:val="231F20"/>
          <w:w w:val="102"/>
          <w:sz w:val="20"/>
        </w:rPr>
        <w:t>（132，139.3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139.4）</w:t>
      </w:r>
    </w:p>
    <w:p w14:paraId="7191754E" w14:textId="77777777" w:rsidR="003345E9" w:rsidRDefault="007169A0">
      <w:pPr>
        <w:pStyle w:val="a5"/>
        <w:numPr>
          <w:ilvl w:val="1"/>
          <w:numId w:val="30"/>
        </w:numPr>
        <w:tabs>
          <w:tab w:val="left" w:pos="1192"/>
        </w:tabs>
        <w:spacing w:line="206" w:lineRule="auto"/>
        <w:ind w:right="111" w:firstLine="407"/>
        <w:jc w:val="both"/>
        <w:rPr>
          <w:sz w:val="20"/>
        </w:rPr>
      </w:pPr>
      <w:r>
        <w:rPr>
          <w:color w:val="231F20"/>
          <w:spacing w:val="1"/>
          <w:w w:val="102"/>
          <w:sz w:val="20"/>
        </w:rPr>
        <w:t>一旦座堂牧師開始執行其職務時，座堂牧師和眾會友應參</w:t>
      </w:r>
      <w:r>
        <w:rPr>
          <w:color w:val="231F20"/>
          <w:spacing w:val="2"/>
          <w:w w:val="102"/>
          <w:sz w:val="20"/>
        </w:rPr>
        <w:t>與就任典禮。該典禮的目的為要表明主裡的同心合意，共同遵從神的</w:t>
      </w:r>
      <w:r>
        <w:rPr>
          <w:color w:val="231F20"/>
          <w:w w:val="102"/>
          <w:sz w:val="20"/>
        </w:rPr>
        <w:t>旨意。該典禮應由地區監督主持。</w:t>
      </w:r>
    </w:p>
    <w:p w14:paraId="744E2AF1" w14:textId="77777777" w:rsidR="003345E9" w:rsidRDefault="007169A0">
      <w:pPr>
        <w:pStyle w:val="a5"/>
        <w:numPr>
          <w:ilvl w:val="1"/>
          <w:numId w:val="30"/>
        </w:numPr>
        <w:tabs>
          <w:tab w:val="left" w:pos="1193"/>
        </w:tabs>
        <w:spacing w:line="206" w:lineRule="auto"/>
        <w:ind w:right="16" w:firstLine="408"/>
        <w:rPr>
          <w:rFonts w:ascii="Noto Sans TC" w:eastAsia="Noto Sans TC"/>
          <w:sz w:val="20"/>
        </w:rPr>
      </w:pPr>
      <w:r>
        <w:rPr>
          <w:color w:val="231F20"/>
          <w:spacing w:val="1"/>
          <w:w w:val="102"/>
          <w:sz w:val="20"/>
        </w:rPr>
        <w:t>座堂牧師應聘時，地方教會應言明給予的酬勞。酬勞的數</w:t>
      </w:r>
      <w:r>
        <w:rPr>
          <w:color w:val="231F20"/>
          <w:w w:val="102"/>
          <w:sz w:val="20"/>
        </w:rPr>
        <w:t>目可由教會委員會決定。在教會或教會委員會與座堂牧師達成協議後，</w:t>
      </w:r>
      <w:r>
        <w:rPr>
          <w:color w:val="231F20"/>
          <w:spacing w:val="2"/>
          <w:w w:val="102"/>
          <w:sz w:val="20"/>
        </w:rPr>
        <w:t>教會就當將給付座堂牧師全額酬勞視為當然之道德義務。然而，若當</w:t>
      </w:r>
      <w:r>
        <w:rPr>
          <w:color w:val="231F20"/>
          <w:spacing w:val="1"/>
          <w:w w:val="102"/>
          <w:sz w:val="20"/>
        </w:rPr>
        <w:t>教會財力無法付給議定之全額酬勞時，座堂牧師不得以此協議作為充</w:t>
      </w:r>
      <w:r>
        <w:rPr>
          <w:color w:val="231F20"/>
          <w:w w:val="102"/>
          <w:sz w:val="20"/>
        </w:rPr>
        <w:t>份理由採取法律行動控告教會，而教會或地區指導委員會也無法律責任在該座堂牧師在職期間，或尚未另派牧師時，額外籌募基金。若現職或前任牧師採取法律行動控告教會或地區指導委員會，地區應採取行動索回傳道人資格證書，因此也將此為傳道人之名字於教牧名冊中</w:t>
      </w:r>
      <w:r>
        <w:rPr>
          <w:color w:val="231F20"/>
          <w:spacing w:val="7"/>
          <w:w w:val="102"/>
          <w:sz w:val="20"/>
        </w:rPr>
        <w:t>剔除。地方教會也應提供牧師的旅費和搬家費</w:t>
      </w:r>
      <w:r>
        <w:rPr>
          <w:color w:val="231F20"/>
          <w:spacing w:val="-102"/>
          <w:w w:val="102"/>
          <w:sz w:val="20"/>
        </w:rPr>
        <w:t>。</w:t>
      </w:r>
      <w:r>
        <w:rPr>
          <w:rFonts w:ascii="Noto Sans TC" w:eastAsia="Noto Sans TC"/>
          <w:color w:val="231F20"/>
          <w:w w:val="102"/>
          <w:sz w:val="20"/>
        </w:rPr>
        <w:t>（32</w:t>
      </w:r>
      <w:r>
        <w:rPr>
          <w:rFonts w:ascii="Noto Sans TC" w:eastAsia="Noto Sans TC"/>
          <w:color w:val="231F20"/>
          <w:spacing w:val="9"/>
          <w:sz w:val="20"/>
        </w:rPr>
        <w:t xml:space="preserve"> </w:t>
      </w:r>
      <w:r>
        <w:rPr>
          <w:rFonts w:ascii="Noto Sans TC" w:eastAsia="Noto Sans TC"/>
          <w:color w:val="231F20"/>
          <w:w w:val="102"/>
          <w:sz w:val="20"/>
        </w:rPr>
        <w:t>～</w:t>
      </w:r>
      <w:r>
        <w:rPr>
          <w:rFonts w:ascii="Noto Sans TC" w:eastAsia="Noto Sans TC"/>
          <w:color w:val="231F20"/>
          <w:spacing w:val="9"/>
          <w:sz w:val="20"/>
        </w:rPr>
        <w:t xml:space="preserve"> </w:t>
      </w:r>
      <w:r>
        <w:rPr>
          <w:rFonts w:ascii="Noto Sans TC" w:eastAsia="Noto Sans TC"/>
          <w:color w:val="231F20"/>
          <w:w w:val="102"/>
          <w:sz w:val="20"/>
        </w:rPr>
        <w:t>32.3，139.8</w:t>
      </w:r>
    </w:p>
    <w:p w14:paraId="75D25842" w14:textId="77777777" w:rsidR="003345E9" w:rsidRDefault="007169A0">
      <w:pPr>
        <w:pStyle w:val="a3"/>
        <w:spacing w:line="296"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139.9）</w:t>
      </w:r>
    </w:p>
    <w:p w14:paraId="2190CDCB" w14:textId="77777777" w:rsidR="003345E9" w:rsidRDefault="007169A0">
      <w:pPr>
        <w:pStyle w:val="a5"/>
        <w:numPr>
          <w:ilvl w:val="1"/>
          <w:numId w:val="30"/>
        </w:numPr>
        <w:tabs>
          <w:tab w:val="left" w:pos="1193"/>
        </w:tabs>
        <w:spacing w:before="2" w:line="204" w:lineRule="auto"/>
        <w:ind w:right="117" w:firstLine="408"/>
        <w:rPr>
          <w:sz w:val="20"/>
        </w:rPr>
      </w:pPr>
      <w:r>
        <w:rPr>
          <w:color w:val="231F20"/>
          <w:spacing w:val="1"/>
          <w:w w:val="102"/>
          <w:sz w:val="20"/>
        </w:rPr>
        <w:t>座堂牧師之酬勞應於其正式主持地方教會第一個主日崇拜前的星期一開始起算。</w:t>
      </w:r>
    </w:p>
    <w:p w14:paraId="4B33BB4A" w14:textId="77777777" w:rsidR="003345E9" w:rsidRDefault="007169A0">
      <w:pPr>
        <w:pStyle w:val="a5"/>
        <w:numPr>
          <w:ilvl w:val="1"/>
          <w:numId w:val="30"/>
        </w:numPr>
        <w:tabs>
          <w:tab w:val="left" w:pos="1167"/>
        </w:tabs>
        <w:spacing w:line="312" w:lineRule="exact"/>
        <w:ind w:left="1167" w:hanging="639"/>
        <w:rPr>
          <w:rFonts w:ascii="Noto Sans TC" w:eastAsia="Noto Sans TC"/>
          <w:sz w:val="20"/>
        </w:rPr>
      </w:pPr>
      <w:r>
        <w:rPr>
          <w:color w:val="231F20"/>
          <w:sz w:val="20"/>
        </w:rPr>
        <w:t>地方教會可與地區合作以另外的方式來支持傳道人</w:t>
      </w:r>
      <w:r>
        <w:rPr>
          <w:color w:val="231F20"/>
          <w:spacing w:val="-203"/>
          <w:sz w:val="20"/>
        </w:rPr>
        <w:t>。</w:t>
      </w:r>
      <w:r>
        <w:rPr>
          <w:rFonts w:ascii="Noto Sans TC" w:eastAsia="Noto Sans TC"/>
          <w:color w:val="231F20"/>
          <w:spacing w:val="-2"/>
          <w:sz w:val="20"/>
        </w:rPr>
        <w:t>（32.3，</w:t>
      </w:r>
    </w:p>
    <w:p w14:paraId="1AA4D7DB" w14:textId="77777777" w:rsidR="003345E9" w:rsidRDefault="007169A0">
      <w:pPr>
        <w:pStyle w:val="a3"/>
        <w:spacing w:line="320" w:lineRule="exact"/>
        <w:rPr>
          <w:rFonts w:ascii="Noto Sans TC" w:eastAsia="Noto Sans TC"/>
        </w:rPr>
      </w:pPr>
      <w:r>
        <w:rPr>
          <w:rFonts w:ascii="Noto Sans TC" w:eastAsia="Noto Sans TC"/>
          <w:color w:val="231F20"/>
          <w:spacing w:val="-2"/>
        </w:rPr>
        <w:t>139.8）</w:t>
      </w:r>
    </w:p>
    <w:p w14:paraId="40F9BB75" w14:textId="77777777" w:rsidR="003345E9" w:rsidRDefault="007169A0">
      <w:pPr>
        <w:pStyle w:val="a5"/>
        <w:numPr>
          <w:ilvl w:val="0"/>
          <w:numId w:val="30"/>
        </w:numPr>
        <w:tabs>
          <w:tab w:val="left" w:pos="1008"/>
        </w:tabs>
        <w:spacing w:before="8" w:line="206" w:lineRule="auto"/>
        <w:ind w:right="108" w:firstLine="408"/>
        <w:jc w:val="both"/>
        <w:rPr>
          <w:sz w:val="20"/>
        </w:rPr>
      </w:pPr>
      <w:r>
        <w:rPr>
          <w:color w:val="231F20"/>
          <w:spacing w:val="10"/>
          <w:w w:val="102"/>
          <w:sz w:val="20"/>
        </w:rPr>
        <w:t>在肯定家庭的重要性和教牧成為平和並表裡一致生活的典</w:t>
      </w:r>
      <w:r>
        <w:rPr>
          <w:color w:val="231F20"/>
          <w:spacing w:val="1"/>
          <w:w w:val="102"/>
          <w:sz w:val="20"/>
        </w:rPr>
        <w:t>範，地方教會應考慮提供座堂牧師或副牧產假或陪產假。地區監督應</w:t>
      </w:r>
      <w:r>
        <w:rPr>
          <w:color w:val="231F20"/>
          <w:w w:val="102"/>
          <w:sz w:val="20"/>
        </w:rPr>
        <w:t>鼓勵地方教會採納產假或陪產假之政策，並提供下列資訊。此等政策應包含下列</w:t>
      </w:r>
      <w:r>
        <w:rPr>
          <w:color w:val="231F20"/>
          <w:spacing w:val="-1"/>
          <w:sz w:val="20"/>
        </w:rPr>
        <w:t xml:space="preserve"> </w:t>
      </w:r>
      <w:r>
        <w:rPr>
          <w:color w:val="231F20"/>
          <w:w w:val="102"/>
          <w:sz w:val="20"/>
        </w:rPr>
        <w:t>:</w:t>
      </w:r>
    </w:p>
    <w:p w14:paraId="47995B9C" w14:textId="77777777" w:rsidR="003345E9" w:rsidRDefault="007169A0">
      <w:pPr>
        <w:pStyle w:val="a3"/>
        <w:spacing w:line="206" w:lineRule="auto"/>
        <w:ind w:left="1020" w:right="116" w:hanging="408"/>
        <w:jc w:val="both"/>
      </w:pPr>
      <w:r>
        <w:rPr>
          <w:color w:val="231F20"/>
        </w:rPr>
        <w:t>➀</w:t>
      </w:r>
      <w:r>
        <w:rPr>
          <w:color w:val="231F20"/>
          <w:spacing w:val="80"/>
          <w:w w:val="150"/>
        </w:rPr>
        <w:t xml:space="preserve"> </w:t>
      </w:r>
      <w:r>
        <w:rPr>
          <w:color w:val="231F20"/>
        </w:rPr>
        <w:t>產假或陪產假之時間和長短應由教牧和教會委員會在生產或</w:t>
      </w:r>
      <w:r>
        <w:rPr>
          <w:color w:val="231F20"/>
          <w:spacing w:val="-2"/>
        </w:rPr>
        <w:t>領養前商討決定。</w:t>
      </w:r>
    </w:p>
    <w:p w14:paraId="615C3CEC"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2A9A0DFD"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3177E18" w14:textId="77777777" w:rsidR="003345E9" w:rsidRDefault="007169A0">
      <w:pPr>
        <w:pStyle w:val="a3"/>
        <w:spacing w:before="201" w:line="347" w:lineRule="exact"/>
        <w:ind w:left="612"/>
        <w:jc w:val="both"/>
      </w:pPr>
      <w:r>
        <w:rPr>
          <w:color w:val="231F20"/>
        </w:rPr>
        <w:t>➁</w:t>
      </w:r>
      <w:r>
        <w:rPr>
          <w:color w:val="231F20"/>
          <w:spacing w:val="56"/>
          <w:w w:val="150"/>
        </w:rPr>
        <w:t xml:space="preserve">  </w:t>
      </w:r>
      <w:r>
        <w:rPr>
          <w:color w:val="231F20"/>
          <w:spacing w:val="-1"/>
        </w:rPr>
        <w:t>產假或陪產假應在經常的年假以外。</w:t>
      </w:r>
    </w:p>
    <w:p w14:paraId="674D6118" w14:textId="77777777" w:rsidR="003345E9" w:rsidRDefault="007169A0">
      <w:pPr>
        <w:pStyle w:val="a3"/>
        <w:spacing w:before="10" w:line="206" w:lineRule="auto"/>
        <w:ind w:left="1020" w:right="114" w:hanging="408"/>
        <w:jc w:val="both"/>
      </w:pPr>
      <w:r>
        <w:rPr>
          <w:color w:val="231F20"/>
        </w:rPr>
        <w:t>➂</w:t>
      </w:r>
      <w:r>
        <w:rPr>
          <w:color w:val="231F20"/>
          <w:spacing w:val="80"/>
          <w:w w:val="150"/>
        </w:rPr>
        <w:t xml:space="preserve"> </w:t>
      </w:r>
      <w:r>
        <w:rPr>
          <w:color w:val="231F20"/>
        </w:rPr>
        <w:t>在產假或陪產假期間，教會應與教牧和地區監督商討，聘請一委任代理牧師 。</w:t>
      </w:r>
    </w:p>
    <w:p w14:paraId="1E92B1A8" w14:textId="77777777" w:rsidR="003345E9" w:rsidRDefault="007169A0">
      <w:pPr>
        <w:pStyle w:val="a3"/>
        <w:spacing w:line="206" w:lineRule="auto"/>
        <w:ind w:left="1020" w:right="114" w:hanging="408"/>
        <w:jc w:val="both"/>
      </w:pPr>
      <w:r>
        <w:rPr>
          <w:b/>
          <w:color w:val="231F20"/>
          <w:w w:val="102"/>
        </w:rPr>
        <w:t>➃</w:t>
      </w:r>
      <w:r>
        <w:rPr>
          <w:b/>
          <w:color w:val="231F20"/>
          <w:spacing w:val="1"/>
        </w:rPr>
        <w:t xml:space="preserve">    </w:t>
      </w:r>
      <w:r>
        <w:rPr>
          <w:color w:val="231F20"/>
          <w:spacing w:val="-1"/>
          <w:w w:val="102"/>
        </w:rPr>
        <w:t>在產假或陪產假期間，教會應如常支付教牧的薪俸。如有其他協議，需提供書面文件，由教牧、教會委員會秘書和地區</w:t>
      </w:r>
      <w:r>
        <w:rPr>
          <w:color w:val="231F20"/>
          <w:w w:val="102"/>
        </w:rPr>
        <w:t>監督共同簽署。</w:t>
      </w:r>
    </w:p>
    <w:p w14:paraId="7CB64EFF" w14:textId="77777777" w:rsidR="003345E9" w:rsidRDefault="007169A0">
      <w:pPr>
        <w:pStyle w:val="a5"/>
        <w:numPr>
          <w:ilvl w:val="0"/>
          <w:numId w:val="30"/>
        </w:numPr>
        <w:tabs>
          <w:tab w:val="left" w:pos="1008"/>
        </w:tabs>
        <w:spacing w:line="204" w:lineRule="auto"/>
        <w:ind w:right="105" w:firstLine="408"/>
        <w:jc w:val="both"/>
        <w:rPr>
          <w:rFonts w:ascii="Noto Sans TC" w:eastAsia="Noto Sans TC"/>
          <w:sz w:val="20"/>
        </w:rPr>
      </w:pPr>
      <w:r>
        <w:rPr>
          <w:b/>
          <w:color w:val="231F20"/>
          <w:spacing w:val="8"/>
          <w:w w:val="102"/>
          <w:sz w:val="20"/>
        </w:rPr>
        <w:t>指派牧師。</w:t>
      </w:r>
      <w:r>
        <w:rPr>
          <w:color w:val="231F20"/>
          <w:spacing w:val="9"/>
          <w:w w:val="102"/>
          <w:sz w:val="20"/>
        </w:rPr>
        <w:t>凡組織未滿五年，或在上次教會年議會中不滿</w:t>
      </w:r>
      <w:r>
        <w:rPr>
          <w:color w:val="231F20"/>
          <w:spacing w:val="2"/>
          <w:w w:val="102"/>
          <w:sz w:val="20"/>
        </w:rPr>
        <w:t>三十五名會友參與投票，或按期接受地區經費輔助，包括未全額支付</w:t>
      </w:r>
      <w:r>
        <w:rPr>
          <w:color w:val="231F20"/>
          <w:w w:val="102"/>
          <w:sz w:val="20"/>
        </w:rPr>
        <w:t>分攤款項的地方教會，經地區指導委員會之同意，並與地方教會委員</w:t>
      </w:r>
      <w:r>
        <w:rPr>
          <w:color w:val="231F20"/>
          <w:spacing w:val="-5"/>
          <w:w w:val="102"/>
          <w:sz w:val="20"/>
        </w:rPr>
        <w:t>會商討後，可由地區監督指派或續聘一位座堂牧師。</w:t>
      </w:r>
      <w:r>
        <w:rPr>
          <w:rFonts w:ascii="Noto Sans TC" w:eastAsia="Noto Sans TC"/>
          <w:color w:val="231F20"/>
          <w:w w:val="102"/>
          <w:sz w:val="20"/>
        </w:rPr>
        <w:t>（211.17）</w:t>
      </w:r>
    </w:p>
    <w:p w14:paraId="79018C16" w14:textId="77777777" w:rsidR="003345E9" w:rsidRDefault="007169A0">
      <w:pPr>
        <w:pStyle w:val="a5"/>
        <w:numPr>
          <w:ilvl w:val="1"/>
          <w:numId w:val="30"/>
        </w:numPr>
        <w:tabs>
          <w:tab w:val="left" w:pos="1193"/>
        </w:tabs>
        <w:spacing w:line="206" w:lineRule="auto"/>
        <w:ind w:right="111" w:firstLine="408"/>
        <w:jc w:val="both"/>
        <w:rPr>
          <w:sz w:val="20"/>
        </w:rPr>
      </w:pPr>
      <w:r>
        <w:rPr>
          <w:color w:val="231F20"/>
          <w:spacing w:val="1"/>
          <w:w w:val="102"/>
          <w:sz w:val="20"/>
        </w:rPr>
        <w:t>當一教會超過三十五位投票會友，或已經組織超過五年並</w:t>
      </w:r>
      <w:r>
        <w:rPr>
          <w:color w:val="231F20"/>
          <w:spacing w:val="3"/>
          <w:w w:val="102"/>
          <w:sz w:val="20"/>
        </w:rPr>
        <w:t>且其座堂牧師已經在該教會作為委任牧師服事兩年以上，該教會可以</w:t>
      </w:r>
      <w:r>
        <w:rPr>
          <w:color w:val="231F20"/>
          <w:spacing w:val="1"/>
          <w:w w:val="102"/>
          <w:sz w:val="20"/>
        </w:rPr>
        <w:t>開始由</w:t>
      </w:r>
      <w:r>
        <w:rPr>
          <w:color w:val="231F20"/>
          <w:spacing w:val="18"/>
          <w:sz w:val="20"/>
        </w:rPr>
        <w:t xml:space="preserve"> </w:t>
      </w:r>
      <w:r>
        <w:rPr>
          <w:color w:val="231F20"/>
          <w:spacing w:val="-4"/>
          <w:w w:val="102"/>
          <w:sz w:val="20"/>
        </w:rPr>
        <w:t>”委任狀態”的地位進入地方教會自行聘任的程序。該程序應</w:t>
      </w:r>
      <w:r>
        <w:rPr>
          <w:color w:val="231F20"/>
          <w:spacing w:val="3"/>
          <w:w w:val="102"/>
          <w:sz w:val="20"/>
        </w:rPr>
        <w:t>包括教會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教牧關係評估，過半數教會委員的認同、地區監督以及地</w:t>
      </w:r>
      <w:r>
        <w:rPr>
          <w:color w:val="231F20"/>
          <w:spacing w:val="1"/>
          <w:w w:val="102"/>
          <w:sz w:val="20"/>
        </w:rPr>
        <w:t>區指導委員的認同，未來每四年一次的教會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教牧關係評估的日期為</w:t>
      </w:r>
      <w:r>
        <w:rPr>
          <w:color w:val="231F20"/>
          <w:w w:val="102"/>
          <w:sz w:val="20"/>
        </w:rPr>
        <w:t>會眾通過自行聘任之日期。</w:t>
      </w:r>
    </w:p>
    <w:p w14:paraId="4B682725" w14:textId="77777777" w:rsidR="003345E9" w:rsidRDefault="007169A0">
      <w:pPr>
        <w:pStyle w:val="a5"/>
        <w:numPr>
          <w:ilvl w:val="0"/>
          <w:numId w:val="30"/>
        </w:numPr>
        <w:tabs>
          <w:tab w:val="left" w:pos="1008"/>
        </w:tabs>
        <w:spacing w:line="206" w:lineRule="auto"/>
        <w:ind w:right="17" w:firstLine="408"/>
        <w:rPr>
          <w:sz w:val="20"/>
        </w:rPr>
      </w:pPr>
      <w:r>
        <w:rPr>
          <w:color w:val="231F20"/>
          <w:spacing w:val="10"/>
          <w:w w:val="102"/>
          <w:sz w:val="20"/>
        </w:rPr>
        <w:t>若教會委員會與地區監督在安排座堂牧師的事上意見相左</w:t>
      </w:r>
      <w:r>
        <w:rPr>
          <w:color w:val="231F20"/>
          <w:spacing w:val="1"/>
          <w:w w:val="102"/>
          <w:sz w:val="20"/>
        </w:rPr>
        <w:t>時，教會委員會或地區監督可將此事呈請主管區總監督裁決。對總監</w:t>
      </w:r>
      <w:r>
        <w:rPr>
          <w:color w:val="231F20"/>
          <w:w w:val="102"/>
          <w:sz w:val="20"/>
        </w:rPr>
        <w:t>督之裁決若有異議，不論是教會委員會或地區監督，均可上訴於總監督會。所有向主管區總監督或總監督會提出之上訴、反駁或申辯，均</w:t>
      </w:r>
      <w:r>
        <w:rPr>
          <w:color w:val="231F20"/>
          <w:spacing w:val="-1"/>
          <w:w w:val="102"/>
          <w:sz w:val="20"/>
        </w:rPr>
        <w:t>應以書面為之。不論是教會委員會或地區監督之上訴，反駁或申辯書，</w:t>
      </w:r>
      <w:r>
        <w:rPr>
          <w:color w:val="231F20"/>
          <w:spacing w:val="3"/>
          <w:w w:val="102"/>
          <w:sz w:val="20"/>
        </w:rPr>
        <w:t>均應將副本一份送達另一當事人。教會委員會上訴之會議記錄應記載</w:t>
      </w:r>
      <w:r>
        <w:rPr>
          <w:color w:val="231F20"/>
          <w:w w:val="102"/>
          <w:sz w:val="20"/>
        </w:rPr>
        <w:t>上訴之裁決、申辯之緣由，以及投票結果。若該候選人退出，或經考</w:t>
      </w:r>
      <w:r>
        <w:rPr>
          <w:color w:val="231F20"/>
          <w:spacing w:val="5"/>
          <w:w w:val="102"/>
          <w:sz w:val="20"/>
        </w:rPr>
        <w:t>慮後發現座堂牧師候選人並不適合該提名，上訴之過程應立刻終止，</w:t>
      </w:r>
      <w:r>
        <w:rPr>
          <w:color w:val="231F20"/>
          <w:w w:val="102"/>
          <w:sz w:val="20"/>
        </w:rPr>
        <w:t>地區監督與教會委員會應繼續安排座堂牧師之人選。</w:t>
      </w:r>
    </w:p>
    <w:p w14:paraId="75B299B8" w14:textId="77777777" w:rsidR="003345E9" w:rsidRDefault="007169A0">
      <w:pPr>
        <w:pStyle w:val="a5"/>
        <w:numPr>
          <w:ilvl w:val="0"/>
          <w:numId w:val="30"/>
        </w:numPr>
        <w:tabs>
          <w:tab w:val="left" w:pos="1006"/>
        </w:tabs>
        <w:spacing w:line="204" w:lineRule="auto"/>
        <w:ind w:right="116" w:firstLine="408"/>
        <w:rPr>
          <w:sz w:val="20"/>
        </w:rPr>
      </w:pPr>
      <w:r>
        <w:rPr>
          <w:color w:val="231F20"/>
          <w:spacing w:val="1"/>
          <w:w w:val="102"/>
          <w:sz w:val="20"/>
        </w:rPr>
        <w:t>一位領有執照之傳道人</w:t>
      </w:r>
      <w:r>
        <w:rPr>
          <w:color w:val="231F20"/>
          <w:spacing w:val="2"/>
          <w:w w:val="102"/>
          <w:sz w:val="20"/>
        </w:rPr>
        <w:t>（申請按立為牧師）</w:t>
      </w:r>
      <w:r>
        <w:rPr>
          <w:color w:val="231F20"/>
          <w:spacing w:val="-1"/>
          <w:w w:val="102"/>
          <w:sz w:val="20"/>
        </w:rPr>
        <w:t>被聘為座堂牧師</w:t>
      </w:r>
      <w:r>
        <w:rPr>
          <w:color w:val="231F20"/>
          <w:w w:val="102"/>
          <w:sz w:val="20"/>
        </w:rPr>
        <w:t>後，若沒有換發新證，在地區年議會時，其聘任便告終止。</w:t>
      </w:r>
    </w:p>
    <w:p w14:paraId="5FC01B88" w14:textId="77777777" w:rsidR="003345E9" w:rsidRDefault="007169A0">
      <w:pPr>
        <w:pStyle w:val="a5"/>
        <w:numPr>
          <w:ilvl w:val="0"/>
          <w:numId w:val="30"/>
        </w:numPr>
        <w:tabs>
          <w:tab w:val="left" w:pos="1005"/>
        </w:tabs>
        <w:spacing w:line="313" w:lineRule="exact"/>
        <w:ind w:left="1005" w:hanging="477"/>
        <w:rPr>
          <w:sz w:val="20"/>
        </w:rPr>
      </w:pPr>
      <w:r>
        <w:rPr>
          <w:color w:val="231F20"/>
          <w:spacing w:val="-1"/>
          <w:sz w:val="20"/>
        </w:rPr>
        <w:t>座堂牧師考慮辭職時，應</w:t>
      </w:r>
    </w:p>
    <w:p w14:paraId="67ED1BA0" w14:textId="77777777" w:rsidR="003345E9" w:rsidRDefault="007169A0">
      <w:pPr>
        <w:pStyle w:val="a3"/>
        <w:tabs>
          <w:tab w:val="left" w:pos="1019"/>
        </w:tabs>
        <w:spacing w:line="320" w:lineRule="exact"/>
        <w:ind w:left="612"/>
      </w:pPr>
      <w:r>
        <w:rPr>
          <w:color w:val="231F20"/>
          <w:spacing w:val="-10"/>
        </w:rPr>
        <w:t>➀</w:t>
      </w:r>
      <w:r>
        <w:rPr>
          <w:color w:val="231F20"/>
        </w:rPr>
        <w:tab/>
      </w:r>
      <w:r>
        <w:rPr>
          <w:color w:val="231F20"/>
          <w:spacing w:val="-2"/>
        </w:rPr>
        <w:t>與地區監督商討</w:t>
      </w:r>
    </w:p>
    <w:p w14:paraId="0E49C68F" w14:textId="77777777" w:rsidR="003345E9" w:rsidRDefault="007169A0">
      <w:pPr>
        <w:pStyle w:val="a3"/>
        <w:tabs>
          <w:tab w:val="left" w:pos="1019"/>
        </w:tabs>
        <w:spacing w:line="320" w:lineRule="exact"/>
        <w:ind w:left="612"/>
      </w:pPr>
      <w:r>
        <w:rPr>
          <w:color w:val="231F20"/>
          <w:spacing w:val="-10"/>
        </w:rPr>
        <w:t>➁</w:t>
      </w:r>
      <w:r>
        <w:rPr>
          <w:color w:val="231F20"/>
        </w:rPr>
        <w:tab/>
      </w:r>
      <w:r>
        <w:rPr>
          <w:color w:val="231F20"/>
          <w:spacing w:val="-1"/>
        </w:rPr>
        <w:t>離職日期三十天之前向教會委員會遞交離職書</w:t>
      </w:r>
    </w:p>
    <w:p w14:paraId="3F5311F9" w14:textId="77777777" w:rsidR="003345E9" w:rsidRDefault="007169A0">
      <w:pPr>
        <w:pStyle w:val="a3"/>
        <w:tabs>
          <w:tab w:val="left" w:pos="1019"/>
        </w:tabs>
        <w:spacing w:line="320" w:lineRule="exact"/>
        <w:ind w:left="612"/>
      </w:pPr>
      <w:r>
        <w:rPr>
          <w:color w:val="231F20"/>
          <w:spacing w:val="-10"/>
        </w:rPr>
        <w:t>➂</w:t>
      </w:r>
      <w:r>
        <w:rPr>
          <w:color w:val="231F20"/>
        </w:rPr>
        <w:tab/>
      </w:r>
      <w:r>
        <w:rPr>
          <w:color w:val="231F20"/>
          <w:spacing w:val="-1"/>
        </w:rPr>
        <w:t>將離職書副本交予地區監督</w:t>
      </w:r>
    </w:p>
    <w:p w14:paraId="70E555DF" w14:textId="77777777" w:rsidR="003345E9" w:rsidRDefault="007169A0">
      <w:pPr>
        <w:pStyle w:val="a3"/>
        <w:spacing w:line="347" w:lineRule="exact"/>
        <w:ind w:left="528"/>
      </w:pPr>
      <w:r>
        <w:rPr>
          <w:color w:val="231F20"/>
          <w:spacing w:val="-1"/>
        </w:rPr>
        <w:t>教會委員會收到離職書 , 得地區監督書面認可 , 離職日期於三十</w:t>
      </w:r>
    </w:p>
    <w:p w14:paraId="291C32BD" w14:textId="77777777" w:rsidR="003345E9" w:rsidRDefault="003345E9">
      <w:pPr>
        <w:pStyle w:val="a3"/>
        <w:spacing w:line="347" w:lineRule="exact"/>
        <w:sectPr w:rsidR="003345E9">
          <w:pgSz w:w="8640" w:h="12960"/>
          <w:pgMar w:top="480" w:right="1080" w:bottom="1180" w:left="1080" w:header="0" w:footer="997" w:gutter="0"/>
          <w:cols w:space="720"/>
        </w:sectPr>
      </w:pPr>
    </w:p>
    <w:p w14:paraId="39D357B3" w14:textId="77777777" w:rsidR="003345E9" w:rsidRDefault="007169A0">
      <w:pPr>
        <w:pStyle w:val="a3"/>
        <w:spacing w:before="50"/>
        <w:ind w:left="0"/>
        <w:jc w:val="center"/>
      </w:pPr>
      <w:r>
        <w:rPr>
          <w:color w:val="231F20"/>
          <w:spacing w:val="-3"/>
        </w:rPr>
        <w:lastRenderedPageBreak/>
        <w:t>地方教會</w:t>
      </w:r>
    </w:p>
    <w:p w14:paraId="7BD83C19" w14:textId="77777777" w:rsidR="003345E9" w:rsidRDefault="007169A0">
      <w:pPr>
        <w:pStyle w:val="a3"/>
        <w:spacing w:before="201" w:line="343" w:lineRule="exact"/>
        <w:ind w:left="119"/>
      </w:pPr>
      <w:r>
        <w:rPr>
          <w:color w:val="231F20"/>
          <w:spacing w:val="-2"/>
        </w:rPr>
        <w:t>日內生效。</w:t>
      </w:r>
    </w:p>
    <w:p w14:paraId="318695A0" w14:textId="77777777" w:rsidR="003345E9" w:rsidRDefault="007169A0">
      <w:pPr>
        <w:pStyle w:val="a5"/>
        <w:numPr>
          <w:ilvl w:val="1"/>
          <w:numId w:val="30"/>
        </w:numPr>
        <w:tabs>
          <w:tab w:val="left" w:pos="1192"/>
        </w:tabs>
        <w:spacing w:before="12" w:line="206" w:lineRule="auto"/>
        <w:ind w:right="112" w:firstLine="407"/>
        <w:jc w:val="both"/>
        <w:rPr>
          <w:sz w:val="20"/>
        </w:rPr>
      </w:pPr>
      <w:r>
        <w:rPr>
          <w:color w:val="231F20"/>
          <w:spacing w:val="1"/>
          <w:w w:val="102"/>
          <w:sz w:val="20"/>
        </w:rPr>
        <w:t>辭職的座堂牧師應與教會委員會之秘書合作，預備一份正</w:t>
      </w:r>
      <w:r>
        <w:rPr>
          <w:color w:val="231F20"/>
          <w:spacing w:val="2"/>
          <w:w w:val="102"/>
          <w:sz w:val="20"/>
        </w:rPr>
        <w:t>確的教會會友名冊，並載明各會友之現在住址。這份名冊必須與最近</w:t>
      </w:r>
      <w:r>
        <w:rPr>
          <w:color w:val="231F20"/>
          <w:w w:val="102"/>
          <w:sz w:val="20"/>
        </w:rPr>
        <w:t>出版的地區記錄之人數相符，並註明本年度之內增減之人數。</w:t>
      </w:r>
    </w:p>
    <w:p w14:paraId="1326EF6C" w14:textId="77777777" w:rsidR="003345E9" w:rsidRDefault="007169A0">
      <w:pPr>
        <w:pStyle w:val="a5"/>
        <w:numPr>
          <w:ilvl w:val="0"/>
          <w:numId w:val="30"/>
        </w:numPr>
        <w:tabs>
          <w:tab w:val="left" w:pos="1006"/>
        </w:tabs>
        <w:spacing w:line="206" w:lineRule="auto"/>
        <w:ind w:right="14" w:firstLine="408"/>
        <w:rPr>
          <w:sz w:val="20"/>
        </w:rPr>
      </w:pPr>
      <w:r>
        <w:rPr>
          <w:color w:val="231F20"/>
          <w:spacing w:val="1"/>
          <w:w w:val="102"/>
          <w:sz w:val="20"/>
        </w:rPr>
        <w:t>經由教會委員會的推薦和地區監督的同意，地方教會可以選</w:t>
      </w:r>
      <w:r>
        <w:rPr>
          <w:color w:val="231F20"/>
          <w:spacing w:val="3"/>
          <w:w w:val="102"/>
          <w:sz w:val="20"/>
        </w:rPr>
        <w:t>舉兩位或以上協同牧會之牧師</w:t>
      </w:r>
      <w:r>
        <w:rPr>
          <w:color w:val="231F20"/>
          <w:spacing w:val="4"/>
          <w:w w:val="102"/>
          <w:sz w:val="20"/>
        </w:rPr>
        <w:t>（以下簡稱為共同牧師</w:t>
      </w:r>
      <w:r>
        <w:rPr>
          <w:color w:val="231F20"/>
          <w:spacing w:val="-102"/>
          <w:w w:val="102"/>
          <w:sz w:val="20"/>
        </w:rPr>
        <w:t>）</w:t>
      </w:r>
      <w:r>
        <w:rPr>
          <w:color w:val="231F20"/>
          <w:spacing w:val="2"/>
          <w:w w:val="102"/>
          <w:sz w:val="20"/>
        </w:rPr>
        <w:t>，在這情形下，以下的規範應在教會中應用。</w:t>
      </w:r>
    </w:p>
    <w:p w14:paraId="57BBC2F9" w14:textId="77777777" w:rsidR="003345E9" w:rsidRDefault="007169A0">
      <w:pPr>
        <w:pStyle w:val="a3"/>
        <w:spacing w:line="206" w:lineRule="auto"/>
        <w:ind w:left="1020" w:right="118" w:hanging="408"/>
        <w:jc w:val="both"/>
      </w:pPr>
      <w:r>
        <w:rPr>
          <w:color w:val="231F20"/>
        </w:rPr>
        <w:t>➀</w:t>
      </w:r>
      <w:r>
        <w:rPr>
          <w:color w:val="231F20"/>
          <w:spacing w:val="80"/>
          <w:w w:val="150"/>
        </w:rPr>
        <w:t xml:space="preserve"> </w:t>
      </w:r>
      <w:r>
        <w:rPr>
          <w:color w:val="231F20"/>
        </w:rPr>
        <w:t>在地區監督之指導下，共同牧師應與教會委員會一同制訂權</w:t>
      </w:r>
      <w:r>
        <w:rPr>
          <w:color w:val="231F20"/>
          <w:spacing w:val="-2"/>
        </w:rPr>
        <w:t>責區分的計劃。</w:t>
      </w:r>
    </w:p>
    <w:p w14:paraId="5933A1E6" w14:textId="77777777" w:rsidR="003345E9" w:rsidRDefault="007169A0">
      <w:pPr>
        <w:pStyle w:val="a3"/>
        <w:spacing w:line="206" w:lineRule="auto"/>
        <w:ind w:left="1020" w:right="114" w:hanging="408"/>
        <w:jc w:val="both"/>
      </w:pPr>
      <w:r>
        <w:rPr>
          <w:color w:val="231F20"/>
          <w:w w:val="102"/>
        </w:rPr>
        <w:t>➁</w:t>
      </w:r>
      <w:r>
        <w:rPr>
          <w:color w:val="231F20"/>
          <w:spacing w:val="-1"/>
        </w:rPr>
        <w:t xml:space="preserve">    </w:t>
      </w:r>
      <w:r>
        <w:rPr>
          <w:color w:val="231F20"/>
          <w:w w:val="102"/>
        </w:rPr>
        <w:t>雖然共同牧師在職分上是同等的，若有法律要求，教會委員會應指定其中一位為會議主席，成為教會的負責人以及教會委員會主席。</w:t>
      </w:r>
    </w:p>
    <w:p w14:paraId="2CD6CD6C" w14:textId="77777777" w:rsidR="003345E9" w:rsidRDefault="007169A0">
      <w:pPr>
        <w:spacing w:line="206" w:lineRule="auto"/>
        <w:ind w:left="1019" w:right="115" w:hanging="408"/>
        <w:jc w:val="both"/>
        <w:rPr>
          <w:sz w:val="20"/>
        </w:rPr>
      </w:pPr>
      <w:r>
        <w:rPr>
          <w:color w:val="231F20"/>
          <w:sz w:val="20"/>
        </w:rPr>
        <w:t xml:space="preserve">➂  教會 / 教牧關係評估程序應依照手冊第 </w:t>
      </w:r>
      <w:r>
        <w:rPr>
          <w:b/>
          <w:color w:val="231F20"/>
          <w:sz w:val="20"/>
        </w:rPr>
        <w:t xml:space="preserve">133-133.7 </w:t>
      </w:r>
      <w:r>
        <w:rPr>
          <w:color w:val="231F20"/>
          <w:sz w:val="20"/>
        </w:rPr>
        <w:t>條之規定</w:t>
      </w:r>
      <w:r>
        <w:rPr>
          <w:color w:val="231F20"/>
          <w:spacing w:val="-4"/>
          <w:sz w:val="20"/>
        </w:rPr>
        <w:t>辦理。</w:t>
      </w:r>
    </w:p>
    <w:p w14:paraId="47936C0B" w14:textId="77777777" w:rsidR="003345E9" w:rsidRDefault="007169A0">
      <w:pPr>
        <w:pStyle w:val="a3"/>
        <w:spacing w:line="206" w:lineRule="auto"/>
        <w:ind w:left="1019" w:right="114" w:hanging="408"/>
        <w:jc w:val="both"/>
      </w:pPr>
      <w:r>
        <w:rPr>
          <w:color w:val="231F20"/>
          <w:w w:val="102"/>
        </w:rPr>
        <w:t>➃</w:t>
      </w:r>
      <w:r>
        <w:rPr>
          <w:color w:val="231F20"/>
          <w:spacing w:val="-1"/>
        </w:rPr>
        <w:t xml:space="preserve">    </w:t>
      </w:r>
      <w:r>
        <w:rPr>
          <w:color w:val="231F20"/>
          <w:w w:val="102"/>
        </w:rPr>
        <w:t>當一個教會的座堂牧師並非由地區委任，也在教會任職滿兩年或以上，教會可按第</w:t>
      </w:r>
      <w:r>
        <w:rPr>
          <w:color w:val="231F20"/>
        </w:rPr>
        <w:t xml:space="preserve"> </w:t>
      </w:r>
      <w:r>
        <w:rPr>
          <w:b/>
          <w:color w:val="231F20"/>
          <w:w w:val="102"/>
        </w:rPr>
        <w:t>117</w:t>
      </w:r>
      <w:r>
        <w:rPr>
          <w:b/>
          <w:color w:val="231F20"/>
          <w:spacing w:val="1"/>
        </w:rPr>
        <w:t xml:space="preserve"> </w:t>
      </w:r>
      <w:r>
        <w:rPr>
          <w:color w:val="231F20"/>
          <w:spacing w:val="1"/>
          <w:w w:val="102"/>
        </w:rPr>
        <w:t>條之程序增聘一位或多位共同牧</w:t>
      </w:r>
      <w:r>
        <w:rPr>
          <w:color w:val="231F20"/>
          <w:w w:val="102"/>
        </w:rPr>
        <w:t>師。經地區監督批准和教會委員會三份二票數通過，教會可以投票決定是否增加共同牧師。共同牧師候選人要在正式召開的年議會或教會特別會議中得到達投票年齡且出席之活躍會友三份之二的票數才可在教會出任共同牧師。</w:t>
      </w:r>
    </w:p>
    <w:p w14:paraId="7DA4CA98" w14:textId="77777777" w:rsidR="003345E9" w:rsidRDefault="007169A0">
      <w:pPr>
        <w:pStyle w:val="a3"/>
        <w:tabs>
          <w:tab w:val="left" w:pos="1019"/>
        </w:tabs>
        <w:spacing w:line="204" w:lineRule="auto"/>
        <w:ind w:left="1019" w:right="16" w:hanging="408"/>
        <w:rPr>
          <w:rFonts w:ascii="Noto Sans TC" w:eastAsia="Noto Sans TC" w:hAnsi="Noto Sans TC"/>
        </w:rPr>
      </w:pPr>
      <w:r>
        <w:rPr>
          <w:color w:val="231F20"/>
          <w:w w:val="102"/>
        </w:rPr>
        <w:t>➄</w:t>
      </w:r>
      <w:r>
        <w:rPr>
          <w:color w:val="231F20"/>
        </w:rPr>
        <w:tab/>
      </w:r>
      <w:r>
        <w:rPr>
          <w:color w:val="231F20"/>
          <w:w w:val="102"/>
        </w:rPr>
        <w:t>在得到必須的三份之二的票後，每一位共同牧師於當天一同</w:t>
      </w:r>
      <w:r>
        <w:rPr>
          <w:color w:val="231F20"/>
          <w:spacing w:val="6"/>
          <w:w w:val="102"/>
        </w:rPr>
        <w:t>開始兩年的任期，在正常情況下，共同牧師完成第二週年</w:t>
      </w:r>
      <w:r>
        <w:rPr>
          <w:color w:val="231F20"/>
          <w:spacing w:val="4"/>
          <w:w w:val="102"/>
        </w:rPr>
        <w:t>職務的六十天內，考慮定期教會</w:t>
      </w:r>
      <w:r>
        <w:rPr>
          <w:color w:val="231F20"/>
          <w:spacing w:val="1"/>
        </w:rPr>
        <w:t xml:space="preserve"> </w:t>
      </w:r>
      <w:r>
        <w:rPr>
          <w:color w:val="231F20"/>
          <w:w w:val="102"/>
        </w:rPr>
        <w:t>-</w:t>
      </w:r>
      <w:r>
        <w:rPr>
          <w:color w:val="231F20"/>
          <w:spacing w:val="1"/>
        </w:rPr>
        <w:t xml:space="preserve"> </w:t>
      </w:r>
      <w:r>
        <w:rPr>
          <w:color w:val="231F20"/>
          <w:spacing w:val="-8"/>
          <w:w w:val="102"/>
        </w:rPr>
        <w:t>教牧關係之評估。</w:t>
      </w:r>
      <w:r>
        <w:rPr>
          <w:rFonts w:ascii="Noto Sans TC" w:eastAsia="Noto Sans TC" w:hAnsi="Noto Sans TC"/>
          <w:color w:val="231F20"/>
          <w:w w:val="102"/>
        </w:rPr>
        <w:t>（117， 133</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133.7）</w:t>
      </w:r>
    </w:p>
    <w:p w14:paraId="35FD18F0" w14:textId="77777777" w:rsidR="003345E9" w:rsidRDefault="007169A0">
      <w:pPr>
        <w:pStyle w:val="a5"/>
        <w:numPr>
          <w:ilvl w:val="1"/>
          <w:numId w:val="30"/>
        </w:numPr>
        <w:tabs>
          <w:tab w:val="left" w:pos="1193"/>
        </w:tabs>
        <w:spacing w:line="204" w:lineRule="auto"/>
        <w:ind w:left="119" w:right="15" w:firstLine="408"/>
        <w:rPr>
          <w:sz w:val="20"/>
        </w:rPr>
      </w:pPr>
      <w:r>
        <w:rPr>
          <w:color w:val="231F20"/>
          <w:spacing w:val="6"/>
          <w:w w:val="102"/>
          <w:sz w:val="20"/>
        </w:rPr>
        <w:t>在其中一位協同牧師辭職或被辭退後</w:t>
      </w:r>
      <w:r>
        <w:rPr>
          <w:color w:val="231F20"/>
          <w:sz w:val="20"/>
        </w:rPr>
        <w:t xml:space="preserve"> </w:t>
      </w:r>
      <w:r>
        <w:rPr>
          <w:rFonts w:ascii="Noto Sans TC" w:eastAsia="Noto Sans TC"/>
          <w:color w:val="231F20"/>
          <w:w w:val="102"/>
          <w:sz w:val="20"/>
        </w:rPr>
        <w:t>60</w:t>
      </w:r>
      <w:r>
        <w:rPr>
          <w:rFonts w:ascii="Noto Sans TC" w:eastAsia="Noto Sans TC"/>
          <w:color w:val="231F20"/>
          <w:spacing w:val="8"/>
          <w:sz w:val="20"/>
        </w:rPr>
        <w:t xml:space="preserve"> </w:t>
      </w:r>
      <w:r>
        <w:rPr>
          <w:color w:val="231F20"/>
          <w:spacing w:val="4"/>
          <w:w w:val="102"/>
          <w:sz w:val="20"/>
        </w:rPr>
        <w:t>天內，地區監督</w:t>
      </w:r>
      <w:r>
        <w:rPr>
          <w:color w:val="231F20"/>
          <w:spacing w:val="8"/>
          <w:w w:val="102"/>
          <w:sz w:val="20"/>
        </w:rPr>
        <w:t>或其指派之代表要按</w:t>
      </w:r>
      <w:r>
        <w:rPr>
          <w:color w:val="231F20"/>
          <w:spacing w:val="1"/>
          <w:sz w:val="20"/>
        </w:rPr>
        <w:t xml:space="preserve"> </w:t>
      </w:r>
      <w:r>
        <w:rPr>
          <w:rFonts w:ascii="Noto Sans TC" w:eastAsia="Noto Sans TC"/>
          <w:color w:val="231F20"/>
          <w:w w:val="102"/>
          <w:sz w:val="20"/>
        </w:rPr>
        <w:t>133</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133.7</w:t>
      </w:r>
      <w:r>
        <w:rPr>
          <w:rFonts w:ascii="Noto Sans TC" w:eastAsia="Noto Sans TC"/>
          <w:color w:val="231F20"/>
          <w:spacing w:val="8"/>
          <w:sz w:val="20"/>
        </w:rPr>
        <w:t xml:space="preserve"> </w:t>
      </w:r>
      <w:r>
        <w:rPr>
          <w:color w:val="231F20"/>
          <w:spacing w:val="8"/>
          <w:w w:val="102"/>
          <w:sz w:val="20"/>
        </w:rPr>
        <w:t>條進行定期教會</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教牧關係評估。</w:t>
      </w:r>
      <w:r>
        <w:rPr>
          <w:color w:val="231F20"/>
          <w:spacing w:val="2"/>
          <w:w w:val="102"/>
          <w:sz w:val="20"/>
        </w:rPr>
        <w:t>如果教會委員會決定不再聘任共同牧師，須得到地方監督的同意，並在正式召開的年議會或教會特別會議中得到達投票年齡且出席之活躍</w:t>
      </w:r>
      <w:r>
        <w:rPr>
          <w:color w:val="231F20"/>
          <w:w w:val="102"/>
          <w:sz w:val="20"/>
        </w:rPr>
        <w:t>會友三份之二票數通過。</w:t>
      </w:r>
    </w:p>
    <w:p w14:paraId="49B2826F" w14:textId="77777777" w:rsidR="003345E9" w:rsidRDefault="007169A0">
      <w:pPr>
        <w:pStyle w:val="2"/>
        <w:spacing w:before="47"/>
      </w:pPr>
      <w:r>
        <w:rPr>
          <w:color w:val="231F20"/>
          <w:spacing w:val="-2"/>
        </w:rPr>
        <w:t>九、座堂牧師</w:t>
      </w:r>
    </w:p>
    <w:p w14:paraId="6042AE98" w14:textId="77777777" w:rsidR="003345E9" w:rsidRDefault="007169A0">
      <w:pPr>
        <w:pStyle w:val="a5"/>
        <w:numPr>
          <w:ilvl w:val="0"/>
          <w:numId w:val="30"/>
        </w:numPr>
        <w:tabs>
          <w:tab w:val="left" w:pos="1000"/>
        </w:tabs>
        <w:spacing w:before="10"/>
        <w:ind w:left="1000" w:hanging="472"/>
        <w:rPr>
          <w:sz w:val="20"/>
        </w:rPr>
      </w:pPr>
      <w:r>
        <w:rPr>
          <w:b/>
          <w:color w:val="231F20"/>
          <w:sz w:val="20"/>
        </w:rPr>
        <w:t>座堂牧師的主要職責</w:t>
      </w:r>
      <w:r>
        <w:rPr>
          <w:color w:val="231F20"/>
          <w:spacing w:val="-4"/>
          <w:sz w:val="20"/>
        </w:rPr>
        <w:t>如下：</w:t>
      </w:r>
    </w:p>
    <w:p w14:paraId="7930E7FD" w14:textId="77777777" w:rsidR="003345E9" w:rsidRDefault="003345E9">
      <w:pPr>
        <w:pStyle w:val="a5"/>
        <w:rPr>
          <w:sz w:val="20"/>
        </w:rPr>
        <w:sectPr w:rsidR="003345E9">
          <w:pgSz w:w="8640" w:h="12960"/>
          <w:pgMar w:top="480" w:right="1080" w:bottom="1180" w:left="1080" w:header="0" w:footer="997" w:gutter="0"/>
          <w:cols w:space="720"/>
        </w:sectPr>
      </w:pPr>
    </w:p>
    <w:p w14:paraId="6440CEE4"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54DF5F1" w14:textId="77777777" w:rsidR="003345E9" w:rsidRDefault="007169A0">
      <w:pPr>
        <w:pStyle w:val="a5"/>
        <w:numPr>
          <w:ilvl w:val="1"/>
          <w:numId w:val="30"/>
        </w:numPr>
        <w:tabs>
          <w:tab w:val="left" w:pos="1192"/>
        </w:tabs>
        <w:spacing w:before="199" w:line="348" w:lineRule="exact"/>
        <w:ind w:left="1192" w:hanging="664"/>
        <w:rPr>
          <w:sz w:val="20"/>
        </w:rPr>
      </w:pPr>
      <w:r>
        <w:rPr>
          <w:color w:val="231F20"/>
          <w:spacing w:val="-4"/>
          <w:sz w:val="20"/>
        </w:rPr>
        <w:t>禱告。</w:t>
      </w:r>
    </w:p>
    <w:p w14:paraId="3AE0F4B8" w14:textId="77777777" w:rsidR="003345E9" w:rsidRDefault="007169A0">
      <w:pPr>
        <w:pStyle w:val="a5"/>
        <w:numPr>
          <w:ilvl w:val="1"/>
          <w:numId w:val="30"/>
        </w:numPr>
        <w:tabs>
          <w:tab w:val="left" w:pos="1192"/>
        </w:tabs>
        <w:spacing w:line="317" w:lineRule="exact"/>
        <w:ind w:left="1192" w:hanging="664"/>
        <w:rPr>
          <w:sz w:val="20"/>
        </w:rPr>
      </w:pPr>
      <w:r>
        <w:rPr>
          <w:color w:val="231F20"/>
          <w:spacing w:val="-4"/>
          <w:sz w:val="20"/>
        </w:rPr>
        <w:t>傳道。</w:t>
      </w:r>
    </w:p>
    <w:p w14:paraId="63190C56" w14:textId="77777777" w:rsidR="003345E9" w:rsidRDefault="007169A0">
      <w:pPr>
        <w:pStyle w:val="a5"/>
        <w:numPr>
          <w:ilvl w:val="1"/>
          <w:numId w:val="30"/>
        </w:numPr>
        <w:tabs>
          <w:tab w:val="left" w:pos="1192"/>
        </w:tabs>
        <w:spacing w:line="324" w:lineRule="exact"/>
        <w:ind w:left="1192" w:hanging="664"/>
        <w:jc w:val="both"/>
        <w:rPr>
          <w:sz w:val="20"/>
        </w:rPr>
      </w:pPr>
      <w:r>
        <w:rPr>
          <w:color w:val="231F20"/>
          <w:spacing w:val="-2"/>
          <w:sz w:val="20"/>
        </w:rPr>
        <w:t>裝備聖徒做聖工。</w:t>
      </w:r>
    </w:p>
    <w:p w14:paraId="52FB22BF" w14:textId="77777777" w:rsidR="003345E9" w:rsidRDefault="007169A0">
      <w:pPr>
        <w:pStyle w:val="a5"/>
        <w:numPr>
          <w:ilvl w:val="1"/>
          <w:numId w:val="30"/>
        </w:numPr>
        <w:tabs>
          <w:tab w:val="left" w:pos="1193"/>
        </w:tabs>
        <w:spacing w:line="320" w:lineRule="exact"/>
        <w:ind w:left="1193" w:hanging="665"/>
        <w:jc w:val="both"/>
        <w:rPr>
          <w:sz w:val="20"/>
        </w:rPr>
      </w:pPr>
      <w:r>
        <w:rPr>
          <w:color w:val="231F20"/>
          <w:spacing w:val="-1"/>
          <w:sz w:val="20"/>
        </w:rPr>
        <w:t>主持聖餐和洗禮。聖餐應起碼每季施行一次。教牧應更定</w:t>
      </w:r>
    </w:p>
    <w:p w14:paraId="0770DB9F" w14:textId="77777777" w:rsidR="003345E9" w:rsidRDefault="007169A0">
      <w:pPr>
        <w:pStyle w:val="a3"/>
        <w:spacing w:before="11" w:line="204" w:lineRule="auto"/>
        <w:ind w:right="112"/>
        <w:jc w:val="both"/>
        <w:rPr>
          <w:rFonts w:ascii="Noto Sans TC" w:eastAsia="Noto Sans TC"/>
        </w:rPr>
      </w:pPr>
      <w:r>
        <w:rPr>
          <w:color w:val="231F20"/>
          <w:spacing w:val="2"/>
          <w:w w:val="102"/>
        </w:rPr>
        <w:t>期地施行這個施恩的禮儀。領有地區執照之教牧，但未完成</w:t>
      </w:r>
      <w:r>
        <w:rPr>
          <w:color w:val="231F20"/>
          <w:spacing w:val="1"/>
        </w:rPr>
        <w:t xml:space="preserve"> </w:t>
      </w:r>
      <w:r>
        <w:rPr>
          <w:rFonts w:ascii="Noto Sans TC" w:eastAsia="Noto Sans TC"/>
          <w:color w:val="231F20"/>
          <w:w w:val="102"/>
        </w:rPr>
        <w:t>524.7</w:t>
      </w:r>
      <w:r>
        <w:rPr>
          <w:rFonts w:ascii="Noto Sans TC" w:eastAsia="Noto Sans TC"/>
          <w:color w:val="231F20"/>
          <w:spacing w:val="7"/>
        </w:rPr>
        <w:t xml:space="preserve"> </w:t>
      </w:r>
      <w:r>
        <w:rPr>
          <w:color w:val="231F20"/>
          <w:w w:val="102"/>
        </w:rPr>
        <w:t>條</w:t>
      </w:r>
      <w:r>
        <w:rPr>
          <w:color w:val="231F20"/>
          <w:spacing w:val="1"/>
          <w:w w:val="102"/>
        </w:rPr>
        <w:t>的要求前，需邀請一位受按立之教牧來主持聖禮。領有地方執照之教</w:t>
      </w:r>
      <w:r>
        <w:rPr>
          <w:color w:val="231F20"/>
          <w:w w:val="102"/>
        </w:rPr>
        <w:t>牧不可主持洗禮和聖餐。應考慮在牧師指導下為居家不能外出者提供</w:t>
      </w:r>
      <w:r>
        <w:rPr>
          <w:color w:val="231F20"/>
          <w:spacing w:val="-34"/>
          <w:w w:val="102"/>
        </w:rPr>
        <w:t>聖餐。</w:t>
      </w:r>
      <w:r>
        <w:rPr>
          <w:rFonts w:ascii="Noto Sans TC" w:eastAsia="Noto Sans TC"/>
          <w:color w:val="231F20"/>
          <w:w w:val="102"/>
        </w:rPr>
        <w:t>（523.7，700）</w:t>
      </w:r>
    </w:p>
    <w:p w14:paraId="0FA61B43" w14:textId="77777777" w:rsidR="003345E9" w:rsidRDefault="007169A0">
      <w:pPr>
        <w:pStyle w:val="a5"/>
        <w:numPr>
          <w:ilvl w:val="1"/>
          <w:numId w:val="30"/>
        </w:numPr>
        <w:tabs>
          <w:tab w:val="left" w:pos="1192"/>
        </w:tabs>
        <w:spacing w:line="314" w:lineRule="exact"/>
        <w:ind w:left="1192" w:hanging="664"/>
        <w:rPr>
          <w:sz w:val="20"/>
        </w:rPr>
      </w:pPr>
      <w:r>
        <w:rPr>
          <w:color w:val="231F20"/>
          <w:spacing w:val="-1"/>
          <w:sz w:val="20"/>
        </w:rPr>
        <w:t>探訪、關心會友，尤其是患病者與有需要的人。</w:t>
      </w:r>
    </w:p>
    <w:p w14:paraId="72708B2A" w14:textId="77777777" w:rsidR="003345E9" w:rsidRDefault="007169A0">
      <w:pPr>
        <w:pStyle w:val="a5"/>
        <w:numPr>
          <w:ilvl w:val="1"/>
          <w:numId w:val="30"/>
        </w:numPr>
        <w:tabs>
          <w:tab w:val="left" w:pos="1192"/>
        </w:tabs>
        <w:spacing w:line="320" w:lineRule="exact"/>
        <w:ind w:left="1192" w:hanging="664"/>
        <w:rPr>
          <w:sz w:val="20"/>
        </w:rPr>
      </w:pPr>
      <w:r>
        <w:rPr>
          <w:color w:val="231F20"/>
          <w:spacing w:val="-2"/>
          <w:sz w:val="20"/>
        </w:rPr>
        <w:t>安慰憂傷的心靈。</w:t>
      </w:r>
    </w:p>
    <w:p w14:paraId="6297C271" w14:textId="77777777" w:rsidR="003345E9" w:rsidRDefault="007169A0">
      <w:pPr>
        <w:pStyle w:val="a5"/>
        <w:numPr>
          <w:ilvl w:val="1"/>
          <w:numId w:val="30"/>
        </w:numPr>
        <w:tabs>
          <w:tab w:val="left" w:pos="1192"/>
        </w:tabs>
        <w:spacing w:line="320" w:lineRule="exact"/>
        <w:ind w:left="1192" w:hanging="664"/>
        <w:rPr>
          <w:sz w:val="20"/>
        </w:rPr>
      </w:pPr>
      <w:r>
        <w:rPr>
          <w:color w:val="231F20"/>
          <w:spacing w:val="-1"/>
          <w:sz w:val="20"/>
        </w:rPr>
        <w:t>以長久的忍耐和謹慎的教導，責備、警戒和勸勉人。</w:t>
      </w:r>
    </w:p>
    <w:p w14:paraId="730B5060" w14:textId="77777777" w:rsidR="003345E9" w:rsidRDefault="007169A0">
      <w:pPr>
        <w:pStyle w:val="a5"/>
        <w:numPr>
          <w:ilvl w:val="1"/>
          <w:numId w:val="30"/>
        </w:numPr>
        <w:tabs>
          <w:tab w:val="left" w:pos="1193"/>
        </w:tabs>
        <w:spacing w:before="11" w:line="204" w:lineRule="auto"/>
        <w:ind w:right="113" w:firstLine="408"/>
        <w:rPr>
          <w:rFonts w:ascii="Noto Sans TC" w:eastAsia="Noto Sans TC"/>
          <w:sz w:val="20"/>
        </w:rPr>
      </w:pPr>
      <w:r>
        <w:rPr>
          <w:color w:val="231F20"/>
          <w:w w:val="102"/>
          <w:sz w:val="20"/>
        </w:rPr>
        <w:t>竭力引導罪人歸正，幫助信徒全然成聖，又建立神的百姓</w:t>
      </w:r>
      <w:r>
        <w:rPr>
          <w:color w:val="231F20"/>
          <w:spacing w:val="-12"/>
          <w:w w:val="102"/>
          <w:sz w:val="20"/>
        </w:rPr>
        <w:t>在最聖潔的信仰中。</w:t>
      </w:r>
      <w:r>
        <w:rPr>
          <w:rFonts w:ascii="Noto Sans TC" w:eastAsia="Noto Sans TC"/>
          <w:color w:val="231F20"/>
          <w:w w:val="102"/>
          <w:sz w:val="20"/>
        </w:rPr>
        <w:t>（19）</w:t>
      </w:r>
    </w:p>
    <w:p w14:paraId="14175F39" w14:textId="77777777" w:rsidR="003345E9" w:rsidRDefault="007169A0">
      <w:pPr>
        <w:pStyle w:val="a5"/>
        <w:numPr>
          <w:ilvl w:val="1"/>
          <w:numId w:val="30"/>
        </w:numPr>
        <w:tabs>
          <w:tab w:val="left" w:pos="1185"/>
        </w:tabs>
        <w:spacing w:line="204" w:lineRule="auto"/>
        <w:ind w:right="15" w:firstLine="408"/>
        <w:rPr>
          <w:rFonts w:ascii="Noto Sans TC" w:eastAsia="Noto Sans TC"/>
          <w:sz w:val="20"/>
        </w:rPr>
      </w:pPr>
      <w:r>
        <w:rPr>
          <w:color w:val="231F20"/>
          <w:spacing w:val="-4"/>
          <w:w w:val="102"/>
          <w:sz w:val="20"/>
        </w:rPr>
        <w:t>盡職主理婚禮有關事宜。牧師應經由仔細關注自身的婚姻，</w:t>
      </w:r>
      <w:r>
        <w:rPr>
          <w:color w:val="231F20"/>
          <w:spacing w:val="2"/>
          <w:w w:val="102"/>
          <w:sz w:val="20"/>
        </w:rPr>
        <w:t>經由各種溝通方式，經由服事他人，經由婚前協談以及主持婚禮儀式</w:t>
      </w:r>
      <w:r>
        <w:rPr>
          <w:color w:val="231F20"/>
          <w:spacing w:val="-7"/>
          <w:w w:val="102"/>
          <w:sz w:val="20"/>
        </w:rPr>
        <w:t>將基督徒婚姻的神聖性分享與人。</w:t>
      </w:r>
      <w:r>
        <w:rPr>
          <w:rFonts w:ascii="Noto Sans TC" w:eastAsia="Noto Sans TC"/>
          <w:color w:val="231F20"/>
          <w:w w:val="102"/>
          <w:sz w:val="20"/>
        </w:rPr>
        <w:t>（31，530.19）</w:t>
      </w:r>
    </w:p>
    <w:p w14:paraId="5FACDA5B" w14:textId="77777777" w:rsidR="003345E9" w:rsidRDefault="007169A0">
      <w:pPr>
        <w:pStyle w:val="a5"/>
        <w:numPr>
          <w:ilvl w:val="1"/>
          <w:numId w:val="30"/>
        </w:numPr>
        <w:tabs>
          <w:tab w:val="left" w:pos="1314"/>
        </w:tabs>
        <w:spacing w:before="2" w:line="204" w:lineRule="auto"/>
        <w:ind w:right="112" w:firstLine="408"/>
        <w:rPr>
          <w:sz w:val="20"/>
        </w:rPr>
      </w:pPr>
      <w:r>
        <w:rPr>
          <w:color w:val="231F20"/>
          <w:spacing w:val="5"/>
          <w:w w:val="102"/>
          <w:sz w:val="20"/>
        </w:rPr>
        <w:t>栽培並指導蒙召進入事奉的人，引導他們得到合宜的裝</w:t>
      </w:r>
      <w:r>
        <w:rPr>
          <w:color w:val="231F20"/>
          <w:w w:val="102"/>
          <w:sz w:val="20"/>
        </w:rPr>
        <w:t>備。</w:t>
      </w:r>
    </w:p>
    <w:p w14:paraId="0541CE4C" w14:textId="77777777" w:rsidR="003345E9" w:rsidRDefault="007169A0">
      <w:pPr>
        <w:pStyle w:val="a5"/>
        <w:numPr>
          <w:ilvl w:val="1"/>
          <w:numId w:val="30"/>
        </w:numPr>
        <w:tabs>
          <w:tab w:val="left" w:pos="1312"/>
        </w:tabs>
        <w:spacing w:line="312" w:lineRule="exact"/>
        <w:ind w:left="1312" w:hanging="784"/>
        <w:rPr>
          <w:rFonts w:ascii="Noto Sans TC" w:eastAsia="Noto Sans TC"/>
          <w:sz w:val="20"/>
        </w:rPr>
      </w:pPr>
      <w:r>
        <w:rPr>
          <w:color w:val="231F20"/>
          <w:spacing w:val="-8"/>
          <w:sz w:val="20"/>
        </w:rPr>
        <w:t>終身學習，完成神和教會期待。</w:t>
      </w:r>
      <w:r>
        <w:rPr>
          <w:rFonts w:ascii="Noto Sans TC" w:eastAsia="Noto Sans TC"/>
          <w:color w:val="231F20"/>
          <w:spacing w:val="-2"/>
          <w:sz w:val="20"/>
        </w:rPr>
        <w:t>（530.18）</w:t>
      </w:r>
    </w:p>
    <w:p w14:paraId="4893E90A" w14:textId="77777777" w:rsidR="003345E9" w:rsidRDefault="007169A0">
      <w:pPr>
        <w:pStyle w:val="a5"/>
        <w:numPr>
          <w:ilvl w:val="1"/>
          <w:numId w:val="30"/>
        </w:numPr>
        <w:tabs>
          <w:tab w:val="left" w:pos="1314"/>
        </w:tabs>
        <w:spacing w:before="11" w:line="204" w:lineRule="auto"/>
        <w:ind w:right="109" w:firstLine="408"/>
        <w:rPr>
          <w:sz w:val="20"/>
        </w:rPr>
      </w:pPr>
      <w:r>
        <w:rPr>
          <w:color w:val="231F20"/>
          <w:spacing w:val="4"/>
          <w:w w:val="102"/>
          <w:sz w:val="20"/>
        </w:rPr>
        <w:t>經由所服事的年份，培養自己的天職，維持個人的靈修</w:t>
      </w:r>
      <w:r>
        <w:rPr>
          <w:color w:val="231F20"/>
          <w:w w:val="102"/>
          <w:sz w:val="20"/>
        </w:rPr>
        <w:t>生活以滋養自己的靈性。如果已婚，要保護婚姻關係的完整和活力。</w:t>
      </w:r>
    </w:p>
    <w:p w14:paraId="6D5FFDA5" w14:textId="77777777" w:rsidR="003345E9" w:rsidRDefault="007169A0">
      <w:pPr>
        <w:pStyle w:val="a5"/>
        <w:numPr>
          <w:ilvl w:val="0"/>
          <w:numId w:val="30"/>
        </w:numPr>
        <w:tabs>
          <w:tab w:val="left" w:pos="1005"/>
        </w:tabs>
        <w:spacing w:line="312" w:lineRule="exact"/>
        <w:ind w:left="1005" w:hanging="477"/>
        <w:rPr>
          <w:sz w:val="20"/>
        </w:rPr>
      </w:pPr>
      <w:r>
        <w:rPr>
          <w:b/>
          <w:color w:val="231F20"/>
          <w:sz w:val="20"/>
        </w:rPr>
        <w:t>座堂牧師的行政職責</w:t>
      </w:r>
      <w:r>
        <w:rPr>
          <w:color w:val="231F20"/>
          <w:spacing w:val="-4"/>
          <w:sz w:val="20"/>
        </w:rPr>
        <w:t>如下：</w:t>
      </w:r>
    </w:p>
    <w:p w14:paraId="16929B0E" w14:textId="77777777" w:rsidR="003345E9" w:rsidRDefault="007169A0">
      <w:pPr>
        <w:pStyle w:val="a5"/>
        <w:numPr>
          <w:ilvl w:val="1"/>
          <w:numId w:val="30"/>
        </w:numPr>
        <w:tabs>
          <w:tab w:val="left" w:pos="1178"/>
        </w:tabs>
        <w:spacing w:line="320" w:lineRule="exact"/>
        <w:ind w:left="1178" w:hanging="650"/>
        <w:rPr>
          <w:sz w:val="20"/>
        </w:rPr>
      </w:pPr>
      <w:r>
        <w:rPr>
          <w:color w:val="231F20"/>
          <w:spacing w:val="3"/>
          <w:sz w:val="20"/>
        </w:rPr>
        <w:t xml:space="preserve">依照 </w:t>
      </w:r>
      <w:r>
        <w:rPr>
          <w:rFonts w:ascii="Noto Sans TC" w:eastAsia="Noto Sans TC"/>
          <w:color w:val="231F20"/>
          <w:sz w:val="20"/>
        </w:rPr>
        <w:t>109</w:t>
      </w:r>
      <w:r>
        <w:rPr>
          <w:rFonts w:ascii="Noto Sans TC" w:eastAsia="Noto Sans TC"/>
          <w:color w:val="231F20"/>
          <w:spacing w:val="16"/>
          <w:sz w:val="20"/>
        </w:rPr>
        <w:t xml:space="preserve"> </w:t>
      </w:r>
      <w:r>
        <w:rPr>
          <w:color w:val="231F20"/>
          <w:spacing w:val="5"/>
          <w:sz w:val="20"/>
        </w:rPr>
        <w:t xml:space="preserve">及 </w:t>
      </w:r>
      <w:r>
        <w:rPr>
          <w:rFonts w:ascii="Noto Sans TC" w:eastAsia="Noto Sans TC"/>
          <w:color w:val="231F20"/>
          <w:sz w:val="20"/>
        </w:rPr>
        <w:t>109.1</w:t>
      </w:r>
      <w:r>
        <w:rPr>
          <w:rFonts w:ascii="Noto Sans TC" w:eastAsia="Noto Sans TC"/>
          <w:color w:val="231F20"/>
          <w:spacing w:val="16"/>
          <w:sz w:val="20"/>
        </w:rPr>
        <w:t xml:space="preserve"> </w:t>
      </w:r>
      <w:r>
        <w:rPr>
          <w:color w:val="231F20"/>
          <w:spacing w:val="-1"/>
          <w:sz w:val="20"/>
        </w:rPr>
        <w:t>條的規定接納人們成為地方教會的會友。</w:t>
      </w:r>
    </w:p>
    <w:p w14:paraId="11532229" w14:textId="77777777" w:rsidR="003345E9" w:rsidRDefault="007169A0">
      <w:pPr>
        <w:pStyle w:val="a5"/>
        <w:numPr>
          <w:ilvl w:val="1"/>
          <w:numId w:val="30"/>
        </w:numPr>
        <w:tabs>
          <w:tab w:val="left" w:pos="1192"/>
        </w:tabs>
        <w:spacing w:line="320" w:lineRule="exact"/>
        <w:ind w:left="1192" w:hanging="664"/>
        <w:rPr>
          <w:sz w:val="20"/>
        </w:rPr>
      </w:pPr>
      <w:r>
        <w:rPr>
          <w:color w:val="231F20"/>
          <w:spacing w:val="-1"/>
          <w:sz w:val="20"/>
        </w:rPr>
        <w:t>督導地方教會各部門之工作。</w:t>
      </w:r>
    </w:p>
    <w:p w14:paraId="3D52299B" w14:textId="77777777" w:rsidR="003345E9" w:rsidRDefault="007169A0">
      <w:pPr>
        <w:pStyle w:val="a5"/>
        <w:numPr>
          <w:ilvl w:val="1"/>
          <w:numId w:val="30"/>
        </w:numPr>
        <w:tabs>
          <w:tab w:val="left" w:pos="1192"/>
        </w:tabs>
        <w:spacing w:line="320" w:lineRule="exact"/>
        <w:ind w:left="1192" w:hanging="664"/>
        <w:rPr>
          <w:sz w:val="20"/>
        </w:rPr>
      </w:pPr>
      <w:r>
        <w:rPr>
          <w:color w:val="231F20"/>
          <w:spacing w:val="12"/>
          <w:sz w:val="20"/>
        </w:rPr>
        <w:t xml:space="preserve">依據 </w:t>
      </w:r>
      <w:r>
        <w:rPr>
          <w:rFonts w:ascii="Noto Sans TC" w:eastAsia="Noto Sans TC"/>
          <w:color w:val="231F20"/>
          <w:sz w:val="20"/>
        </w:rPr>
        <w:t>155.8</w:t>
      </w:r>
      <w:r>
        <w:rPr>
          <w:rFonts w:ascii="Noto Sans TC" w:eastAsia="Noto Sans TC"/>
          <w:color w:val="231F20"/>
          <w:spacing w:val="50"/>
          <w:sz w:val="20"/>
        </w:rPr>
        <w:t xml:space="preserve"> </w:t>
      </w:r>
      <w:r>
        <w:rPr>
          <w:color w:val="231F20"/>
          <w:spacing w:val="-1"/>
          <w:sz w:val="20"/>
        </w:rPr>
        <w:t>之規定指派主日學、查經班／小組教師。</w:t>
      </w:r>
    </w:p>
    <w:p w14:paraId="1412E751" w14:textId="77777777" w:rsidR="003345E9" w:rsidRDefault="007169A0">
      <w:pPr>
        <w:pStyle w:val="a5"/>
        <w:numPr>
          <w:ilvl w:val="1"/>
          <w:numId w:val="30"/>
        </w:numPr>
        <w:tabs>
          <w:tab w:val="left" w:pos="1196"/>
        </w:tabs>
        <w:spacing w:before="11" w:line="204" w:lineRule="auto"/>
        <w:ind w:right="15" w:firstLine="408"/>
        <w:rPr>
          <w:rFonts w:ascii="Noto Sans TC" w:eastAsia="Noto Sans TC"/>
          <w:sz w:val="20"/>
        </w:rPr>
      </w:pPr>
      <w:r>
        <w:rPr>
          <w:color w:val="231F20"/>
          <w:spacing w:val="13"/>
          <w:sz w:val="20"/>
        </w:rPr>
        <w:t xml:space="preserve">每年一次向會眾宣讀「教會手冊」第 </w:t>
      </w:r>
      <w:r>
        <w:rPr>
          <w:rFonts w:ascii="Noto Sans TC" w:eastAsia="Noto Sans TC"/>
          <w:color w:val="231F20"/>
          <w:sz w:val="20"/>
        </w:rPr>
        <w:t>1</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21，28</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33</w:t>
      </w:r>
      <w:r>
        <w:rPr>
          <w:color w:val="231F20"/>
          <w:spacing w:val="-11"/>
          <w:sz w:val="20"/>
        </w:rPr>
        <w:t>條中有關宣聖會「會章」及「基督徒行為公約」，或每年將「教會手冊」</w:t>
      </w:r>
      <w:r>
        <w:rPr>
          <w:color w:val="231F20"/>
          <w:spacing w:val="-10"/>
          <w:sz w:val="20"/>
        </w:rPr>
        <w:t>內的上述規條印發給教會會友。</w:t>
      </w:r>
      <w:r>
        <w:rPr>
          <w:rFonts w:ascii="Noto Sans TC" w:eastAsia="Noto Sans TC"/>
          <w:color w:val="231F20"/>
          <w:spacing w:val="-2"/>
          <w:sz w:val="20"/>
        </w:rPr>
        <w:t>（116）</w:t>
      </w:r>
    </w:p>
    <w:p w14:paraId="3440D742" w14:textId="77777777" w:rsidR="003345E9" w:rsidRDefault="007169A0">
      <w:pPr>
        <w:pStyle w:val="a5"/>
        <w:numPr>
          <w:ilvl w:val="1"/>
          <w:numId w:val="30"/>
        </w:numPr>
        <w:tabs>
          <w:tab w:val="left" w:pos="1192"/>
        </w:tabs>
        <w:spacing w:before="3" w:line="204" w:lineRule="auto"/>
        <w:ind w:right="115" w:firstLine="407"/>
        <w:rPr>
          <w:rFonts w:ascii="Noto Sans TC" w:eastAsia="Noto Sans TC"/>
          <w:sz w:val="20"/>
        </w:rPr>
      </w:pPr>
      <w:r>
        <w:rPr>
          <w:color w:val="231F20"/>
          <w:spacing w:val="1"/>
          <w:w w:val="102"/>
          <w:sz w:val="20"/>
        </w:rPr>
        <w:t>督導地方教會各部門所有統計報告之預備，並儘速送交地</w:t>
      </w:r>
      <w:r>
        <w:rPr>
          <w:color w:val="231F20"/>
          <w:spacing w:val="-10"/>
          <w:w w:val="102"/>
          <w:sz w:val="20"/>
        </w:rPr>
        <w:t>區秘書呈送地區年議會。</w:t>
      </w:r>
      <w:r>
        <w:rPr>
          <w:rFonts w:ascii="Noto Sans TC" w:eastAsia="Noto Sans TC"/>
          <w:color w:val="231F20"/>
          <w:w w:val="102"/>
          <w:sz w:val="20"/>
        </w:rPr>
        <w:t>（116.1）</w:t>
      </w:r>
    </w:p>
    <w:p w14:paraId="368EC7BC" w14:textId="77777777" w:rsidR="003345E9" w:rsidRDefault="007169A0">
      <w:pPr>
        <w:pStyle w:val="a5"/>
        <w:numPr>
          <w:ilvl w:val="1"/>
          <w:numId w:val="30"/>
        </w:numPr>
        <w:tabs>
          <w:tab w:val="left" w:pos="1192"/>
        </w:tabs>
        <w:spacing w:line="204" w:lineRule="auto"/>
        <w:ind w:right="115" w:firstLine="407"/>
        <w:rPr>
          <w:sz w:val="20"/>
        </w:rPr>
      </w:pPr>
      <w:r>
        <w:rPr>
          <w:color w:val="231F20"/>
          <w:spacing w:val="1"/>
          <w:w w:val="102"/>
          <w:sz w:val="20"/>
        </w:rPr>
        <w:t>依照地區和總會之拓展目標和計劃，帶領地方教會推行傳</w:t>
      </w:r>
      <w:r>
        <w:rPr>
          <w:color w:val="231F20"/>
          <w:w w:val="102"/>
          <w:sz w:val="20"/>
        </w:rPr>
        <w:t>福音、教育、靈修和增長計劃。</w:t>
      </w:r>
    </w:p>
    <w:p w14:paraId="1E913916"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4447C6E6" w14:textId="77777777" w:rsidR="003345E9" w:rsidRDefault="007169A0">
      <w:pPr>
        <w:pStyle w:val="a3"/>
        <w:spacing w:before="50"/>
        <w:ind w:left="0"/>
        <w:jc w:val="center"/>
      </w:pPr>
      <w:r>
        <w:rPr>
          <w:color w:val="231F20"/>
          <w:spacing w:val="-3"/>
        </w:rPr>
        <w:lastRenderedPageBreak/>
        <w:t>地方教會</w:t>
      </w:r>
    </w:p>
    <w:p w14:paraId="10A65174" w14:textId="77777777" w:rsidR="003345E9" w:rsidRDefault="007169A0">
      <w:pPr>
        <w:pStyle w:val="a5"/>
        <w:numPr>
          <w:ilvl w:val="1"/>
          <w:numId w:val="30"/>
        </w:numPr>
        <w:tabs>
          <w:tab w:val="left" w:pos="1192"/>
        </w:tabs>
        <w:spacing w:before="238" w:line="204" w:lineRule="auto"/>
        <w:ind w:right="115" w:firstLine="407"/>
        <w:rPr>
          <w:sz w:val="20"/>
        </w:rPr>
      </w:pPr>
      <w:r>
        <w:rPr>
          <w:color w:val="231F20"/>
          <w:spacing w:val="1"/>
          <w:w w:val="102"/>
          <w:sz w:val="20"/>
        </w:rPr>
        <w:t>每年向教會年會議提呈年報，報告內容包括地方教會以及</w:t>
      </w:r>
      <w:r>
        <w:rPr>
          <w:color w:val="231F20"/>
          <w:w w:val="102"/>
          <w:sz w:val="20"/>
        </w:rPr>
        <w:t>各部門的概況，以便研究（或）推行未來增長及發展之計劃。</w:t>
      </w:r>
    </w:p>
    <w:p w14:paraId="578F9832" w14:textId="77777777" w:rsidR="003345E9" w:rsidRDefault="007169A0">
      <w:pPr>
        <w:pStyle w:val="a5"/>
        <w:numPr>
          <w:ilvl w:val="1"/>
          <w:numId w:val="30"/>
        </w:numPr>
        <w:tabs>
          <w:tab w:val="left" w:pos="1192"/>
        </w:tabs>
        <w:spacing w:before="3" w:line="204" w:lineRule="auto"/>
        <w:ind w:right="115" w:firstLine="407"/>
        <w:rPr>
          <w:rFonts w:ascii="Noto Sans TC" w:eastAsia="Noto Sans TC"/>
          <w:sz w:val="20"/>
        </w:rPr>
      </w:pPr>
      <w:r>
        <w:rPr>
          <w:color w:val="231F20"/>
          <w:spacing w:val="1"/>
          <w:w w:val="102"/>
          <w:sz w:val="20"/>
        </w:rPr>
        <w:t>若教會會友有被指控之情事，應指派一個三人調查委員會</w:t>
      </w:r>
      <w:r>
        <w:rPr>
          <w:color w:val="231F20"/>
          <w:spacing w:val="-21"/>
          <w:w w:val="102"/>
          <w:sz w:val="20"/>
        </w:rPr>
        <w:t>進行調查。</w:t>
      </w:r>
      <w:r>
        <w:rPr>
          <w:rFonts w:ascii="Noto Sans TC" w:eastAsia="Noto Sans TC"/>
          <w:color w:val="231F20"/>
          <w:w w:val="102"/>
          <w:sz w:val="20"/>
        </w:rPr>
        <w:t>（605）</w:t>
      </w:r>
    </w:p>
    <w:p w14:paraId="3ACE93D3" w14:textId="77777777" w:rsidR="003345E9" w:rsidRDefault="007169A0">
      <w:pPr>
        <w:pStyle w:val="a5"/>
        <w:numPr>
          <w:ilvl w:val="1"/>
          <w:numId w:val="30"/>
        </w:numPr>
        <w:tabs>
          <w:tab w:val="left" w:pos="1192"/>
        </w:tabs>
        <w:spacing w:line="204" w:lineRule="auto"/>
        <w:ind w:right="15" w:firstLine="408"/>
        <w:rPr>
          <w:rFonts w:ascii="Noto Sans TC" w:eastAsia="Noto Sans TC"/>
          <w:sz w:val="20"/>
        </w:rPr>
      </w:pPr>
      <w:r>
        <w:rPr>
          <w:color w:val="231F20"/>
          <w:spacing w:val="-7"/>
          <w:w w:val="102"/>
          <w:sz w:val="20"/>
        </w:rPr>
        <w:t>負責督導教會，將透過地方宣道團契募集的世界宣教基金，</w:t>
      </w:r>
      <w:r>
        <w:rPr>
          <w:color w:val="231F20"/>
          <w:spacing w:val="3"/>
          <w:w w:val="102"/>
          <w:sz w:val="20"/>
        </w:rPr>
        <w:t>儘速匯寄至總司庫處。也督導所有為地區傳道基金募集的資金儘速匯</w:t>
      </w:r>
      <w:r>
        <w:rPr>
          <w:color w:val="231F20"/>
          <w:spacing w:val="-13"/>
          <w:w w:val="102"/>
          <w:sz w:val="20"/>
        </w:rPr>
        <w:t>寄至地區司庫處。</w:t>
      </w:r>
      <w:r>
        <w:rPr>
          <w:rFonts w:ascii="Noto Sans TC" w:eastAsia="Noto Sans TC"/>
          <w:color w:val="231F20"/>
          <w:w w:val="102"/>
          <w:sz w:val="20"/>
        </w:rPr>
        <w:t>（146.2）</w:t>
      </w:r>
    </w:p>
    <w:p w14:paraId="2209E171" w14:textId="77777777" w:rsidR="003345E9" w:rsidRDefault="007169A0">
      <w:pPr>
        <w:pStyle w:val="a5"/>
        <w:numPr>
          <w:ilvl w:val="1"/>
          <w:numId w:val="30"/>
        </w:numPr>
        <w:tabs>
          <w:tab w:val="left" w:pos="1314"/>
        </w:tabs>
        <w:spacing w:before="2" w:line="204" w:lineRule="auto"/>
        <w:ind w:right="111" w:firstLine="408"/>
        <w:rPr>
          <w:rFonts w:ascii="Noto Sans TC" w:eastAsia="Noto Sans TC"/>
          <w:sz w:val="20"/>
        </w:rPr>
      </w:pPr>
      <w:r>
        <w:rPr>
          <w:color w:val="231F20"/>
          <w:spacing w:val="5"/>
          <w:w w:val="102"/>
          <w:sz w:val="20"/>
        </w:rPr>
        <w:t>向教會委員會提名所有地方教會受薪之職員，並負責督</w:t>
      </w:r>
      <w:r>
        <w:rPr>
          <w:color w:val="231F20"/>
          <w:spacing w:val="-51"/>
          <w:w w:val="102"/>
          <w:sz w:val="20"/>
        </w:rPr>
        <w:t>導。</w:t>
      </w:r>
      <w:r>
        <w:rPr>
          <w:rFonts w:ascii="Noto Sans TC" w:eastAsia="Noto Sans TC"/>
          <w:color w:val="231F20"/>
          <w:w w:val="102"/>
          <w:sz w:val="20"/>
        </w:rPr>
        <w:t>（169.1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169.3）</w:t>
      </w:r>
    </w:p>
    <w:p w14:paraId="701A7315" w14:textId="77777777" w:rsidR="003345E9" w:rsidRDefault="007169A0">
      <w:pPr>
        <w:pStyle w:val="a5"/>
        <w:numPr>
          <w:ilvl w:val="1"/>
          <w:numId w:val="30"/>
        </w:numPr>
        <w:tabs>
          <w:tab w:val="left" w:pos="1314"/>
        </w:tabs>
        <w:spacing w:before="1" w:line="204" w:lineRule="auto"/>
        <w:ind w:right="109" w:firstLine="408"/>
        <w:rPr>
          <w:rFonts w:ascii="Noto Sans TC" w:eastAsia="Noto Sans TC"/>
          <w:sz w:val="20"/>
        </w:rPr>
      </w:pPr>
      <w:r>
        <w:rPr>
          <w:color w:val="231F20"/>
          <w:spacing w:val="2"/>
          <w:w w:val="102"/>
          <w:sz w:val="20"/>
        </w:rPr>
        <w:t>依照「教會手冊」之規定，與教會秘書共同簽署所有不</w:t>
      </w:r>
      <w:r>
        <w:rPr>
          <w:color w:val="231F20"/>
          <w:spacing w:val="-7"/>
          <w:w w:val="102"/>
          <w:sz w:val="20"/>
        </w:rPr>
        <w:t>動產之轉讓、抵押、解除抵押、合約及其他合法之文件。</w:t>
      </w:r>
      <w:r>
        <w:rPr>
          <w:rFonts w:ascii="Noto Sans TC" w:eastAsia="Noto Sans TC"/>
          <w:color w:val="231F20"/>
          <w:w w:val="102"/>
          <w:sz w:val="20"/>
        </w:rPr>
        <w:t>（102.3</w:t>
      </w:r>
      <w:r>
        <w:rPr>
          <w:rFonts w:ascii="Noto Sans TC" w:eastAsia="Noto Sans TC"/>
          <w:color w:val="231F20"/>
          <w:spacing w:val="-4"/>
          <w:w w:val="102"/>
          <w:sz w:val="20"/>
        </w:rPr>
        <w:t>，</w:t>
      </w:r>
      <w:r>
        <w:rPr>
          <w:rFonts w:ascii="Noto Sans TC" w:eastAsia="Noto Sans TC"/>
          <w:color w:val="231F20"/>
          <w:w w:val="102"/>
          <w:sz w:val="20"/>
        </w:rPr>
        <w:t>103</w:t>
      </w:r>
    </w:p>
    <w:p w14:paraId="41BDCDF6" w14:textId="77777777" w:rsidR="003345E9" w:rsidRDefault="007169A0">
      <w:pPr>
        <w:pStyle w:val="a3"/>
        <w:spacing w:line="309" w:lineRule="exact"/>
        <w:jc w:val="both"/>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104.3）</w:t>
      </w:r>
    </w:p>
    <w:p w14:paraId="29932E69" w14:textId="77777777" w:rsidR="003345E9" w:rsidRDefault="007169A0">
      <w:pPr>
        <w:pStyle w:val="a5"/>
        <w:numPr>
          <w:ilvl w:val="1"/>
          <w:numId w:val="30"/>
        </w:numPr>
        <w:tabs>
          <w:tab w:val="left" w:pos="1314"/>
        </w:tabs>
        <w:spacing w:before="8" w:line="206" w:lineRule="auto"/>
        <w:ind w:right="109" w:firstLine="408"/>
        <w:jc w:val="both"/>
        <w:rPr>
          <w:sz w:val="20"/>
        </w:rPr>
      </w:pPr>
      <w:r>
        <w:rPr>
          <w:color w:val="231F20"/>
          <w:spacing w:val="6"/>
          <w:w w:val="102"/>
          <w:sz w:val="20"/>
        </w:rPr>
        <w:t>若地方教會或教會某部門的會友或慕道友遷往同一議會</w:t>
      </w:r>
      <w:r>
        <w:rPr>
          <w:color w:val="231F20"/>
          <w:spacing w:val="2"/>
          <w:w w:val="102"/>
          <w:sz w:val="20"/>
        </w:rPr>
        <w:t>區內之另一地址，而無法繼續參加原教會時，應將其新的地址通知就</w:t>
      </w:r>
      <w:r>
        <w:rPr>
          <w:color w:val="231F20"/>
          <w:w w:val="102"/>
          <w:sz w:val="20"/>
        </w:rPr>
        <w:t>近之本會地方教會的座堂牧師。</w:t>
      </w:r>
    </w:p>
    <w:p w14:paraId="0E683608" w14:textId="77777777" w:rsidR="003345E9" w:rsidRDefault="007169A0">
      <w:pPr>
        <w:pStyle w:val="a5"/>
        <w:numPr>
          <w:ilvl w:val="1"/>
          <w:numId w:val="30"/>
        </w:numPr>
        <w:tabs>
          <w:tab w:val="left" w:pos="1314"/>
        </w:tabs>
        <w:spacing w:line="204" w:lineRule="auto"/>
        <w:ind w:right="109" w:firstLine="408"/>
        <w:jc w:val="both"/>
        <w:rPr>
          <w:rFonts w:ascii="Noto Sans TC" w:eastAsia="Noto Sans TC"/>
          <w:sz w:val="20"/>
        </w:rPr>
      </w:pPr>
      <w:r>
        <w:rPr>
          <w:color w:val="231F20"/>
          <w:spacing w:val="6"/>
          <w:w w:val="102"/>
          <w:sz w:val="20"/>
        </w:rPr>
        <w:t>與教會委員會共同安排及募集地方教會所應分攤的總會</w:t>
      </w:r>
      <w:r>
        <w:rPr>
          <w:color w:val="231F20"/>
          <w:spacing w:val="1"/>
          <w:w w:val="102"/>
          <w:sz w:val="20"/>
        </w:rPr>
        <w:t>基金目標，包括世界宣教基金，地區傳道基金，由區域或國家委員會</w:t>
      </w:r>
      <w:r>
        <w:rPr>
          <w:color w:val="231F20"/>
          <w:spacing w:val="-17"/>
          <w:w w:val="102"/>
          <w:sz w:val="20"/>
        </w:rPr>
        <w:t>成立的基金。</w:t>
      </w:r>
      <w:r>
        <w:rPr>
          <w:rFonts w:ascii="Noto Sans TC" w:eastAsia="Noto Sans TC"/>
          <w:color w:val="231F20"/>
          <w:w w:val="102"/>
          <w:sz w:val="20"/>
        </w:rPr>
        <w:t>（32.2，140，163）</w:t>
      </w:r>
    </w:p>
    <w:p w14:paraId="4EED9A1C" w14:textId="77777777" w:rsidR="003345E9" w:rsidRDefault="007169A0">
      <w:pPr>
        <w:pStyle w:val="a5"/>
        <w:numPr>
          <w:ilvl w:val="1"/>
          <w:numId w:val="30"/>
        </w:numPr>
        <w:tabs>
          <w:tab w:val="left" w:pos="1314"/>
        </w:tabs>
        <w:spacing w:line="204" w:lineRule="auto"/>
        <w:ind w:right="111" w:firstLine="408"/>
        <w:jc w:val="both"/>
        <w:rPr>
          <w:rFonts w:ascii="Noto Sans TC" w:eastAsia="Noto Sans TC"/>
          <w:sz w:val="20"/>
        </w:rPr>
      </w:pPr>
      <w:r>
        <w:rPr>
          <w:color w:val="231F20"/>
          <w:spacing w:val="5"/>
          <w:w w:val="102"/>
          <w:sz w:val="20"/>
        </w:rPr>
        <w:t>若有會友申請教會會籍之轉移，座堂牧師得發給推薦書</w:t>
      </w:r>
      <w:r>
        <w:rPr>
          <w:color w:val="231F20"/>
          <w:spacing w:val="-17"/>
          <w:w w:val="102"/>
          <w:sz w:val="20"/>
        </w:rPr>
        <w:t>或離會信函。</w:t>
      </w:r>
      <w:r>
        <w:rPr>
          <w:rFonts w:ascii="Noto Sans TC" w:eastAsia="Noto Sans TC"/>
          <w:color w:val="231F20"/>
          <w:w w:val="102"/>
          <w:sz w:val="20"/>
        </w:rPr>
        <w:t>（113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113.1，114.2，815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818）</w:t>
      </w:r>
    </w:p>
    <w:p w14:paraId="0C3E0FC6" w14:textId="77777777" w:rsidR="003345E9" w:rsidRDefault="007169A0">
      <w:pPr>
        <w:pStyle w:val="a5"/>
        <w:numPr>
          <w:ilvl w:val="1"/>
          <w:numId w:val="30"/>
        </w:numPr>
        <w:tabs>
          <w:tab w:val="left" w:pos="1314"/>
        </w:tabs>
        <w:spacing w:line="204" w:lineRule="auto"/>
        <w:ind w:right="109" w:firstLine="408"/>
        <w:jc w:val="both"/>
        <w:rPr>
          <w:rFonts w:ascii="Noto Sans TC" w:eastAsia="Noto Sans TC"/>
          <w:sz w:val="20"/>
        </w:rPr>
      </w:pPr>
      <w:r>
        <w:rPr>
          <w:color w:val="231F20"/>
          <w:spacing w:val="4"/>
          <w:w w:val="102"/>
          <w:sz w:val="20"/>
        </w:rPr>
        <w:t>座堂牧師為地方教會、教會委員會之當然主席，及所服</w:t>
      </w:r>
      <w:r>
        <w:rPr>
          <w:color w:val="231F20"/>
          <w:spacing w:val="3"/>
          <w:w w:val="102"/>
          <w:sz w:val="20"/>
        </w:rPr>
        <w:t>事教會之所有選立委員會和常設委員會之當然成員。座堂牧師應能取</w:t>
      </w:r>
      <w:r>
        <w:rPr>
          <w:color w:val="231F20"/>
          <w:w w:val="102"/>
          <w:sz w:val="20"/>
        </w:rPr>
        <w:t>得所在地方教會之所有紀錄</w:t>
      </w:r>
      <w:r>
        <w:rPr>
          <w:rFonts w:ascii="Noto Sans TC" w:eastAsia="Noto Sans TC"/>
          <w:color w:val="231F20"/>
          <w:w w:val="102"/>
          <w:sz w:val="20"/>
        </w:rPr>
        <w:t>（137，155，160，161，162.1）</w:t>
      </w:r>
    </w:p>
    <w:p w14:paraId="43EFCC1D" w14:textId="77777777" w:rsidR="003345E9" w:rsidRDefault="007169A0">
      <w:pPr>
        <w:pStyle w:val="a5"/>
        <w:numPr>
          <w:ilvl w:val="0"/>
          <w:numId w:val="30"/>
        </w:numPr>
        <w:tabs>
          <w:tab w:val="left" w:pos="1006"/>
        </w:tabs>
        <w:spacing w:line="313" w:lineRule="exact"/>
        <w:ind w:left="1006" w:hanging="478"/>
        <w:jc w:val="both"/>
        <w:rPr>
          <w:sz w:val="20"/>
        </w:rPr>
      </w:pPr>
      <w:r>
        <w:rPr>
          <w:color w:val="231F20"/>
          <w:spacing w:val="-1"/>
          <w:sz w:val="20"/>
        </w:rPr>
        <w:t>座堂牧師有權對地方教會各部門負責人及任何宣聖會托兒所</w:t>
      </w:r>
    </w:p>
    <w:p w14:paraId="61763C51" w14:textId="77777777" w:rsidR="003345E9" w:rsidRDefault="007169A0">
      <w:pPr>
        <w:pStyle w:val="a3"/>
        <w:spacing w:line="319" w:lineRule="exact"/>
        <w:jc w:val="both"/>
      </w:pPr>
      <w:r>
        <w:rPr>
          <w:color w:val="231F20"/>
          <w:spacing w:val="18"/>
        </w:rPr>
        <w:t>/ 學校</w:t>
      </w:r>
      <w:r>
        <w:rPr>
          <w:color w:val="231F20"/>
        </w:rPr>
        <w:t>（出生至中學）</w:t>
      </w:r>
      <w:r>
        <w:rPr>
          <w:color w:val="231F20"/>
          <w:spacing w:val="-1"/>
        </w:rPr>
        <w:t>負責人的提名提出意見。</w:t>
      </w:r>
    </w:p>
    <w:p w14:paraId="0FF4C9B8" w14:textId="77777777" w:rsidR="003345E9" w:rsidRDefault="007169A0">
      <w:pPr>
        <w:pStyle w:val="a5"/>
        <w:numPr>
          <w:ilvl w:val="0"/>
          <w:numId w:val="30"/>
        </w:numPr>
        <w:tabs>
          <w:tab w:val="left" w:pos="1006"/>
        </w:tabs>
        <w:spacing w:before="8" w:line="206" w:lineRule="auto"/>
        <w:ind w:right="110" w:firstLine="408"/>
        <w:jc w:val="both"/>
        <w:rPr>
          <w:rFonts w:ascii="Noto Sans TC" w:eastAsia="Noto Sans TC"/>
          <w:sz w:val="20"/>
        </w:rPr>
      </w:pPr>
      <w:r>
        <w:rPr>
          <w:color w:val="231F20"/>
          <w:w w:val="102"/>
          <w:sz w:val="20"/>
        </w:rPr>
        <w:t>除非經教會委員會投票半數以上通過，或經教會會議投票決</w:t>
      </w:r>
      <w:r>
        <w:rPr>
          <w:color w:val="231F20"/>
          <w:spacing w:val="1"/>
          <w:w w:val="102"/>
          <w:sz w:val="20"/>
        </w:rPr>
        <w:t>定，向地區監督和地區指導委員會請求批准，座堂牧師和其直系家屬</w:t>
      </w:r>
      <w:r>
        <w:rPr>
          <w:color w:val="231F20"/>
          <w:w w:val="102"/>
          <w:sz w:val="20"/>
        </w:rPr>
        <w:t>不得給地方教會造成財務上之負擔，金錢上的開支，數算金錢或不受監管地接觸教會各財務帳戶。若地區監督和地區指導委員會過半數之委員批准這項請求，地區監督應給予教會委員會秘書書面同意書，秘書應將此決定記錄於教會記錄上。直系親屬包括配偶、子女、兄弟姊</w:t>
      </w:r>
      <w:r>
        <w:rPr>
          <w:color w:val="231F20"/>
          <w:spacing w:val="-21"/>
          <w:w w:val="102"/>
          <w:sz w:val="20"/>
        </w:rPr>
        <w:t>妹或父母。</w:t>
      </w:r>
      <w:r>
        <w:rPr>
          <w:rFonts w:ascii="Noto Sans TC" w:eastAsia="Noto Sans TC"/>
          <w:color w:val="231F20"/>
          <w:w w:val="102"/>
          <w:sz w:val="20"/>
        </w:rPr>
        <w:t>（139.1，139.21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139.22）</w:t>
      </w:r>
    </w:p>
    <w:p w14:paraId="3CEB4699" w14:textId="77777777" w:rsidR="003345E9" w:rsidRDefault="003345E9">
      <w:pPr>
        <w:pStyle w:val="a5"/>
        <w:spacing w:line="206" w:lineRule="auto"/>
        <w:jc w:val="both"/>
        <w:rPr>
          <w:rFonts w:ascii="Noto Sans TC" w:eastAsia="Noto Sans TC"/>
          <w:sz w:val="20"/>
        </w:rPr>
        <w:sectPr w:rsidR="003345E9">
          <w:pgSz w:w="8640" w:h="12960"/>
          <w:pgMar w:top="480" w:right="1080" w:bottom="1180" w:left="1080" w:header="0" w:footer="997" w:gutter="0"/>
          <w:cols w:space="720"/>
        </w:sectPr>
      </w:pPr>
    </w:p>
    <w:p w14:paraId="2900429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A082B26" w14:textId="77777777" w:rsidR="003345E9" w:rsidRDefault="007169A0">
      <w:pPr>
        <w:pStyle w:val="a5"/>
        <w:numPr>
          <w:ilvl w:val="0"/>
          <w:numId w:val="30"/>
        </w:numPr>
        <w:tabs>
          <w:tab w:val="left" w:pos="1008"/>
        </w:tabs>
        <w:spacing w:before="237" w:line="204" w:lineRule="auto"/>
        <w:ind w:right="108" w:firstLine="408"/>
        <w:rPr>
          <w:rFonts w:ascii="Noto Sans TC" w:eastAsia="Noto Sans TC"/>
          <w:sz w:val="20"/>
        </w:rPr>
      </w:pPr>
      <w:r>
        <w:rPr>
          <w:color w:val="231F20"/>
          <w:spacing w:val="8"/>
          <w:sz w:val="20"/>
        </w:rPr>
        <w:t>座堂牧師應永遠尊重地區監督和地區指導委員會一致的忠</w:t>
      </w:r>
      <w:r>
        <w:rPr>
          <w:color w:val="231F20"/>
          <w:spacing w:val="-52"/>
          <w:sz w:val="20"/>
        </w:rPr>
        <w:t>告。</w:t>
      </w:r>
      <w:r>
        <w:rPr>
          <w:rFonts w:ascii="Noto Sans TC" w:eastAsia="Noto Sans TC"/>
          <w:color w:val="231F20"/>
          <w:spacing w:val="-2"/>
          <w:sz w:val="20"/>
        </w:rPr>
        <w:t>（225.2，530.2）</w:t>
      </w:r>
    </w:p>
    <w:p w14:paraId="766C076D" w14:textId="77777777" w:rsidR="003345E9" w:rsidRDefault="007169A0">
      <w:pPr>
        <w:pStyle w:val="a5"/>
        <w:numPr>
          <w:ilvl w:val="0"/>
          <w:numId w:val="30"/>
        </w:numPr>
        <w:tabs>
          <w:tab w:val="left" w:pos="1006"/>
        </w:tabs>
        <w:spacing w:line="204" w:lineRule="auto"/>
        <w:ind w:right="16" w:firstLine="408"/>
        <w:rPr>
          <w:rFonts w:ascii="Noto Sans TC" w:eastAsia="Noto Sans TC"/>
          <w:sz w:val="20"/>
        </w:rPr>
      </w:pPr>
      <w:r>
        <w:rPr>
          <w:color w:val="231F20"/>
          <w:spacing w:val="1"/>
          <w:w w:val="102"/>
          <w:sz w:val="20"/>
        </w:rPr>
        <w:t>在地區年議會休會期間，若有領有另一教派執照之傳道人或</w:t>
      </w:r>
      <w:r>
        <w:rPr>
          <w:color w:val="231F20"/>
          <w:spacing w:val="2"/>
          <w:w w:val="102"/>
          <w:sz w:val="20"/>
        </w:rPr>
        <w:t>受按立之教牧，呈送資格證書申請加入一地方教會成為會友，在未獲</w:t>
      </w:r>
      <w:r>
        <w:rPr>
          <w:color w:val="231F20"/>
          <w:spacing w:val="-6"/>
          <w:w w:val="102"/>
          <w:sz w:val="20"/>
        </w:rPr>
        <w:t>得地區指導委員會之同意推薦前，座堂牧師不得接受該項申請。</w:t>
      </w:r>
      <w:r>
        <w:rPr>
          <w:rFonts w:ascii="Noto Sans TC" w:eastAsia="Noto Sans TC"/>
          <w:color w:val="231F20"/>
          <w:spacing w:val="-4"/>
          <w:w w:val="102"/>
          <w:sz w:val="20"/>
        </w:rPr>
        <w:t>（109，</w:t>
      </w:r>
      <w:r>
        <w:rPr>
          <w:rFonts w:ascii="Noto Sans TC" w:eastAsia="Noto Sans TC"/>
          <w:color w:val="231F20"/>
          <w:w w:val="102"/>
          <w:sz w:val="20"/>
        </w:rPr>
        <w:t xml:space="preserve"> 228）</w:t>
      </w:r>
    </w:p>
    <w:p w14:paraId="2965CA66" w14:textId="77777777" w:rsidR="003345E9" w:rsidRDefault="007169A0">
      <w:pPr>
        <w:pStyle w:val="a5"/>
        <w:numPr>
          <w:ilvl w:val="0"/>
          <w:numId w:val="30"/>
        </w:numPr>
        <w:tabs>
          <w:tab w:val="left" w:pos="1006"/>
        </w:tabs>
        <w:spacing w:before="3" w:line="204" w:lineRule="auto"/>
        <w:ind w:right="16" w:firstLine="408"/>
        <w:rPr>
          <w:rFonts w:ascii="Noto Sans TC" w:eastAsia="Noto Sans TC"/>
          <w:sz w:val="20"/>
        </w:rPr>
      </w:pPr>
      <w:r>
        <w:rPr>
          <w:color w:val="231F20"/>
          <w:w w:val="102"/>
          <w:sz w:val="20"/>
        </w:rPr>
        <w:t>為執行職務，座堂牧師應服從地區年議會，並每年向地區年</w:t>
      </w:r>
      <w:r>
        <w:rPr>
          <w:color w:val="231F20"/>
          <w:spacing w:val="4"/>
          <w:w w:val="102"/>
          <w:sz w:val="20"/>
        </w:rPr>
        <w:t>議會提呈年報，提出其個人基督徒經驗之簡短見證</w:t>
      </w:r>
      <w:r>
        <w:rPr>
          <w:color w:val="231F20"/>
          <w:spacing w:val="-104"/>
          <w:w w:val="102"/>
          <w:sz w:val="20"/>
        </w:rPr>
        <w:t>。</w:t>
      </w:r>
      <w:r>
        <w:rPr>
          <w:rFonts w:ascii="Noto Sans TC" w:eastAsia="Noto Sans TC"/>
          <w:color w:val="231F20"/>
          <w:spacing w:val="-2"/>
          <w:w w:val="102"/>
          <w:sz w:val="20"/>
        </w:rPr>
        <w:t>（205.4，524.8，</w:t>
      </w:r>
      <w:r>
        <w:rPr>
          <w:rFonts w:ascii="Noto Sans TC" w:eastAsia="Noto Sans TC"/>
          <w:color w:val="231F20"/>
          <w:w w:val="102"/>
          <w:sz w:val="20"/>
        </w:rPr>
        <w:t xml:space="preserve"> 530.9）</w:t>
      </w:r>
    </w:p>
    <w:p w14:paraId="411270D0" w14:textId="77777777" w:rsidR="003345E9" w:rsidRDefault="007169A0">
      <w:pPr>
        <w:pStyle w:val="a5"/>
        <w:numPr>
          <w:ilvl w:val="0"/>
          <w:numId w:val="30"/>
        </w:numPr>
        <w:tabs>
          <w:tab w:val="left" w:pos="1006"/>
        </w:tabs>
        <w:spacing w:line="204" w:lineRule="auto"/>
        <w:ind w:right="116" w:firstLine="408"/>
        <w:rPr>
          <w:rFonts w:ascii="Noto Sans TC" w:eastAsia="Noto Sans TC"/>
          <w:sz w:val="20"/>
        </w:rPr>
      </w:pPr>
      <w:r>
        <w:rPr>
          <w:color w:val="231F20"/>
          <w:w w:val="102"/>
          <w:sz w:val="20"/>
        </w:rPr>
        <w:t>座堂牧師應自動成為其所牧養教會之會友。他若負責一所以</w:t>
      </w:r>
      <w:r>
        <w:rPr>
          <w:color w:val="231F20"/>
          <w:spacing w:val="-6"/>
          <w:w w:val="102"/>
          <w:sz w:val="20"/>
        </w:rPr>
        <w:t>上之教會時，可選擇做其中一所教會的會友。</w:t>
      </w:r>
      <w:r>
        <w:rPr>
          <w:rFonts w:ascii="Noto Sans TC" w:eastAsia="Noto Sans TC"/>
          <w:color w:val="231F20"/>
          <w:w w:val="102"/>
          <w:sz w:val="20"/>
        </w:rPr>
        <w:t>（530.8）</w:t>
      </w:r>
    </w:p>
    <w:p w14:paraId="7B7EB985" w14:textId="77777777" w:rsidR="003345E9" w:rsidRDefault="007169A0">
      <w:pPr>
        <w:pStyle w:val="2"/>
        <w:spacing w:before="62"/>
      </w:pPr>
      <w:r>
        <w:rPr>
          <w:color w:val="231F20"/>
          <w:spacing w:val="-1"/>
        </w:rPr>
        <w:t>十、地方教會 - 教牧關係</w:t>
      </w:r>
    </w:p>
    <w:p w14:paraId="47A01AFA" w14:textId="77777777" w:rsidR="003345E9" w:rsidRDefault="007169A0">
      <w:pPr>
        <w:pStyle w:val="a5"/>
        <w:numPr>
          <w:ilvl w:val="0"/>
          <w:numId w:val="30"/>
        </w:numPr>
        <w:tabs>
          <w:tab w:val="left" w:pos="1006"/>
        </w:tabs>
        <w:spacing w:before="49" w:line="204" w:lineRule="auto"/>
        <w:ind w:right="112" w:firstLine="408"/>
        <w:jc w:val="both"/>
        <w:rPr>
          <w:rFonts w:ascii="Noto Sans TC" w:eastAsia="Noto Sans TC"/>
          <w:sz w:val="20"/>
        </w:rPr>
      </w:pPr>
      <w:r>
        <w:rPr>
          <w:color w:val="231F20"/>
          <w:w w:val="102"/>
          <w:sz w:val="20"/>
        </w:rPr>
        <w:t>座堂牧師與教會委員會每年要開一次計劃會，更新教會與牧</w:t>
      </w:r>
      <w:r>
        <w:rPr>
          <w:color w:val="231F20"/>
          <w:spacing w:val="2"/>
          <w:w w:val="102"/>
          <w:sz w:val="20"/>
        </w:rPr>
        <w:t>者之期望和目標。在會中有關教會及座堂牧師之間對目標、計劃和目</w:t>
      </w:r>
      <w:r>
        <w:rPr>
          <w:color w:val="231F20"/>
          <w:spacing w:val="-5"/>
          <w:w w:val="102"/>
          <w:sz w:val="20"/>
        </w:rPr>
        <w:t>的的理解應予以紀錄，並寄送一份至地區監督存檔。</w:t>
      </w:r>
      <w:r>
        <w:rPr>
          <w:rFonts w:ascii="Noto Sans TC" w:eastAsia="Noto Sans TC"/>
          <w:color w:val="231F20"/>
          <w:w w:val="102"/>
          <w:sz w:val="20"/>
        </w:rPr>
        <w:t>（117.2，139.4）</w:t>
      </w:r>
    </w:p>
    <w:p w14:paraId="6437C5CE" w14:textId="77777777" w:rsidR="003345E9" w:rsidRDefault="007169A0">
      <w:pPr>
        <w:pStyle w:val="a5"/>
        <w:numPr>
          <w:ilvl w:val="1"/>
          <w:numId w:val="30"/>
        </w:numPr>
        <w:tabs>
          <w:tab w:val="left" w:pos="1192"/>
        </w:tabs>
        <w:spacing w:line="206" w:lineRule="auto"/>
        <w:ind w:right="112" w:firstLine="407"/>
        <w:jc w:val="both"/>
        <w:rPr>
          <w:sz w:val="20"/>
        </w:rPr>
      </w:pPr>
      <w:r>
        <w:rPr>
          <w:color w:val="231F20"/>
          <w:spacing w:val="1"/>
          <w:w w:val="102"/>
          <w:sz w:val="20"/>
        </w:rPr>
        <w:t>座堂牧師和會眾應彼此瞭解對方之期望，誠心遵照聖經的原則，以教會內和好與合作的精神解決歧見。聖經中解決歧見的原則</w:t>
      </w:r>
      <w:r>
        <w:rPr>
          <w:color w:val="231F20"/>
          <w:w w:val="102"/>
          <w:sz w:val="20"/>
        </w:rPr>
        <w:t>記載在馬太福音十八</w:t>
      </w:r>
      <w:r>
        <w:rPr>
          <w:color w:val="231F20"/>
          <w:spacing w:val="-1"/>
          <w:sz w:val="20"/>
        </w:rPr>
        <w:t xml:space="preserve"> </w:t>
      </w:r>
      <w:r>
        <w:rPr>
          <w:color w:val="231F20"/>
          <w:w w:val="102"/>
          <w:sz w:val="20"/>
        </w:rPr>
        <w:t>15</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20</w:t>
      </w:r>
      <w:r>
        <w:rPr>
          <w:color w:val="231F20"/>
          <w:spacing w:val="-1"/>
          <w:sz w:val="20"/>
        </w:rPr>
        <w:t xml:space="preserve"> </w:t>
      </w:r>
      <w:r>
        <w:rPr>
          <w:color w:val="231F20"/>
          <w:w w:val="102"/>
          <w:sz w:val="20"/>
        </w:rPr>
        <w:t>和加拉太書六</w:t>
      </w:r>
      <w:r>
        <w:rPr>
          <w:color w:val="231F20"/>
          <w:spacing w:val="-1"/>
          <w:sz w:val="20"/>
        </w:rPr>
        <w:t xml:space="preserve"> </w:t>
      </w:r>
      <w:r>
        <w:rPr>
          <w:color w:val="231F20"/>
          <w:w w:val="102"/>
          <w:sz w:val="20"/>
        </w:rPr>
        <w:t>1</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5：</w:t>
      </w:r>
    </w:p>
    <w:p w14:paraId="4AAC59A2" w14:textId="77777777" w:rsidR="003345E9" w:rsidRDefault="007169A0">
      <w:pPr>
        <w:pStyle w:val="a3"/>
        <w:spacing w:line="206" w:lineRule="auto"/>
        <w:ind w:left="1020" w:right="116" w:hanging="408"/>
        <w:jc w:val="both"/>
      </w:pPr>
      <w:r>
        <w:rPr>
          <w:color w:val="231F20"/>
        </w:rPr>
        <w:t>➀</w:t>
      </w:r>
      <w:r>
        <w:rPr>
          <w:color w:val="231F20"/>
          <w:spacing w:val="80"/>
          <w:w w:val="150"/>
        </w:rPr>
        <w:t xml:space="preserve"> </w:t>
      </w:r>
      <w:r>
        <w:rPr>
          <w:color w:val="231F20"/>
        </w:rPr>
        <w:t>應鼓勵個人或會友之群體與座堂牧師或私下與委員會成員面</w:t>
      </w:r>
      <w:r>
        <w:rPr>
          <w:color w:val="231F20"/>
          <w:spacing w:val="-2"/>
        </w:rPr>
        <w:t>對面地討論以尋求解決歧見。個人或委員會之群體應面對面地與牧師討論以尋求解決歧見。</w:t>
      </w:r>
    </w:p>
    <w:p w14:paraId="50F787F9" w14:textId="77777777" w:rsidR="003345E9" w:rsidRDefault="007169A0">
      <w:pPr>
        <w:pStyle w:val="a3"/>
        <w:spacing w:line="206" w:lineRule="auto"/>
        <w:ind w:left="1020" w:right="114" w:hanging="408"/>
        <w:jc w:val="both"/>
      </w:pPr>
      <w:r>
        <w:rPr>
          <w:color w:val="231F20"/>
        </w:rPr>
        <w:t>➁</w:t>
      </w:r>
      <w:r>
        <w:rPr>
          <w:color w:val="231F20"/>
          <w:spacing w:val="80"/>
          <w:w w:val="150"/>
        </w:rPr>
        <w:t xml:space="preserve"> </w:t>
      </w:r>
      <w:r>
        <w:rPr>
          <w:color w:val="231F20"/>
        </w:rPr>
        <w:t>若經以上的面對面討論後，若仍無法解決，以上歧見應尋求</w:t>
      </w:r>
      <w:r>
        <w:rPr>
          <w:color w:val="231F20"/>
          <w:spacing w:val="-2"/>
        </w:rPr>
        <w:t>教會中或委員會中靈性成熟的一兩位解決歧見。</w:t>
      </w:r>
    </w:p>
    <w:p w14:paraId="4328396B" w14:textId="77777777" w:rsidR="003345E9" w:rsidRDefault="007169A0">
      <w:pPr>
        <w:pStyle w:val="a3"/>
        <w:tabs>
          <w:tab w:val="left" w:pos="1020"/>
        </w:tabs>
        <w:spacing w:line="204" w:lineRule="auto"/>
        <w:ind w:left="1020" w:right="17" w:hanging="408"/>
        <w:rPr>
          <w:rFonts w:ascii="Noto Sans TC" w:eastAsia="Noto Sans TC" w:hAnsi="Noto Sans TC"/>
        </w:rPr>
      </w:pPr>
      <w:r>
        <w:rPr>
          <w:color w:val="231F20"/>
          <w:w w:val="102"/>
        </w:rPr>
        <w:t>➂</w:t>
      </w:r>
      <w:r>
        <w:rPr>
          <w:color w:val="231F20"/>
        </w:rPr>
        <w:tab/>
      </w:r>
      <w:r>
        <w:rPr>
          <w:color w:val="231F20"/>
          <w:spacing w:val="2"/>
          <w:w w:val="102"/>
        </w:rPr>
        <w:t>若小組所做的努力均無效時，再將歧見帶至全教會委員會。</w:t>
      </w:r>
      <w:r>
        <w:rPr>
          <w:color w:val="231F20"/>
          <w:w w:val="102"/>
        </w:rPr>
        <w:t>若有以上需要，教會委員會有義務依據教會紀律以愛心、接納和饒恕的精神來解決歧見。</w:t>
      </w:r>
      <w:r>
        <w:rPr>
          <w:rFonts w:ascii="Noto Sans TC" w:eastAsia="Noto Sans TC" w:hAnsi="Noto Sans TC"/>
          <w:color w:val="231F20"/>
          <w:w w:val="102"/>
        </w:rPr>
        <w:t>(133</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136.2，139.1)</w:t>
      </w:r>
    </w:p>
    <w:p w14:paraId="792F8F2A" w14:textId="77777777" w:rsidR="003345E9" w:rsidRDefault="007169A0">
      <w:pPr>
        <w:pStyle w:val="2"/>
        <w:spacing w:before="57"/>
      </w:pPr>
      <w:r>
        <w:rPr>
          <w:color w:val="231F20"/>
          <w:spacing w:val="-1"/>
        </w:rPr>
        <w:t>十一、教會 - 教牧關係之延續</w:t>
      </w:r>
    </w:p>
    <w:p w14:paraId="30944189" w14:textId="77777777" w:rsidR="003345E9" w:rsidRDefault="007169A0">
      <w:pPr>
        <w:pStyle w:val="a5"/>
        <w:numPr>
          <w:ilvl w:val="0"/>
          <w:numId w:val="30"/>
        </w:numPr>
        <w:tabs>
          <w:tab w:val="left" w:pos="1007"/>
        </w:tabs>
        <w:spacing w:before="46" w:line="206" w:lineRule="auto"/>
        <w:ind w:right="15" w:firstLine="407"/>
        <w:jc w:val="both"/>
        <w:rPr>
          <w:sz w:val="20"/>
        </w:rPr>
      </w:pPr>
      <w:r>
        <w:rPr>
          <w:b/>
          <w:color w:val="231F20"/>
          <w:spacing w:val="8"/>
          <w:w w:val="102"/>
          <w:sz w:val="20"/>
        </w:rPr>
        <w:t>定期教會</w:t>
      </w:r>
      <w:r>
        <w:rPr>
          <w:b/>
          <w:color w:val="231F20"/>
          <w:spacing w:val="4"/>
          <w:sz w:val="20"/>
        </w:rPr>
        <w:t xml:space="preserve"> </w:t>
      </w:r>
      <w:r>
        <w:rPr>
          <w:b/>
          <w:color w:val="231F20"/>
          <w:w w:val="102"/>
          <w:sz w:val="20"/>
        </w:rPr>
        <w:t>-</w:t>
      </w:r>
      <w:r>
        <w:rPr>
          <w:b/>
          <w:color w:val="231F20"/>
          <w:spacing w:val="4"/>
          <w:sz w:val="20"/>
        </w:rPr>
        <w:t xml:space="preserve"> </w:t>
      </w:r>
      <w:r>
        <w:rPr>
          <w:b/>
          <w:color w:val="231F20"/>
          <w:spacing w:val="10"/>
          <w:w w:val="102"/>
          <w:sz w:val="20"/>
        </w:rPr>
        <w:t>教牧關係評估</w:t>
      </w:r>
      <w:r>
        <w:rPr>
          <w:color w:val="231F20"/>
          <w:spacing w:val="12"/>
          <w:w w:val="102"/>
          <w:sz w:val="20"/>
        </w:rPr>
        <w:t>。教會委員會要與地區監督或一</w:t>
      </w:r>
      <w:r>
        <w:rPr>
          <w:color w:val="231F20"/>
          <w:spacing w:val="3"/>
          <w:w w:val="102"/>
          <w:sz w:val="20"/>
        </w:rPr>
        <w:t>位由地區監督派任受按立之教牧或信徒，在教牧完成第二週年職務的</w:t>
      </w:r>
      <w:r>
        <w:rPr>
          <w:color w:val="231F20"/>
          <w:w w:val="102"/>
          <w:sz w:val="20"/>
        </w:rPr>
        <w:t>六十天內，一同考慮教會</w:t>
      </w:r>
      <w:r>
        <w:rPr>
          <w:color w:val="231F20"/>
          <w:sz w:val="20"/>
        </w:rPr>
        <w:t xml:space="preserve"> </w:t>
      </w:r>
      <w:r>
        <w:rPr>
          <w:color w:val="231F20"/>
          <w:w w:val="102"/>
          <w:sz w:val="20"/>
        </w:rPr>
        <w:t>-</w:t>
      </w:r>
      <w:r>
        <w:rPr>
          <w:color w:val="231F20"/>
          <w:sz w:val="20"/>
        </w:rPr>
        <w:t xml:space="preserve"> </w:t>
      </w:r>
      <w:r>
        <w:rPr>
          <w:color w:val="231F20"/>
          <w:w w:val="102"/>
          <w:sz w:val="20"/>
        </w:rPr>
        <w:t>教牧關係之評估，此後每四年應評估一次。</w:t>
      </w:r>
      <w:r>
        <w:rPr>
          <w:color w:val="231F20"/>
          <w:spacing w:val="4"/>
          <w:w w:val="102"/>
          <w:sz w:val="20"/>
        </w:rPr>
        <w:t>評估會議目的為討論教會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教牧關係之評估。此評估會議之目的為達</w:t>
      </w:r>
    </w:p>
    <w:p w14:paraId="42A2E13D"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7DA7AB09" w14:textId="77777777" w:rsidR="003345E9" w:rsidRDefault="007169A0">
      <w:pPr>
        <w:pStyle w:val="a3"/>
        <w:spacing w:before="50"/>
        <w:ind w:left="0"/>
        <w:jc w:val="center"/>
      </w:pPr>
      <w:r>
        <w:rPr>
          <w:color w:val="231F20"/>
          <w:spacing w:val="-3"/>
        </w:rPr>
        <w:lastRenderedPageBreak/>
        <w:t>地方教會</w:t>
      </w:r>
    </w:p>
    <w:p w14:paraId="24597C38" w14:textId="77777777" w:rsidR="003345E9" w:rsidRDefault="007169A0">
      <w:pPr>
        <w:pStyle w:val="a3"/>
        <w:spacing w:before="201" w:line="346" w:lineRule="exact"/>
      </w:pPr>
      <w:r>
        <w:rPr>
          <w:color w:val="231F20"/>
          <w:spacing w:val="-1"/>
        </w:rPr>
        <w:t>到共識，而避免教會委員會要正式投票。</w:t>
      </w:r>
    </w:p>
    <w:p w14:paraId="17FF453E" w14:textId="77777777" w:rsidR="003345E9" w:rsidRDefault="007169A0">
      <w:pPr>
        <w:pStyle w:val="a5"/>
        <w:numPr>
          <w:ilvl w:val="1"/>
          <w:numId w:val="28"/>
        </w:numPr>
        <w:tabs>
          <w:tab w:val="left" w:pos="1128"/>
        </w:tabs>
        <w:spacing w:before="9" w:line="206" w:lineRule="auto"/>
        <w:ind w:right="112" w:firstLine="408"/>
        <w:jc w:val="both"/>
        <w:rPr>
          <w:sz w:val="20"/>
        </w:rPr>
      </w:pPr>
      <w:r>
        <w:rPr>
          <w:color w:val="231F20"/>
          <w:spacing w:val="5"/>
          <w:w w:val="102"/>
          <w:sz w:val="20"/>
        </w:rPr>
        <w:t>地區監督或其指派受按立之教牧或信徒應負責與教會委員</w:t>
      </w:r>
      <w:r>
        <w:rPr>
          <w:color w:val="231F20"/>
          <w:spacing w:val="2"/>
          <w:w w:val="102"/>
          <w:sz w:val="20"/>
        </w:rPr>
        <w:t>會安排和主持評估會議。地區監督須訂立評估的方式。地區監督需要</w:t>
      </w:r>
      <w:r>
        <w:rPr>
          <w:color w:val="231F20"/>
          <w:spacing w:val="-4"/>
          <w:w w:val="102"/>
          <w:sz w:val="20"/>
        </w:rPr>
        <w:t>與教牧一同訂定會議時間。並以閉門會議方式</w:t>
      </w:r>
      <w:r>
        <w:rPr>
          <w:color w:val="231F20"/>
          <w:spacing w:val="-12"/>
          <w:sz w:val="20"/>
        </w:rPr>
        <w:t xml:space="preserve"> </w:t>
      </w:r>
      <w:r>
        <w:rPr>
          <w:color w:val="231F20"/>
          <w:w w:val="102"/>
          <w:sz w:val="20"/>
        </w:rPr>
        <w:t>(</w:t>
      </w:r>
      <w:r>
        <w:rPr>
          <w:color w:val="231F20"/>
          <w:spacing w:val="-12"/>
          <w:sz w:val="20"/>
        </w:rPr>
        <w:t xml:space="preserve"> </w:t>
      </w:r>
      <w:r>
        <w:rPr>
          <w:color w:val="231F20"/>
          <w:spacing w:val="-12"/>
          <w:w w:val="102"/>
          <w:sz w:val="20"/>
        </w:rPr>
        <w:t>教會委員會，連同教牧</w:t>
      </w:r>
      <w:r>
        <w:rPr>
          <w:color w:val="231F20"/>
          <w:spacing w:val="-12"/>
          <w:sz w:val="20"/>
        </w:rPr>
        <w:t xml:space="preserve"> </w:t>
      </w:r>
      <w:r>
        <w:rPr>
          <w:color w:val="231F20"/>
          <w:spacing w:val="-11"/>
          <w:w w:val="102"/>
          <w:sz w:val="20"/>
        </w:rPr>
        <w:t>)</w:t>
      </w:r>
      <w:r>
        <w:rPr>
          <w:color w:val="231F20"/>
          <w:spacing w:val="1"/>
          <w:w w:val="102"/>
          <w:sz w:val="20"/>
        </w:rPr>
        <w:t>進行。地區監督有權決定會議部份時段教牧需要避席，若教牧的配偶</w:t>
      </w:r>
      <w:r>
        <w:rPr>
          <w:color w:val="231F20"/>
          <w:w w:val="102"/>
          <w:sz w:val="20"/>
        </w:rPr>
        <w:t>是教會委員會之委員，則該員不應參與評估會議。地區監督或經指派的授權人有權要求教牧或前教牧的其他直系親屬避席。</w:t>
      </w:r>
    </w:p>
    <w:p w14:paraId="37100748" w14:textId="77777777" w:rsidR="003345E9" w:rsidRDefault="007169A0">
      <w:pPr>
        <w:pStyle w:val="a5"/>
        <w:numPr>
          <w:ilvl w:val="1"/>
          <w:numId w:val="28"/>
        </w:numPr>
        <w:tabs>
          <w:tab w:val="left" w:pos="1128"/>
        </w:tabs>
        <w:spacing w:line="204" w:lineRule="auto"/>
        <w:ind w:right="117" w:firstLine="408"/>
        <w:jc w:val="both"/>
        <w:rPr>
          <w:sz w:val="20"/>
        </w:rPr>
      </w:pPr>
      <w:r>
        <w:rPr>
          <w:color w:val="231F20"/>
          <w:sz w:val="20"/>
        </w:rPr>
        <w:t>在教會委員會和地區監督召開定期教會 - 教牧關係評估會</w:t>
      </w:r>
      <w:r>
        <w:rPr>
          <w:color w:val="231F20"/>
          <w:spacing w:val="-2"/>
          <w:sz w:val="20"/>
        </w:rPr>
        <w:t>議前一個主日向會眾公開或書面宣佈該評估會議的目的。</w:t>
      </w:r>
    </w:p>
    <w:p w14:paraId="7CF431FD" w14:textId="77777777" w:rsidR="003345E9" w:rsidRDefault="007169A0">
      <w:pPr>
        <w:pStyle w:val="a5"/>
        <w:numPr>
          <w:ilvl w:val="1"/>
          <w:numId w:val="28"/>
        </w:numPr>
        <w:tabs>
          <w:tab w:val="left" w:pos="1128"/>
        </w:tabs>
        <w:spacing w:line="204" w:lineRule="auto"/>
        <w:ind w:right="117" w:firstLine="408"/>
        <w:jc w:val="both"/>
        <w:rPr>
          <w:sz w:val="20"/>
        </w:rPr>
      </w:pPr>
      <w:r>
        <w:rPr>
          <w:color w:val="231F20"/>
          <w:sz w:val="20"/>
        </w:rPr>
        <w:t>如果教會委員會決定不召開會友大會討論教會 - 教牧關係之延續，教會 - 教牧關係將延續。</w:t>
      </w:r>
    </w:p>
    <w:p w14:paraId="3F2EB923" w14:textId="77777777" w:rsidR="003345E9" w:rsidRDefault="007169A0">
      <w:pPr>
        <w:pStyle w:val="a5"/>
        <w:numPr>
          <w:ilvl w:val="1"/>
          <w:numId w:val="28"/>
        </w:numPr>
        <w:tabs>
          <w:tab w:val="left" w:pos="1129"/>
        </w:tabs>
        <w:spacing w:line="204" w:lineRule="auto"/>
        <w:ind w:right="15" w:firstLine="408"/>
        <w:jc w:val="both"/>
        <w:rPr>
          <w:sz w:val="20"/>
        </w:rPr>
      </w:pPr>
      <w:r>
        <w:rPr>
          <w:color w:val="231F20"/>
          <w:spacing w:val="6"/>
          <w:sz w:val="20"/>
        </w:rPr>
        <w:t>教會委員會可投票召開會友大會以決定教會 / 教牧關係。</w:t>
      </w:r>
      <w:r>
        <w:rPr>
          <w:color w:val="231F20"/>
          <w:spacing w:val="-2"/>
          <w:sz w:val="20"/>
        </w:rPr>
        <w:t>投票要以書面方式並達三份二多數票為通過。</w:t>
      </w:r>
    </w:p>
    <w:p w14:paraId="7E8141DD" w14:textId="77777777" w:rsidR="003345E9" w:rsidRDefault="007169A0">
      <w:pPr>
        <w:pStyle w:val="a5"/>
        <w:numPr>
          <w:ilvl w:val="1"/>
          <w:numId w:val="28"/>
        </w:numPr>
        <w:tabs>
          <w:tab w:val="left" w:pos="1128"/>
        </w:tabs>
        <w:spacing w:line="206" w:lineRule="auto"/>
        <w:ind w:right="113" w:firstLine="408"/>
        <w:jc w:val="both"/>
        <w:rPr>
          <w:sz w:val="20"/>
        </w:rPr>
      </w:pPr>
      <w:r>
        <w:rPr>
          <w:color w:val="231F20"/>
          <w:spacing w:val="6"/>
          <w:w w:val="102"/>
          <w:sz w:val="20"/>
        </w:rPr>
        <w:t>如果教會委員會投票決定召開會友大會以討論教會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教牧關係之延續，正式召開的會友大會需於該委員會會議完成後三十日內</w:t>
      </w:r>
      <w:r>
        <w:rPr>
          <w:color w:val="231F20"/>
          <w:spacing w:val="1"/>
          <w:w w:val="102"/>
          <w:sz w:val="20"/>
        </w:rPr>
        <w:t>召開，必須討論『是否延續教會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教牧關係？』會友大會必須以書面</w:t>
      </w:r>
      <w:r>
        <w:rPr>
          <w:color w:val="231F20"/>
          <w:w w:val="102"/>
          <w:sz w:val="20"/>
        </w:rPr>
        <w:t>方式投票，以三份二多數為通過，除非當地法律另有要求。</w:t>
      </w:r>
    </w:p>
    <w:p w14:paraId="3FC8A66F" w14:textId="77777777" w:rsidR="003345E9" w:rsidRDefault="007169A0">
      <w:pPr>
        <w:pStyle w:val="a5"/>
        <w:numPr>
          <w:ilvl w:val="1"/>
          <w:numId w:val="28"/>
        </w:numPr>
        <w:tabs>
          <w:tab w:val="left" w:pos="1128"/>
        </w:tabs>
        <w:spacing w:line="206" w:lineRule="auto"/>
        <w:ind w:right="16" w:firstLine="408"/>
        <w:rPr>
          <w:rFonts w:ascii="Noto Sans TC" w:eastAsia="Noto Sans TC"/>
          <w:sz w:val="20"/>
        </w:rPr>
      </w:pPr>
      <w:r>
        <w:rPr>
          <w:color w:val="231F20"/>
          <w:spacing w:val="6"/>
          <w:w w:val="102"/>
          <w:sz w:val="20"/>
        </w:rPr>
        <w:t>若會友大會投票結果決定繼續教會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教牧關係，教牧則可</w:t>
      </w:r>
      <w:r>
        <w:rPr>
          <w:color w:val="231F20"/>
          <w:w w:val="102"/>
          <w:sz w:val="20"/>
        </w:rPr>
        <w:t>繼續留任，猶如</w:t>
      </w:r>
      <w:r>
        <w:rPr>
          <w:rFonts w:ascii="Noto Serif SC" w:eastAsia="Noto Serif SC"/>
          <w:color w:val="231F20"/>
          <w:spacing w:val="2"/>
          <w:w w:val="102"/>
          <w:sz w:val="20"/>
        </w:rPr>
        <w:t>没</w:t>
      </w:r>
      <w:r>
        <w:rPr>
          <w:color w:val="231F20"/>
          <w:w w:val="102"/>
          <w:sz w:val="20"/>
        </w:rPr>
        <w:t>有舉行教會</w:t>
      </w:r>
      <w:r>
        <w:rPr>
          <w:color w:val="231F20"/>
          <w:sz w:val="20"/>
        </w:rPr>
        <w:t xml:space="preserve"> </w:t>
      </w:r>
      <w:r>
        <w:rPr>
          <w:color w:val="231F20"/>
          <w:w w:val="102"/>
          <w:sz w:val="20"/>
        </w:rPr>
        <w:t>/</w:t>
      </w:r>
      <w:r>
        <w:rPr>
          <w:color w:val="231F20"/>
          <w:sz w:val="20"/>
        </w:rPr>
        <w:t xml:space="preserve"> </w:t>
      </w:r>
      <w:r>
        <w:rPr>
          <w:color w:val="231F20"/>
          <w:w w:val="102"/>
          <w:sz w:val="20"/>
        </w:rPr>
        <w:t>教牧關係評估之教會會議一般。反之，</w:t>
      </w:r>
      <w:r>
        <w:rPr>
          <w:color w:val="231F20"/>
          <w:spacing w:val="2"/>
          <w:w w:val="102"/>
          <w:sz w:val="20"/>
        </w:rPr>
        <w:t>則由地區監督決定該教牧之離職日期，但應自投票日起算，不得少於</w:t>
      </w:r>
      <w:r>
        <w:rPr>
          <w:color w:val="231F20"/>
          <w:w w:val="102"/>
          <w:sz w:val="20"/>
        </w:rPr>
        <w:t>三十日，亦不多於一百八十日。若教牧選擇不要召開會友大會，或不</w:t>
      </w:r>
      <w:r>
        <w:rPr>
          <w:color w:val="231F20"/>
          <w:spacing w:val="2"/>
          <w:w w:val="102"/>
          <w:sz w:val="20"/>
        </w:rPr>
        <w:t>接受教會會議之結果，即當辭職，在此情況下，教會</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教牧關係便告</w:t>
      </w:r>
      <w:r>
        <w:rPr>
          <w:color w:val="231F20"/>
          <w:spacing w:val="1"/>
          <w:w w:val="102"/>
          <w:sz w:val="20"/>
        </w:rPr>
        <w:t>終止。其日期則由地區監督決定，但應自該牧師決定不進行會眾投票</w:t>
      </w:r>
      <w:r>
        <w:rPr>
          <w:color w:val="231F20"/>
          <w:w w:val="102"/>
          <w:sz w:val="20"/>
        </w:rPr>
        <w:t xml:space="preserve">或不接受投票結果之日起算，不得少於三十日，也不多於一百八十日。 </w:t>
      </w:r>
      <w:r>
        <w:rPr>
          <w:rFonts w:ascii="Noto Sans TC" w:eastAsia="Noto Sans TC"/>
          <w:color w:val="231F20"/>
          <w:w w:val="102"/>
          <w:sz w:val="20"/>
        </w:rPr>
        <w:t>(122)</w:t>
      </w:r>
    </w:p>
    <w:p w14:paraId="0FA5C093" w14:textId="77777777" w:rsidR="003345E9" w:rsidRDefault="007169A0">
      <w:pPr>
        <w:pStyle w:val="a5"/>
        <w:numPr>
          <w:ilvl w:val="1"/>
          <w:numId w:val="28"/>
        </w:numPr>
        <w:tabs>
          <w:tab w:val="left" w:pos="1128"/>
        </w:tabs>
        <w:spacing w:line="204" w:lineRule="auto"/>
        <w:ind w:right="112" w:firstLine="408"/>
        <w:rPr>
          <w:sz w:val="20"/>
        </w:rPr>
      </w:pPr>
      <w:r>
        <w:rPr>
          <w:color w:val="231F20"/>
          <w:spacing w:val="4"/>
          <w:w w:val="102"/>
          <w:sz w:val="20"/>
        </w:rPr>
        <w:t>作為定期評估的一部份，教牧和教會委員會要向地區監督</w:t>
      </w:r>
      <w:r>
        <w:rPr>
          <w:color w:val="231F20"/>
          <w:w w:val="102"/>
          <w:sz w:val="20"/>
        </w:rPr>
        <w:t>報告有關實現教會使命、異象和核心價值的進展情形。</w:t>
      </w:r>
    </w:p>
    <w:p w14:paraId="64D98F7B" w14:textId="77777777" w:rsidR="003345E9" w:rsidRDefault="007169A0">
      <w:pPr>
        <w:pStyle w:val="a5"/>
        <w:numPr>
          <w:ilvl w:val="0"/>
          <w:numId w:val="30"/>
        </w:numPr>
        <w:tabs>
          <w:tab w:val="left" w:pos="1006"/>
        </w:tabs>
        <w:spacing w:line="204" w:lineRule="auto"/>
        <w:ind w:right="114" w:firstLine="408"/>
        <w:rPr>
          <w:sz w:val="20"/>
        </w:rPr>
      </w:pPr>
      <w:r>
        <w:rPr>
          <w:color w:val="231F20"/>
          <w:spacing w:val="1"/>
          <w:w w:val="102"/>
          <w:sz w:val="20"/>
        </w:rPr>
        <w:t>計票委員會之主席必須在公報選票結果前親自通知教牧投票</w:t>
      </w:r>
      <w:r>
        <w:rPr>
          <w:color w:val="231F20"/>
          <w:w w:val="102"/>
          <w:sz w:val="20"/>
        </w:rPr>
        <w:t>結果。</w:t>
      </w:r>
    </w:p>
    <w:p w14:paraId="096257D9" w14:textId="77777777" w:rsidR="003345E9" w:rsidRDefault="007169A0">
      <w:pPr>
        <w:pStyle w:val="a5"/>
        <w:numPr>
          <w:ilvl w:val="0"/>
          <w:numId w:val="30"/>
        </w:numPr>
        <w:tabs>
          <w:tab w:val="left" w:pos="1006"/>
        </w:tabs>
        <w:spacing w:line="206" w:lineRule="auto"/>
        <w:ind w:right="112" w:firstLine="408"/>
        <w:jc w:val="both"/>
        <w:rPr>
          <w:sz w:val="20"/>
        </w:rPr>
      </w:pPr>
      <w:r>
        <w:rPr>
          <w:b/>
          <w:color w:val="231F20"/>
          <w:spacing w:val="3"/>
          <w:w w:val="102"/>
          <w:sz w:val="20"/>
        </w:rPr>
        <w:t>特殊教會</w:t>
      </w:r>
      <w:r>
        <w:rPr>
          <w:b/>
          <w:color w:val="231F20"/>
          <w:spacing w:val="2"/>
          <w:sz w:val="20"/>
        </w:rPr>
        <w:t xml:space="preserve"> </w:t>
      </w:r>
      <w:r>
        <w:rPr>
          <w:b/>
          <w:color w:val="231F20"/>
          <w:w w:val="102"/>
          <w:sz w:val="20"/>
        </w:rPr>
        <w:t>-</w:t>
      </w:r>
      <w:r>
        <w:rPr>
          <w:b/>
          <w:color w:val="231F20"/>
          <w:spacing w:val="2"/>
          <w:sz w:val="20"/>
        </w:rPr>
        <w:t xml:space="preserve"> </w:t>
      </w:r>
      <w:r>
        <w:rPr>
          <w:b/>
          <w:color w:val="231F20"/>
          <w:spacing w:val="4"/>
          <w:w w:val="102"/>
          <w:sz w:val="20"/>
        </w:rPr>
        <w:t>教牧關係審核</w:t>
      </w:r>
      <w:r>
        <w:rPr>
          <w:color w:val="231F20"/>
          <w:spacing w:val="4"/>
          <w:w w:val="102"/>
          <w:sz w:val="20"/>
        </w:rPr>
        <w:t>。在未到定期評估教會</w:t>
      </w:r>
      <w:r>
        <w:rPr>
          <w:color w:val="231F20"/>
          <w:spacing w:val="1"/>
          <w:sz w:val="20"/>
        </w:rPr>
        <w:t xml:space="preserve"> </w:t>
      </w:r>
      <w:r>
        <w:rPr>
          <w:color w:val="231F20"/>
          <w:w w:val="102"/>
          <w:sz w:val="20"/>
        </w:rPr>
        <w:t>-</w:t>
      </w:r>
      <w:r>
        <w:rPr>
          <w:color w:val="231F20"/>
          <w:spacing w:val="1"/>
          <w:sz w:val="20"/>
        </w:rPr>
        <w:t xml:space="preserve"> </w:t>
      </w:r>
      <w:r>
        <w:rPr>
          <w:color w:val="231F20"/>
          <w:spacing w:val="1"/>
          <w:w w:val="102"/>
          <w:sz w:val="20"/>
        </w:rPr>
        <w:t>教牧關係期間，經全體選舉之教會委員會委員過半數投票通過，地方教會委員</w:t>
      </w:r>
      <w:r>
        <w:rPr>
          <w:color w:val="231F20"/>
          <w:spacing w:val="4"/>
          <w:w w:val="102"/>
          <w:sz w:val="20"/>
        </w:rPr>
        <w:t>會可召開特殊教會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教牧關係審核會議，該會議應由地區監督或其指</w:t>
      </w:r>
    </w:p>
    <w:p w14:paraId="1CD0E478"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14D991C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9B981DC" w14:textId="77777777" w:rsidR="003345E9" w:rsidRDefault="007169A0">
      <w:pPr>
        <w:pStyle w:val="a3"/>
        <w:spacing w:before="199" w:line="348" w:lineRule="exact"/>
        <w:ind w:left="119"/>
        <w:rPr>
          <w:rFonts w:ascii="Noto Sans TC" w:eastAsia="Noto Sans TC"/>
        </w:rPr>
      </w:pPr>
      <w:r>
        <w:rPr>
          <w:color w:val="231F20"/>
          <w:spacing w:val="-10"/>
        </w:rPr>
        <w:t>派的牧師出席主持會議。</w:t>
      </w:r>
      <w:r>
        <w:rPr>
          <w:rFonts w:ascii="Noto Sans TC" w:eastAsia="Noto Sans TC"/>
          <w:color w:val="231F20"/>
          <w:spacing w:val="-2"/>
        </w:rPr>
        <w:t>（211.11）</w:t>
      </w:r>
    </w:p>
    <w:p w14:paraId="5CB7D293" w14:textId="77777777" w:rsidR="003345E9" w:rsidRDefault="007169A0">
      <w:pPr>
        <w:pStyle w:val="a5"/>
        <w:numPr>
          <w:ilvl w:val="1"/>
          <w:numId w:val="27"/>
        </w:numPr>
        <w:tabs>
          <w:tab w:val="left" w:pos="1127"/>
        </w:tabs>
        <w:spacing w:before="8" w:line="206" w:lineRule="auto"/>
        <w:ind w:right="16" w:firstLine="408"/>
        <w:rPr>
          <w:sz w:val="20"/>
        </w:rPr>
      </w:pPr>
      <w:r>
        <w:rPr>
          <w:color w:val="231F20"/>
          <w:spacing w:val="5"/>
          <w:w w:val="102"/>
          <w:sz w:val="20"/>
        </w:rPr>
        <w:t>此特殊教會</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教牧關係審核會議應以閉門會議</w:t>
      </w:r>
      <w:r>
        <w:rPr>
          <w:color w:val="231F20"/>
          <w:spacing w:val="7"/>
          <w:w w:val="102"/>
          <w:sz w:val="20"/>
        </w:rPr>
        <w:t>（包括教會</w:t>
      </w:r>
      <w:r>
        <w:rPr>
          <w:color w:val="231F20"/>
          <w:w w:val="102"/>
          <w:sz w:val="20"/>
        </w:rPr>
        <w:t>委員會和教牧）</w:t>
      </w:r>
      <w:r>
        <w:rPr>
          <w:color w:val="231F20"/>
          <w:spacing w:val="-1"/>
          <w:w w:val="102"/>
          <w:sz w:val="20"/>
        </w:rPr>
        <w:t>為之。地區監督有權決定會議部份時段教牧需要避席。</w:t>
      </w:r>
      <w:r>
        <w:rPr>
          <w:color w:val="231F20"/>
          <w:spacing w:val="2"/>
          <w:w w:val="102"/>
          <w:sz w:val="20"/>
        </w:rPr>
        <w:t>若教牧的配偶是教會委員會之委員，則該員不應參加此審核會議。地</w:t>
      </w:r>
      <w:r>
        <w:rPr>
          <w:color w:val="231F20"/>
          <w:w w:val="102"/>
          <w:sz w:val="20"/>
        </w:rPr>
        <w:t>區監督或經指派的授權人有權要求教牧或前教牧的其他直系親屬避席。</w:t>
      </w:r>
    </w:p>
    <w:p w14:paraId="131642C6" w14:textId="77777777" w:rsidR="003345E9" w:rsidRDefault="007169A0">
      <w:pPr>
        <w:pStyle w:val="a5"/>
        <w:numPr>
          <w:ilvl w:val="1"/>
          <w:numId w:val="27"/>
        </w:numPr>
        <w:tabs>
          <w:tab w:val="left" w:pos="1127"/>
        </w:tabs>
        <w:spacing w:line="206" w:lineRule="auto"/>
        <w:ind w:right="112" w:firstLine="408"/>
        <w:jc w:val="both"/>
        <w:rPr>
          <w:sz w:val="20"/>
        </w:rPr>
      </w:pPr>
      <w:r>
        <w:rPr>
          <w:color w:val="231F20"/>
          <w:spacing w:val="5"/>
          <w:w w:val="102"/>
          <w:sz w:val="20"/>
        </w:rPr>
        <w:t>如果地區監督和教會委員會認為要召開會友大會來討論教</w:t>
      </w:r>
      <w:r>
        <w:rPr>
          <w:color w:val="231F20"/>
          <w:w w:val="102"/>
          <w:sz w:val="20"/>
        </w:rPr>
        <w:t>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教牧關係之延續，須得全體委員之三份二多數票通過。除非當地</w:t>
      </w:r>
      <w:r>
        <w:rPr>
          <w:color w:val="231F20"/>
          <w:w w:val="102"/>
          <w:sz w:val="20"/>
        </w:rPr>
        <w:t>法律另有規定。特別會議要向會友提出『教會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教牧關係是否應該延</w:t>
      </w:r>
      <w:r>
        <w:rPr>
          <w:color w:val="231F20"/>
          <w:w w:val="102"/>
          <w:sz w:val="20"/>
        </w:rPr>
        <w:t>續</w:t>
      </w:r>
      <w:r>
        <w:rPr>
          <w:color w:val="231F20"/>
          <w:spacing w:val="-1"/>
          <w:sz w:val="20"/>
        </w:rPr>
        <w:t xml:space="preserve"> </w:t>
      </w:r>
      <w:r>
        <w:rPr>
          <w:color w:val="231F20"/>
          <w:w w:val="102"/>
          <w:sz w:val="20"/>
        </w:rPr>
        <w:t>?』的問題。</w:t>
      </w:r>
    </w:p>
    <w:p w14:paraId="580C5296" w14:textId="77777777" w:rsidR="003345E9" w:rsidRDefault="007169A0">
      <w:pPr>
        <w:pStyle w:val="a5"/>
        <w:numPr>
          <w:ilvl w:val="1"/>
          <w:numId w:val="27"/>
        </w:numPr>
        <w:tabs>
          <w:tab w:val="left" w:pos="1127"/>
        </w:tabs>
        <w:spacing w:line="206" w:lineRule="auto"/>
        <w:ind w:right="15" w:firstLine="408"/>
        <w:rPr>
          <w:sz w:val="20"/>
        </w:rPr>
      </w:pPr>
      <w:r>
        <w:rPr>
          <w:color w:val="231F20"/>
          <w:spacing w:val="5"/>
          <w:w w:val="102"/>
          <w:sz w:val="20"/>
        </w:rPr>
        <w:t>如果大會中符合投票年齡會友以三份二的書面多數票通過</w:t>
      </w:r>
      <w:r>
        <w:rPr>
          <w:color w:val="231F20"/>
          <w:spacing w:val="7"/>
          <w:w w:val="102"/>
          <w:sz w:val="20"/>
        </w:rPr>
        <w:t>延續教會</w:t>
      </w:r>
      <w:r>
        <w:rPr>
          <w:color w:val="231F20"/>
          <w:spacing w:val="2"/>
          <w:sz w:val="20"/>
        </w:rPr>
        <w:t xml:space="preserve"> </w:t>
      </w:r>
      <w:r>
        <w:rPr>
          <w:color w:val="231F20"/>
          <w:w w:val="102"/>
          <w:sz w:val="20"/>
        </w:rPr>
        <w:t>-</w:t>
      </w:r>
      <w:r>
        <w:rPr>
          <w:color w:val="231F20"/>
          <w:spacing w:val="2"/>
          <w:sz w:val="20"/>
        </w:rPr>
        <w:t xml:space="preserve"> </w:t>
      </w:r>
      <w:r>
        <w:rPr>
          <w:color w:val="231F20"/>
          <w:spacing w:val="7"/>
          <w:w w:val="102"/>
          <w:sz w:val="20"/>
        </w:rPr>
        <w:t>教牧關係，除非當地法</w:t>
      </w:r>
      <w:r>
        <w:rPr>
          <w:rFonts w:ascii="Noto Serif SC" w:eastAsia="Noto Serif SC"/>
          <w:color w:val="231F20"/>
          <w:spacing w:val="9"/>
          <w:w w:val="102"/>
          <w:sz w:val="20"/>
        </w:rPr>
        <w:t>侓</w:t>
      </w:r>
      <w:r>
        <w:rPr>
          <w:color w:val="231F20"/>
          <w:spacing w:val="5"/>
          <w:w w:val="102"/>
          <w:sz w:val="20"/>
        </w:rPr>
        <w:t>另有規定，教牧則可繼續留任，猶如</w:t>
      </w:r>
      <w:r>
        <w:rPr>
          <w:rFonts w:ascii="Noto Serif SC" w:eastAsia="Noto Serif SC"/>
          <w:color w:val="231F20"/>
          <w:spacing w:val="5"/>
          <w:w w:val="102"/>
          <w:sz w:val="20"/>
        </w:rPr>
        <w:t>没</w:t>
      </w:r>
      <w:r>
        <w:rPr>
          <w:color w:val="231F20"/>
          <w:spacing w:val="5"/>
          <w:w w:val="102"/>
          <w:sz w:val="20"/>
        </w:rPr>
        <w:t>有舉行教會</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教牧關係延續之教會會議一般。</w:t>
      </w:r>
    </w:p>
    <w:p w14:paraId="6BC92838" w14:textId="77777777" w:rsidR="003345E9" w:rsidRDefault="007169A0">
      <w:pPr>
        <w:pStyle w:val="a5"/>
        <w:numPr>
          <w:ilvl w:val="1"/>
          <w:numId w:val="27"/>
        </w:numPr>
        <w:tabs>
          <w:tab w:val="left" w:pos="1127"/>
        </w:tabs>
        <w:spacing w:line="204" w:lineRule="auto"/>
        <w:ind w:right="111" w:firstLine="408"/>
        <w:rPr>
          <w:sz w:val="20"/>
        </w:rPr>
      </w:pPr>
      <w:r>
        <w:rPr>
          <w:color w:val="231F20"/>
          <w:spacing w:val="6"/>
          <w:w w:val="102"/>
          <w:sz w:val="20"/>
        </w:rPr>
        <w:t>如果教會會議無法決定是否延續教會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教牧關係，教牧的</w:t>
      </w:r>
      <w:r>
        <w:rPr>
          <w:color w:val="231F20"/>
          <w:w w:val="102"/>
          <w:sz w:val="20"/>
        </w:rPr>
        <w:t>任期將由地區監督決定，投票</w:t>
      </w:r>
      <w:r>
        <w:rPr>
          <w:color w:val="231F20"/>
          <w:spacing w:val="-1"/>
          <w:sz w:val="20"/>
        </w:rPr>
        <w:t xml:space="preserve"> </w:t>
      </w:r>
      <w:r>
        <w:rPr>
          <w:rFonts w:ascii="Noto Sans TC" w:eastAsia="Noto Sans TC"/>
          <w:color w:val="231F20"/>
          <w:w w:val="102"/>
          <w:sz w:val="20"/>
        </w:rPr>
        <w:t>180</w:t>
      </w:r>
      <w:r>
        <w:rPr>
          <w:rFonts w:ascii="Noto Sans TC" w:eastAsia="Noto Sans TC"/>
          <w:color w:val="231F20"/>
          <w:spacing w:val="6"/>
          <w:sz w:val="20"/>
        </w:rPr>
        <w:t xml:space="preserve"> </w:t>
      </w:r>
      <w:r>
        <w:rPr>
          <w:color w:val="231F20"/>
          <w:w w:val="102"/>
          <w:sz w:val="20"/>
        </w:rPr>
        <w:t>日內終止。</w:t>
      </w:r>
    </w:p>
    <w:p w14:paraId="1F18E37B" w14:textId="77777777" w:rsidR="003345E9" w:rsidRDefault="007169A0">
      <w:pPr>
        <w:pStyle w:val="a5"/>
        <w:numPr>
          <w:ilvl w:val="1"/>
          <w:numId w:val="27"/>
        </w:numPr>
        <w:tabs>
          <w:tab w:val="left" w:pos="1126"/>
        </w:tabs>
        <w:spacing w:line="204" w:lineRule="auto"/>
        <w:ind w:right="14" w:firstLine="408"/>
        <w:rPr>
          <w:sz w:val="20"/>
        </w:rPr>
      </w:pPr>
      <w:r>
        <w:rPr>
          <w:color w:val="231F20"/>
          <w:w w:val="102"/>
          <w:sz w:val="20"/>
        </w:rPr>
        <w:t>若教牧選擇不要召開會友大會，或不接受教會會議之結果，</w:t>
      </w:r>
      <w:r>
        <w:rPr>
          <w:color w:val="231F20"/>
          <w:spacing w:val="2"/>
          <w:w w:val="102"/>
          <w:sz w:val="20"/>
        </w:rPr>
        <w:t>即當辭職，在此情況下，教會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教牧關係便告終止。其日期則由地區</w:t>
      </w:r>
      <w:r>
        <w:rPr>
          <w:color w:val="231F20"/>
          <w:spacing w:val="3"/>
          <w:w w:val="102"/>
          <w:sz w:val="20"/>
        </w:rPr>
        <w:t>監督決定，但應自該牧師決定不進行會眾投票或不接受投票結果之日</w:t>
      </w:r>
      <w:r>
        <w:rPr>
          <w:color w:val="231F20"/>
          <w:spacing w:val="-5"/>
          <w:w w:val="102"/>
          <w:sz w:val="20"/>
        </w:rPr>
        <w:t>起算，不得少於三十日，也不多於一百八十日。</w:t>
      </w:r>
      <w:r>
        <w:rPr>
          <w:color w:val="231F20"/>
          <w:w w:val="102"/>
          <w:sz w:val="20"/>
        </w:rPr>
        <w:t>（</w:t>
      </w:r>
      <w:r>
        <w:rPr>
          <w:b/>
          <w:color w:val="231F20"/>
          <w:w w:val="102"/>
          <w:sz w:val="20"/>
        </w:rPr>
        <w:t>1</w:t>
      </w:r>
      <w:r>
        <w:rPr>
          <w:rFonts w:ascii="Noto Sans TC" w:eastAsia="Noto Sans TC"/>
          <w:color w:val="231F20"/>
          <w:w w:val="102"/>
          <w:sz w:val="20"/>
        </w:rPr>
        <w:t>15.8，133-134</w:t>
      </w:r>
      <w:r>
        <w:rPr>
          <w:color w:val="231F20"/>
          <w:w w:val="102"/>
          <w:sz w:val="20"/>
        </w:rPr>
        <w:t>）</w:t>
      </w:r>
    </w:p>
    <w:p w14:paraId="18DBB855" w14:textId="77777777" w:rsidR="003345E9" w:rsidRDefault="007169A0">
      <w:pPr>
        <w:pStyle w:val="a5"/>
        <w:numPr>
          <w:ilvl w:val="0"/>
          <w:numId w:val="30"/>
        </w:numPr>
        <w:tabs>
          <w:tab w:val="left" w:pos="1005"/>
        </w:tabs>
        <w:spacing w:line="204" w:lineRule="auto"/>
        <w:ind w:left="119" w:right="112" w:firstLine="408"/>
        <w:jc w:val="both"/>
        <w:rPr>
          <w:rFonts w:ascii="Noto Sans TC" w:eastAsia="Noto Sans TC"/>
          <w:sz w:val="20"/>
        </w:rPr>
      </w:pPr>
      <w:r>
        <w:rPr>
          <w:b/>
          <w:color w:val="231F20"/>
          <w:spacing w:val="1"/>
          <w:w w:val="102"/>
          <w:sz w:val="20"/>
        </w:rPr>
        <w:t>危機中之地方教會</w:t>
      </w:r>
      <w:r>
        <w:rPr>
          <w:color w:val="231F20"/>
          <w:w w:val="102"/>
          <w:sz w:val="20"/>
        </w:rPr>
        <w:t>。當知悉地方教會正接近危機之時，地區</w:t>
      </w:r>
      <w:r>
        <w:rPr>
          <w:color w:val="231F20"/>
          <w:spacing w:val="2"/>
          <w:w w:val="102"/>
          <w:sz w:val="20"/>
        </w:rPr>
        <w:t>監督經地區指導委員會核准，有權選定一委員會來檢討情況，並提供</w:t>
      </w:r>
      <w:r>
        <w:rPr>
          <w:color w:val="231F20"/>
          <w:spacing w:val="1"/>
          <w:w w:val="102"/>
          <w:sz w:val="20"/>
        </w:rPr>
        <w:t>脫離危機的程序。該委員會應含二位受委派按立的牧師和二位地區指</w:t>
      </w:r>
      <w:r>
        <w:rPr>
          <w:color w:val="231F20"/>
          <w:spacing w:val="-6"/>
          <w:w w:val="102"/>
          <w:sz w:val="20"/>
        </w:rPr>
        <w:t>導委員會之信徒委員，並以地區監督為主席。</w:t>
      </w:r>
      <w:r>
        <w:rPr>
          <w:rFonts w:ascii="Noto Sans TC" w:eastAsia="Noto Sans TC"/>
          <w:color w:val="231F20"/>
          <w:w w:val="102"/>
          <w:sz w:val="20"/>
        </w:rPr>
        <w:t>（211.3）</w:t>
      </w:r>
    </w:p>
    <w:p w14:paraId="403B55C4" w14:textId="77777777" w:rsidR="003345E9" w:rsidRDefault="007169A0">
      <w:pPr>
        <w:pStyle w:val="a5"/>
        <w:numPr>
          <w:ilvl w:val="1"/>
          <w:numId w:val="30"/>
        </w:numPr>
        <w:tabs>
          <w:tab w:val="left" w:pos="1192"/>
        </w:tabs>
        <w:spacing w:line="206" w:lineRule="auto"/>
        <w:ind w:left="119" w:right="17" w:firstLine="408"/>
        <w:rPr>
          <w:rFonts w:ascii="Noto Sans TC" w:eastAsia="Noto Sans TC" w:hAnsi="Noto Sans TC"/>
          <w:sz w:val="20"/>
        </w:rPr>
      </w:pPr>
      <w:r>
        <w:rPr>
          <w:color w:val="231F20"/>
          <w:spacing w:val="1"/>
          <w:w w:val="102"/>
          <w:sz w:val="20"/>
        </w:rPr>
        <w:t>當地區監督與地區指導委員會一致同意，可以宣布一個地方教會正處於危機之中。不論是財務、士氣或是其他方面，這項危機</w:t>
      </w:r>
      <w:r>
        <w:rPr>
          <w:color w:val="231F20"/>
          <w:w w:val="102"/>
          <w:sz w:val="20"/>
        </w:rPr>
        <w:t>嚴重影響教會之穩固與未來的發展時：➀可由地區監督，或地區監督</w:t>
      </w:r>
      <w:r>
        <w:rPr>
          <w:color w:val="231F20"/>
          <w:spacing w:val="5"/>
          <w:w w:val="102"/>
          <w:sz w:val="20"/>
        </w:rPr>
        <w:t>所派任的地區指導委員會中的一委員，向地方教會之會友提出教會</w:t>
      </w:r>
      <w:r>
        <w:rPr>
          <w:color w:val="231F20"/>
          <w:spacing w:val="1"/>
          <w:sz w:val="20"/>
        </w:rPr>
        <w:t xml:space="preserve"> </w:t>
      </w:r>
      <w:r>
        <w:rPr>
          <w:color w:val="231F20"/>
          <w:w w:val="102"/>
          <w:sz w:val="20"/>
        </w:rPr>
        <w:t>-</w:t>
      </w:r>
      <w:r>
        <w:rPr>
          <w:color w:val="231F20"/>
          <w:spacing w:val="1"/>
          <w:w w:val="102"/>
          <w:sz w:val="20"/>
        </w:rPr>
        <w:t>教牧關係之延續問題，如同</w:t>
      </w:r>
      <w:r>
        <w:rPr>
          <w:color w:val="231F20"/>
          <w:spacing w:val="1"/>
          <w:sz w:val="20"/>
        </w:rPr>
        <w:t xml:space="preserve"> </w:t>
      </w:r>
      <w:r>
        <w:rPr>
          <w:rFonts w:ascii="Noto Sans TC" w:eastAsia="Noto Sans TC" w:hAnsi="Noto Sans TC"/>
          <w:color w:val="231F20"/>
          <w:w w:val="102"/>
          <w:sz w:val="20"/>
        </w:rPr>
        <w:t>133</w:t>
      </w:r>
      <w:r>
        <w:rPr>
          <w:rFonts w:ascii="Noto Sans TC" w:eastAsia="Noto Sans TC" w:hAnsi="Noto Sans TC"/>
          <w:color w:val="231F20"/>
          <w:spacing w:val="7"/>
          <w:sz w:val="20"/>
        </w:rPr>
        <w:t xml:space="preserve"> </w:t>
      </w:r>
      <w:r>
        <w:rPr>
          <w:rFonts w:ascii="Noto Sans TC" w:eastAsia="Noto Sans TC" w:hAnsi="Noto Sans TC"/>
          <w:color w:val="231F20"/>
          <w:w w:val="102"/>
          <w:sz w:val="20"/>
        </w:rPr>
        <w:t>～</w:t>
      </w:r>
      <w:r>
        <w:rPr>
          <w:rFonts w:ascii="Noto Sans TC" w:eastAsia="Noto Sans TC" w:hAnsi="Noto Sans TC"/>
          <w:color w:val="231F20"/>
          <w:spacing w:val="7"/>
          <w:sz w:val="20"/>
        </w:rPr>
        <w:t xml:space="preserve"> </w:t>
      </w:r>
      <w:r>
        <w:rPr>
          <w:rFonts w:ascii="Noto Sans TC" w:eastAsia="Noto Sans TC" w:hAnsi="Noto Sans TC"/>
          <w:color w:val="231F20"/>
          <w:w w:val="102"/>
          <w:sz w:val="20"/>
        </w:rPr>
        <w:t>133.7</w:t>
      </w:r>
      <w:r>
        <w:rPr>
          <w:rFonts w:ascii="Noto Sans TC" w:eastAsia="Noto Sans TC" w:hAnsi="Noto Sans TC"/>
          <w:color w:val="231F20"/>
          <w:spacing w:val="7"/>
          <w:sz w:val="20"/>
        </w:rPr>
        <w:t xml:space="preserve"> </w:t>
      </w:r>
      <w:r>
        <w:rPr>
          <w:color w:val="231F20"/>
          <w:spacing w:val="3"/>
          <w:w w:val="102"/>
          <w:sz w:val="20"/>
        </w:rPr>
        <w:t>條教會委員會發起此投票請</w:t>
      </w:r>
      <w:r>
        <w:rPr>
          <w:color w:val="231F20"/>
          <w:w w:val="102"/>
          <w:sz w:val="20"/>
        </w:rPr>
        <w:t>求一般；或➁經地區指導委員會過半數投票通過和主管區總監督核准，</w:t>
      </w:r>
      <w:r>
        <w:rPr>
          <w:color w:val="231F20"/>
          <w:spacing w:val="3"/>
          <w:w w:val="102"/>
          <w:sz w:val="20"/>
        </w:rPr>
        <w:t>得終止教牧和</w:t>
      </w:r>
      <w:r>
        <w:rPr>
          <w:color w:val="231F20"/>
          <w:spacing w:val="4"/>
          <w:w w:val="102"/>
          <w:sz w:val="20"/>
        </w:rPr>
        <w:t>（或）</w:t>
      </w:r>
      <w:r>
        <w:rPr>
          <w:color w:val="231F20"/>
          <w:spacing w:val="3"/>
          <w:w w:val="102"/>
          <w:sz w:val="20"/>
        </w:rPr>
        <w:t>教會委員會之職權。地區監督經地區指導委員會</w:t>
      </w:r>
      <w:r>
        <w:rPr>
          <w:color w:val="231F20"/>
          <w:spacing w:val="1"/>
          <w:w w:val="102"/>
          <w:sz w:val="20"/>
        </w:rPr>
        <w:t>核准，得任命任何宣告有危機之教會的教會委員會委員。地區指導委</w:t>
      </w:r>
      <w:r>
        <w:rPr>
          <w:color w:val="231F20"/>
          <w:w w:val="102"/>
          <w:sz w:val="20"/>
        </w:rPr>
        <w:t>員會對該教會之通知函應於</w:t>
      </w:r>
      <w:r>
        <w:rPr>
          <w:color w:val="231F20"/>
          <w:spacing w:val="-1"/>
          <w:sz w:val="20"/>
        </w:rPr>
        <w:t xml:space="preserve"> </w:t>
      </w:r>
      <w:r>
        <w:rPr>
          <w:color w:val="231F20"/>
          <w:w w:val="102"/>
          <w:sz w:val="20"/>
        </w:rPr>
        <w:t>30</w:t>
      </w:r>
      <w:r>
        <w:rPr>
          <w:color w:val="231F20"/>
          <w:spacing w:val="-1"/>
          <w:sz w:val="20"/>
        </w:rPr>
        <w:t xml:space="preserve"> </w:t>
      </w:r>
      <w:r>
        <w:rPr>
          <w:color w:val="231F20"/>
          <w:spacing w:val="-10"/>
          <w:w w:val="102"/>
          <w:sz w:val="20"/>
        </w:rPr>
        <w:t>天內送交主管區總監督。</w:t>
      </w:r>
      <w:r>
        <w:rPr>
          <w:rFonts w:ascii="Noto Sans TC" w:eastAsia="Noto Sans TC" w:hAnsi="Noto Sans TC"/>
          <w:color w:val="231F20"/>
          <w:w w:val="102"/>
          <w:sz w:val="20"/>
        </w:rPr>
        <w:t>（211.3）</w:t>
      </w:r>
    </w:p>
    <w:p w14:paraId="3F562595" w14:textId="77777777" w:rsidR="003345E9" w:rsidRDefault="007169A0">
      <w:pPr>
        <w:pStyle w:val="a5"/>
        <w:numPr>
          <w:ilvl w:val="1"/>
          <w:numId w:val="30"/>
        </w:numPr>
        <w:tabs>
          <w:tab w:val="left" w:pos="1192"/>
        </w:tabs>
        <w:spacing w:line="321" w:lineRule="exact"/>
        <w:ind w:left="1192" w:hanging="665"/>
        <w:rPr>
          <w:sz w:val="20"/>
        </w:rPr>
      </w:pPr>
      <w:r>
        <w:rPr>
          <w:color w:val="231F20"/>
          <w:spacing w:val="5"/>
          <w:sz w:val="20"/>
        </w:rPr>
        <w:t xml:space="preserve">當地區監督認為一依照條款 </w:t>
      </w:r>
      <w:r>
        <w:rPr>
          <w:rFonts w:ascii="Noto Sans TC" w:eastAsia="Noto Sans TC"/>
          <w:color w:val="231F20"/>
          <w:sz w:val="20"/>
        </w:rPr>
        <w:t>136.1</w:t>
      </w:r>
      <w:r>
        <w:rPr>
          <w:rFonts w:ascii="Noto Sans TC" w:eastAsia="Noto Sans TC"/>
          <w:color w:val="231F20"/>
          <w:spacing w:val="62"/>
          <w:w w:val="150"/>
          <w:sz w:val="20"/>
        </w:rPr>
        <w:t xml:space="preserve"> </w:t>
      </w:r>
      <w:r>
        <w:rPr>
          <w:color w:val="231F20"/>
          <w:spacing w:val="-1"/>
          <w:sz w:val="20"/>
        </w:rPr>
        <w:t>宣告為在危機中之地方</w:t>
      </w:r>
    </w:p>
    <w:p w14:paraId="66EC95C0" w14:textId="77777777" w:rsidR="003345E9" w:rsidRDefault="003345E9">
      <w:pPr>
        <w:pStyle w:val="a5"/>
        <w:spacing w:line="321" w:lineRule="exact"/>
        <w:rPr>
          <w:sz w:val="20"/>
        </w:rPr>
        <w:sectPr w:rsidR="003345E9">
          <w:pgSz w:w="8640" w:h="12960"/>
          <w:pgMar w:top="480" w:right="1080" w:bottom="1180" w:left="1080" w:header="0" w:footer="997" w:gutter="0"/>
          <w:cols w:space="720"/>
        </w:sectPr>
      </w:pPr>
    </w:p>
    <w:p w14:paraId="1D39D1AD" w14:textId="77777777" w:rsidR="003345E9" w:rsidRDefault="007169A0">
      <w:pPr>
        <w:pStyle w:val="a3"/>
        <w:spacing w:before="50"/>
        <w:ind w:left="0"/>
        <w:jc w:val="center"/>
      </w:pPr>
      <w:r>
        <w:rPr>
          <w:color w:val="231F20"/>
          <w:spacing w:val="-3"/>
        </w:rPr>
        <w:lastRenderedPageBreak/>
        <w:t>地方教會</w:t>
      </w:r>
    </w:p>
    <w:p w14:paraId="4E2D950A" w14:textId="77777777" w:rsidR="003345E9" w:rsidRDefault="007169A0">
      <w:pPr>
        <w:pStyle w:val="a3"/>
        <w:spacing w:before="240" w:line="204" w:lineRule="auto"/>
        <w:ind w:right="112"/>
        <w:jc w:val="both"/>
        <w:rPr>
          <w:rFonts w:ascii="Noto Sans TC" w:eastAsia="Noto Sans TC"/>
        </w:rPr>
      </w:pPr>
      <w:r>
        <w:rPr>
          <w:color w:val="231F20"/>
          <w:spacing w:val="3"/>
          <w:w w:val="102"/>
        </w:rPr>
        <w:t>教會經過各種介入後已可以回復其正常服事之狀態時，經地區指導委</w:t>
      </w:r>
      <w:r>
        <w:rPr>
          <w:color w:val="231F20"/>
          <w:spacing w:val="1"/>
          <w:w w:val="102"/>
        </w:rPr>
        <w:t>員會過半數投票通過，可以宣告該地方教會脫離危機情況。地區指導</w:t>
      </w:r>
      <w:r>
        <w:rPr>
          <w:color w:val="231F20"/>
          <w:w w:val="102"/>
        </w:rPr>
        <w:t>委員會之決議應於</w:t>
      </w:r>
      <w:r>
        <w:rPr>
          <w:color w:val="231F20"/>
          <w:spacing w:val="-1"/>
        </w:rPr>
        <w:t xml:space="preserve"> </w:t>
      </w:r>
      <w:r>
        <w:rPr>
          <w:color w:val="231F20"/>
          <w:w w:val="102"/>
        </w:rPr>
        <w:t>30</w:t>
      </w:r>
      <w:r>
        <w:rPr>
          <w:color w:val="231F20"/>
          <w:spacing w:val="-1"/>
        </w:rPr>
        <w:t xml:space="preserve"> </w:t>
      </w:r>
      <w:r>
        <w:rPr>
          <w:color w:val="231F20"/>
          <w:spacing w:val="-10"/>
          <w:w w:val="102"/>
        </w:rPr>
        <w:t>天內告知主管區總監督。</w:t>
      </w:r>
      <w:r>
        <w:rPr>
          <w:rFonts w:ascii="Noto Sans TC" w:eastAsia="Noto Sans TC"/>
          <w:color w:val="231F20"/>
          <w:w w:val="102"/>
        </w:rPr>
        <w:t>（211.4）</w:t>
      </w:r>
    </w:p>
    <w:p w14:paraId="45BB8D81" w14:textId="77777777" w:rsidR="003345E9" w:rsidRDefault="007169A0">
      <w:pPr>
        <w:pStyle w:val="2"/>
        <w:spacing w:before="66"/>
      </w:pPr>
      <w:r>
        <w:rPr>
          <w:color w:val="231F20"/>
          <w:spacing w:val="-2"/>
        </w:rPr>
        <w:t>十二、教會委員會</w:t>
      </w:r>
    </w:p>
    <w:p w14:paraId="473064C8" w14:textId="77777777" w:rsidR="003345E9" w:rsidRDefault="007169A0">
      <w:pPr>
        <w:pStyle w:val="a5"/>
        <w:numPr>
          <w:ilvl w:val="0"/>
          <w:numId w:val="30"/>
        </w:numPr>
        <w:tabs>
          <w:tab w:val="left" w:pos="1006"/>
        </w:tabs>
        <w:spacing w:before="46" w:line="206" w:lineRule="auto"/>
        <w:ind w:right="15" w:firstLine="408"/>
        <w:rPr>
          <w:sz w:val="20"/>
        </w:rPr>
      </w:pPr>
      <w:r>
        <w:rPr>
          <w:b/>
          <w:color w:val="231F20"/>
          <w:spacing w:val="1"/>
          <w:w w:val="102"/>
          <w:sz w:val="20"/>
        </w:rPr>
        <w:t>委員</w:t>
      </w:r>
      <w:r>
        <w:rPr>
          <w:color w:val="231F20"/>
          <w:w w:val="102"/>
          <w:sz w:val="20"/>
        </w:rPr>
        <w:t>。每一地方教會應有一教會委員會，由教牧、國際門訓事工（NDI）</w:t>
      </w:r>
      <w:r>
        <w:rPr>
          <w:color w:val="231F20"/>
          <w:spacing w:val="-13"/>
          <w:w w:val="102"/>
          <w:sz w:val="20"/>
        </w:rPr>
        <w:t>主席、國際青年團契</w:t>
      </w:r>
      <w:r>
        <w:rPr>
          <w:color w:val="231F20"/>
          <w:w w:val="102"/>
          <w:sz w:val="20"/>
        </w:rPr>
        <w:t>（NYI）</w:t>
      </w:r>
      <w:r>
        <w:rPr>
          <w:color w:val="231F20"/>
          <w:spacing w:val="-13"/>
          <w:w w:val="102"/>
          <w:sz w:val="20"/>
        </w:rPr>
        <w:t>主席、國際宣道團契</w:t>
      </w:r>
      <w:r>
        <w:rPr>
          <w:color w:val="231F20"/>
          <w:spacing w:val="-4"/>
          <w:w w:val="102"/>
          <w:sz w:val="20"/>
        </w:rPr>
        <w:t>（NMI）</w:t>
      </w:r>
      <w:r>
        <w:rPr>
          <w:color w:val="231F20"/>
          <w:w w:val="102"/>
          <w:sz w:val="20"/>
        </w:rPr>
        <w:t>主席、執事、董事和教會年議會中選出的教育委員會委員組成。若國際門訓事工主席，或國際青年團契主席，和</w:t>
      </w:r>
      <w:r>
        <w:rPr>
          <w:color w:val="231F20"/>
          <w:spacing w:val="4"/>
          <w:w w:val="102"/>
          <w:sz w:val="20"/>
        </w:rPr>
        <w:t>（或）國際宣道團契主席</w:t>
      </w:r>
      <w:r>
        <w:rPr>
          <w:color w:val="231F20"/>
          <w:w w:val="102"/>
          <w:sz w:val="20"/>
        </w:rPr>
        <w:t>是教牧之配偶，而不願意加入教會委員會，副主席將代表加入委員會。</w:t>
      </w:r>
      <w:r>
        <w:rPr>
          <w:color w:val="231F20"/>
          <w:spacing w:val="2"/>
          <w:w w:val="102"/>
          <w:sz w:val="20"/>
        </w:rPr>
        <w:t>如果以上主席是教牧的配偶，並願意加入委員會，則他</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她不可以參</w:t>
      </w:r>
      <w:r>
        <w:rPr>
          <w:color w:val="231F20"/>
          <w:w w:val="102"/>
          <w:sz w:val="20"/>
        </w:rPr>
        <w:t>與教會</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教牧關係評估過程。</w:t>
      </w:r>
    </w:p>
    <w:p w14:paraId="26971B1C" w14:textId="77777777" w:rsidR="003345E9" w:rsidRDefault="007169A0">
      <w:pPr>
        <w:pStyle w:val="a3"/>
        <w:spacing w:line="206" w:lineRule="auto"/>
        <w:ind w:right="112" w:firstLine="408"/>
        <w:jc w:val="both"/>
      </w:pPr>
      <w:r>
        <w:rPr>
          <w:color w:val="231F20"/>
          <w:w w:val="102"/>
        </w:rPr>
        <w:t>教會委員會之成員不得超過</w:t>
      </w:r>
      <w:r>
        <w:rPr>
          <w:color w:val="231F20"/>
          <w:spacing w:val="-2"/>
        </w:rPr>
        <w:t xml:space="preserve"> </w:t>
      </w:r>
      <w:r>
        <w:rPr>
          <w:color w:val="231F20"/>
          <w:w w:val="102"/>
        </w:rPr>
        <w:t>25</w:t>
      </w:r>
      <w:r>
        <w:rPr>
          <w:color w:val="231F20"/>
          <w:spacing w:val="-2"/>
        </w:rPr>
        <w:t xml:space="preserve"> </w:t>
      </w:r>
      <w:r>
        <w:rPr>
          <w:color w:val="231F20"/>
          <w:spacing w:val="-3"/>
          <w:w w:val="102"/>
        </w:rPr>
        <w:t>人。除非得座堂牧師和地區監督批</w:t>
      </w:r>
      <w:r>
        <w:rPr>
          <w:color w:val="231F20"/>
          <w:spacing w:val="2"/>
          <w:w w:val="102"/>
        </w:rPr>
        <w:t>准，受按立之教牧和領有地區執照之教牧沒有資格任職於地方教會委</w:t>
      </w:r>
      <w:r>
        <w:rPr>
          <w:color w:val="231F20"/>
          <w:spacing w:val="1"/>
          <w:w w:val="102"/>
        </w:rPr>
        <w:t>員會。教會委員會向地區年議會推薦地區教牧續發執照時，領有地區</w:t>
      </w:r>
      <w:r>
        <w:rPr>
          <w:color w:val="231F20"/>
          <w:w w:val="102"/>
        </w:rPr>
        <w:t>執照之教牧應迴避。地方教會之受薪同工沒有資格任職於地方教會委員會。</w:t>
      </w:r>
    </w:p>
    <w:p w14:paraId="0DF7BB78" w14:textId="77777777" w:rsidR="003345E9" w:rsidRDefault="007169A0">
      <w:pPr>
        <w:pStyle w:val="a3"/>
        <w:spacing w:line="204" w:lineRule="auto"/>
        <w:ind w:right="16"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10"/>
          <w:w w:val="102"/>
        </w:rPr>
        <w:t>奉獻和一般奉獻支持地方教會。教會職員應完全參與在『使萬民作</w:t>
      </w:r>
      <w:r>
        <w:rPr>
          <w:color w:val="231F20"/>
          <w:spacing w:val="8"/>
          <w:w w:val="102"/>
        </w:rPr>
        <w:t>有基督樣式的門徒』的事工當中</w:t>
      </w:r>
      <w:r>
        <w:rPr>
          <w:color w:val="231F20"/>
          <w:spacing w:val="-103"/>
          <w:w w:val="102"/>
        </w:rPr>
        <w:t>。</w:t>
      </w:r>
      <w:r>
        <w:rPr>
          <w:rFonts w:ascii="Noto Sans TC" w:eastAsia="Noto Sans TC"/>
          <w:color w:val="231F20"/>
          <w:spacing w:val="-1"/>
          <w:w w:val="102"/>
        </w:rPr>
        <w:t>（33，115.11，138.1，147，151，</w:t>
      </w:r>
      <w:r>
        <w:rPr>
          <w:rFonts w:ascii="Noto Sans TC" w:eastAsia="Noto Sans TC"/>
          <w:color w:val="231F20"/>
          <w:w w:val="102"/>
        </w:rPr>
        <w:t xml:space="preserve"> 155</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157，162.2，169.4）</w:t>
      </w:r>
    </w:p>
    <w:p w14:paraId="73DFAA34" w14:textId="77777777" w:rsidR="003345E9" w:rsidRDefault="007169A0">
      <w:pPr>
        <w:pStyle w:val="a5"/>
        <w:numPr>
          <w:ilvl w:val="1"/>
          <w:numId w:val="30"/>
        </w:numPr>
        <w:tabs>
          <w:tab w:val="left" w:pos="1192"/>
        </w:tabs>
        <w:spacing w:line="206" w:lineRule="auto"/>
        <w:ind w:right="16" w:firstLine="407"/>
        <w:rPr>
          <w:sz w:val="20"/>
        </w:rPr>
      </w:pPr>
      <w:r>
        <w:rPr>
          <w:color w:val="231F20"/>
          <w:spacing w:val="1"/>
          <w:w w:val="102"/>
          <w:sz w:val="20"/>
        </w:rPr>
        <w:t>當教會年議會在教牧出缺期間進行時，由地區監督主持之</w:t>
      </w:r>
      <w:r>
        <w:rPr>
          <w:color w:val="231F20"/>
          <w:w w:val="102"/>
          <w:sz w:val="20"/>
        </w:rPr>
        <w:t>地方教會提名委員會可在地區監督的同意下，在召開年議會三十天前，</w:t>
      </w:r>
      <w:r>
        <w:rPr>
          <w:color w:val="231F20"/>
          <w:spacing w:val="3"/>
          <w:w w:val="102"/>
          <w:sz w:val="20"/>
        </w:rPr>
        <w:t>向會眾提出現有委員會續任至下一年之決議案。此項決議案可在一正</w:t>
      </w:r>
      <w:r>
        <w:rPr>
          <w:color w:val="231F20"/>
          <w:spacing w:val="2"/>
          <w:w w:val="102"/>
          <w:sz w:val="20"/>
        </w:rPr>
        <w:t>式召開的臨時會員大會，達到選舉年齡之會友以過半數選票表決之方</w:t>
      </w:r>
      <w:r>
        <w:rPr>
          <w:color w:val="231F20"/>
          <w:w w:val="102"/>
          <w:sz w:val="20"/>
        </w:rPr>
        <w:t>式同意通過，繼續延任一年。若決議案並未通過，則應照常在年議會中選出教會委員會。</w:t>
      </w:r>
    </w:p>
    <w:p w14:paraId="66919542" w14:textId="77777777" w:rsidR="003345E9" w:rsidRDefault="007169A0">
      <w:pPr>
        <w:pStyle w:val="a5"/>
        <w:numPr>
          <w:ilvl w:val="1"/>
          <w:numId w:val="30"/>
        </w:numPr>
        <w:tabs>
          <w:tab w:val="left" w:pos="1193"/>
        </w:tabs>
        <w:spacing w:line="303" w:lineRule="exact"/>
        <w:ind w:left="1193" w:hanging="665"/>
        <w:rPr>
          <w:sz w:val="20"/>
        </w:rPr>
      </w:pPr>
      <w:r>
        <w:rPr>
          <w:color w:val="231F20"/>
          <w:spacing w:val="-1"/>
          <w:sz w:val="20"/>
        </w:rPr>
        <w:t>當座堂牧師和教會委員會認為教會委員會某委員不符合第</w:t>
      </w:r>
    </w:p>
    <w:p w14:paraId="7A17F54A" w14:textId="77777777" w:rsidR="003345E9" w:rsidRDefault="007169A0">
      <w:pPr>
        <w:pStyle w:val="a3"/>
        <w:spacing w:before="2" w:line="206" w:lineRule="auto"/>
        <w:ind w:right="112"/>
      </w:pPr>
      <w:r>
        <w:rPr>
          <w:color w:val="231F20"/>
        </w:rPr>
        <w:t>33 條之規定時，可由教會委員會之三分之二投票罷免，但前提是座堂</w:t>
      </w:r>
      <w:r>
        <w:rPr>
          <w:color w:val="231F20"/>
          <w:spacing w:val="-1"/>
        </w:rPr>
        <w:t>牧師先與地區監督商議，且之後的勸說無效，在任何此類投票之前應</w:t>
      </w:r>
    </w:p>
    <w:p w14:paraId="042A22CE" w14:textId="77777777" w:rsidR="003345E9" w:rsidRDefault="003345E9">
      <w:pPr>
        <w:pStyle w:val="a3"/>
        <w:spacing w:line="206" w:lineRule="auto"/>
        <w:sectPr w:rsidR="003345E9">
          <w:pgSz w:w="8640" w:h="12960"/>
          <w:pgMar w:top="480" w:right="1080" w:bottom="1180" w:left="1080" w:header="0" w:footer="997" w:gutter="0"/>
          <w:cols w:space="720"/>
        </w:sectPr>
      </w:pPr>
    </w:p>
    <w:p w14:paraId="5F85E35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E6E9A41" w14:textId="77777777" w:rsidR="003345E9" w:rsidRDefault="007169A0">
      <w:pPr>
        <w:pStyle w:val="a3"/>
        <w:spacing w:before="201" w:line="343" w:lineRule="exact"/>
      </w:pPr>
      <w:r>
        <w:rPr>
          <w:color w:val="231F20"/>
          <w:spacing w:val="-1"/>
        </w:rPr>
        <w:t>有地區監督的書面批准。</w:t>
      </w:r>
    </w:p>
    <w:p w14:paraId="642084CE" w14:textId="77777777" w:rsidR="003345E9" w:rsidRDefault="007169A0">
      <w:pPr>
        <w:pStyle w:val="a5"/>
        <w:numPr>
          <w:ilvl w:val="1"/>
          <w:numId w:val="30"/>
        </w:numPr>
        <w:tabs>
          <w:tab w:val="left" w:pos="1205"/>
        </w:tabs>
        <w:spacing w:before="12" w:line="206" w:lineRule="auto"/>
        <w:ind w:right="15" w:firstLine="408"/>
        <w:rPr>
          <w:sz w:val="20"/>
        </w:rPr>
      </w:pPr>
      <w:r>
        <w:rPr>
          <w:color w:val="231F20"/>
          <w:w w:val="102"/>
          <w:sz w:val="20"/>
        </w:rPr>
        <w:t>當地方教會委員會出現空缺時，教會委員會得到地區監督</w:t>
      </w:r>
      <w:r>
        <w:rPr>
          <w:color w:val="231F20"/>
          <w:spacing w:val="3"/>
          <w:w w:val="102"/>
          <w:sz w:val="20"/>
        </w:rPr>
        <w:t>事先的書面批准，和座堂牧師的推薦，經過剩餘委員的過半數投票，</w:t>
      </w:r>
      <w:r>
        <w:rPr>
          <w:color w:val="231F20"/>
          <w:spacing w:val="2"/>
          <w:w w:val="102"/>
          <w:sz w:val="20"/>
        </w:rPr>
        <w:t>可選出一名由座堂牧師提名的合格教會會友，以履行剩餘的任期。選</w:t>
      </w:r>
      <w:r>
        <w:rPr>
          <w:color w:val="231F20"/>
          <w:spacing w:val="1"/>
          <w:w w:val="102"/>
          <w:sz w:val="20"/>
        </w:rPr>
        <w:t>舉的結果必須向會眾宣佈。倘若教會委員會剩餘的委員最初的投票結</w:t>
      </w:r>
      <w:r>
        <w:rPr>
          <w:color w:val="231F20"/>
          <w:w w:val="102"/>
          <w:sz w:val="20"/>
        </w:rPr>
        <w:t>果是保留該席位空缺，則要到下一次年議會才能以選舉的方式填補該空缺。</w:t>
      </w:r>
    </w:p>
    <w:p w14:paraId="4E93C0D5" w14:textId="77777777" w:rsidR="003345E9" w:rsidRDefault="007169A0">
      <w:pPr>
        <w:pStyle w:val="a5"/>
        <w:numPr>
          <w:ilvl w:val="0"/>
          <w:numId w:val="30"/>
        </w:numPr>
        <w:tabs>
          <w:tab w:val="left" w:pos="1006"/>
        </w:tabs>
        <w:spacing w:line="206" w:lineRule="auto"/>
        <w:ind w:right="15" w:firstLine="408"/>
        <w:rPr>
          <w:rFonts w:ascii="Noto Sans TC" w:eastAsia="Noto Sans TC"/>
          <w:sz w:val="20"/>
        </w:rPr>
      </w:pPr>
      <w:r>
        <w:rPr>
          <w:b/>
          <w:color w:val="231F20"/>
          <w:w w:val="102"/>
          <w:sz w:val="20"/>
        </w:rPr>
        <w:t>會議</w:t>
      </w:r>
      <w:r>
        <w:rPr>
          <w:color w:val="231F20"/>
          <w:w w:val="102"/>
          <w:sz w:val="20"/>
        </w:rPr>
        <w:t>。教會委員會應在教會年度開始時任職，並應至少每兩</w:t>
      </w:r>
      <w:r>
        <w:rPr>
          <w:color w:val="231F20"/>
          <w:spacing w:val="3"/>
          <w:w w:val="102"/>
          <w:sz w:val="20"/>
        </w:rPr>
        <w:t>個月開會一次，並在教牧或地區監督要求時召開會議。得教牧核准，</w:t>
      </w:r>
      <w:r>
        <w:rPr>
          <w:color w:val="231F20"/>
          <w:spacing w:val="1"/>
          <w:w w:val="102"/>
          <w:sz w:val="20"/>
        </w:rPr>
        <w:t>或是教牧出缺時，經地區監督核准，可由教會秘書召開特別會議。教</w:t>
      </w:r>
      <w:r>
        <w:rPr>
          <w:color w:val="231F20"/>
          <w:w w:val="102"/>
          <w:sz w:val="20"/>
        </w:rPr>
        <w:t>會委員會可以電子視象進行會議和投票。該待會議和投票結果與和委員同在一地點開會有同樣效力。在教會年度開始新組成的教會委員會，</w:t>
      </w:r>
      <w:r>
        <w:rPr>
          <w:color w:val="231F20"/>
          <w:spacing w:val="3"/>
          <w:w w:val="102"/>
          <w:sz w:val="20"/>
        </w:rPr>
        <w:t>應召開一次組織會議，按照教會之規定選出一位教會秘書和一位教會</w:t>
      </w:r>
      <w:r>
        <w:rPr>
          <w:color w:val="231F20"/>
          <w:spacing w:val="-10"/>
          <w:w w:val="102"/>
          <w:sz w:val="20"/>
        </w:rPr>
        <w:t>司庫，以及其他的職員。</w:t>
      </w:r>
      <w:r>
        <w:rPr>
          <w:rFonts w:ascii="Noto Sans TC" w:eastAsia="Noto Sans TC"/>
          <w:color w:val="231F20"/>
          <w:w w:val="102"/>
          <w:sz w:val="20"/>
        </w:rPr>
        <w:t>（139.19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140）</w:t>
      </w:r>
    </w:p>
    <w:p w14:paraId="155977BC" w14:textId="77777777" w:rsidR="003345E9" w:rsidRDefault="007169A0">
      <w:pPr>
        <w:pStyle w:val="a5"/>
        <w:numPr>
          <w:ilvl w:val="1"/>
          <w:numId w:val="30"/>
        </w:numPr>
        <w:tabs>
          <w:tab w:val="left" w:pos="1193"/>
        </w:tabs>
        <w:spacing w:line="204" w:lineRule="auto"/>
        <w:ind w:right="113" w:firstLine="408"/>
        <w:rPr>
          <w:sz w:val="20"/>
        </w:rPr>
      </w:pPr>
      <w:r>
        <w:rPr>
          <w:color w:val="231F20"/>
          <w:spacing w:val="1"/>
          <w:w w:val="102"/>
          <w:sz w:val="20"/>
        </w:rPr>
        <w:t>地方教會委員會委員須披露任何他們</w:t>
      </w:r>
      <w:r>
        <w:rPr>
          <w:color w:val="231F20"/>
          <w:spacing w:val="2"/>
          <w:w w:val="102"/>
          <w:sz w:val="20"/>
        </w:rPr>
        <w:t>（或直系親屬）與其</w:t>
      </w:r>
      <w:r>
        <w:rPr>
          <w:color w:val="231F20"/>
          <w:spacing w:val="3"/>
          <w:w w:val="102"/>
          <w:sz w:val="20"/>
        </w:rPr>
        <w:t>他委員會委員有不共同的直接個人利益或既得利益的事項，並就任何</w:t>
      </w:r>
    </w:p>
    <w:p w14:paraId="24531E4C" w14:textId="77777777" w:rsidR="003345E9" w:rsidRDefault="007169A0">
      <w:pPr>
        <w:pStyle w:val="a3"/>
        <w:spacing w:line="311" w:lineRule="exact"/>
      </w:pPr>
      <w:r>
        <w:rPr>
          <w:color w:val="231F20"/>
          <w:spacing w:val="-1"/>
        </w:rPr>
        <w:t>該等事項放棄投票。直系親屬包括配偶、子女、兄弟姐妹或父母。</w:t>
      </w:r>
    </w:p>
    <w:p w14:paraId="23BE0986" w14:textId="77777777" w:rsidR="003345E9" w:rsidRDefault="007169A0">
      <w:pPr>
        <w:pStyle w:val="a5"/>
        <w:numPr>
          <w:ilvl w:val="0"/>
          <w:numId w:val="30"/>
        </w:numPr>
        <w:tabs>
          <w:tab w:val="left" w:pos="1005"/>
        </w:tabs>
        <w:spacing w:line="320" w:lineRule="exact"/>
        <w:ind w:left="1005" w:hanging="477"/>
        <w:rPr>
          <w:sz w:val="20"/>
        </w:rPr>
      </w:pPr>
      <w:r>
        <w:rPr>
          <w:b/>
          <w:color w:val="231F20"/>
          <w:sz w:val="20"/>
        </w:rPr>
        <w:t>事務</w:t>
      </w:r>
      <w:r>
        <w:rPr>
          <w:color w:val="231F20"/>
          <w:sz w:val="20"/>
        </w:rPr>
        <w:t>。</w:t>
      </w:r>
      <w:r>
        <w:rPr>
          <w:b/>
          <w:color w:val="231F20"/>
          <w:sz w:val="20"/>
        </w:rPr>
        <w:t>教會委員會的事務</w:t>
      </w:r>
      <w:r>
        <w:rPr>
          <w:color w:val="231F20"/>
          <w:spacing w:val="-3"/>
          <w:sz w:val="20"/>
        </w:rPr>
        <w:t>應包括：</w:t>
      </w:r>
    </w:p>
    <w:p w14:paraId="4C803132" w14:textId="77777777" w:rsidR="003345E9" w:rsidRDefault="007169A0">
      <w:pPr>
        <w:pStyle w:val="a3"/>
        <w:spacing w:line="320" w:lineRule="exact"/>
        <w:ind w:left="528"/>
        <w:rPr>
          <w:rFonts w:ascii="Noto Sans TC" w:eastAsia="Noto Sans TC"/>
        </w:rPr>
      </w:pPr>
      <w:r>
        <w:rPr>
          <w:rFonts w:ascii="Noto Sans TC" w:eastAsia="Noto Sans TC"/>
          <w:b/>
          <w:color w:val="231F20"/>
        </w:rPr>
        <w:t>139.1</w:t>
      </w:r>
      <w:r>
        <w:rPr>
          <w:rFonts w:ascii="Noto Sans TC" w:eastAsia="Noto Sans TC"/>
          <w:b/>
          <w:color w:val="231F20"/>
          <w:spacing w:val="62"/>
          <w:w w:val="150"/>
        </w:rPr>
        <w:t xml:space="preserve"> </w:t>
      </w:r>
      <w:r>
        <w:rPr>
          <w:color w:val="231F20"/>
          <w:spacing w:val="-6"/>
        </w:rPr>
        <w:t>關心教會的利益及工作，與教牧同心同工。</w:t>
      </w:r>
      <w:r>
        <w:rPr>
          <w:rFonts w:ascii="Noto Sans TC" w:eastAsia="Noto Sans TC"/>
          <w:color w:val="231F20"/>
          <w:spacing w:val="-2"/>
        </w:rPr>
        <w:t>（127，115.15，</w:t>
      </w:r>
    </w:p>
    <w:p w14:paraId="6CEC2AFF" w14:textId="77777777" w:rsidR="003345E9" w:rsidRDefault="007169A0">
      <w:pPr>
        <w:pStyle w:val="a3"/>
        <w:spacing w:line="320" w:lineRule="exact"/>
        <w:rPr>
          <w:rFonts w:ascii="Noto Sans TC" w:eastAsia="Noto Sans TC"/>
        </w:rPr>
      </w:pPr>
      <w:r>
        <w:rPr>
          <w:rFonts w:ascii="Noto Sans TC" w:eastAsia="Noto Sans TC"/>
          <w:color w:val="231F20"/>
          <w:spacing w:val="-4"/>
        </w:rPr>
        <w:t>165）</w:t>
      </w:r>
    </w:p>
    <w:p w14:paraId="3B3A5EB1" w14:textId="77777777" w:rsidR="003345E9" w:rsidRDefault="007169A0">
      <w:pPr>
        <w:pStyle w:val="a5"/>
        <w:numPr>
          <w:ilvl w:val="1"/>
          <w:numId w:val="26"/>
        </w:numPr>
        <w:tabs>
          <w:tab w:val="left" w:pos="1192"/>
        </w:tabs>
        <w:spacing w:line="204" w:lineRule="auto"/>
        <w:ind w:right="15" w:firstLine="408"/>
        <w:jc w:val="both"/>
        <w:rPr>
          <w:rFonts w:ascii="Noto Sans TC" w:eastAsia="Noto Sans TC"/>
          <w:sz w:val="20"/>
        </w:rPr>
      </w:pPr>
      <w:r>
        <w:rPr>
          <w:color w:val="231F20"/>
          <w:spacing w:val="-2"/>
          <w:w w:val="102"/>
          <w:sz w:val="20"/>
        </w:rPr>
        <w:t>向教會提名。在與地區監督協商並獲得核准後，按</w:t>
      </w:r>
      <w:r>
        <w:rPr>
          <w:color w:val="231F20"/>
          <w:spacing w:val="-1"/>
          <w:sz w:val="20"/>
        </w:rPr>
        <w:t xml:space="preserve"> </w:t>
      </w:r>
      <w:r>
        <w:rPr>
          <w:b/>
          <w:color w:val="231F20"/>
          <w:w w:val="102"/>
          <w:sz w:val="20"/>
        </w:rPr>
        <w:t>117</w:t>
      </w:r>
      <w:r>
        <w:rPr>
          <w:b/>
          <w:color w:val="231F20"/>
          <w:spacing w:val="1"/>
          <w:sz w:val="20"/>
        </w:rPr>
        <w:t xml:space="preserve"> </w:t>
      </w:r>
      <w:r>
        <w:rPr>
          <w:color w:val="231F20"/>
          <w:spacing w:val="-8"/>
          <w:w w:val="102"/>
          <w:sz w:val="20"/>
        </w:rPr>
        <w:t>條，</w:t>
      </w:r>
      <w:r>
        <w:rPr>
          <w:color w:val="231F20"/>
          <w:w w:val="102"/>
          <w:sz w:val="20"/>
        </w:rPr>
        <w:t>向教會提名任何一位按立牧師或領有執照之傳道人（申請按立為牧師）</w:t>
      </w:r>
      <w:r>
        <w:rPr>
          <w:color w:val="231F20"/>
          <w:spacing w:val="-26"/>
          <w:w w:val="102"/>
          <w:sz w:val="20"/>
        </w:rPr>
        <w:t>為教牧。</w:t>
      </w:r>
      <w:r>
        <w:rPr>
          <w:rFonts w:ascii="Noto Sans TC" w:eastAsia="Noto Sans TC"/>
          <w:color w:val="231F20"/>
          <w:w w:val="102"/>
          <w:sz w:val="20"/>
        </w:rPr>
        <w:t>（169.8，211.10，225.16）</w:t>
      </w:r>
    </w:p>
    <w:p w14:paraId="494F6F10" w14:textId="77777777" w:rsidR="003345E9" w:rsidRDefault="007169A0">
      <w:pPr>
        <w:pStyle w:val="a5"/>
        <w:numPr>
          <w:ilvl w:val="1"/>
          <w:numId w:val="26"/>
        </w:numPr>
        <w:tabs>
          <w:tab w:val="left" w:pos="1194"/>
        </w:tabs>
        <w:spacing w:line="204" w:lineRule="auto"/>
        <w:ind w:right="15" w:firstLine="408"/>
        <w:jc w:val="both"/>
        <w:rPr>
          <w:rFonts w:ascii="Noto Sans TC" w:eastAsia="Noto Sans TC"/>
          <w:sz w:val="20"/>
        </w:rPr>
      </w:pPr>
      <w:r>
        <w:rPr>
          <w:color w:val="231F20"/>
          <w:spacing w:val="3"/>
          <w:w w:val="102"/>
          <w:sz w:val="20"/>
        </w:rPr>
        <w:t>與新任之教牧合作，共同商討教會之發展、目標及期望，</w:t>
      </w:r>
      <w:r>
        <w:rPr>
          <w:color w:val="231F20"/>
          <w:spacing w:val="-11"/>
          <w:w w:val="102"/>
          <w:sz w:val="20"/>
        </w:rPr>
        <w:t>並寫成書面報告。</w:t>
      </w:r>
      <w:r>
        <w:rPr>
          <w:rFonts w:ascii="Noto Sans TC" w:eastAsia="Noto Sans TC"/>
          <w:color w:val="231F20"/>
          <w:w w:val="102"/>
          <w:sz w:val="20"/>
        </w:rPr>
        <w:t>（117.2）</w:t>
      </w:r>
    </w:p>
    <w:p w14:paraId="07648C96" w14:textId="77777777" w:rsidR="003345E9" w:rsidRDefault="007169A0">
      <w:pPr>
        <w:pStyle w:val="a5"/>
        <w:numPr>
          <w:ilvl w:val="1"/>
          <w:numId w:val="26"/>
        </w:numPr>
        <w:tabs>
          <w:tab w:val="left" w:pos="1193"/>
        </w:tabs>
        <w:spacing w:line="204" w:lineRule="auto"/>
        <w:ind w:right="115" w:firstLine="408"/>
        <w:jc w:val="both"/>
        <w:rPr>
          <w:rFonts w:ascii="Noto Sans TC" w:eastAsia="Noto Sans TC"/>
          <w:sz w:val="20"/>
        </w:rPr>
      </w:pPr>
      <w:r>
        <w:rPr>
          <w:color w:val="231F20"/>
          <w:spacing w:val="1"/>
          <w:w w:val="102"/>
          <w:sz w:val="20"/>
        </w:rPr>
        <w:t>至少每年一次要與教牧開計劃會，為了每年更新對未來的</w:t>
      </w:r>
      <w:r>
        <w:rPr>
          <w:color w:val="231F20"/>
          <w:spacing w:val="-6"/>
          <w:w w:val="102"/>
          <w:sz w:val="20"/>
        </w:rPr>
        <w:t>認識、期望、目標、計劃和目的之書面紀錄。</w:t>
      </w:r>
      <w:r>
        <w:rPr>
          <w:rFonts w:ascii="Noto Sans TC" w:eastAsia="Noto Sans TC"/>
          <w:color w:val="231F20"/>
          <w:w w:val="102"/>
          <w:sz w:val="20"/>
        </w:rPr>
        <w:t>（132）</w:t>
      </w:r>
    </w:p>
    <w:p w14:paraId="37720CD1" w14:textId="77777777" w:rsidR="003345E9" w:rsidRDefault="007169A0">
      <w:pPr>
        <w:pStyle w:val="a5"/>
        <w:numPr>
          <w:ilvl w:val="1"/>
          <w:numId w:val="26"/>
        </w:numPr>
        <w:tabs>
          <w:tab w:val="left" w:pos="1193"/>
        </w:tabs>
        <w:spacing w:line="204" w:lineRule="auto"/>
        <w:ind w:right="113" w:firstLine="408"/>
        <w:jc w:val="both"/>
        <w:rPr>
          <w:rFonts w:ascii="Noto Sans TC" w:eastAsia="Noto Sans TC"/>
          <w:sz w:val="20"/>
        </w:rPr>
      </w:pPr>
      <w:r>
        <w:rPr>
          <w:color w:val="231F20"/>
          <w:w w:val="102"/>
          <w:sz w:val="20"/>
        </w:rPr>
        <w:t>經地區監督同意，可安排臨時牧者，直到教會正式聘用一</w:t>
      </w:r>
      <w:r>
        <w:rPr>
          <w:color w:val="231F20"/>
          <w:spacing w:val="-17"/>
          <w:w w:val="102"/>
          <w:sz w:val="20"/>
        </w:rPr>
        <w:t>位教牧為止。</w:t>
      </w:r>
      <w:r>
        <w:rPr>
          <w:rFonts w:ascii="Noto Sans TC" w:eastAsia="Noto Sans TC"/>
          <w:color w:val="231F20"/>
          <w:w w:val="102"/>
          <w:sz w:val="20"/>
        </w:rPr>
        <w:t>（212，516）</w:t>
      </w:r>
    </w:p>
    <w:p w14:paraId="2D627BDA" w14:textId="77777777" w:rsidR="003345E9" w:rsidRDefault="007169A0">
      <w:pPr>
        <w:pStyle w:val="a5"/>
        <w:numPr>
          <w:ilvl w:val="1"/>
          <w:numId w:val="26"/>
        </w:numPr>
        <w:tabs>
          <w:tab w:val="left" w:pos="1193"/>
        </w:tabs>
        <w:spacing w:line="206" w:lineRule="auto"/>
        <w:ind w:right="15" w:firstLine="408"/>
        <w:rPr>
          <w:sz w:val="20"/>
        </w:rPr>
      </w:pPr>
      <w:r>
        <w:rPr>
          <w:color w:val="231F20"/>
          <w:spacing w:val="1"/>
          <w:w w:val="102"/>
          <w:sz w:val="20"/>
        </w:rPr>
        <w:t>為教會發展提供並建立一個有計劃的收入與支出的年度預算，包括宣道團契（NMI</w:t>
      </w:r>
      <w:r>
        <w:rPr>
          <w:color w:val="231F20"/>
          <w:spacing w:val="-102"/>
          <w:w w:val="102"/>
          <w:sz w:val="20"/>
        </w:rPr>
        <w:t>）</w:t>
      </w:r>
      <w:r>
        <w:rPr>
          <w:color w:val="231F20"/>
          <w:w w:val="102"/>
          <w:sz w:val="20"/>
        </w:rPr>
        <w:t>、青年團契（NYI</w:t>
      </w:r>
      <w:r>
        <w:rPr>
          <w:color w:val="231F20"/>
          <w:spacing w:val="-102"/>
          <w:w w:val="102"/>
          <w:sz w:val="20"/>
        </w:rPr>
        <w:t>）</w:t>
      </w:r>
      <w:r>
        <w:rPr>
          <w:color w:val="231F20"/>
          <w:w w:val="102"/>
          <w:sz w:val="20"/>
        </w:rPr>
        <w:t>、國際門訓事工（NDI）以及所有的附屬機構及托兒所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學校（出生至中學）等。</w:t>
      </w:r>
    </w:p>
    <w:p w14:paraId="36363070"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57ED1526" w14:textId="77777777" w:rsidR="003345E9" w:rsidRDefault="007169A0">
      <w:pPr>
        <w:pStyle w:val="a3"/>
        <w:spacing w:before="50"/>
        <w:ind w:left="0"/>
        <w:jc w:val="center"/>
      </w:pPr>
      <w:r>
        <w:rPr>
          <w:color w:val="231F20"/>
          <w:spacing w:val="-3"/>
        </w:rPr>
        <w:lastRenderedPageBreak/>
        <w:t>地方教會</w:t>
      </w:r>
    </w:p>
    <w:p w14:paraId="3D513230" w14:textId="77777777" w:rsidR="003345E9" w:rsidRDefault="007169A0">
      <w:pPr>
        <w:pStyle w:val="a5"/>
        <w:numPr>
          <w:ilvl w:val="1"/>
          <w:numId w:val="26"/>
        </w:numPr>
        <w:tabs>
          <w:tab w:val="left" w:pos="1192"/>
        </w:tabs>
        <w:spacing w:before="238" w:line="204" w:lineRule="auto"/>
        <w:ind w:left="119" w:right="113" w:firstLine="408"/>
        <w:rPr>
          <w:sz w:val="20"/>
        </w:rPr>
      </w:pPr>
      <w:r>
        <w:rPr>
          <w:color w:val="231F20"/>
          <w:w w:val="102"/>
          <w:sz w:val="20"/>
        </w:rPr>
        <w:t>指派委員會中一小組負責：➀審查教會的預算，➁向委員會提出有關教會之財務情況及事務報告。</w:t>
      </w:r>
    </w:p>
    <w:p w14:paraId="6EFF3E0A" w14:textId="77777777" w:rsidR="003345E9" w:rsidRDefault="007169A0">
      <w:pPr>
        <w:pStyle w:val="a5"/>
        <w:numPr>
          <w:ilvl w:val="1"/>
          <w:numId w:val="26"/>
        </w:numPr>
        <w:tabs>
          <w:tab w:val="left" w:pos="1192"/>
        </w:tabs>
        <w:spacing w:before="3" w:line="204" w:lineRule="auto"/>
        <w:ind w:left="119" w:right="113" w:firstLine="408"/>
        <w:rPr>
          <w:rFonts w:ascii="Noto Sans TC" w:eastAsia="Noto Sans TC"/>
          <w:sz w:val="20"/>
        </w:rPr>
      </w:pPr>
      <w:r>
        <w:rPr>
          <w:color w:val="231F20"/>
          <w:w w:val="102"/>
          <w:sz w:val="20"/>
        </w:rPr>
        <w:t>決定教牧之薪俸和福利，包括退休金，並至少每年審查修</w:t>
      </w:r>
      <w:r>
        <w:rPr>
          <w:color w:val="231F20"/>
          <w:spacing w:val="-26"/>
          <w:w w:val="102"/>
          <w:sz w:val="20"/>
        </w:rPr>
        <w:t>訂一次。</w:t>
      </w:r>
      <w:r>
        <w:rPr>
          <w:rFonts w:ascii="Noto Sans TC" w:eastAsia="Noto Sans TC"/>
          <w:color w:val="231F20"/>
          <w:w w:val="102"/>
          <w:sz w:val="20"/>
        </w:rPr>
        <w:t>（32.3，117.4，117.6，133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133.7）</w:t>
      </w:r>
    </w:p>
    <w:p w14:paraId="50FC0755" w14:textId="77777777" w:rsidR="003345E9" w:rsidRDefault="007169A0">
      <w:pPr>
        <w:pStyle w:val="a5"/>
        <w:numPr>
          <w:ilvl w:val="1"/>
          <w:numId w:val="26"/>
        </w:numPr>
        <w:tabs>
          <w:tab w:val="left" w:pos="1194"/>
        </w:tabs>
        <w:spacing w:line="204" w:lineRule="auto"/>
        <w:ind w:left="119" w:right="17" w:firstLine="408"/>
        <w:rPr>
          <w:sz w:val="20"/>
        </w:rPr>
      </w:pPr>
      <w:r>
        <w:rPr>
          <w:color w:val="231F20"/>
          <w:spacing w:val="8"/>
          <w:w w:val="102"/>
          <w:sz w:val="20"/>
        </w:rPr>
        <w:t>提供經濟來源以支持教牧、臨時牧者、或教會中任何領</w:t>
      </w:r>
      <w:r>
        <w:rPr>
          <w:color w:val="231F20"/>
          <w:spacing w:val="4"/>
          <w:w w:val="102"/>
          <w:sz w:val="20"/>
        </w:rPr>
        <w:t>有薪俸的人，通過計劃和預算鼓勵支持教牧和職員終身學習之需要。</w:t>
      </w:r>
    </w:p>
    <w:p w14:paraId="6FB231E6" w14:textId="77777777" w:rsidR="003345E9" w:rsidRDefault="007169A0">
      <w:pPr>
        <w:pStyle w:val="a3"/>
        <w:spacing w:line="312" w:lineRule="exact"/>
        <w:ind w:left="17"/>
        <w:rPr>
          <w:rFonts w:ascii="Noto Sans TC" w:eastAsia="Noto Sans TC"/>
        </w:rPr>
      </w:pPr>
      <w:r>
        <w:rPr>
          <w:rFonts w:ascii="Noto Sans TC" w:eastAsia="Noto Sans TC"/>
          <w:color w:val="231F20"/>
          <w:spacing w:val="-2"/>
        </w:rPr>
        <w:t>（117.4）</w:t>
      </w:r>
    </w:p>
    <w:p w14:paraId="22314595" w14:textId="77777777" w:rsidR="003345E9" w:rsidRDefault="007169A0">
      <w:pPr>
        <w:pStyle w:val="a5"/>
        <w:numPr>
          <w:ilvl w:val="1"/>
          <w:numId w:val="26"/>
        </w:numPr>
        <w:tabs>
          <w:tab w:val="left" w:pos="1312"/>
        </w:tabs>
        <w:spacing w:before="8" w:line="206" w:lineRule="auto"/>
        <w:ind w:left="119" w:right="16" w:firstLine="408"/>
        <w:rPr>
          <w:sz w:val="20"/>
        </w:rPr>
      </w:pPr>
      <w:r>
        <w:rPr>
          <w:color w:val="231F20"/>
          <w:w w:val="102"/>
          <w:sz w:val="20"/>
        </w:rPr>
        <w:t>為了鼓勵一個健康的牧會事工以及牧者健全的屬靈生命，</w:t>
      </w:r>
      <w:r>
        <w:rPr>
          <w:color w:val="231F20"/>
          <w:spacing w:val="3"/>
          <w:w w:val="102"/>
          <w:sz w:val="20"/>
        </w:rPr>
        <w:t>教會委員會在與地區監督協商之後，應考慮支持教牧在宣聖會同一堂</w:t>
      </w:r>
      <w:r>
        <w:rPr>
          <w:color w:val="231F20"/>
          <w:w w:val="102"/>
          <w:sz w:val="20"/>
        </w:rPr>
        <w:t>會服事第五年期間給予安息年假。安息年時間之決，應經與座堂牧師，</w:t>
      </w:r>
      <w:r>
        <w:rPr>
          <w:color w:val="231F20"/>
          <w:spacing w:val="-12"/>
          <w:w w:val="102"/>
          <w:sz w:val="20"/>
        </w:rPr>
        <w:t>教會委員會及地區監督商討後決定，至少四周。強烈建議在安息年期間，</w:t>
      </w:r>
      <w:r>
        <w:rPr>
          <w:color w:val="231F20"/>
          <w:spacing w:val="2"/>
          <w:w w:val="102"/>
          <w:sz w:val="20"/>
        </w:rPr>
        <w:t>牧者的薪資應全額發放，並且由委員會提供講臺服事之安排。當教會</w:t>
      </w:r>
      <w:r>
        <w:rPr>
          <w:color w:val="231F20"/>
          <w:spacing w:val="1"/>
          <w:w w:val="102"/>
          <w:sz w:val="20"/>
        </w:rPr>
        <w:t>委員會清楚續聘，此項課題應由地區監督在牧師就任的第二年及第六</w:t>
      </w:r>
      <w:r>
        <w:rPr>
          <w:color w:val="231F20"/>
          <w:spacing w:val="3"/>
          <w:w w:val="102"/>
          <w:sz w:val="20"/>
        </w:rPr>
        <w:t>年的教會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教牧關係評估程序當中提及。全球教育和神職人員發展辦事處應制訂並分發有關安息年之說明文件以導引地方教會制訂安息年</w:t>
      </w:r>
      <w:r>
        <w:rPr>
          <w:color w:val="231F20"/>
          <w:spacing w:val="2"/>
          <w:w w:val="102"/>
          <w:sz w:val="20"/>
        </w:rPr>
        <w:t>政策及程序。在教會委員會的決定之下，上項安息年制度亦可適用於</w:t>
      </w:r>
      <w:r>
        <w:rPr>
          <w:color w:val="231F20"/>
          <w:w w:val="102"/>
          <w:sz w:val="20"/>
        </w:rPr>
        <w:t>教會其他牧者。</w:t>
      </w:r>
    </w:p>
    <w:p w14:paraId="574736E0" w14:textId="77777777" w:rsidR="003345E9" w:rsidRDefault="007169A0">
      <w:pPr>
        <w:pStyle w:val="a5"/>
        <w:numPr>
          <w:ilvl w:val="1"/>
          <w:numId w:val="26"/>
        </w:numPr>
        <w:tabs>
          <w:tab w:val="left" w:pos="1313"/>
        </w:tabs>
        <w:spacing w:line="204" w:lineRule="auto"/>
        <w:ind w:left="119" w:right="112" w:firstLine="408"/>
        <w:rPr>
          <w:sz w:val="20"/>
        </w:rPr>
      </w:pPr>
      <w:r>
        <w:rPr>
          <w:color w:val="231F20"/>
          <w:spacing w:val="5"/>
          <w:w w:val="102"/>
          <w:sz w:val="20"/>
        </w:rPr>
        <w:t>決定對一位佈道員提供財務的支持與住宿的補助，並在</w:t>
      </w:r>
      <w:r>
        <w:rPr>
          <w:color w:val="231F20"/>
          <w:w w:val="102"/>
          <w:sz w:val="20"/>
        </w:rPr>
        <w:t>邀請時，說明所能給予之最低限度的支援。</w:t>
      </w:r>
    </w:p>
    <w:p w14:paraId="62110FBB" w14:textId="77777777" w:rsidR="003345E9" w:rsidRDefault="007169A0">
      <w:pPr>
        <w:pStyle w:val="a5"/>
        <w:numPr>
          <w:ilvl w:val="1"/>
          <w:numId w:val="26"/>
        </w:numPr>
        <w:tabs>
          <w:tab w:val="left" w:pos="1313"/>
        </w:tabs>
        <w:spacing w:line="204" w:lineRule="auto"/>
        <w:ind w:left="119" w:right="109" w:firstLine="408"/>
        <w:rPr>
          <w:rFonts w:ascii="Noto Sans TC" w:eastAsia="Noto Sans TC" w:hAnsi="Noto Sans TC"/>
          <w:sz w:val="20"/>
        </w:rPr>
      </w:pPr>
      <w:r>
        <w:rPr>
          <w:color w:val="231F20"/>
          <w:spacing w:val="3"/>
          <w:w w:val="102"/>
          <w:sz w:val="20"/>
        </w:rPr>
        <w:t>經座堂牧師推薦，在其權限範圍內，給予或更新➀地方</w:t>
      </w:r>
      <w:r>
        <w:rPr>
          <w:color w:val="231F20"/>
          <w:spacing w:val="-9"/>
          <w:w w:val="102"/>
          <w:sz w:val="20"/>
        </w:rPr>
        <w:t>傳道；➁信徒教牧之執照。</w:t>
      </w:r>
      <w:r>
        <w:rPr>
          <w:rFonts w:ascii="Noto Sans TC" w:eastAsia="Noto Sans TC" w:hAnsi="Noto Sans TC"/>
          <w:color w:val="231F20"/>
          <w:w w:val="102"/>
          <w:sz w:val="20"/>
        </w:rPr>
        <w:t>（503.3</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503.5，523.1</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523.3，813）</w:t>
      </w:r>
    </w:p>
    <w:p w14:paraId="43956967" w14:textId="77777777" w:rsidR="003345E9" w:rsidRDefault="007169A0">
      <w:pPr>
        <w:pStyle w:val="a5"/>
        <w:numPr>
          <w:ilvl w:val="1"/>
          <w:numId w:val="26"/>
        </w:numPr>
        <w:tabs>
          <w:tab w:val="left" w:pos="1313"/>
        </w:tabs>
        <w:spacing w:line="206" w:lineRule="auto"/>
        <w:ind w:left="119" w:right="109" w:firstLine="408"/>
        <w:jc w:val="both"/>
        <w:rPr>
          <w:sz w:val="20"/>
        </w:rPr>
      </w:pPr>
      <w:r>
        <w:rPr>
          <w:color w:val="231F20"/>
          <w:spacing w:val="3"/>
          <w:w w:val="102"/>
          <w:sz w:val="20"/>
        </w:rPr>
        <w:t>經座堂牧師提名，包括所有的信徒及傳道人候選人，若欲申請任何職務執照以便被地方教會以外之人承認其職務者，若該推</w:t>
      </w:r>
      <w:r>
        <w:rPr>
          <w:color w:val="231F20"/>
          <w:w w:val="102"/>
          <w:sz w:val="20"/>
        </w:rPr>
        <w:t>薦為「教會手冊」要求，教會委員會詳細斟酌，向地區年議會推薦發給執照。</w:t>
      </w:r>
    </w:p>
    <w:p w14:paraId="55F9608B" w14:textId="77777777" w:rsidR="003345E9" w:rsidRDefault="007169A0">
      <w:pPr>
        <w:pStyle w:val="a5"/>
        <w:numPr>
          <w:ilvl w:val="1"/>
          <w:numId w:val="26"/>
        </w:numPr>
        <w:tabs>
          <w:tab w:val="left" w:pos="1311"/>
        </w:tabs>
        <w:spacing w:line="204" w:lineRule="auto"/>
        <w:ind w:left="119" w:right="16" w:firstLine="408"/>
        <w:jc w:val="both"/>
        <w:rPr>
          <w:rFonts w:ascii="Noto Sans TC" w:eastAsia="Noto Sans TC"/>
          <w:sz w:val="20"/>
        </w:rPr>
      </w:pPr>
      <w:r>
        <w:rPr>
          <w:color w:val="231F20"/>
          <w:spacing w:val="-16"/>
          <w:sz w:val="20"/>
        </w:rPr>
        <w:t>經教牧提名，教會委員會仔細斟酌，得向地區年議會推薦，</w:t>
      </w:r>
      <w:r>
        <w:rPr>
          <w:color w:val="231F20"/>
          <w:spacing w:val="-8"/>
          <w:sz w:val="20"/>
        </w:rPr>
        <w:t>發證給申請傳道執照的人，或換發新照。</w:t>
      </w:r>
      <w:r>
        <w:rPr>
          <w:rFonts w:ascii="Noto Sans TC" w:eastAsia="Noto Sans TC"/>
          <w:color w:val="231F20"/>
          <w:spacing w:val="-2"/>
          <w:sz w:val="20"/>
        </w:rPr>
        <w:t>（523.5，524.1）</w:t>
      </w:r>
    </w:p>
    <w:p w14:paraId="5AF9A350" w14:textId="77777777" w:rsidR="003345E9" w:rsidRDefault="007169A0">
      <w:pPr>
        <w:pStyle w:val="a5"/>
        <w:numPr>
          <w:ilvl w:val="1"/>
          <w:numId w:val="26"/>
        </w:numPr>
        <w:tabs>
          <w:tab w:val="left" w:pos="1308"/>
        </w:tabs>
        <w:spacing w:line="204" w:lineRule="auto"/>
        <w:ind w:right="15" w:firstLine="407"/>
        <w:jc w:val="both"/>
        <w:rPr>
          <w:sz w:val="20"/>
        </w:rPr>
      </w:pPr>
      <w:r>
        <w:rPr>
          <w:color w:val="231F20"/>
          <w:spacing w:val="-12"/>
          <w:sz w:val="20"/>
        </w:rPr>
        <w:t xml:space="preserve">經教牧提名，並依照 </w:t>
      </w:r>
      <w:r>
        <w:rPr>
          <w:b/>
          <w:color w:val="231F20"/>
          <w:sz w:val="20"/>
        </w:rPr>
        <w:t xml:space="preserve">508 </w:t>
      </w:r>
      <w:r>
        <w:rPr>
          <w:color w:val="231F20"/>
          <w:spacing w:val="-11"/>
          <w:sz w:val="20"/>
        </w:rPr>
        <w:t>條之規定，教會委員會仔細斟酌，</w:t>
      </w:r>
      <w:r>
        <w:rPr>
          <w:color w:val="231F20"/>
          <w:spacing w:val="-2"/>
          <w:sz w:val="20"/>
        </w:rPr>
        <w:t>得向地區年議會推薦，換發女助牧新照。</w:t>
      </w:r>
    </w:p>
    <w:p w14:paraId="35FB26B4" w14:textId="77777777" w:rsidR="003345E9" w:rsidRDefault="007169A0">
      <w:pPr>
        <w:pStyle w:val="a5"/>
        <w:numPr>
          <w:ilvl w:val="1"/>
          <w:numId w:val="26"/>
        </w:numPr>
        <w:tabs>
          <w:tab w:val="left" w:pos="1313"/>
        </w:tabs>
        <w:spacing w:line="204" w:lineRule="auto"/>
        <w:ind w:right="14" w:firstLine="408"/>
        <w:rPr>
          <w:rFonts w:ascii="Noto Sans TC" w:eastAsia="Noto Sans TC"/>
          <w:sz w:val="20"/>
        </w:rPr>
      </w:pPr>
      <w:r>
        <w:rPr>
          <w:color w:val="231F20"/>
          <w:spacing w:val="2"/>
          <w:w w:val="102"/>
          <w:sz w:val="20"/>
        </w:rPr>
        <w:t>經國際門訓事工</w:t>
      </w:r>
      <w:r>
        <w:rPr>
          <w:color w:val="231F20"/>
          <w:w w:val="102"/>
          <w:sz w:val="20"/>
        </w:rPr>
        <w:t>（NDI</w:t>
      </w:r>
      <w:r>
        <w:rPr>
          <w:color w:val="231F20"/>
          <w:spacing w:val="3"/>
          <w:w w:val="102"/>
          <w:sz w:val="20"/>
        </w:rPr>
        <w:t>）</w:t>
      </w:r>
      <w:r>
        <w:rPr>
          <w:color w:val="231F20"/>
          <w:spacing w:val="-1"/>
          <w:w w:val="102"/>
          <w:sz w:val="20"/>
        </w:rPr>
        <w:t>委員會提名，並獲教牧之核准，</w:t>
      </w:r>
      <w:r>
        <w:rPr>
          <w:color w:val="231F20"/>
          <w:spacing w:val="4"/>
          <w:w w:val="102"/>
          <w:sz w:val="20"/>
        </w:rPr>
        <w:t>教會委員會可選出一名兒童事工之門訓協調主任及一名成人事工之門</w:t>
      </w:r>
      <w:r>
        <w:rPr>
          <w:color w:val="231F20"/>
          <w:spacing w:val="-17"/>
          <w:w w:val="102"/>
          <w:sz w:val="20"/>
        </w:rPr>
        <w:t>訓協調主任。</w:t>
      </w:r>
      <w:r>
        <w:rPr>
          <w:rFonts w:ascii="Noto Sans TC" w:eastAsia="Noto Sans TC"/>
          <w:color w:val="231F20"/>
          <w:w w:val="102"/>
          <w:sz w:val="20"/>
        </w:rPr>
        <w:t>（155.6）</w:t>
      </w:r>
    </w:p>
    <w:p w14:paraId="7F089DC8" w14:textId="77777777" w:rsidR="003345E9" w:rsidRDefault="003345E9">
      <w:pPr>
        <w:pStyle w:val="a5"/>
        <w:spacing w:line="204" w:lineRule="auto"/>
        <w:rPr>
          <w:rFonts w:ascii="Noto Sans TC" w:eastAsia="Noto Sans TC"/>
          <w:sz w:val="20"/>
        </w:rPr>
        <w:sectPr w:rsidR="003345E9">
          <w:pgSz w:w="8640" w:h="12960"/>
          <w:pgMar w:top="480" w:right="1080" w:bottom="1180" w:left="1080" w:header="0" w:footer="997" w:gutter="0"/>
          <w:cols w:space="720"/>
        </w:sectPr>
      </w:pPr>
    </w:p>
    <w:p w14:paraId="0899EC0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401AC3B" w14:textId="77777777" w:rsidR="003345E9" w:rsidRDefault="007169A0">
      <w:pPr>
        <w:pStyle w:val="a5"/>
        <w:numPr>
          <w:ilvl w:val="1"/>
          <w:numId w:val="26"/>
        </w:numPr>
        <w:tabs>
          <w:tab w:val="left" w:pos="1313"/>
        </w:tabs>
        <w:spacing w:before="237" w:line="204" w:lineRule="auto"/>
        <w:ind w:left="119" w:right="109" w:firstLine="408"/>
        <w:jc w:val="both"/>
        <w:rPr>
          <w:sz w:val="20"/>
        </w:rPr>
      </w:pPr>
      <w:r>
        <w:rPr>
          <w:color w:val="231F20"/>
          <w:spacing w:val="7"/>
          <w:w w:val="102"/>
          <w:sz w:val="20"/>
        </w:rPr>
        <w:t>教會委員會得核准地方教會國際青年團契</w:t>
      </w:r>
      <w:r>
        <w:rPr>
          <w:color w:val="231F20"/>
          <w:w w:val="102"/>
          <w:sz w:val="20"/>
        </w:rPr>
        <w:t>（N</w:t>
      </w:r>
      <w:r>
        <w:rPr>
          <w:color w:val="231F20"/>
          <w:spacing w:val="-1"/>
          <w:w w:val="102"/>
          <w:sz w:val="20"/>
        </w:rPr>
        <w:t>Y</w:t>
      </w:r>
      <w:r>
        <w:rPr>
          <w:color w:val="231F20"/>
          <w:w w:val="102"/>
          <w:sz w:val="20"/>
        </w:rPr>
        <w:t>I</w:t>
      </w:r>
      <w:r>
        <w:rPr>
          <w:color w:val="231F20"/>
          <w:spacing w:val="8"/>
          <w:w w:val="102"/>
          <w:sz w:val="20"/>
        </w:rPr>
        <w:t>）依照</w:t>
      </w:r>
      <w:r>
        <w:rPr>
          <w:color w:val="231F20"/>
          <w:w w:val="102"/>
          <w:sz w:val="20"/>
        </w:rPr>
        <w:t>其憲章推選出來之主席。</w:t>
      </w:r>
    </w:p>
    <w:p w14:paraId="1F39106D" w14:textId="77777777" w:rsidR="003345E9" w:rsidRDefault="007169A0">
      <w:pPr>
        <w:pStyle w:val="a5"/>
        <w:numPr>
          <w:ilvl w:val="1"/>
          <w:numId w:val="26"/>
        </w:numPr>
        <w:tabs>
          <w:tab w:val="left" w:pos="1313"/>
        </w:tabs>
        <w:spacing w:before="2" w:line="204" w:lineRule="auto"/>
        <w:ind w:left="119" w:right="108" w:firstLine="408"/>
        <w:jc w:val="both"/>
        <w:rPr>
          <w:rFonts w:ascii="Noto Sans TC" w:eastAsia="Noto Sans TC"/>
          <w:sz w:val="20"/>
        </w:rPr>
      </w:pPr>
      <w:r>
        <w:rPr>
          <w:color w:val="231F20"/>
          <w:spacing w:val="7"/>
          <w:w w:val="102"/>
          <w:sz w:val="20"/>
        </w:rPr>
        <w:t>核准宣聖會所選出之托兒所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學校</w:t>
      </w:r>
      <w:r>
        <w:rPr>
          <w:color w:val="231F20"/>
          <w:spacing w:val="8"/>
          <w:w w:val="102"/>
          <w:sz w:val="20"/>
        </w:rPr>
        <w:t>（出生至中學）的管</w:t>
      </w:r>
      <w:r>
        <w:rPr>
          <w:color w:val="231F20"/>
          <w:spacing w:val="-34"/>
          <w:w w:val="102"/>
          <w:sz w:val="20"/>
        </w:rPr>
        <w:t>理人。</w:t>
      </w:r>
      <w:r>
        <w:rPr>
          <w:rFonts w:ascii="Noto Sans TC" w:eastAsia="Noto Sans TC"/>
          <w:color w:val="231F20"/>
          <w:w w:val="102"/>
          <w:sz w:val="20"/>
        </w:rPr>
        <w:t>（125.10，161，169.1，211.13）</w:t>
      </w:r>
    </w:p>
    <w:p w14:paraId="6B37F9E4" w14:textId="77777777" w:rsidR="003345E9" w:rsidRDefault="007169A0">
      <w:pPr>
        <w:pStyle w:val="a5"/>
        <w:numPr>
          <w:ilvl w:val="1"/>
          <w:numId w:val="26"/>
        </w:numPr>
        <w:tabs>
          <w:tab w:val="left" w:pos="1314"/>
        </w:tabs>
        <w:spacing w:line="204" w:lineRule="auto"/>
        <w:ind w:left="119" w:right="16" w:firstLine="408"/>
        <w:jc w:val="both"/>
        <w:rPr>
          <w:rFonts w:ascii="Noto Sans TC" w:eastAsia="Noto Sans TC"/>
          <w:sz w:val="20"/>
        </w:rPr>
      </w:pPr>
      <w:r>
        <w:rPr>
          <w:color w:val="231F20"/>
          <w:spacing w:val="9"/>
          <w:w w:val="102"/>
          <w:sz w:val="20"/>
        </w:rPr>
        <w:t>在教會會友中符合教會手冊第</w:t>
      </w:r>
      <w:r>
        <w:rPr>
          <w:color w:val="231F20"/>
          <w:spacing w:val="1"/>
          <w:sz w:val="20"/>
        </w:rPr>
        <w:t xml:space="preserve"> </w:t>
      </w:r>
      <w:r>
        <w:rPr>
          <w:b/>
          <w:color w:val="231F20"/>
          <w:w w:val="102"/>
          <w:sz w:val="20"/>
        </w:rPr>
        <w:t>33</w:t>
      </w:r>
      <w:r>
        <w:rPr>
          <w:b/>
          <w:color w:val="231F20"/>
          <w:spacing w:val="3"/>
          <w:sz w:val="20"/>
        </w:rPr>
        <w:t xml:space="preserve"> </w:t>
      </w:r>
      <w:r>
        <w:rPr>
          <w:color w:val="231F20"/>
          <w:spacing w:val="10"/>
          <w:w w:val="102"/>
          <w:sz w:val="20"/>
        </w:rPr>
        <w:t>條所定教會職員資格</w:t>
      </w:r>
      <w:r>
        <w:rPr>
          <w:color w:val="231F20"/>
          <w:w w:val="102"/>
          <w:sz w:val="20"/>
        </w:rPr>
        <w:t>者，選出一位秘書，選舉須在教會年度第一次會議中舉行，其任期到教會年度終結，並直到合格的繼任者選出為止。唯有在教會委員會是</w:t>
      </w:r>
      <w:r>
        <w:rPr>
          <w:color w:val="231F20"/>
          <w:spacing w:val="10"/>
          <w:w w:val="102"/>
          <w:sz w:val="20"/>
        </w:rPr>
        <w:t>經由正式召開的教會議會中選出，其選任的秘書才有投票權</w:t>
      </w:r>
      <w:r>
        <w:rPr>
          <w:color w:val="231F20"/>
          <w:spacing w:val="-104"/>
          <w:w w:val="102"/>
          <w:sz w:val="20"/>
        </w:rPr>
        <w:t>。</w:t>
      </w:r>
      <w:r>
        <w:rPr>
          <w:rFonts w:ascii="Noto Sans TC" w:eastAsia="Noto Sans TC"/>
          <w:color w:val="231F20"/>
          <w:w w:val="102"/>
          <w:sz w:val="20"/>
        </w:rPr>
        <w:t>（33，</w:t>
      </w:r>
    </w:p>
    <w:p w14:paraId="5D7A86EE" w14:textId="77777777" w:rsidR="003345E9" w:rsidRDefault="007169A0">
      <w:pPr>
        <w:pStyle w:val="a3"/>
        <w:spacing w:line="314" w:lineRule="exact"/>
        <w:ind w:left="119"/>
        <w:rPr>
          <w:rFonts w:ascii="Noto Sans TC" w:eastAsia="Noto Sans TC"/>
        </w:rPr>
      </w:pPr>
      <w:r>
        <w:rPr>
          <w:rFonts w:ascii="Noto Sans TC" w:eastAsia="Noto Sans TC"/>
          <w:color w:val="231F20"/>
        </w:rPr>
        <w:t>115.6</w:t>
      </w:r>
      <w:r>
        <w:rPr>
          <w:rFonts w:ascii="Noto Sans TC" w:eastAsia="Noto Sans TC"/>
          <w:color w:val="231F20"/>
          <w:spacing w:val="23"/>
        </w:rPr>
        <w:t xml:space="preserve"> </w:t>
      </w:r>
      <w:r>
        <w:rPr>
          <w:rFonts w:ascii="Noto Sans TC" w:eastAsia="Noto Sans TC"/>
          <w:color w:val="231F20"/>
        </w:rPr>
        <w:t>～</w:t>
      </w:r>
      <w:r>
        <w:rPr>
          <w:rFonts w:ascii="Noto Sans TC" w:eastAsia="Noto Sans TC"/>
          <w:color w:val="231F20"/>
          <w:spacing w:val="23"/>
        </w:rPr>
        <w:t xml:space="preserve"> </w:t>
      </w:r>
      <w:r>
        <w:rPr>
          <w:rFonts w:ascii="Noto Sans TC" w:eastAsia="Noto Sans TC"/>
          <w:color w:val="231F20"/>
        </w:rPr>
        <w:t>115.8，115.11，138，145.1</w:t>
      </w:r>
      <w:r>
        <w:rPr>
          <w:rFonts w:ascii="Noto Sans TC" w:eastAsia="Noto Sans TC"/>
          <w:color w:val="231F20"/>
          <w:spacing w:val="23"/>
        </w:rPr>
        <w:t xml:space="preserve"> </w:t>
      </w:r>
      <w:r>
        <w:rPr>
          <w:rFonts w:ascii="Noto Sans TC" w:eastAsia="Noto Sans TC"/>
          <w:color w:val="231F20"/>
        </w:rPr>
        <w:t>～</w:t>
      </w:r>
      <w:r>
        <w:rPr>
          <w:rFonts w:ascii="Noto Sans TC" w:eastAsia="Noto Sans TC"/>
          <w:color w:val="231F20"/>
          <w:spacing w:val="23"/>
        </w:rPr>
        <w:t xml:space="preserve"> </w:t>
      </w:r>
      <w:r>
        <w:rPr>
          <w:rFonts w:ascii="Noto Sans TC" w:eastAsia="Noto Sans TC"/>
          <w:color w:val="231F20"/>
          <w:spacing w:val="-2"/>
        </w:rPr>
        <w:t>145.7）</w:t>
      </w:r>
    </w:p>
    <w:p w14:paraId="40972FE7" w14:textId="77777777" w:rsidR="003345E9" w:rsidRDefault="007169A0">
      <w:pPr>
        <w:pStyle w:val="a5"/>
        <w:numPr>
          <w:ilvl w:val="1"/>
          <w:numId w:val="26"/>
        </w:numPr>
        <w:tabs>
          <w:tab w:val="left" w:pos="1314"/>
        </w:tabs>
        <w:spacing w:before="11" w:line="204" w:lineRule="auto"/>
        <w:ind w:left="119" w:right="16" w:firstLine="408"/>
        <w:jc w:val="both"/>
        <w:rPr>
          <w:rFonts w:ascii="Noto Sans TC" w:eastAsia="Noto Sans TC"/>
          <w:sz w:val="20"/>
        </w:rPr>
      </w:pPr>
      <w:r>
        <w:rPr>
          <w:color w:val="231F20"/>
          <w:spacing w:val="9"/>
          <w:w w:val="102"/>
          <w:sz w:val="20"/>
        </w:rPr>
        <w:t>在教會會友中符合教會手冊第</w:t>
      </w:r>
      <w:r>
        <w:rPr>
          <w:color w:val="231F20"/>
          <w:spacing w:val="1"/>
          <w:sz w:val="20"/>
        </w:rPr>
        <w:t xml:space="preserve"> </w:t>
      </w:r>
      <w:r>
        <w:rPr>
          <w:b/>
          <w:color w:val="231F20"/>
          <w:w w:val="102"/>
          <w:sz w:val="20"/>
        </w:rPr>
        <w:t>33</w:t>
      </w:r>
      <w:r>
        <w:rPr>
          <w:b/>
          <w:color w:val="231F20"/>
          <w:spacing w:val="3"/>
          <w:sz w:val="20"/>
        </w:rPr>
        <w:t xml:space="preserve"> </w:t>
      </w:r>
      <w:r>
        <w:rPr>
          <w:color w:val="231F20"/>
          <w:spacing w:val="10"/>
          <w:w w:val="102"/>
          <w:sz w:val="20"/>
        </w:rPr>
        <w:t>條所定教會職員資格</w:t>
      </w:r>
      <w:r>
        <w:rPr>
          <w:color w:val="231F20"/>
          <w:w w:val="102"/>
          <w:sz w:val="20"/>
        </w:rPr>
        <w:t>者之中，應選出一位司庫，選舉須在教會年度第一次會議中舉行，其任期至教會年度終了，直到合格的繼任者選出為止。若司庫是在正式</w:t>
      </w:r>
      <w:r>
        <w:rPr>
          <w:color w:val="231F20"/>
          <w:spacing w:val="9"/>
          <w:w w:val="102"/>
          <w:sz w:val="20"/>
        </w:rPr>
        <w:t>召開的教會會議中選任，司庫在委員會中方有投票權。除非經由地區監督及地區指導委員會之認可，教牧之直系血親</w:t>
      </w:r>
      <w:r>
        <w:rPr>
          <w:color w:val="231F20"/>
          <w:spacing w:val="12"/>
          <w:w w:val="102"/>
          <w:sz w:val="20"/>
        </w:rPr>
        <w:t>（</w:t>
      </w:r>
      <w:r>
        <w:rPr>
          <w:color w:val="231F20"/>
          <w:spacing w:val="9"/>
          <w:w w:val="102"/>
          <w:sz w:val="20"/>
        </w:rPr>
        <w:t>包括配偶、子</w:t>
      </w:r>
      <w:r>
        <w:rPr>
          <w:color w:val="231F20"/>
          <w:spacing w:val="-1"/>
          <w:w w:val="102"/>
          <w:sz w:val="20"/>
        </w:rPr>
        <w:t>女、兄弟姊妹及父母</w:t>
      </w:r>
      <w:r>
        <w:rPr>
          <w:color w:val="231F20"/>
          <w:w w:val="102"/>
          <w:sz w:val="20"/>
        </w:rPr>
        <w:t>）</w:t>
      </w:r>
      <w:r>
        <w:rPr>
          <w:color w:val="231F20"/>
          <w:spacing w:val="-10"/>
          <w:w w:val="102"/>
          <w:sz w:val="20"/>
        </w:rPr>
        <w:t>不得擔任教會司庫一職。</w:t>
      </w:r>
      <w:r>
        <w:rPr>
          <w:rFonts w:ascii="Noto Sans TC" w:eastAsia="Noto Sans TC"/>
          <w:color w:val="231F20"/>
          <w:w w:val="102"/>
          <w:sz w:val="20"/>
        </w:rPr>
        <w:t>（33</w:t>
      </w:r>
      <w:r>
        <w:rPr>
          <w:rFonts w:ascii="Noto Sans TC" w:eastAsia="Noto Sans TC"/>
          <w:color w:val="231F20"/>
          <w:spacing w:val="-2"/>
          <w:w w:val="102"/>
          <w:sz w:val="20"/>
        </w:rPr>
        <w:t>，</w:t>
      </w:r>
      <w:r>
        <w:rPr>
          <w:rFonts w:ascii="Noto Sans TC" w:eastAsia="Noto Sans TC"/>
          <w:color w:val="231F20"/>
          <w:w w:val="102"/>
          <w:sz w:val="20"/>
        </w:rPr>
        <w:t>115.7</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spacing w:val="-3"/>
          <w:w w:val="102"/>
          <w:sz w:val="20"/>
        </w:rPr>
        <w:t>115.8，</w:t>
      </w:r>
      <w:r>
        <w:rPr>
          <w:rFonts w:ascii="Noto Sans TC" w:eastAsia="Noto Sans TC"/>
          <w:color w:val="231F20"/>
          <w:w w:val="102"/>
          <w:sz w:val="20"/>
        </w:rPr>
        <w:t xml:space="preserve"> 115.11，138，146.1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146.6）</w:t>
      </w:r>
    </w:p>
    <w:p w14:paraId="031589C9" w14:textId="77777777" w:rsidR="003345E9" w:rsidRDefault="007169A0">
      <w:pPr>
        <w:pStyle w:val="a5"/>
        <w:numPr>
          <w:ilvl w:val="1"/>
          <w:numId w:val="26"/>
        </w:numPr>
        <w:tabs>
          <w:tab w:val="left" w:pos="1314"/>
        </w:tabs>
        <w:spacing w:before="11" w:line="204" w:lineRule="auto"/>
        <w:ind w:left="119" w:right="16" w:firstLine="408"/>
        <w:rPr>
          <w:rFonts w:ascii="Noto Sans TC" w:eastAsia="Noto Sans TC"/>
          <w:sz w:val="20"/>
        </w:rPr>
      </w:pPr>
      <w:r>
        <w:rPr>
          <w:color w:val="231F20"/>
          <w:spacing w:val="8"/>
          <w:w w:val="102"/>
          <w:sz w:val="20"/>
        </w:rPr>
        <w:t>對教會所有的金錢收支應詳細記帳，包括任何托兒所</w:t>
      </w:r>
      <w:r>
        <w:rPr>
          <w:color w:val="231F20"/>
          <w:spacing w:val="2"/>
          <w:sz w:val="20"/>
        </w:rPr>
        <w:t xml:space="preserve"> </w:t>
      </w:r>
      <w:r>
        <w:rPr>
          <w:color w:val="231F20"/>
          <w:w w:val="102"/>
          <w:sz w:val="20"/>
        </w:rPr>
        <w:t>/</w:t>
      </w:r>
      <w:r>
        <w:rPr>
          <w:color w:val="231F20"/>
          <w:spacing w:val="2"/>
          <w:w w:val="102"/>
          <w:sz w:val="20"/>
        </w:rPr>
        <w:t>學校</w:t>
      </w:r>
      <w:r>
        <w:rPr>
          <w:color w:val="231F20"/>
          <w:spacing w:val="5"/>
          <w:w w:val="102"/>
          <w:sz w:val="20"/>
        </w:rPr>
        <w:t>（出生至中學）</w:t>
      </w:r>
      <w:r>
        <w:rPr>
          <w:color w:val="231F20"/>
          <w:spacing w:val="4"/>
          <w:w w:val="102"/>
          <w:sz w:val="20"/>
        </w:rPr>
        <w:t>及國際宣道團契</w:t>
      </w:r>
      <w:r>
        <w:rPr>
          <w:color w:val="231F20"/>
          <w:w w:val="102"/>
          <w:sz w:val="20"/>
        </w:rPr>
        <w:t>（N</w:t>
      </w:r>
      <w:r>
        <w:rPr>
          <w:color w:val="231F20"/>
          <w:spacing w:val="-1"/>
          <w:w w:val="102"/>
          <w:sz w:val="20"/>
        </w:rPr>
        <w:t>M</w:t>
      </w:r>
      <w:r>
        <w:rPr>
          <w:color w:val="231F20"/>
          <w:w w:val="102"/>
          <w:sz w:val="20"/>
        </w:rPr>
        <w:t>I</w:t>
      </w:r>
      <w:r>
        <w:rPr>
          <w:color w:val="231F20"/>
          <w:spacing w:val="-102"/>
          <w:w w:val="102"/>
          <w:sz w:val="20"/>
        </w:rPr>
        <w:t>）</w:t>
      </w:r>
      <w:r>
        <w:rPr>
          <w:color w:val="231F20"/>
          <w:spacing w:val="4"/>
          <w:w w:val="102"/>
          <w:sz w:val="20"/>
        </w:rPr>
        <w:t>、國際青年團契</w:t>
      </w:r>
      <w:r>
        <w:rPr>
          <w:color w:val="231F20"/>
          <w:w w:val="102"/>
          <w:sz w:val="20"/>
        </w:rPr>
        <w:t>（NYI）以及國際門訓事工（ND</w:t>
      </w:r>
      <w:r>
        <w:rPr>
          <w:color w:val="231F20"/>
          <w:spacing w:val="-1"/>
          <w:w w:val="102"/>
          <w:sz w:val="20"/>
        </w:rPr>
        <w:t>I</w:t>
      </w:r>
      <w:r>
        <w:rPr>
          <w:color w:val="231F20"/>
          <w:spacing w:val="-102"/>
          <w:w w:val="102"/>
          <w:sz w:val="20"/>
        </w:rPr>
        <w:t>）</w:t>
      </w:r>
      <w:r>
        <w:rPr>
          <w:color w:val="231F20"/>
          <w:spacing w:val="1"/>
          <w:w w:val="102"/>
          <w:sz w:val="20"/>
        </w:rPr>
        <w:t>，並要在委員會每月之經常會議中及教會年</w:t>
      </w:r>
      <w:r>
        <w:rPr>
          <w:color w:val="231F20"/>
          <w:spacing w:val="-13"/>
          <w:w w:val="102"/>
          <w:sz w:val="20"/>
        </w:rPr>
        <w:t>議會中提出報告。</w:t>
      </w:r>
      <w:r>
        <w:rPr>
          <w:rFonts w:ascii="Noto Sans TC" w:eastAsia="Noto Sans TC"/>
          <w:color w:val="231F20"/>
          <w:w w:val="102"/>
          <w:sz w:val="20"/>
        </w:rPr>
        <w:t>（146.3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146.5）</w:t>
      </w:r>
    </w:p>
    <w:p w14:paraId="6C53A7D4" w14:textId="77777777" w:rsidR="003345E9" w:rsidRDefault="007169A0">
      <w:pPr>
        <w:pStyle w:val="a5"/>
        <w:numPr>
          <w:ilvl w:val="1"/>
          <w:numId w:val="26"/>
        </w:numPr>
        <w:tabs>
          <w:tab w:val="left" w:pos="1313"/>
        </w:tabs>
        <w:spacing w:before="5" w:line="204" w:lineRule="auto"/>
        <w:ind w:left="119" w:right="112" w:firstLine="408"/>
        <w:rPr>
          <w:sz w:val="20"/>
        </w:rPr>
      </w:pPr>
      <w:r>
        <w:rPr>
          <w:color w:val="231F20"/>
          <w:spacing w:val="5"/>
          <w:w w:val="102"/>
          <w:sz w:val="20"/>
        </w:rPr>
        <w:t>成立一個不少於兩人之小組，負責清查和記載教會所有</w:t>
      </w:r>
      <w:r>
        <w:rPr>
          <w:color w:val="231F20"/>
          <w:w w:val="102"/>
          <w:sz w:val="20"/>
        </w:rPr>
        <w:t>之金錢收支。</w:t>
      </w:r>
    </w:p>
    <w:p w14:paraId="605A589E" w14:textId="77777777" w:rsidR="003345E9" w:rsidRDefault="007169A0">
      <w:pPr>
        <w:pStyle w:val="a5"/>
        <w:numPr>
          <w:ilvl w:val="1"/>
          <w:numId w:val="26"/>
        </w:numPr>
        <w:tabs>
          <w:tab w:val="left" w:pos="1313"/>
        </w:tabs>
        <w:spacing w:before="2" w:line="204" w:lineRule="auto"/>
        <w:ind w:left="119" w:right="106" w:firstLine="408"/>
        <w:rPr>
          <w:sz w:val="20"/>
        </w:rPr>
      </w:pPr>
      <w:r>
        <w:rPr>
          <w:color w:val="231F20"/>
          <w:spacing w:val="5"/>
          <w:w w:val="102"/>
          <w:sz w:val="20"/>
        </w:rPr>
        <w:t>指派一個查帳小組，或獨立檢查員小組或是其他合格從</w:t>
      </w:r>
      <w:r>
        <w:rPr>
          <w:color w:val="231F20"/>
          <w:spacing w:val="9"/>
          <w:w w:val="102"/>
          <w:sz w:val="20"/>
        </w:rPr>
        <w:t>事查帳與檢查之人員，每年至少一次檢查教會司庫、國際青年團契</w:t>
      </w:r>
    </w:p>
    <w:p w14:paraId="050685D6" w14:textId="77777777" w:rsidR="003345E9" w:rsidRDefault="007169A0">
      <w:pPr>
        <w:pStyle w:val="a3"/>
        <w:spacing w:before="5" w:line="204" w:lineRule="auto"/>
        <w:ind w:left="119" w:right="110" w:hanging="102"/>
        <w:jc w:val="both"/>
        <w:rPr>
          <w:rFonts w:ascii="Noto Sans TC" w:eastAsia="Noto Sans TC"/>
        </w:rPr>
      </w:pPr>
      <w:r>
        <w:rPr>
          <w:color w:val="231F20"/>
          <w:w w:val="102"/>
        </w:rPr>
        <w:t>（NYI</w:t>
      </w:r>
      <w:r>
        <w:rPr>
          <w:color w:val="231F20"/>
          <w:spacing w:val="-102"/>
          <w:w w:val="102"/>
        </w:rPr>
        <w:t>）</w:t>
      </w:r>
      <w:r>
        <w:rPr>
          <w:color w:val="231F20"/>
          <w:spacing w:val="7"/>
          <w:w w:val="102"/>
        </w:rPr>
        <w:t>、國際門訓事工</w:t>
      </w:r>
      <w:r>
        <w:rPr>
          <w:color w:val="231F20"/>
          <w:w w:val="102"/>
        </w:rPr>
        <w:t>（</w:t>
      </w:r>
      <w:r>
        <w:rPr>
          <w:color w:val="231F20"/>
          <w:spacing w:val="-1"/>
          <w:w w:val="102"/>
        </w:rPr>
        <w:t>N</w:t>
      </w:r>
      <w:r>
        <w:rPr>
          <w:color w:val="231F20"/>
          <w:w w:val="102"/>
        </w:rPr>
        <w:t>DI</w:t>
      </w:r>
      <w:r>
        <w:rPr>
          <w:color w:val="231F20"/>
          <w:spacing w:val="9"/>
          <w:w w:val="102"/>
        </w:rPr>
        <w:t>）</w:t>
      </w:r>
      <w:r>
        <w:rPr>
          <w:color w:val="231F20"/>
          <w:spacing w:val="5"/>
          <w:w w:val="102"/>
        </w:rPr>
        <w:t>委員會、宣聖會托兒所</w:t>
      </w:r>
      <w:r>
        <w:rPr>
          <w:color w:val="231F20"/>
          <w:spacing w:val="2"/>
        </w:rPr>
        <w:t xml:space="preserve"> </w:t>
      </w:r>
      <w:r>
        <w:rPr>
          <w:color w:val="231F20"/>
          <w:w w:val="102"/>
        </w:rPr>
        <w:t>/</w:t>
      </w:r>
      <w:r>
        <w:rPr>
          <w:color w:val="231F20"/>
          <w:spacing w:val="2"/>
        </w:rPr>
        <w:t xml:space="preserve"> </w:t>
      </w:r>
      <w:r>
        <w:rPr>
          <w:color w:val="231F20"/>
          <w:spacing w:val="4"/>
          <w:w w:val="102"/>
        </w:rPr>
        <w:t>學校</w:t>
      </w:r>
      <w:r>
        <w:rPr>
          <w:color w:val="231F20"/>
          <w:spacing w:val="9"/>
          <w:w w:val="102"/>
        </w:rPr>
        <w:t>（出生</w:t>
      </w:r>
      <w:r>
        <w:rPr>
          <w:color w:val="231F20"/>
          <w:w w:val="102"/>
        </w:rPr>
        <w:t>至中學</w:t>
      </w:r>
      <w:r>
        <w:rPr>
          <w:color w:val="231F20"/>
          <w:spacing w:val="-102"/>
          <w:w w:val="102"/>
        </w:rPr>
        <w:t>）</w:t>
      </w:r>
      <w:r>
        <w:rPr>
          <w:color w:val="231F20"/>
          <w:w w:val="102"/>
        </w:rPr>
        <w:t>，以及教會其他一切的財務記錄。教牧有權取得地方教會所有</w:t>
      </w:r>
      <w:r>
        <w:rPr>
          <w:color w:val="231F20"/>
          <w:spacing w:val="-26"/>
          <w:w w:val="102"/>
        </w:rPr>
        <w:t>之紀錄。</w:t>
      </w:r>
      <w:r>
        <w:rPr>
          <w:rFonts w:ascii="Noto Sans TC" w:eastAsia="Noto Sans TC"/>
          <w:color w:val="231F20"/>
          <w:w w:val="102"/>
        </w:rPr>
        <w:t>（125.15）</w:t>
      </w:r>
    </w:p>
    <w:p w14:paraId="66490D73" w14:textId="77777777" w:rsidR="003345E9" w:rsidRDefault="007169A0">
      <w:pPr>
        <w:pStyle w:val="a5"/>
        <w:numPr>
          <w:ilvl w:val="1"/>
          <w:numId w:val="26"/>
        </w:numPr>
        <w:tabs>
          <w:tab w:val="left" w:pos="1313"/>
        </w:tabs>
        <w:spacing w:before="3" w:line="204" w:lineRule="auto"/>
        <w:ind w:left="119" w:right="110" w:firstLine="408"/>
        <w:rPr>
          <w:rFonts w:ascii="Noto Sans TC" w:eastAsia="Noto Sans TC"/>
          <w:sz w:val="20"/>
        </w:rPr>
      </w:pPr>
      <w:r>
        <w:rPr>
          <w:color w:val="231F20"/>
          <w:spacing w:val="6"/>
          <w:w w:val="102"/>
          <w:sz w:val="20"/>
        </w:rPr>
        <w:t>指派一個不得少於三人的佈道與教會會友資格審查委員</w:t>
      </w:r>
      <w:r>
        <w:rPr>
          <w:color w:val="231F20"/>
          <w:spacing w:val="-51"/>
          <w:w w:val="102"/>
          <w:sz w:val="20"/>
        </w:rPr>
        <w:t>會。</w:t>
      </w:r>
      <w:r>
        <w:rPr>
          <w:rFonts w:ascii="Noto Sans TC" w:eastAsia="Noto Sans TC"/>
          <w:color w:val="231F20"/>
          <w:w w:val="102"/>
          <w:sz w:val="20"/>
        </w:rPr>
        <w:t>（112）</w:t>
      </w:r>
    </w:p>
    <w:p w14:paraId="1B95E326" w14:textId="77777777" w:rsidR="003345E9" w:rsidRDefault="007169A0">
      <w:pPr>
        <w:pStyle w:val="a5"/>
        <w:numPr>
          <w:ilvl w:val="1"/>
          <w:numId w:val="26"/>
        </w:numPr>
        <w:tabs>
          <w:tab w:val="left" w:pos="1313"/>
        </w:tabs>
        <w:spacing w:line="204" w:lineRule="auto"/>
        <w:ind w:left="119" w:right="112" w:firstLine="408"/>
        <w:rPr>
          <w:rFonts w:ascii="Noto Sans TC" w:eastAsia="Noto Sans TC"/>
          <w:sz w:val="20"/>
        </w:rPr>
      </w:pPr>
      <w:r>
        <w:rPr>
          <w:color w:val="231F20"/>
          <w:spacing w:val="4"/>
          <w:w w:val="102"/>
          <w:sz w:val="20"/>
        </w:rPr>
        <w:t>如條件適當，可在不超過七十五名會友之教會中擔任國</w:t>
      </w:r>
      <w:r>
        <w:rPr>
          <w:color w:val="231F20"/>
          <w:w w:val="102"/>
          <w:sz w:val="20"/>
        </w:rPr>
        <w:t>際門訓事工（NDI）</w:t>
      </w:r>
      <w:r>
        <w:rPr>
          <w:color w:val="231F20"/>
          <w:spacing w:val="-15"/>
          <w:w w:val="102"/>
          <w:sz w:val="20"/>
        </w:rPr>
        <w:t>委員會之工作。</w:t>
      </w:r>
      <w:r>
        <w:rPr>
          <w:rFonts w:ascii="Noto Sans TC" w:eastAsia="Noto Sans TC"/>
          <w:color w:val="231F20"/>
          <w:w w:val="102"/>
          <w:sz w:val="20"/>
        </w:rPr>
        <w:t>（155）</w:t>
      </w:r>
    </w:p>
    <w:p w14:paraId="6037F1A2" w14:textId="77777777" w:rsidR="003345E9" w:rsidRDefault="007169A0">
      <w:pPr>
        <w:pStyle w:val="a5"/>
        <w:numPr>
          <w:ilvl w:val="1"/>
          <w:numId w:val="26"/>
        </w:numPr>
        <w:tabs>
          <w:tab w:val="left" w:pos="1313"/>
        </w:tabs>
        <w:spacing w:line="337" w:lineRule="exact"/>
        <w:ind w:left="1313" w:hanging="786"/>
        <w:rPr>
          <w:sz w:val="20"/>
        </w:rPr>
      </w:pPr>
      <w:r>
        <w:rPr>
          <w:color w:val="231F20"/>
          <w:spacing w:val="-1"/>
          <w:sz w:val="20"/>
        </w:rPr>
        <w:t>如教會成員聯名簽署控告某教會會友，應指派一個由五</w:t>
      </w:r>
    </w:p>
    <w:p w14:paraId="5D3DC2F8" w14:textId="77777777" w:rsidR="003345E9" w:rsidRDefault="003345E9">
      <w:pPr>
        <w:pStyle w:val="a5"/>
        <w:spacing w:line="337" w:lineRule="exact"/>
        <w:rPr>
          <w:sz w:val="20"/>
        </w:rPr>
        <w:sectPr w:rsidR="003345E9">
          <w:pgSz w:w="8640" w:h="12960"/>
          <w:pgMar w:top="480" w:right="1080" w:bottom="1180" w:left="1080" w:header="0" w:footer="997" w:gutter="0"/>
          <w:cols w:space="720"/>
        </w:sectPr>
      </w:pPr>
    </w:p>
    <w:p w14:paraId="256D8C3F" w14:textId="77777777" w:rsidR="003345E9" w:rsidRDefault="007169A0">
      <w:pPr>
        <w:pStyle w:val="a3"/>
        <w:spacing w:before="50"/>
        <w:ind w:left="0"/>
        <w:jc w:val="center"/>
      </w:pPr>
      <w:r>
        <w:rPr>
          <w:color w:val="231F20"/>
          <w:spacing w:val="-3"/>
        </w:rPr>
        <w:lastRenderedPageBreak/>
        <w:t>地方教會</w:t>
      </w:r>
    </w:p>
    <w:p w14:paraId="76AA12CB" w14:textId="77777777" w:rsidR="003345E9" w:rsidRDefault="007169A0">
      <w:pPr>
        <w:pStyle w:val="a3"/>
        <w:spacing w:before="199" w:line="348" w:lineRule="exact"/>
        <w:rPr>
          <w:rFonts w:ascii="Noto Sans TC" w:eastAsia="Noto Sans TC"/>
        </w:rPr>
      </w:pPr>
      <w:r>
        <w:rPr>
          <w:color w:val="231F20"/>
          <w:spacing w:val="-8"/>
        </w:rPr>
        <w:t>人組成的地方懲治委員會處理。</w:t>
      </w:r>
      <w:r>
        <w:rPr>
          <w:rFonts w:ascii="Noto Sans TC" w:eastAsia="Noto Sans TC"/>
          <w:color w:val="231F20"/>
          <w:spacing w:val="-2"/>
        </w:rPr>
        <w:t>（605）</w:t>
      </w:r>
    </w:p>
    <w:p w14:paraId="759FE1A4" w14:textId="77777777" w:rsidR="003345E9" w:rsidRDefault="007169A0">
      <w:pPr>
        <w:pStyle w:val="a5"/>
        <w:numPr>
          <w:ilvl w:val="1"/>
          <w:numId w:val="26"/>
        </w:numPr>
        <w:tabs>
          <w:tab w:val="left" w:pos="1312"/>
        </w:tabs>
        <w:spacing w:line="320" w:lineRule="exact"/>
        <w:ind w:left="1312" w:hanging="784"/>
        <w:rPr>
          <w:sz w:val="20"/>
        </w:rPr>
      </w:pPr>
      <w:r>
        <w:rPr>
          <w:color w:val="231F20"/>
          <w:spacing w:val="-12"/>
          <w:sz w:val="20"/>
        </w:rPr>
        <w:t>經地區監督書面之核准，及教牧之提名，得選出受薪助理。</w:t>
      </w:r>
    </w:p>
    <w:p w14:paraId="11A04000" w14:textId="77777777" w:rsidR="003345E9" w:rsidRDefault="007169A0">
      <w:pPr>
        <w:pStyle w:val="a3"/>
        <w:spacing w:line="320" w:lineRule="exact"/>
        <w:ind w:left="18"/>
        <w:rPr>
          <w:rFonts w:ascii="Noto Sans TC" w:eastAsia="Noto Sans TC"/>
        </w:rPr>
      </w:pPr>
      <w:r>
        <w:rPr>
          <w:rFonts w:ascii="Noto Sans TC" w:eastAsia="Noto Sans TC"/>
          <w:color w:val="231F20"/>
        </w:rPr>
        <w:t>（161，169</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9"/>
        </w:rPr>
        <w:t xml:space="preserve"> </w:t>
      </w:r>
      <w:r>
        <w:rPr>
          <w:rFonts w:ascii="Noto Sans TC" w:eastAsia="Noto Sans TC"/>
          <w:color w:val="231F20"/>
          <w:spacing w:val="-2"/>
        </w:rPr>
        <w:t>169.1，211.13）</w:t>
      </w:r>
    </w:p>
    <w:p w14:paraId="4BC3F75F" w14:textId="77777777" w:rsidR="003345E9" w:rsidRDefault="007169A0">
      <w:pPr>
        <w:pStyle w:val="a5"/>
        <w:numPr>
          <w:ilvl w:val="1"/>
          <w:numId w:val="26"/>
        </w:numPr>
        <w:tabs>
          <w:tab w:val="left" w:pos="1314"/>
        </w:tabs>
        <w:spacing w:before="11" w:line="204" w:lineRule="auto"/>
        <w:ind w:right="112" w:firstLine="408"/>
        <w:jc w:val="both"/>
        <w:rPr>
          <w:rFonts w:ascii="Noto Sans TC" w:eastAsia="Noto Sans TC"/>
          <w:sz w:val="20"/>
        </w:rPr>
      </w:pPr>
      <w:r>
        <w:rPr>
          <w:color w:val="231F20"/>
          <w:spacing w:val="5"/>
          <w:w w:val="102"/>
          <w:sz w:val="20"/>
        </w:rPr>
        <w:t>只有得到地區監督每年一次之書面核准，方可選出一位</w:t>
      </w:r>
      <w:r>
        <w:rPr>
          <w:color w:val="231F20"/>
          <w:spacing w:val="-5"/>
          <w:w w:val="102"/>
          <w:sz w:val="20"/>
        </w:rPr>
        <w:t>地方傳道或一位領有執照之傳道人，擔任不支薪的副牧。</w:t>
      </w:r>
      <w:r>
        <w:rPr>
          <w:rFonts w:ascii="Noto Sans TC" w:eastAsia="Noto Sans TC"/>
          <w:color w:val="231F20"/>
          <w:w w:val="102"/>
          <w:sz w:val="20"/>
        </w:rPr>
        <w:t>（117.6）</w:t>
      </w:r>
    </w:p>
    <w:p w14:paraId="37F5DA45" w14:textId="77777777" w:rsidR="003345E9" w:rsidRDefault="007169A0">
      <w:pPr>
        <w:pStyle w:val="a5"/>
        <w:numPr>
          <w:ilvl w:val="1"/>
          <w:numId w:val="26"/>
        </w:numPr>
        <w:tabs>
          <w:tab w:val="left" w:pos="1312"/>
        </w:tabs>
        <w:spacing w:line="309" w:lineRule="exact"/>
        <w:ind w:left="1312" w:hanging="784"/>
        <w:jc w:val="both"/>
        <w:rPr>
          <w:sz w:val="20"/>
        </w:rPr>
      </w:pPr>
      <w:r>
        <w:rPr>
          <w:color w:val="231F20"/>
          <w:spacing w:val="-1"/>
          <w:sz w:val="20"/>
        </w:rPr>
        <w:t>為教會提供一個長程計劃委員會，由教牧擔任當然主席。</w:t>
      </w:r>
    </w:p>
    <w:p w14:paraId="6DC34BFA" w14:textId="77777777" w:rsidR="003345E9" w:rsidRDefault="007169A0">
      <w:pPr>
        <w:pStyle w:val="a5"/>
        <w:numPr>
          <w:ilvl w:val="1"/>
          <w:numId w:val="26"/>
        </w:numPr>
        <w:tabs>
          <w:tab w:val="left" w:pos="1314"/>
        </w:tabs>
        <w:spacing w:before="8" w:line="206" w:lineRule="auto"/>
        <w:ind w:right="110" w:firstLine="408"/>
        <w:jc w:val="both"/>
        <w:rPr>
          <w:sz w:val="20"/>
        </w:rPr>
      </w:pPr>
      <w:r>
        <w:rPr>
          <w:color w:val="231F20"/>
          <w:spacing w:val="6"/>
          <w:w w:val="102"/>
          <w:sz w:val="20"/>
        </w:rPr>
        <w:t>採取並施行計劃減低某些居教會要津的人使用其信託或</w:t>
      </w:r>
      <w:r>
        <w:rPr>
          <w:color w:val="231F20"/>
          <w:spacing w:val="3"/>
          <w:w w:val="102"/>
          <w:sz w:val="20"/>
        </w:rPr>
        <w:t>權力的身份從事不當行為的風險。每個地方教會的計劃必須考慮其獨</w:t>
      </w:r>
      <w:r>
        <w:rPr>
          <w:color w:val="231F20"/>
          <w:w w:val="102"/>
          <w:sz w:val="20"/>
        </w:rPr>
        <w:t>特的環境情況。</w:t>
      </w:r>
    </w:p>
    <w:p w14:paraId="78469786" w14:textId="77777777" w:rsidR="003345E9" w:rsidRDefault="007169A0">
      <w:pPr>
        <w:pStyle w:val="a5"/>
        <w:numPr>
          <w:ilvl w:val="0"/>
          <w:numId w:val="30"/>
        </w:numPr>
        <w:tabs>
          <w:tab w:val="left" w:pos="1006"/>
        </w:tabs>
        <w:spacing w:line="204" w:lineRule="auto"/>
        <w:ind w:right="113" w:firstLine="408"/>
        <w:jc w:val="both"/>
        <w:rPr>
          <w:rFonts w:ascii="Noto Sans TC" w:eastAsia="Noto Sans TC"/>
          <w:sz w:val="20"/>
        </w:rPr>
      </w:pPr>
      <w:r>
        <w:rPr>
          <w:color w:val="231F20"/>
          <w:spacing w:val="1"/>
          <w:w w:val="102"/>
          <w:sz w:val="20"/>
        </w:rPr>
        <w:t>教會委員會和教牧應共同按照總監督會和總董事會所採納之</w:t>
      </w:r>
      <w:r>
        <w:rPr>
          <w:color w:val="231F20"/>
          <w:spacing w:val="3"/>
          <w:w w:val="102"/>
          <w:sz w:val="20"/>
        </w:rPr>
        <w:t>為世界宣教基金和地區經費的募集計劃，並定期繳交這些奉獻予總司</w:t>
      </w:r>
      <w:r>
        <w:rPr>
          <w:color w:val="231F20"/>
          <w:spacing w:val="-15"/>
          <w:w w:val="102"/>
          <w:sz w:val="20"/>
        </w:rPr>
        <w:t>庫和地區司庫。</w:t>
      </w:r>
      <w:r>
        <w:rPr>
          <w:rFonts w:ascii="Noto Sans TC" w:eastAsia="Noto Sans TC"/>
          <w:color w:val="231F20"/>
          <w:w w:val="102"/>
          <w:sz w:val="20"/>
        </w:rPr>
        <w:t>（317.10，335.7）</w:t>
      </w:r>
    </w:p>
    <w:p w14:paraId="472FEA7D" w14:textId="77777777" w:rsidR="003345E9" w:rsidRDefault="007169A0">
      <w:pPr>
        <w:pStyle w:val="a5"/>
        <w:numPr>
          <w:ilvl w:val="0"/>
          <w:numId w:val="30"/>
        </w:numPr>
        <w:tabs>
          <w:tab w:val="left" w:pos="1005"/>
        </w:tabs>
        <w:spacing w:line="312" w:lineRule="exact"/>
        <w:ind w:left="1005" w:hanging="477"/>
        <w:jc w:val="both"/>
        <w:rPr>
          <w:sz w:val="20"/>
        </w:rPr>
      </w:pPr>
      <w:r>
        <w:rPr>
          <w:b/>
          <w:color w:val="231F20"/>
          <w:spacing w:val="-13"/>
          <w:sz w:val="20"/>
        </w:rPr>
        <w:t>管家職份的意義。</w:t>
      </w:r>
      <w:r>
        <w:rPr>
          <w:color w:val="231F20"/>
          <w:sz w:val="20"/>
        </w:rPr>
        <w:t>（</w:t>
      </w:r>
      <w:r>
        <w:rPr>
          <w:color w:val="231F20"/>
          <w:spacing w:val="3"/>
          <w:sz w:val="20"/>
        </w:rPr>
        <w:t xml:space="preserve">參照條款第 </w:t>
      </w:r>
      <w:r>
        <w:rPr>
          <w:rFonts w:ascii="Noto Sans TC" w:eastAsia="Noto Sans TC"/>
          <w:color w:val="231F20"/>
          <w:sz w:val="20"/>
        </w:rPr>
        <w:t>32</w:t>
      </w:r>
      <w:r>
        <w:rPr>
          <w:rFonts w:ascii="Noto Sans TC" w:eastAsia="Noto Sans TC"/>
          <w:color w:val="231F20"/>
          <w:spacing w:val="27"/>
          <w:sz w:val="20"/>
        </w:rPr>
        <w:t xml:space="preserve"> </w:t>
      </w:r>
      <w:r>
        <w:rPr>
          <w:rFonts w:ascii="Noto Sans TC" w:eastAsia="Noto Sans TC"/>
          <w:color w:val="231F20"/>
          <w:sz w:val="20"/>
        </w:rPr>
        <w:t>～</w:t>
      </w:r>
      <w:r>
        <w:rPr>
          <w:rFonts w:ascii="Noto Sans TC" w:eastAsia="Noto Sans TC"/>
          <w:color w:val="231F20"/>
          <w:spacing w:val="28"/>
          <w:sz w:val="20"/>
        </w:rPr>
        <w:t xml:space="preserve"> </w:t>
      </w:r>
      <w:r>
        <w:rPr>
          <w:rFonts w:ascii="Noto Sans TC" w:eastAsia="Noto Sans TC"/>
          <w:color w:val="231F20"/>
          <w:sz w:val="20"/>
        </w:rPr>
        <w:t>32.5</w:t>
      </w:r>
      <w:r>
        <w:rPr>
          <w:rFonts w:ascii="Noto Sans TC" w:eastAsia="Noto Sans TC"/>
          <w:color w:val="231F20"/>
          <w:spacing w:val="27"/>
          <w:sz w:val="20"/>
        </w:rPr>
        <w:t xml:space="preserve"> </w:t>
      </w:r>
      <w:r>
        <w:rPr>
          <w:color w:val="231F20"/>
          <w:sz w:val="20"/>
        </w:rPr>
        <w:t>之規定</w:t>
      </w:r>
      <w:r>
        <w:rPr>
          <w:color w:val="231F20"/>
          <w:spacing w:val="-10"/>
          <w:sz w:val="20"/>
        </w:rPr>
        <w:t>）</w:t>
      </w:r>
    </w:p>
    <w:p w14:paraId="14438C2A" w14:textId="77777777" w:rsidR="003345E9" w:rsidRDefault="007169A0">
      <w:pPr>
        <w:pStyle w:val="a5"/>
        <w:numPr>
          <w:ilvl w:val="0"/>
          <w:numId w:val="30"/>
        </w:numPr>
        <w:tabs>
          <w:tab w:val="left" w:pos="1005"/>
        </w:tabs>
        <w:spacing w:before="8" w:line="204" w:lineRule="auto"/>
        <w:ind w:right="15" w:firstLine="408"/>
        <w:rPr>
          <w:rFonts w:ascii="Noto Sans TC" w:eastAsia="Noto Sans TC"/>
          <w:sz w:val="20"/>
        </w:rPr>
      </w:pPr>
      <w:r>
        <w:rPr>
          <w:color w:val="231F20"/>
          <w:spacing w:val="-2"/>
          <w:sz w:val="20"/>
        </w:rPr>
        <w:t>教會委員會在新組織的教會中，應擔任國際門訓事工（NDI）</w:t>
      </w:r>
      <w:r>
        <w:rPr>
          <w:color w:val="231F20"/>
          <w:spacing w:val="-7"/>
          <w:sz w:val="20"/>
        </w:rPr>
        <w:t>委員會的職責，直到正式之委員會選出為止。</w:t>
      </w:r>
      <w:r>
        <w:rPr>
          <w:rFonts w:ascii="Noto Sans TC" w:eastAsia="Noto Sans TC"/>
          <w:color w:val="231F20"/>
          <w:spacing w:val="-2"/>
          <w:sz w:val="20"/>
        </w:rPr>
        <w:t>（155）</w:t>
      </w:r>
    </w:p>
    <w:p w14:paraId="7E64D70F" w14:textId="77777777" w:rsidR="003345E9" w:rsidRDefault="007169A0">
      <w:pPr>
        <w:pStyle w:val="a5"/>
        <w:numPr>
          <w:ilvl w:val="1"/>
          <w:numId w:val="30"/>
        </w:numPr>
        <w:tabs>
          <w:tab w:val="left" w:pos="1193"/>
        </w:tabs>
        <w:spacing w:line="204" w:lineRule="auto"/>
        <w:ind w:right="115" w:firstLine="408"/>
        <w:rPr>
          <w:rFonts w:ascii="Noto Sans TC" w:eastAsia="Noto Sans TC"/>
          <w:sz w:val="20"/>
        </w:rPr>
      </w:pPr>
      <w:r>
        <w:rPr>
          <w:color w:val="231F20"/>
          <w:spacing w:val="1"/>
          <w:w w:val="102"/>
          <w:sz w:val="20"/>
        </w:rPr>
        <w:t>新組織的教會中的教會委員會和教牧，應決定何時可以選</w:t>
      </w:r>
      <w:r>
        <w:rPr>
          <w:color w:val="231F20"/>
          <w:w w:val="102"/>
          <w:sz w:val="20"/>
        </w:rPr>
        <w:t>出國際門訓事工（NDI）</w:t>
      </w:r>
      <w:r>
        <w:rPr>
          <w:color w:val="231F20"/>
          <w:spacing w:val="-34"/>
          <w:w w:val="102"/>
          <w:sz w:val="20"/>
        </w:rPr>
        <w:t>主席。</w:t>
      </w:r>
      <w:r>
        <w:rPr>
          <w:rFonts w:ascii="Noto Sans TC" w:eastAsia="Noto Sans TC"/>
          <w:color w:val="231F20"/>
          <w:w w:val="102"/>
          <w:sz w:val="20"/>
        </w:rPr>
        <w:t>（139.25，155，156）</w:t>
      </w:r>
    </w:p>
    <w:p w14:paraId="7D9B564D" w14:textId="77777777" w:rsidR="003345E9" w:rsidRDefault="007169A0">
      <w:pPr>
        <w:pStyle w:val="a5"/>
        <w:numPr>
          <w:ilvl w:val="0"/>
          <w:numId w:val="30"/>
        </w:numPr>
        <w:tabs>
          <w:tab w:val="left" w:pos="1006"/>
        </w:tabs>
        <w:spacing w:line="204" w:lineRule="auto"/>
        <w:ind w:right="116" w:firstLine="408"/>
        <w:rPr>
          <w:rFonts w:ascii="Noto Sans TC" w:eastAsia="Noto Sans TC"/>
          <w:sz w:val="20"/>
        </w:rPr>
      </w:pPr>
      <w:r>
        <w:rPr>
          <w:color w:val="231F20"/>
          <w:w w:val="102"/>
          <w:sz w:val="20"/>
        </w:rPr>
        <w:t>從某會友被宣佈為不活躍會友之日起至少一年後，教會委員</w:t>
      </w:r>
      <w:r>
        <w:rPr>
          <w:color w:val="231F20"/>
          <w:spacing w:val="-6"/>
          <w:w w:val="102"/>
          <w:sz w:val="20"/>
        </w:rPr>
        <w:t>會可將其名字從教會會友名冊中除名。</w:t>
      </w:r>
      <w:r>
        <w:rPr>
          <w:rFonts w:ascii="Noto Sans TC" w:eastAsia="Noto Sans TC"/>
          <w:color w:val="231F20"/>
          <w:w w:val="102"/>
          <w:sz w:val="20"/>
        </w:rPr>
        <w:t>（111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111.4，114.3）</w:t>
      </w:r>
    </w:p>
    <w:p w14:paraId="4B4AD1EA" w14:textId="77777777" w:rsidR="003345E9" w:rsidRDefault="007169A0">
      <w:pPr>
        <w:pStyle w:val="a5"/>
        <w:numPr>
          <w:ilvl w:val="0"/>
          <w:numId w:val="30"/>
        </w:numPr>
        <w:tabs>
          <w:tab w:val="left" w:pos="1005"/>
        </w:tabs>
        <w:spacing w:line="309" w:lineRule="exact"/>
        <w:ind w:left="1005" w:hanging="477"/>
        <w:rPr>
          <w:sz w:val="20"/>
        </w:rPr>
      </w:pPr>
      <w:r>
        <w:rPr>
          <w:color w:val="231F20"/>
          <w:spacing w:val="-1"/>
          <w:sz w:val="20"/>
        </w:rPr>
        <w:t>教會委員會可以停止或取消任何一位地方傳道的執照。</w:t>
      </w:r>
    </w:p>
    <w:p w14:paraId="1063E749" w14:textId="77777777" w:rsidR="003345E9" w:rsidRDefault="007169A0">
      <w:pPr>
        <w:pStyle w:val="a5"/>
        <w:numPr>
          <w:ilvl w:val="0"/>
          <w:numId w:val="30"/>
        </w:numPr>
        <w:tabs>
          <w:tab w:val="left" w:pos="1005"/>
        </w:tabs>
        <w:spacing w:line="320" w:lineRule="exact"/>
        <w:ind w:left="1005" w:hanging="477"/>
        <w:rPr>
          <w:sz w:val="20"/>
        </w:rPr>
      </w:pPr>
      <w:r>
        <w:rPr>
          <w:b/>
          <w:color w:val="231F20"/>
          <w:sz w:val="20"/>
        </w:rPr>
        <w:t>教會秘書</w:t>
      </w:r>
      <w:r>
        <w:rPr>
          <w:color w:val="231F20"/>
          <w:sz w:val="20"/>
        </w:rPr>
        <w:t>。教會委員會</w:t>
      </w:r>
      <w:r>
        <w:rPr>
          <w:b/>
          <w:color w:val="231F20"/>
          <w:sz w:val="20"/>
        </w:rPr>
        <w:t>秘書之職責</w:t>
      </w:r>
      <w:r>
        <w:rPr>
          <w:color w:val="231F20"/>
          <w:spacing w:val="-4"/>
          <w:sz w:val="20"/>
        </w:rPr>
        <w:t>如下：</w:t>
      </w:r>
    </w:p>
    <w:p w14:paraId="63AC96DC" w14:textId="77777777" w:rsidR="003345E9" w:rsidRDefault="007169A0">
      <w:pPr>
        <w:pStyle w:val="a5"/>
        <w:numPr>
          <w:ilvl w:val="1"/>
          <w:numId w:val="30"/>
        </w:numPr>
        <w:tabs>
          <w:tab w:val="left" w:pos="1193"/>
        </w:tabs>
        <w:spacing w:before="11" w:line="204" w:lineRule="auto"/>
        <w:ind w:right="112" w:firstLine="408"/>
        <w:jc w:val="both"/>
        <w:rPr>
          <w:rFonts w:ascii="Noto Sans TC" w:eastAsia="Noto Sans TC"/>
          <w:sz w:val="20"/>
        </w:rPr>
      </w:pPr>
      <w:r>
        <w:rPr>
          <w:color w:val="231F20"/>
          <w:spacing w:val="1"/>
          <w:w w:val="102"/>
          <w:sz w:val="20"/>
        </w:rPr>
        <w:t>正確記錄並忠心保存所有教會會議和教會委員會之會議紀錄。同時執行該職位之有關職務。委員會之會議應紀錄出席和缺席委</w:t>
      </w:r>
      <w:r>
        <w:rPr>
          <w:color w:val="231F20"/>
          <w:spacing w:val="-6"/>
          <w:w w:val="102"/>
          <w:sz w:val="20"/>
        </w:rPr>
        <w:t>員的名單，以確有足夠法定人數開會。</w:t>
      </w:r>
      <w:r>
        <w:rPr>
          <w:rFonts w:ascii="Noto Sans TC" w:eastAsia="Noto Sans TC"/>
          <w:color w:val="231F20"/>
          <w:w w:val="102"/>
          <w:sz w:val="20"/>
        </w:rPr>
        <w:t>（122.1，139.19）</w:t>
      </w:r>
    </w:p>
    <w:p w14:paraId="6F2470BA" w14:textId="77777777" w:rsidR="003345E9" w:rsidRDefault="007169A0">
      <w:pPr>
        <w:pStyle w:val="a5"/>
        <w:numPr>
          <w:ilvl w:val="1"/>
          <w:numId w:val="30"/>
        </w:numPr>
        <w:tabs>
          <w:tab w:val="left" w:pos="1193"/>
        </w:tabs>
        <w:spacing w:before="3" w:line="204" w:lineRule="auto"/>
        <w:ind w:right="115" w:firstLine="408"/>
        <w:jc w:val="both"/>
        <w:rPr>
          <w:rFonts w:ascii="Noto Sans TC" w:eastAsia="Noto Sans TC"/>
          <w:sz w:val="20"/>
        </w:rPr>
      </w:pPr>
      <w:r>
        <w:rPr>
          <w:color w:val="231F20"/>
          <w:spacing w:val="1"/>
          <w:w w:val="102"/>
          <w:sz w:val="20"/>
        </w:rPr>
        <w:t>將地方教會一切主要之活動向教會年議會提出年報，包括</w:t>
      </w:r>
      <w:r>
        <w:rPr>
          <w:color w:val="231F20"/>
          <w:spacing w:val="-13"/>
          <w:w w:val="102"/>
          <w:sz w:val="20"/>
        </w:rPr>
        <w:t>會友人數之統計。</w:t>
      </w:r>
      <w:r>
        <w:rPr>
          <w:rFonts w:ascii="Noto Sans TC" w:eastAsia="Noto Sans TC"/>
          <w:color w:val="231F20"/>
          <w:w w:val="102"/>
          <w:sz w:val="20"/>
        </w:rPr>
        <w:t>（115.9）</w:t>
      </w:r>
    </w:p>
    <w:p w14:paraId="6405849B" w14:textId="77777777" w:rsidR="003345E9" w:rsidRDefault="007169A0">
      <w:pPr>
        <w:pStyle w:val="a5"/>
        <w:numPr>
          <w:ilvl w:val="1"/>
          <w:numId w:val="30"/>
        </w:numPr>
        <w:tabs>
          <w:tab w:val="left" w:pos="1193"/>
        </w:tabs>
        <w:spacing w:line="206" w:lineRule="auto"/>
        <w:ind w:right="17" w:firstLine="408"/>
        <w:rPr>
          <w:sz w:val="20"/>
        </w:rPr>
      </w:pPr>
      <w:r>
        <w:rPr>
          <w:color w:val="231F20"/>
          <w:spacing w:val="1"/>
          <w:w w:val="102"/>
          <w:sz w:val="20"/>
        </w:rPr>
        <w:t>審閱保管地方教會所有之資料、記錄和法律文件，包括契</w:t>
      </w:r>
      <w:r>
        <w:rPr>
          <w:color w:val="231F20"/>
          <w:w w:val="102"/>
          <w:sz w:val="20"/>
        </w:rPr>
        <w:t>據、摘要、保險單、貸款文件、教會會友名冊、歷史記錄、教會委員</w:t>
      </w:r>
      <w:r>
        <w:rPr>
          <w:color w:val="231F20"/>
          <w:spacing w:val="-1"/>
          <w:w w:val="102"/>
          <w:sz w:val="20"/>
        </w:rPr>
        <w:t>會會議記錄、以及財團法人之文件，將上述文件存於教會內的防火箱，</w:t>
      </w:r>
      <w:r>
        <w:rPr>
          <w:color w:val="231F20"/>
          <w:spacing w:val="1"/>
          <w:w w:val="102"/>
          <w:sz w:val="20"/>
        </w:rPr>
        <w:t>若可行，可將之置於當地銀行或類似機構之安全保險箱內。採取上述</w:t>
      </w:r>
      <w:r>
        <w:rPr>
          <w:color w:val="231F20"/>
          <w:w w:val="102"/>
          <w:sz w:val="20"/>
        </w:rPr>
        <w:t>的方式時，教牧和教會司庫均可自由領存有關資料，在職務交接時應立刻將上述所有之文件交由繼任者保管處理。</w:t>
      </w:r>
    </w:p>
    <w:p w14:paraId="42BD2405"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6D1BBB5D"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BEFE009" w14:textId="77777777" w:rsidR="003345E9" w:rsidRDefault="007169A0">
      <w:pPr>
        <w:pStyle w:val="a5"/>
        <w:numPr>
          <w:ilvl w:val="1"/>
          <w:numId w:val="30"/>
        </w:numPr>
        <w:tabs>
          <w:tab w:val="left" w:pos="1192"/>
        </w:tabs>
        <w:spacing w:before="238" w:line="204" w:lineRule="auto"/>
        <w:ind w:right="115" w:firstLine="407"/>
        <w:rPr>
          <w:rFonts w:ascii="Noto Sans TC" w:eastAsia="Noto Sans TC"/>
          <w:sz w:val="20"/>
        </w:rPr>
      </w:pPr>
      <w:r>
        <w:rPr>
          <w:color w:val="231F20"/>
          <w:spacing w:val="1"/>
          <w:w w:val="102"/>
          <w:sz w:val="20"/>
        </w:rPr>
        <w:t>擔任所有教會年議會及教會特別會議之秘書，並擔任教會</w:t>
      </w:r>
      <w:r>
        <w:rPr>
          <w:color w:val="231F20"/>
          <w:spacing w:val="-5"/>
          <w:w w:val="102"/>
          <w:sz w:val="20"/>
        </w:rPr>
        <w:t>年議會及教會特別會議之會議記錄和文件之保管人。</w:t>
      </w:r>
      <w:r>
        <w:rPr>
          <w:rFonts w:ascii="Noto Sans TC" w:eastAsia="Noto Sans TC"/>
          <w:color w:val="231F20"/>
          <w:w w:val="102"/>
          <w:sz w:val="20"/>
        </w:rPr>
        <w:t>（115.6）</w:t>
      </w:r>
    </w:p>
    <w:p w14:paraId="1C729FD9" w14:textId="77777777" w:rsidR="003345E9" w:rsidRDefault="007169A0">
      <w:pPr>
        <w:pStyle w:val="a5"/>
        <w:numPr>
          <w:ilvl w:val="1"/>
          <w:numId w:val="30"/>
        </w:numPr>
        <w:tabs>
          <w:tab w:val="left" w:pos="1192"/>
        </w:tabs>
        <w:spacing w:line="204" w:lineRule="auto"/>
        <w:ind w:right="115" w:firstLine="407"/>
        <w:rPr>
          <w:sz w:val="20"/>
        </w:rPr>
      </w:pPr>
      <w:r>
        <w:rPr>
          <w:color w:val="231F20"/>
          <w:spacing w:val="1"/>
          <w:w w:val="102"/>
          <w:sz w:val="20"/>
        </w:rPr>
        <w:t>向地區監督提出聘用及續聘教牧投票結果之書面證明。這</w:t>
      </w:r>
      <w:r>
        <w:rPr>
          <w:color w:val="231F20"/>
          <w:w w:val="102"/>
          <w:sz w:val="20"/>
        </w:rPr>
        <w:t>種證明須在投票後一週內提出。</w:t>
      </w:r>
    </w:p>
    <w:p w14:paraId="746B14DB" w14:textId="77777777" w:rsidR="003345E9" w:rsidRDefault="007169A0">
      <w:pPr>
        <w:pStyle w:val="a5"/>
        <w:numPr>
          <w:ilvl w:val="1"/>
          <w:numId w:val="30"/>
        </w:numPr>
        <w:tabs>
          <w:tab w:val="left" w:pos="1192"/>
        </w:tabs>
        <w:spacing w:before="3" w:line="204" w:lineRule="auto"/>
        <w:ind w:right="115" w:firstLine="407"/>
        <w:rPr>
          <w:sz w:val="20"/>
        </w:rPr>
      </w:pPr>
      <w:r>
        <w:rPr>
          <w:color w:val="231F20"/>
          <w:spacing w:val="1"/>
          <w:w w:val="102"/>
          <w:sz w:val="20"/>
        </w:rPr>
        <w:t>當地方教會沒有教牧時，所有教會會議及教會委員會之會</w:t>
      </w:r>
      <w:r>
        <w:rPr>
          <w:color w:val="231F20"/>
          <w:w w:val="102"/>
          <w:sz w:val="20"/>
        </w:rPr>
        <w:t>議記錄須於會議後三天內將副本一份，寄給地區監督。</w:t>
      </w:r>
    </w:p>
    <w:p w14:paraId="4B0C0B45" w14:textId="77777777" w:rsidR="003345E9" w:rsidRDefault="007169A0">
      <w:pPr>
        <w:pStyle w:val="a5"/>
        <w:numPr>
          <w:ilvl w:val="1"/>
          <w:numId w:val="30"/>
        </w:numPr>
        <w:tabs>
          <w:tab w:val="left" w:pos="1142"/>
        </w:tabs>
        <w:spacing w:before="2" w:line="204" w:lineRule="auto"/>
        <w:ind w:right="102" w:firstLine="408"/>
        <w:jc w:val="both"/>
        <w:rPr>
          <w:rFonts w:ascii="Noto Sans TC" w:eastAsia="Noto Sans TC"/>
          <w:sz w:val="20"/>
        </w:rPr>
      </w:pPr>
      <w:r>
        <w:rPr>
          <w:color w:val="231F20"/>
          <w:spacing w:val="12"/>
          <w:sz w:val="20"/>
        </w:rPr>
        <w:t>「教會手冊」</w:t>
      </w:r>
      <w:r>
        <w:rPr>
          <w:rFonts w:ascii="Noto Serif SC" w:eastAsia="Noto Serif SC"/>
          <w:color w:val="231F20"/>
          <w:spacing w:val="12"/>
          <w:sz w:val="20"/>
        </w:rPr>
        <w:t>没</w:t>
      </w:r>
      <w:r>
        <w:rPr>
          <w:color w:val="231F20"/>
          <w:spacing w:val="10"/>
          <w:sz w:val="20"/>
        </w:rPr>
        <w:t>有明確規定時，與教牧共同簽署不動產</w:t>
      </w:r>
      <w:r>
        <w:rPr>
          <w:color w:val="231F20"/>
          <w:spacing w:val="9"/>
          <w:sz w:val="20"/>
        </w:rPr>
        <w:t>之轉讓、抵押、解除抵押、合約和其他法律文件</w:t>
      </w:r>
      <w:r>
        <w:rPr>
          <w:color w:val="231F20"/>
          <w:spacing w:val="-102"/>
          <w:sz w:val="20"/>
        </w:rPr>
        <w:t>。</w:t>
      </w:r>
      <w:r>
        <w:rPr>
          <w:rFonts w:ascii="Noto Sans TC" w:eastAsia="Noto Sans TC"/>
          <w:color w:val="231F20"/>
          <w:sz w:val="20"/>
        </w:rPr>
        <w:t xml:space="preserve">（102.3，103 ～ </w:t>
      </w:r>
      <w:r>
        <w:rPr>
          <w:rFonts w:ascii="Noto Sans TC" w:eastAsia="Noto Sans TC"/>
          <w:color w:val="231F20"/>
          <w:spacing w:val="-2"/>
          <w:sz w:val="20"/>
        </w:rPr>
        <w:t>104.2）</w:t>
      </w:r>
    </w:p>
    <w:p w14:paraId="28193DB2" w14:textId="77777777" w:rsidR="003345E9" w:rsidRDefault="007169A0">
      <w:pPr>
        <w:pStyle w:val="a5"/>
        <w:numPr>
          <w:ilvl w:val="0"/>
          <w:numId w:val="30"/>
        </w:numPr>
        <w:tabs>
          <w:tab w:val="left" w:pos="1005"/>
        </w:tabs>
        <w:spacing w:line="309" w:lineRule="exact"/>
        <w:ind w:left="1005" w:hanging="477"/>
        <w:jc w:val="both"/>
        <w:rPr>
          <w:sz w:val="20"/>
        </w:rPr>
      </w:pPr>
      <w:r>
        <w:rPr>
          <w:b/>
          <w:color w:val="231F20"/>
          <w:sz w:val="20"/>
        </w:rPr>
        <w:t>教會司庫</w:t>
      </w:r>
      <w:r>
        <w:rPr>
          <w:color w:val="231F20"/>
          <w:sz w:val="20"/>
        </w:rPr>
        <w:t>。教會委員會</w:t>
      </w:r>
      <w:r>
        <w:rPr>
          <w:b/>
          <w:color w:val="231F20"/>
          <w:sz w:val="20"/>
        </w:rPr>
        <w:t>司庫的職責</w:t>
      </w:r>
      <w:r>
        <w:rPr>
          <w:color w:val="231F20"/>
          <w:spacing w:val="-4"/>
          <w:sz w:val="20"/>
        </w:rPr>
        <w:t>如下：</w:t>
      </w:r>
    </w:p>
    <w:p w14:paraId="6B609128" w14:textId="77777777" w:rsidR="003345E9" w:rsidRDefault="007169A0">
      <w:pPr>
        <w:pStyle w:val="a5"/>
        <w:numPr>
          <w:ilvl w:val="1"/>
          <w:numId w:val="30"/>
        </w:numPr>
        <w:tabs>
          <w:tab w:val="left" w:pos="1192"/>
        </w:tabs>
        <w:spacing w:line="320" w:lineRule="exact"/>
        <w:ind w:left="1192" w:hanging="664"/>
        <w:jc w:val="both"/>
        <w:rPr>
          <w:sz w:val="20"/>
        </w:rPr>
      </w:pPr>
      <w:r>
        <w:rPr>
          <w:color w:val="231F20"/>
          <w:spacing w:val="-1"/>
          <w:sz w:val="20"/>
        </w:rPr>
        <w:t>在教會委員會之指揮下，辦理所有金錢的收入和出納事務。</w:t>
      </w:r>
    </w:p>
    <w:p w14:paraId="72AD8DE9"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（139.21）</w:t>
      </w:r>
    </w:p>
    <w:p w14:paraId="072A1085" w14:textId="77777777" w:rsidR="003345E9" w:rsidRDefault="007169A0">
      <w:pPr>
        <w:pStyle w:val="a5"/>
        <w:numPr>
          <w:ilvl w:val="1"/>
          <w:numId w:val="30"/>
        </w:numPr>
        <w:tabs>
          <w:tab w:val="left" w:pos="1193"/>
        </w:tabs>
        <w:spacing w:before="11" w:line="204" w:lineRule="auto"/>
        <w:ind w:right="113" w:firstLine="408"/>
        <w:rPr>
          <w:rFonts w:ascii="Noto Sans TC" w:eastAsia="Noto Sans TC"/>
          <w:sz w:val="20"/>
        </w:rPr>
      </w:pPr>
      <w:r>
        <w:rPr>
          <w:color w:val="231F20"/>
          <w:w w:val="102"/>
          <w:sz w:val="20"/>
        </w:rPr>
        <w:t>除另有規定，應按月將所有地區基金寄給地區司庫，所有</w:t>
      </w:r>
      <w:r>
        <w:rPr>
          <w:color w:val="231F20"/>
          <w:spacing w:val="-8"/>
          <w:w w:val="102"/>
          <w:sz w:val="20"/>
        </w:rPr>
        <w:t>為總會籌的經費寄給總司庫。</w:t>
      </w:r>
      <w:r>
        <w:rPr>
          <w:rFonts w:ascii="Noto Sans TC" w:eastAsia="Noto Sans TC"/>
          <w:color w:val="231F20"/>
          <w:w w:val="102"/>
          <w:sz w:val="20"/>
        </w:rPr>
        <w:t>（125.9）</w:t>
      </w:r>
    </w:p>
    <w:p w14:paraId="73C86EF1" w14:textId="77777777" w:rsidR="003345E9" w:rsidRDefault="007169A0">
      <w:pPr>
        <w:pStyle w:val="a5"/>
        <w:numPr>
          <w:ilvl w:val="1"/>
          <w:numId w:val="30"/>
        </w:numPr>
        <w:tabs>
          <w:tab w:val="left" w:pos="1192"/>
        </w:tabs>
        <w:spacing w:line="309" w:lineRule="exact"/>
        <w:ind w:left="1192" w:hanging="664"/>
        <w:jc w:val="both"/>
        <w:rPr>
          <w:rFonts w:ascii="Noto Sans TC" w:eastAsia="Noto Sans TC"/>
          <w:sz w:val="20"/>
        </w:rPr>
      </w:pPr>
      <w:r>
        <w:rPr>
          <w:color w:val="231F20"/>
          <w:spacing w:val="-10"/>
          <w:sz w:val="20"/>
        </w:rPr>
        <w:t>保存所有財政收支記錄。</w:t>
      </w:r>
      <w:r>
        <w:rPr>
          <w:rFonts w:ascii="Noto Sans TC" w:eastAsia="Noto Sans TC"/>
          <w:color w:val="231F20"/>
          <w:spacing w:val="-2"/>
          <w:sz w:val="20"/>
        </w:rPr>
        <w:t>（139.21）</w:t>
      </w:r>
    </w:p>
    <w:p w14:paraId="6B550F54" w14:textId="77777777" w:rsidR="003345E9" w:rsidRDefault="007169A0">
      <w:pPr>
        <w:pStyle w:val="a5"/>
        <w:numPr>
          <w:ilvl w:val="1"/>
          <w:numId w:val="30"/>
        </w:numPr>
        <w:tabs>
          <w:tab w:val="left" w:pos="1192"/>
        </w:tabs>
        <w:spacing w:line="320" w:lineRule="exact"/>
        <w:ind w:left="1192" w:hanging="664"/>
        <w:jc w:val="both"/>
        <w:rPr>
          <w:rFonts w:ascii="Noto Sans TC" w:eastAsia="Noto Sans TC"/>
          <w:sz w:val="20"/>
        </w:rPr>
      </w:pPr>
      <w:r>
        <w:rPr>
          <w:color w:val="231F20"/>
          <w:spacing w:val="-6"/>
          <w:sz w:val="20"/>
        </w:rPr>
        <w:t>每月向教會委員會提出詳細之財務月報。</w:t>
      </w:r>
      <w:r>
        <w:rPr>
          <w:rFonts w:ascii="Noto Sans TC" w:eastAsia="Noto Sans TC"/>
          <w:color w:val="231F20"/>
          <w:spacing w:val="-2"/>
          <w:sz w:val="20"/>
        </w:rPr>
        <w:t>（139.21）</w:t>
      </w:r>
    </w:p>
    <w:p w14:paraId="393A0C6B" w14:textId="77777777" w:rsidR="003345E9" w:rsidRDefault="007169A0">
      <w:pPr>
        <w:pStyle w:val="a5"/>
        <w:numPr>
          <w:ilvl w:val="1"/>
          <w:numId w:val="30"/>
        </w:numPr>
        <w:tabs>
          <w:tab w:val="left" w:pos="1192"/>
        </w:tabs>
        <w:spacing w:line="320" w:lineRule="exact"/>
        <w:ind w:left="1192" w:hanging="664"/>
        <w:jc w:val="both"/>
        <w:rPr>
          <w:rFonts w:ascii="Noto Sans TC" w:eastAsia="Noto Sans TC"/>
          <w:sz w:val="20"/>
        </w:rPr>
      </w:pPr>
      <w:r>
        <w:rPr>
          <w:color w:val="231F20"/>
          <w:spacing w:val="-6"/>
          <w:sz w:val="20"/>
        </w:rPr>
        <w:t>每年向教會年議會提出年度財務報告。</w:t>
      </w:r>
      <w:r>
        <w:rPr>
          <w:rFonts w:ascii="Noto Sans TC" w:eastAsia="Noto Sans TC"/>
          <w:color w:val="231F20"/>
          <w:spacing w:val="-2"/>
          <w:sz w:val="20"/>
        </w:rPr>
        <w:t>（115.9，139.21）</w:t>
      </w:r>
    </w:p>
    <w:p w14:paraId="02FB24F0" w14:textId="77777777" w:rsidR="003345E9" w:rsidRDefault="007169A0">
      <w:pPr>
        <w:pStyle w:val="a5"/>
        <w:numPr>
          <w:ilvl w:val="1"/>
          <w:numId w:val="30"/>
        </w:numPr>
        <w:tabs>
          <w:tab w:val="left" w:pos="1192"/>
        </w:tabs>
        <w:spacing w:line="348" w:lineRule="exact"/>
        <w:ind w:left="1192" w:hanging="664"/>
        <w:rPr>
          <w:sz w:val="20"/>
        </w:rPr>
      </w:pPr>
      <w:r>
        <w:rPr>
          <w:color w:val="231F20"/>
          <w:spacing w:val="-1"/>
          <w:sz w:val="20"/>
        </w:rPr>
        <w:t>當司庫離職時，應將所有帳目移交給教會委員會。</w:t>
      </w:r>
    </w:p>
    <w:p w14:paraId="77C4CA46" w14:textId="77777777" w:rsidR="003345E9" w:rsidRDefault="007169A0">
      <w:pPr>
        <w:pStyle w:val="2"/>
        <w:spacing w:before="45"/>
      </w:pPr>
      <w:r>
        <w:rPr>
          <w:color w:val="231F20"/>
          <w:spacing w:val="-2"/>
        </w:rPr>
        <w:t>十三、執事</w:t>
      </w:r>
    </w:p>
    <w:p w14:paraId="5390DD63" w14:textId="77777777" w:rsidR="003345E9" w:rsidRDefault="007169A0">
      <w:pPr>
        <w:pStyle w:val="a5"/>
        <w:numPr>
          <w:ilvl w:val="0"/>
          <w:numId w:val="30"/>
        </w:numPr>
        <w:tabs>
          <w:tab w:val="left" w:pos="1008"/>
        </w:tabs>
        <w:spacing w:before="49" w:line="204" w:lineRule="auto"/>
        <w:ind w:right="16" w:firstLine="408"/>
        <w:jc w:val="both"/>
        <w:rPr>
          <w:rFonts w:ascii="Noto Sans TC" w:eastAsia="Noto Sans TC"/>
          <w:sz w:val="20"/>
        </w:rPr>
      </w:pPr>
      <w:r>
        <w:rPr>
          <w:color w:val="231F20"/>
          <w:spacing w:val="8"/>
          <w:w w:val="102"/>
          <w:sz w:val="20"/>
        </w:rPr>
        <w:t>教會之執事不得少於兩人或多於十三人。他們應在教會年議會或特別會議中，從教會會友中，以選票選出。他們在下一教會</w:t>
      </w:r>
      <w:r>
        <w:rPr>
          <w:color w:val="231F20"/>
          <w:spacing w:val="6"/>
          <w:w w:val="102"/>
          <w:sz w:val="20"/>
        </w:rPr>
        <w:t>年度中擔任該職務，任期直到合格的繼任者選出為止</w:t>
      </w:r>
      <w:r>
        <w:rPr>
          <w:color w:val="231F20"/>
          <w:spacing w:val="-104"/>
          <w:w w:val="102"/>
          <w:sz w:val="20"/>
        </w:rPr>
        <w:t>。</w:t>
      </w:r>
      <w:r>
        <w:rPr>
          <w:rFonts w:ascii="Noto Sans TC" w:eastAsia="Noto Sans TC"/>
          <w:color w:val="231F20"/>
          <w:w w:val="102"/>
          <w:sz w:val="20"/>
        </w:rPr>
        <w:t>（33，115.7， 115.11，137）</w:t>
      </w:r>
    </w:p>
    <w:p w14:paraId="7789F667" w14:textId="77777777" w:rsidR="003345E9" w:rsidRDefault="007169A0">
      <w:pPr>
        <w:pStyle w:val="a5"/>
        <w:numPr>
          <w:ilvl w:val="0"/>
          <w:numId w:val="30"/>
        </w:numPr>
        <w:tabs>
          <w:tab w:val="left" w:pos="1005"/>
        </w:tabs>
        <w:spacing w:line="312" w:lineRule="exact"/>
        <w:ind w:left="1005" w:hanging="477"/>
        <w:jc w:val="both"/>
        <w:rPr>
          <w:sz w:val="20"/>
        </w:rPr>
      </w:pPr>
      <w:r>
        <w:rPr>
          <w:b/>
          <w:color w:val="231F20"/>
          <w:sz w:val="20"/>
        </w:rPr>
        <w:t>執事的職責</w:t>
      </w:r>
      <w:r>
        <w:rPr>
          <w:color w:val="231F20"/>
          <w:spacing w:val="-4"/>
          <w:sz w:val="20"/>
        </w:rPr>
        <w:t>如下：</w:t>
      </w:r>
    </w:p>
    <w:p w14:paraId="02BECCA6" w14:textId="77777777" w:rsidR="003345E9" w:rsidRDefault="007169A0">
      <w:pPr>
        <w:pStyle w:val="a5"/>
        <w:numPr>
          <w:ilvl w:val="1"/>
          <w:numId w:val="30"/>
        </w:numPr>
        <w:tabs>
          <w:tab w:val="left" w:pos="1193"/>
        </w:tabs>
        <w:spacing w:before="11" w:line="204" w:lineRule="auto"/>
        <w:ind w:right="113" w:firstLine="408"/>
        <w:rPr>
          <w:sz w:val="20"/>
        </w:rPr>
      </w:pPr>
      <w:r>
        <w:rPr>
          <w:color w:val="231F20"/>
          <w:w w:val="102"/>
          <w:sz w:val="20"/>
        </w:rPr>
        <w:t>除非另有安排，擔任教會增長委員會委員，教牧為當然主席，負責對外、福音及促進教會和佈道所之新建。</w:t>
      </w:r>
    </w:p>
    <w:p w14:paraId="6CBDC043" w14:textId="77777777" w:rsidR="003345E9" w:rsidRDefault="007169A0">
      <w:pPr>
        <w:pStyle w:val="a5"/>
        <w:numPr>
          <w:ilvl w:val="1"/>
          <w:numId w:val="30"/>
        </w:numPr>
        <w:tabs>
          <w:tab w:val="left" w:pos="1193"/>
        </w:tabs>
        <w:spacing w:line="206" w:lineRule="auto"/>
        <w:ind w:right="15" w:firstLine="408"/>
        <w:rPr>
          <w:sz w:val="20"/>
        </w:rPr>
      </w:pPr>
      <w:r>
        <w:rPr>
          <w:color w:val="231F20"/>
          <w:spacing w:val="1"/>
          <w:w w:val="102"/>
          <w:sz w:val="20"/>
        </w:rPr>
        <w:t>對有需要的人和憂傷痛苦的人，提供協助和支持。聖經中</w:t>
      </w:r>
      <w:r>
        <w:rPr>
          <w:color w:val="231F20"/>
          <w:w w:val="102"/>
          <w:sz w:val="20"/>
        </w:rPr>
        <w:t>信徒領袖的角色乃是要擔任實際的服事工作</w:t>
      </w:r>
      <w:r>
        <w:rPr>
          <w:color w:val="231F20"/>
          <w:spacing w:val="1"/>
          <w:w w:val="102"/>
          <w:sz w:val="20"/>
        </w:rPr>
        <w:t>（</w:t>
      </w:r>
      <w:r>
        <w:rPr>
          <w:color w:val="231F20"/>
          <w:w w:val="102"/>
          <w:sz w:val="20"/>
        </w:rPr>
        <w:t>羅馬書十二</w:t>
      </w:r>
      <w:r>
        <w:rPr>
          <w:color w:val="231F20"/>
          <w:sz w:val="20"/>
        </w:rPr>
        <w:t xml:space="preserve"> </w:t>
      </w:r>
      <w:r>
        <w:rPr>
          <w:color w:val="231F20"/>
          <w:w w:val="102"/>
          <w:sz w:val="20"/>
        </w:rPr>
        <w:t>6</w:t>
      </w:r>
      <w:r>
        <w:rPr>
          <w:color w:val="231F20"/>
          <w:sz w:val="20"/>
        </w:rPr>
        <w:t xml:space="preserve"> </w:t>
      </w:r>
      <w:r>
        <w:rPr>
          <w:color w:val="231F20"/>
          <w:w w:val="102"/>
          <w:sz w:val="20"/>
        </w:rPr>
        <w:t>～</w:t>
      </w:r>
      <w:r>
        <w:rPr>
          <w:color w:val="231F20"/>
          <w:sz w:val="20"/>
        </w:rPr>
        <w:t xml:space="preserve"> </w:t>
      </w:r>
      <w:r>
        <w:rPr>
          <w:color w:val="231F20"/>
          <w:w w:val="102"/>
          <w:sz w:val="20"/>
        </w:rPr>
        <w:t>8</w:t>
      </w:r>
      <w:r>
        <w:rPr>
          <w:color w:val="231F20"/>
          <w:spacing w:val="-102"/>
          <w:w w:val="102"/>
          <w:sz w:val="20"/>
        </w:rPr>
        <w:t>）</w:t>
      </w:r>
      <w:r>
        <w:rPr>
          <w:color w:val="231F20"/>
          <w:spacing w:val="1"/>
          <w:w w:val="102"/>
          <w:sz w:val="20"/>
        </w:rPr>
        <w:t>。因</w:t>
      </w:r>
      <w:r>
        <w:rPr>
          <w:color w:val="231F20"/>
          <w:w w:val="102"/>
          <w:sz w:val="20"/>
        </w:rPr>
        <w:t>此，執事應奉獻他們的時間和屬靈的恩賜於服事、行政、鼓勵、憐憫、探訪和其他的事工。</w:t>
      </w:r>
    </w:p>
    <w:p w14:paraId="4685C0E1" w14:textId="77777777" w:rsidR="003345E9" w:rsidRDefault="007169A0">
      <w:pPr>
        <w:pStyle w:val="a5"/>
        <w:numPr>
          <w:ilvl w:val="1"/>
          <w:numId w:val="30"/>
        </w:numPr>
        <w:tabs>
          <w:tab w:val="left" w:pos="1193"/>
        </w:tabs>
        <w:spacing w:line="332" w:lineRule="exact"/>
        <w:ind w:left="1193" w:hanging="665"/>
        <w:rPr>
          <w:sz w:val="20"/>
        </w:rPr>
      </w:pPr>
      <w:r>
        <w:rPr>
          <w:color w:val="231F20"/>
          <w:spacing w:val="-1"/>
          <w:sz w:val="20"/>
        </w:rPr>
        <w:t>在教會委員會之督導下，擔任佈道與教會會友資格審查委</w:t>
      </w:r>
    </w:p>
    <w:p w14:paraId="14454FEF" w14:textId="77777777" w:rsidR="003345E9" w:rsidRDefault="003345E9">
      <w:pPr>
        <w:pStyle w:val="a5"/>
        <w:spacing w:line="332" w:lineRule="exact"/>
        <w:rPr>
          <w:sz w:val="20"/>
        </w:rPr>
        <w:sectPr w:rsidR="003345E9">
          <w:pgSz w:w="8640" w:h="12960"/>
          <w:pgMar w:top="480" w:right="1080" w:bottom="1180" w:left="1080" w:header="0" w:footer="997" w:gutter="0"/>
          <w:cols w:space="720"/>
        </w:sectPr>
      </w:pPr>
    </w:p>
    <w:p w14:paraId="42182F48" w14:textId="77777777" w:rsidR="003345E9" w:rsidRDefault="007169A0">
      <w:pPr>
        <w:pStyle w:val="a3"/>
        <w:spacing w:before="50"/>
        <w:ind w:left="0"/>
        <w:jc w:val="center"/>
      </w:pPr>
      <w:r>
        <w:rPr>
          <w:color w:val="231F20"/>
          <w:spacing w:val="-3"/>
        </w:rPr>
        <w:lastRenderedPageBreak/>
        <w:t>地方教會</w:t>
      </w:r>
    </w:p>
    <w:p w14:paraId="34DAC47C" w14:textId="77777777" w:rsidR="003345E9" w:rsidRDefault="007169A0">
      <w:pPr>
        <w:pStyle w:val="a3"/>
        <w:spacing w:before="199" w:line="348" w:lineRule="exact"/>
        <w:ind w:left="119"/>
        <w:jc w:val="both"/>
      </w:pPr>
      <w:r>
        <w:rPr>
          <w:color w:val="231F20"/>
          <w:spacing w:val="1"/>
        </w:rPr>
        <w:t xml:space="preserve">員會之工作，如 </w:t>
      </w:r>
      <w:r>
        <w:rPr>
          <w:rFonts w:ascii="Noto Sans TC" w:eastAsia="Noto Sans TC"/>
          <w:color w:val="231F20"/>
        </w:rPr>
        <w:t>112</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rPr>
        <w:t>112.8</w:t>
      </w:r>
      <w:r>
        <w:rPr>
          <w:rFonts w:ascii="Noto Sans TC" w:eastAsia="Noto Sans TC"/>
          <w:color w:val="231F20"/>
          <w:spacing w:val="21"/>
        </w:rPr>
        <w:t xml:space="preserve"> </w:t>
      </w:r>
      <w:r>
        <w:rPr>
          <w:color w:val="231F20"/>
          <w:spacing w:val="-3"/>
        </w:rPr>
        <w:t>條所述。</w:t>
      </w:r>
    </w:p>
    <w:p w14:paraId="47B08F08" w14:textId="77777777" w:rsidR="003345E9" w:rsidRDefault="007169A0">
      <w:pPr>
        <w:pStyle w:val="a5"/>
        <w:numPr>
          <w:ilvl w:val="1"/>
          <w:numId w:val="30"/>
        </w:numPr>
        <w:tabs>
          <w:tab w:val="left" w:pos="1192"/>
        </w:tabs>
        <w:spacing w:before="8" w:line="206" w:lineRule="auto"/>
        <w:ind w:left="119" w:right="113" w:firstLine="408"/>
        <w:jc w:val="both"/>
        <w:rPr>
          <w:sz w:val="20"/>
        </w:rPr>
      </w:pPr>
      <w:r>
        <w:rPr>
          <w:color w:val="231F20"/>
          <w:w w:val="102"/>
          <w:sz w:val="20"/>
        </w:rPr>
        <w:t>協助教牧組織教會，使眾會友都有機會參與服事。要特別</w:t>
      </w:r>
      <w:r>
        <w:rPr>
          <w:color w:val="231F20"/>
          <w:spacing w:val="3"/>
          <w:w w:val="102"/>
          <w:sz w:val="20"/>
        </w:rPr>
        <w:t>留意向鄰近地區及社區中，不同文化和社會經濟背景的人推展福音事</w:t>
      </w:r>
      <w:r>
        <w:rPr>
          <w:color w:val="231F20"/>
          <w:w w:val="102"/>
          <w:sz w:val="20"/>
        </w:rPr>
        <w:t>工。</w:t>
      </w:r>
    </w:p>
    <w:p w14:paraId="5B6BF268" w14:textId="77777777" w:rsidR="003345E9" w:rsidRDefault="007169A0">
      <w:pPr>
        <w:pStyle w:val="a5"/>
        <w:numPr>
          <w:ilvl w:val="1"/>
          <w:numId w:val="30"/>
        </w:numPr>
        <w:tabs>
          <w:tab w:val="left" w:pos="1191"/>
        </w:tabs>
        <w:spacing w:line="306" w:lineRule="exact"/>
        <w:ind w:left="1191" w:hanging="664"/>
        <w:rPr>
          <w:sz w:val="20"/>
        </w:rPr>
      </w:pPr>
      <w:r>
        <w:rPr>
          <w:color w:val="231F20"/>
          <w:spacing w:val="-1"/>
          <w:sz w:val="20"/>
        </w:rPr>
        <w:t>在社區其他基督徒活動與服務機構間作聯絡之工作。</w:t>
      </w:r>
    </w:p>
    <w:p w14:paraId="573F6B14" w14:textId="77777777" w:rsidR="003345E9" w:rsidRDefault="007169A0">
      <w:pPr>
        <w:pStyle w:val="a5"/>
        <w:numPr>
          <w:ilvl w:val="1"/>
          <w:numId w:val="30"/>
        </w:numPr>
        <w:tabs>
          <w:tab w:val="left" w:pos="1191"/>
        </w:tabs>
        <w:spacing w:line="320" w:lineRule="exact"/>
        <w:ind w:left="1191" w:hanging="664"/>
        <w:rPr>
          <w:sz w:val="20"/>
        </w:rPr>
      </w:pPr>
      <w:r>
        <w:rPr>
          <w:color w:val="231F20"/>
          <w:spacing w:val="-1"/>
          <w:sz w:val="20"/>
        </w:rPr>
        <w:t>在公開聚會中協助教牧，並在教會中協助栽培信徒之靈命。</w:t>
      </w:r>
    </w:p>
    <w:p w14:paraId="36FBBC4D" w14:textId="77777777" w:rsidR="003345E9" w:rsidRDefault="007169A0">
      <w:pPr>
        <w:pStyle w:val="a5"/>
        <w:numPr>
          <w:ilvl w:val="1"/>
          <w:numId w:val="30"/>
        </w:numPr>
        <w:tabs>
          <w:tab w:val="left" w:pos="1196"/>
        </w:tabs>
        <w:spacing w:line="320" w:lineRule="exact"/>
        <w:ind w:left="1196"/>
        <w:rPr>
          <w:sz w:val="20"/>
        </w:rPr>
      </w:pPr>
      <w:r>
        <w:rPr>
          <w:color w:val="231F20"/>
          <w:spacing w:val="13"/>
          <w:sz w:val="20"/>
        </w:rPr>
        <w:t>預備聖餐需用之物品，在教牧邀請下，協助分餅分杯。</w:t>
      </w:r>
    </w:p>
    <w:p w14:paraId="7273AE3C" w14:textId="77777777" w:rsidR="003345E9" w:rsidRDefault="007169A0">
      <w:pPr>
        <w:pStyle w:val="a3"/>
        <w:spacing w:line="320" w:lineRule="exact"/>
        <w:ind w:left="17"/>
        <w:rPr>
          <w:rFonts w:ascii="Noto Sans TC" w:eastAsia="Noto Sans TC"/>
        </w:rPr>
      </w:pPr>
      <w:r>
        <w:rPr>
          <w:rFonts w:ascii="Noto Sans TC" w:eastAsia="Noto Sans TC"/>
          <w:color w:val="231F20"/>
          <w:spacing w:val="-2"/>
        </w:rPr>
        <w:t>（124.4，700）</w:t>
      </w:r>
    </w:p>
    <w:p w14:paraId="5AF032F3" w14:textId="77777777" w:rsidR="003345E9" w:rsidRDefault="007169A0">
      <w:pPr>
        <w:pStyle w:val="a5"/>
        <w:numPr>
          <w:ilvl w:val="0"/>
          <w:numId w:val="30"/>
        </w:numPr>
        <w:tabs>
          <w:tab w:val="left" w:pos="1009"/>
        </w:tabs>
        <w:spacing w:line="320" w:lineRule="exact"/>
        <w:ind w:left="1009" w:hanging="482"/>
        <w:rPr>
          <w:sz w:val="20"/>
        </w:rPr>
      </w:pPr>
      <w:r>
        <w:rPr>
          <w:color w:val="231F20"/>
          <w:spacing w:val="11"/>
          <w:sz w:val="20"/>
        </w:rPr>
        <w:t>執事出缺時， 應由地方教會正式召開教會會議， 或根據</w:t>
      </w:r>
    </w:p>
    <w:p w14:paraId="4BDF778F" w14:textId="77777777" w:rsidR="003345E9" w:rsidRDefault="007169A0">
      <w:pPr>
        <w:pStyle w:val="a3"/>
        <w:spacing w:line="320" w:lineRule="exact"/>
        <w:ind w:left="119"/>
        <w:rPr>
          <w:rFonts w:ascii="Noto Sans TC" w:eastAsia="Noto Sans TC"/>
        </w:rPr>
      </w:pPr>
      <w:r>
        <w:rPr>
          <w:color w:val="231F20"/>
        </w:rPr>
        <w:t>137.3</w:t>
      </w:r>
      <w:r>
        <w:rPr>
          <w:color w:val="231F20"/>
          <w:spacing w:val="-6"/>
        </w:rPr>
        <w:t xml:space="preserve"> 條之規定，選出合適之人選予以遞補。</w:t>
      </w:r>
      <w:r>
        <w:rPr>
          <w:rFonts w:ascii="Noto Sans TC" w:eastAsia="Noto Sans TC"/>
          <w:color w:val="231F20"/>
          <w:spacing w:val="-2"/>
        </w:rPr>
        <w:t>（115.8）</w:t>
      </w:r>
    </w:p>
    <w:p w14:paraId="56FA7646" w14:textId="77777777" w:rsidR="003345E9" w:rsidRDefault="007169A0">
      <w:pPr>
        <w:pStyle w:val="a5"/>
        <w:numPr>
          <w:ilvl w:val="0"/>
          <w:numId w:val="30"/>
        </w:numPr>
        <w:tabs>
          <w:tab w:val="left" w:pos="1005"/>
        </w:tabs>
        <w:spacing w:before="11" w:line="204" w:lineRule="auto"/>
        <w:ind w:left="119" w:right="118" w:firstLine="408"/>
        <w:rPr>
          <w:rFonts w:ascii="Noto Sans TC" w:eastAsia="Noto Sans TC"/>
          <w:sz w:val="20"/>
        </w:rPr>
      </w:pPr>
      <w:r>
        <w:rPr>
          <w:color w:val="231F20"/>
          <w:spacing w:val="-1"/>
          <w:w w:val="102"/>
          <w:sz w:val="20"/>
        </w:rPr>
        <w:t>全體執事應組成執事會，其職責為：與教牧和執事事工辦事</w:t>
      </w:r>
      <w:r>
        <w:rPr>
          <w:color w:val="231F20"/>
          <w:spacing w:val="-5"/>
          <w:w w:val="102"/>
          <w:sz w:val="20"/>
        </w:rPr>
        <w:t>處合作，在地方教會中促進基督徒資源之管家職份。</w:t>
      </w:r>
      <w:r>
        <w:rPr>
          <w:rFonts w:ascii="Noto Sans TC" w:eastAsia="Noto Sans TC"/>
          <w:color w:val="231F20"/>
          <w:w w:val="102"/>
          <w:sz w:val="20"/>
        </w:rPr>
        <w:t>（32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32.5）</w:t>
      </w:r>
    </w:p>
    <w:p w14:paraId="619846A6" w14:textId="77777777" w:rsidR="003345E9" w:rsidRDefault="007169A0">
      <w:pPr>
        <w:pStyle w:val="2"/>
        <w:spacing w:before="62"/>
      </w:pPr>
      <w:r>
        <w:rPr>
          <w:color w:val="231F20"/>
          <w:spacing w:val="-2"/>
        </w:rPr>
        <w:t>十四、董事</w:t>
      </w:r>
    </w:p>
    <w:p w14:paraId="29DB4BBC" w14:textId="77777777" w:rsidR="003345E9" w:rsidRDefault="007169A0">
      <w:pPr>
        <w:pStyle w:val="a5"/>
        <w:numPr>
          <w:ilvl w:val="0"/>
          <w:numId w:val="30"/>
        </w:numPr>
        <w:tabs>
          <w:tab w:val="left" w:pos="1006"/>
        </w:tabs>
        <w:spacing w:before="49" w:line="204" w:lineRule="auto"/>
        <w:ind w:right="112" w:firstLine="408"/>
        <w:jc w:val="both"/>
        <w:rPr>
          <w:rFonts w:ascii="Noto Sans TC" w:eastAsia="Noto Sans TC"/>
          <w:sz w:val="20"/>
        </w:rPr>
      </w:pPr>
      <w:r>
        <w:rPr>
          <w:color w:val="231F20"/>
          <w:w w:val="102"/>
          <w:sz w:val="20"/>
        </w:rPr>
        <w:t>教會的董事不得少於三人或多於九人。他們是從地方教會的</w:t>
      </w:r>
      <w:r>
        <w:rPr>
          <w:color w:val="231F20"/>
          <w:spacing w:val="2"/>
          <w:w w:val="102"/>
          <w:sz w:val="20"/>
        </w:rPr>
        <w:t>會友中被選出，在下一個教會年度中服事，任期直到合格的繼任者選</w:t>
      </w:r>
      <w:r>
        <w:rPr>
          <w:color w:val="231F20"/>
          <w:spacing w:val="-26"/>
          <w:w w:val="102"/>
          <w:sz w:val="20"/>
        </w:rPr>
        <w:t>出為止。</w:t>
      </w:r>
      <w:r>
        <w:rPr>
          <w:rFonts w:ascii="Noto Sans TC" w:eastAsia="Noto Sans TC"/>
          <w:color w:val="231F20"/>
          <w:w w:val="102"/>
          <w:sz w:val="20"/>
        </w:rPr>
        <w:t>（33，115.11，137）</w:t>
      </w:r>
    </w:p>
    <w:p w14:paraId="5CF547AF" w14:textId="77777777" w:rsidR="003345E9" w:rsidRDefault="007169A0">
      <w:pPr>
        <w:pStyle w:val="a5"/>
        <w:numPr>
          <w:ilvl w:val="0"/>
          <w:numId w:val="30"/>
        </w:numPr>
        <w:tabs>
          <w:tab w:val="left" w:pos="1005"/>
        </w:tabs>
        <w:spacing w:before="3" w:line="204" w:lineRule="auto"/>
        <w:ind w:right="15" w:firstLine="408"/>
        <w:jc w:val="both"/>
        <w:rPr>
          <w:rFonts w:ascii="Noto Sans TC" w:eastAsia="Noto Sans TC"/>
          <w:sz w:val="20"/>
        </w:rPr>
      </w:pPr>
      <w:r>
        <w:rPr>
          <w:color w:val="231F20"/>
          <w:spacing w:val="-9"/>
          <w:sz w:val="20"/>
        </w:rPr>
        <w:t>不論何種情況，若政府法律對於選舉教會董事有特別的規定，</w:t>
      </w:r>
      <w:r>
        <w:rPr>
          <w:color w:val="231F20"/>
          <w:spacing w:val="-17"/>
          <w:sz w:val="20"/>
        </w:rPr>
        <w:t>均應恪守遵行。</w:t>
      </w:r>
      <w:r>
        <w:rPr>
          <w:rFonts w:ascii="Noto Sans TC" w:eastAsia="Noto Sans TC"/>
          <w:color w:val="231F20"/>
          <w:spacing w:val="-2"/>
          <w:sz w:val="20"/>
        </w:rPr>
        <w:t>（115.4）</w:t>
      </w:r>
    </w:p>
    <w:p w14:paraId="48CBDCFD" w14:textId="77777777" w:rsidR="003345E9" w:rsidRDefault="007169A0">
      <w:pPr>
        <w:pStyle w:val="a5"/>
        <w:numPr>
          <w:ilvl w:val="1"/>
          <w:numId w:val="30"/>
        </w:numPr>
        <w:tabs>
          <w:tab w:val="left" w:pos="1193"/>
        </w:tabs>
        <w:spacing w:line="204" w:lineRule="auto"/>
        <w:ind w:right="115" w:firstLine="408"/>
        <w:jc w:val="both"/>
        <w:rPr>
          <w:rFonts w:ascii="Noto Sans TC" w:eastAsia="Noto Sans TC"/>
          <w:sz w:val="20"/>
        </w:rPr>
      </w:pPr>
      <w:r>
        <w:rPr>
          <w:color w:val="231F20"/>
          <w:spacing w:val="1"/>
          <w:w w:val="102"/>
          <w:sz w:val="20"/>
        </w:rPr>
        <w:t>若政府法律對選舉方式並無特別的規定，應在教會年議會</w:t>
      </w:r>
      <w:r>
        <w:rPr>
          <w:color w:val="231F20"/>
          <w:spacing w:val="-5"/>
          <w:w w:val="102"/>
          <w:sz w:val="20"/>
        </w:rPr>
        <w:t>中，或專為此召開的特別會議中，投票選舉董事。</w:t>
      </w:r>
      <w:r>
        <w:rPr>
          <w:rFonts w:ascii="Noto Sans TC" w:eastAsia="Noto Sans TC"/>
          <w:color w:val="231F20"/>
          <w:w w:val="102"/>
          <w:sz w:val="20"/>
        </w:rPr>
        <w:t>（115.7，115.11）</w:t>
      </w:r>
    </w:p>
    <w:p w14:paraId="4FE9BCA3" w14:textId="77777777" w:rsidR="003345E9" w:rsidRDefault="007169A0">
      <w:pPr>
        <w:pStyle w:val="a5"/>
        <w:numPr>
          <w:ilvl w:val="0"/>
          <w:numId w:val="30"/>
        </w:numPr>
        <w:tabs>
          <w:tab w:val="left" w:pos="1005"/>
        </w:tabs>
        <w:spacing w:line="309" w:lineRule="exact"/>
        <w:ind w:left="1005" w:hanging="477"/>
        <w:jc w:val="both"/>
        <w:rPr>
          <w:sz w:val="20"/>
        </w:rPr>
      </w:pPr>
      <w:r>
        <w:rPr>
          <w:color w:val="231F20"/>
          <w:spacing w:val="-2"/>
          <w:sz w:val="20"/>
        </w:rPr>
        <w:t>董事的職責如下：</w:t>
      </w:r>
    </w:p>
    <w:p w14:paraId="54F6942D" w14:textId="77777777" w:rsidR="003345E9" w:rsidRDefault="007169A0">
      <w:pPr>
        <w:pStyle w:val="a5"/>
        <w:numPr>
          <w:ilvl w:val="1"/>
          <w:numId w:val="30"/>
        </w:numPr>
        <w:tabs>
          <w:tab w:val="left" w:pos="1195"/>
        </w:tabs>
        <w:spacing w:before="11" w:line="204" w:lineRule="auto"/>
        <w:ind w:right="106" w:firstLine="408"/>
        <w:jc w:val="both"/>
        <w:rPr>
          <w:sz w:val="20"/>
        </w:rPr>
      </w:pPr>
      <w:r>
        <w:rPr>
          <w:color w:val="231F20"/>
          <w:spacing w:val="9"/>
          <w:w w:val="102"/>
          <w:sz w:val="20"/>
        </w:rPr>
        <w:t>當地方教會尚未：納入財團法人、或依照政府法律之要</w:t>
      </w:r>
      <w:r>
        <w:rPr>
          <w:color w:val="231F20"/>
          <w:w w:val="102"/>
          <w:sz w:val="20"/>
        </w:rPr>
        <w:t>求、或因其他理由，經地區監督或地區指導委員會認為合適時，可依據</w:t>
      </w:r>
      <w:r>
        <w:rPr>
          <w:color w:val="231F20"/>
          <w:sz w:val="20"/>
        </w:rPr>
        <w:t xml:space="preserve"> </w:t>
      </w:r>
      <w:r>
        <w:rPr>
          <w:rFonts w:ascii="Noto Sans TC" w:eastAsia="Noto Sans TC"/>
          <w:color w:val="231F20"/>
          <w:w w:val="102"/>
          <w:sz w:val="20"/>
        </w:rPr>
        <w:t>102</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104.3</w:t>
      </w:r>
      <w:r>
        <w:rPr>
          <w:rFonts w:ascii="Noto Sans TC" w:eastAsia="Noto Sans TC"/>
          <w:color w:val="231F20"/>
          <w:spacing w:val="7"/>
          <w:sz w:val="20"/>
        </w:rPr>
        <w:t xml:space="preserve"> </w:t>
      </w:r>
      <w:r>
        <w:rPr>
          <w:color w:val="231F20"/>
          <w:spacing w:val="2"/>
          <w:w w:val="102"/>
          <w:sz w:val="20"/>
        </w:rPr>
        <w:t>條之規定和限制下，可將教會之產業與契據暫歸在地</w:t>
      </w:r>
      <w:r>
        <w:rPr>
          <w:color w:val="231F20"/>
          <w:w w:val="102"/>
          <w:sz w:val="20"/>
        </w:rPr>
        <w:t>方教會董事之名下，並由其負責管理。</w:t>
      </w:r>
    </w:p>
    <w:p w14:paraId="129F6FD2" w14:textId="77777777" w:rsidR="003345E9" w:rsidRDefault="007169A0">
      <w:pPr>
        <w:pStyle w:val="a5"/>
        <w:numPr>
          <w:ilvl w:val="1"/>
          <w:numId w:val="30"/>
        </w:numPr>
        <w:tabs>
          <w:tab w:val="left" w:pos="1193"/>
        </w:tabs>
        <w:spacing w:before="5" w:line="204" w:lineRule="auto"/>
        <w:ind w:right="115" w:firstLine="408"/>
        <w:jc w:val="both"/>
        <w:rPr>
          <w:sz w:val="20"/>
        </w:rPr>
      </w:pPr>
      <w:r>
        <w:rPr>
          <w:color w:val="231F20"/>
          <w:spacing w:val="1"/>
          <w:w w:val="102"/>
          <w:sz w:val="20"/>
        </w:rPr>
        <w:t>除非教會委員會另有規定，否則董事應督導各物業之發展</w:t>
      </w:r>
      <w:r>
        <w:rPr>
          <w:color w:val="231F20"/>
          <w:w w:val="102"/>
          <w:sz w:val="20"/>
        </w:rPr>
        <w:t>並財務之計劃。</w:t>
      </w:r>
    </w:p>
    <w:p w14:paraId="09918D3B" w14:textId="77777777" w:rsidR="003345E9" w:rsidRDefault="007169A0">
      <w:pPr>
        <w:pStyle w:val="a5"/>
        <w:numPr>
          <w:ilvl w:val="0"/>
          <w:numId w:val="30"/>
        </w:numPr>
        <w:tabs>
          <w:tab w:val="left" w:pos="1006"/>
        </w:tabs>
        <w:spacing w:before="3" w:line="204" w:lineRule="auto"/>
        <w:ind w:right="116" w:firstLine="408"/>
        <w:jc w:val="both"/>
        <w:rPr>
          <w:rFonts w:ascii="Noto Sans TC" w:eastAsia="Noto Sans TC"/>
          <w:sz w:val="20"/>
        </w:rPr>
      </w:pPr>
      <w:r>
        <w:rPr>
          <w:color w:val="231F20"/>
          <w:spacing w:val="3"/>
          <w:w w:val="102"/>
          <w:sz w:val="20"/>
        </w:rPr>
        <w:t>董事出缺時，應由地方教會正式召開教會會議或根據</w:t>
      </w:r>
      <w:r>
        <w:rPr>
          <w:color w:val="231F20"/>
          <w:spacing w:val="1"/>
          <w:sz w:val="20"/>
        </w:rPr>
        <w:t xml:space="preserve"> </w:t>
      </w:r>
      <w:r>
        <w:rPr>
          <w:color w:val="231F20"/>
          <w:spacing w:val="-3"/>
          <w:w w:val="102"/>
          <w:sz w:val="20"/>
        </w:rPr>
        <w:t>137</w:t>
      </w:r>
      <w:r>
        <w:rPr>
          <w:color w:val="231F20"/>
          <w:spacing w:val="-4"/>
          <w:w w:val="102"/>
          <w:sz w:val="20"/>
        </w:rPr>
        <w:t>.</w:t>
      </w:r>
      <w:r>
        <w:rPr>
          <w:color w:val="231F20"/>
          <w:spacing w:val="-3"/>
          <w:w w:val="102"/>
          <w:sz w:val="20"/>
        </w:rPr>
        <w:t>3</w:t>
      </w:r>
      <w:r>
        <w:rPr>
          <w:color w:val="231F20"/>
          <w:spacing w:val="-10"/>
          <w:w w:val="102"/>
          <w:sz w:val="20"/>
        </w:rPr>
        <w:t>條之規定，遴選遞補之。</w:t>
      </w:r>
      <w:r>
        <w:rPr>
          <w:rFonts w:ascii="Noto Sans TC" w:eastAsia="Noto Sans TC"/>
          <w:color w:val="231F20"/>
          <w:w w:val="102"/>
          <w:sz w:val="20"/>
        </w:rPr>
        <w:t>（115.8）</w:t>
      </w:r>
    </w:p>
    <w:p w14:paraId="2FE3BDEB" w14:textId="77777777" w:rsidR="003345E9" w:rsidRDefault="007169A0">
      <w:pPr>
        <w:pStyle w:val="2"/>
        <w:spacing w:before="61"/>
      </w:pPr>
      <w:r>
        <w:rPr>
          <w:color w:val="231F20"/>
          <w:spacing w:val="-1"/>
        </w:rPr>
        <w:t>十五、國際門訓事工委員會</w:t>
      </w:r>
    </w:p>
    <w:p w14:paraId="4EF99DA9" w14:textId="77777777" w:rsidR="003345E9" w:rsidRDefault="007169A0">
      <w:pPr>
        <w:pStyle w:val="a5"/>
        <w:numPr>
          <w:ilvl w:val="0"/>
          <w:numId w:val="30"/>
        </w:numPr>
        <w:tabs>
          <w:tab w:val="left" w:pos="1005"/>
        </w:tabs>
        <w:spacing w:before="10"/>
        <w:ind w:left="1005" w:hanging="477"/>
        <w:rPr>
          <w:b/>
          <w:sz w:val="20"/>
        </w:rPr>
      </w:pPr>
      <w:r>
        <w:rPr>
          <w:color w:val="231F20"/>
          <w:spacing w:val="-4"/>
          <w:sz w:val="20"/>
        </w:rPr>
        <w:t>每一地方教會應在教會年議會中，成立</w:t>
      </w:r>
      <w:r>
        <w:rPr>
          <w:b/>
          <w:color w:val="231F20"/>
          <w:sz w:val="20"/>
        </w:rPr>
        <w:t>國際門訓事工</w:t>
      </w:r>
      <w:r>
        <w:rPr>
          <w:b/>
          <w:color w:val="231F20"/>
          <w:spacing w:val="-2"/>
          <w:sz w:val="20"/>
        </w:rPr>
        <w:t>（NDI）</w:t>
      </w:r>
    </w:p>
    <w:p w14:paraId="59224C90" w14:textId="77777777" w:rsidR="003345E9" w:rsidRDefault="003345E9">
      <w:pPr>
        <w:pStyle w:val="a5"/>
        <w:rPr>
          <w:b/>
          <w:sz w:val="20"/>
        </w:rPr>
        <w:sectPr w:rsidR="003345E9">
          <w:pgSz w:w="8640" w:h="12960"/>
          <w:pgMar w:top="480" w:right="1080" w:bottom="1180" w:left="1080" w:header="0" w:footer="997" w:gutter="0"/>
          <w:cols w:space="720"/>
        </w:sectPr>
      </w:pPr>
    </w:p>
    <w:p w14:paraId="13E006E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476B167" w14:textId="77777777" w:rsidR="003345E9" w:rsidRDefault="007169A0">
      <w:pPr>
        <w:spacing w:before="237" w:line="206" w:lineRule="auto"/>
        <w:ind w:left="119" w:right="112"/>
        <w:rPr>
          <w:sz w:val="20"/>
        </w:rPr>
      </w:pPr>
      <w:r>
        <w:rPr>
          <w:b/>
          <w:color w:val="231F20"/>
          <w:spacing w:val="3"/>
          <w:w w:val="102"/>
          <w:sz w:val="20"/>
        </w:rPr>
        <w:t>委員會或教育委員會</w:t>
      </w:r>
      <w:r>
        <w:rPr>
          <w:color w:val="231F20"/>
          <w:spacing w:val="3"/>
          <w:w w:val="102"/>
          <w:sz w:val="20"/>
        </w:rPr>
        <w:t>。它乃隸屬於教會委員會，負責教會的基督徒教</w:t>
      </w:r>
      <w:r>
        <w:rPr>
          <w:color w:val="231F20"/>
          <w:w w:val="102"/>
          <w:sz w:val="20"/>
        </w:rPr>
        <w:t>育事工。</w:t>
      </w:r>
    </w:p>
    <w:p w14:paraId="28808733" w14:textId="77777777" w:rsidR="003345E9" w:rsidRDefault="007169A0">
      <w:pPr>
        <w:pStyle w:val="a3"/>
        <w:spacing w:line="206" w:lineRule="auto"/>
        <w:ind w:left="119" w:right="15" w:firstLine="408"/>
      </w:pPr>
      <w:r>
        <w:rPr>
          <w:color w:val="231F20"/>
          <w:spacing w:val="5"/>
          <w:w w:val="102"/>
        </w:rPr>
        <w:t>在會友總人數少於七十五人的教會，教會委員會可擔任該職務。</w:t>
      </w:r>
      <w:r>
        <w:rPr>
          <w:color w:val="231F20"/>
          <w:spacing w:val="3"/>
          <w:w w:val="102"/>
        </w:rPr>
        <w:t>該委員會的組成成員是：國際門訓事工</w:t>
      </w:r>
      <w:r>
        <w:rPr>
          <w:color w:val="231F20"/>
          <w:w w:val="102"/>
        </w:rPr>
        <w:t>（</w:t>
      </w:r>
      <w:r>
        <w:rPr>
          <w:color w:val="231F20"/>
          <w:spacing w:val="-1"/>
          <w:w w:val="102"/>
        </w:rPr>
        <w:t>N</w:t>
      </w:r>
      <w:r>
        <w:rPr>
          <w:color w:val="231F20"/>
          <w:w w:val="102"/>
        </w:rPr>
        <w:t>DI</w:t>
      </w:r>
      <w:r>
        <w:rPr>
          <w:color w:val="231F20"/>
          <w:spacing w:val="5"/>
          <w:w w:val="102"/>
        </w:rPr>
        <w:t>）</w:t>
      </w:r>
      <w:r>
        <w:rPr>
          <w:color w:val="231F20"/>
          <w:spacing w:val="2"/>
          <w:w w:val="102"/>
        </w:rPr>
        <w:t>主席、教牧、國際宣道團契</w:t>
      </w:r>
      <w:r>
        <w:rPr>
          <w:color w:val="231F20"/>
          <w:w w:val="102"/>
        </w:rPr>
        <w:t>（NMI</w:t>
      </w:r>
      <w:r>
        <w:rPr>
          <w:color w:val="231F20"/>
          <w:spacing w:val="4"/>
          <w:w w:val="102"/>
        </w:rPr>
        <w:t>）</w:t>
      </w:r>
      <w:r>
        <w:rPr>
          <w:color w:val="231F20"/>
          <w:spacing w:val="1"/>
          <w:w w:val="102"/>
        </w:rPr>
        <w:t>主席、國際青年團契</w:t>
      </w:r>
      <w:r>
        <w:rPr>
          <w:color w:val="231F20"/>
          <w:w w:val="102"/>
        </w:rPr>
        <w:t>（NYI</w:t>
      </w:r>
      <w:r>
        <w:rPr>
          <w:color w:val="231F20"/>
          <w:spacing w:val="4"/>
          <w:w w:val="102"/>
        </w:rPr>
        <w:t>）</w:t>
      </w:r>
      <w:r>
        <w:rPr>
          <w:color w:val="231F20"/>
          <w:spacing w:val="1"/>
          <w:w w:val="102"/>
        </w:rPr>
        <w:t>主席、兒童事工</w:t>
      </w:r>
      <w:r>
        <w:rPr>
          <w:color w:val="231F20"/>
          <w:w w:val="102"/>
        </w:rPr>
        <w:t>（CM）</w:t>
      </w:r>
      <w:r>
        <w:rPr>
          <w:color w:val="231F20"/>
          <w:spacing w:val="4"/>
          <w:w w:val="102"/>
        </w:rPr>
        <w:t>之門訓協調主任、成人事工</w:t>
      </w:r>
      <w:r>
        <w:rPr>
          <w:color w:val="231F20"/>
          <w:w w:val="102"/>
        </w:rPr>
        <w:t>（AM</w:t>
      </w:r>
      <w:r>
        <w:rPr>
          <w:color w:val="231F20"/>
          <w:spacing w:val="7"/>
          <w:w w:val="102"/>
        </w:rPr>
        <w:t>）之門訓協調主任和三到九位由教</w:t>
      </w:r>
      <w:r>
        <w:rPr>
          <w:color w:val="231F20"/>
          <w:spacing w:val="3"/>
          <w:w w:val="102"/>
        </w:rPr>
        <w:t>會年議會中選出的會友。所有委員的任期最多為兩年並分批隔年到任</w:t>
      </w:r>
      <w:r>
        <w:rPr>
          <w:color w:val="231F20"/>
          <w:w w:val="102"/>
        </w:rPr>
        <w:t>至下一教會年度，合格的繼任者選出為止。當有委員出缺時，應正式</w:t>
      </w:r>
      <w:r>
        <w:rPr>
          <w:color w:val="231F20"/>
          <w:spacing w:val="4"/>
          <w:w w:val="102"/>
        </w:rPr>
        <w:t>召開教會會議或根據</w:t>
      </w:r>
      <w:r>
        <w:rPr>
          <w:color w:val="231F20"/>
          <w:spacing w:val="1"/>
        </w:rPr>
        <w:t xml:space="preserve"> </w:t>
      </w:r>
      <w:r>
        <w:rPr>
          <w:color w:val="231F20"/>
          <w:w w:val="102"/>
        </w:rPr>
        <w:t>137.3</w:t>
      </w:r>
      <w:r>
        <w:rPr>
          <w:color w:val="231F20"/>
          <w:spacing w:val="1"/>
        </w:rPr>
        <w:t xml:space="preserve"> </w:t>
      </w:r>
      <w:r>
        <w:rPr>
          <w:color w:val="231F20"/>
          <w:spacing w:val="2"/>
          <w:w w:val="102"/>
        </w:rPr>
        <w:t>條之規定，遴選遞補之。若教會選出教育委員會隸屬於教會委員會，應按「教會手冊」有關執事和董事人數之</w:t>
      </w:r>
      <w:r>
        <w:rPr>
          <w:color w:val="231F20"/>
          <w:spacing w:val="1"/>
          <w:w w:val="102"/>
        </w:rPr>
        <w:t>規定，不得超過或少於教會委員會所規定之人數。他們為委員會的當</w:t>
      </w:r>
      <w:r>
        <w:rPr>
          <w:color w:val="231F20"/>
          <w:w w:val="102"/>
        </w:rPr>
        <w:t>然成員，但他們不一定為教會委員會成員。</w:t>
      </w:r>
    </w:p>
    <w:p w14:paraId="65CF6DA4" w14:textId="77777777" w:rsidR="003345E9" w:rsidRDefault="007169A0">
      <w:pPr>
        <w:pStyle w:val="a3"/>
        <w:spacing w:line="206" w:lineRule="auto"/>
        <w:ind w:left="119" w:right="112"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2"/>
          <w:w w:val="102"/>
        </w:rPr>
        <w:t>奉獻和一般奉獻支持地方教會。教會職員應完全參與在『使萬民作有</w:t>
      </w:r>
      <w:r>
        <w:rPr>
          <w:color w:val="231F20"/>
          <w:spacing w:val="-8"/>
          <w:w w:val="102"/>
        </w:rPr>
        <w:t>基督樣式的門徒』的事工當中。</w:t>
      </w:r>
      <w:r>
        <w:rPr>
          <w:rFonts w:ascii="Noto Sans TC" w:eastAsia="Noto Sans TC"/>
          <w:color w:val="231F20"/>
          <w:w w:val="102"/>
        </w:rPr>
        <w:t>（33，147，151，156）</w:t>
      </w:r>
    </w:p>
    <w:p w14:paraId="61AE1CAB" w14:textId="77777777" w:rsidR="003345E9" w:rsidRDefault="007169A0">
      <w:pPr>
        <w:pStyle w:val="3"/>
        <w:spacing w:line="301" w:lineRule="exact"/>
        <w:ind w:left="527"/>
      </w:pPr>
      <w:r>
        <w:rPr>
          <w:color w:val="231F20"/>
        </w:rPr>
        <w:t>國際門訓事工（NDI）委員會或教育委員會的職責和權力</w:t>
      </w:r>
      <w:r>
        <w:rPr>
          <w:b w:val="0"/>
          <w:color w:val="231F20"/>
        </w:rPr>
        <w:t>如下</w:t>
      </w:r>
      <w:r>
        <w:rPr>
          <w:color w:val="231F20"/>
          <w:spacing w:val="-10"/>
        </w:rPr>
        <w:t>：</w:t>
      </w:r>
    </w:p>
    <w:p w14:paraId="6F8EC221" w14:textId="77777777" w:rsidR="003345E9" w:rsidRDefault="007169A0">
      <w:pPr>
        <w:pStyle w:val="a5"/>
        <w:numPr>
          <w:ilvl w:val="1"/>
          <w:numId w:val="30"/>
        </w:numPr>
        <w:tabs>
          <w:tab w:val="left" w:pos="1192"/>
        </w:tabs>
        <w:spacing w:line="206" w:lineRule="auto"/>
        <w:ind w:left="119" w:right="111" w:firstLine="408"/>
        <w:jc w:val="both"/>
        <w:rPr>
          <w:rFonts w:ascii="Noto Sans TC" w:eastAsia="Noto Sans TC"/>
          <w:sz w:val="20"/>
        </w:rPr>
      </w:pPr>
      <w:r>
        <w:rPr>
          <w:color w:val="231F20"/>
          <w:w w:val="102"/>
          <w:sz w:val="20"/>
        </w:rPr>
        <w:t>計劃、組織、促進和指導地方教會的基督徒教育事工。在</w:t>
      </w:r>
      <w:r>
        <w:rPr>
          <w:color w:val="231F20"/>
          <w:spacing w:val="2"/>
          <w:w w:val="102"/>
          <w:sz w:val="20"/>
        </w:rPr>
        <w:t>教牧、國際門訓事工</w:t>
      </w:r>
      <w:r>
        <w:rPr>
          <w:color w:val="231F20"/>
          <w:w w:val="102"/>
          <w:sz w:val="20"/>
        </w:rPr>
        <w:t>（NDI</w:t>
      </w:r>
      <w:r>
        <w:rPr>
          <w:color w:val="231F20"/>
          <w:spacing w:val="5"/>
          <w:w w:val="102"/>
          <w:sz w:val="20"/>
        </w:rPr>
        <w:t>）</w:t>
      </w:r>
      <w:r>
        <w:rPr>
          <w:color w:val="231F20"/>
          <w:spacing w:val="4"/>
          <w:w w:val="102"/>
          <w:sz w:val="20"/>
        </w:rPr>
        <w:t>主席及教會委員會之督導下，藉由地方</w:t>
      </w:r>
      <w:r>
        <w:rPr>
          <w:color w:val="231F20"/>
          <w:spacing w:val="1"/>
          <w:w w:val="102"/>
          <w:sz w:val="20"/>
        </w:rPr>
        <w:t>教會事工委員會和成人事工、國際青年團契、以及兒童事工，共同為</w:t>
      </w:r>
      <w:r>
        <w:rPr>
          <w:color w:val="231F20"/>
          <w:w w:val="102"/>
          <w:sz w:val="20"/>
        </w:rPr>
        <w:t>總會所定之目標與標準齊心努力。以上事工包括以教材或活動等方式對孩童、青年及成人提供之教育事工。主日學、查經班、小組以及證</w:t>
      </w:r>
      <w:r>
        <w:rPr>
          <w:color w:val="231F20"/>
          <w:spacing w:val="3"/>
          <w:w w:val="102"/>
          <w:sz w:val="20"/>
        </w:rPr>
        <w:t>道提供教會查考聖經及明白教義之核心事工。托兒所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2"/>
          <w:w w:val="102"/>
          <w:sz w:val="20"/>
        </w:rPr>
        <w:t>學校</w:t>
      </w:r>
      <w:r>
        <w:rPr>
          <w:color w:val="231F20"/>
          <w:spacing w:val="5"/>
          <w:w w:val="102"/>
          <w:sz w:val="20"/>
        </w:rPr>
        <w:t>（出生至</w:t>
      </w:r>
      <w:r>
        <w:rPr>
          <w:color w:val="231F20"/>
          <w:spacing w:val="4"/>
          <w:w w:val="102"/>
          <w:sz w:val="20"/>
        </w:rPr>
        <w:t>中學）</w:t>
      </w:r>
      <w:r>
        <w:rPr>
          <w:color w:val="231F20"/>
          <w:spacing w:val="2"/>
          <w:w w:val="102"/>
          <w:sz w:val="20"/>
        </w:rPr>
        <w:t>或每年一次之特別事工及訓練，如：教會童子軍或其他每週的</w:t>
      </w:r>
      <w:r>
        <w:rPr>
          <w:color w:val="231F20"/>
          <w:w w:val="102"/>
          <w:sz w:val="20"/>
        </w:rPr>
        <w:t>兒童節目、假期聖經學校、單身成人事工、青少年營會等，藉此使信</w:t>
      </w:r>
      <w:r>
        <w:rPr>
          <w:color w:val="231F20"/>
          <w:spacing w:val="-5"/>
          <w:w w:val="102"/>
          <w:sz w:val="20"/>
        </w:rPr>
        <w:t>徒學習明白聖經之真理，並實際由生活中實行出來。</w:t>
      </w:r>
      <w:r>
        <w:rPr>
          <w:rFonts w:ascii="Noto Sans TC" w:eastAsia="Noto Sans TC"/>
          <w:color w:val="231F20"/>
          <w:w w:val="102"/>
          <w:sz w:val="20"/>
        </w:rPr>
        <w:t>（125.15）</w:t>
      </w:r>
    </w:p>
    <w:p w14:paraId="52BA6F69" w14:textId="77777777" w:rsidR="003345E9" w:rsidRDefault="007169A0">
      <w:pPr>
        <w:pStyle w:val="a5"/>
        <w:numPr>
          <w:ilvl w:val="1"/>
          <w:numId w:val="30"/>
        </w:numPr>
        <w:tabs>
          <w:tab w:val="left" w:pos="1192"/>
        </w:tabs>
        <w:spacing w:line="297" w:lineRule="exact"/>
        <w:ind w:left="1192" w:hanging="665"/>
        <w:jc w:val="both"/>
        <w:rPr>
          <w:sz w:val="20"/>
        </w:rPr>
      </w:pPr>
      <w:r>
        <w:rPr>
          <w:color w:val="231F20"/>
          <w:spacing w:val="-1"/>
          <w:sz w:val="20"/>
        </w:rPr>
        <w:t>為基督和教會接觸許多未信主的人，帶領他們進入主內之</w:t>
      </w:r>
    </w:p>
    <w:p w14:paraId="5551000F" w14:textId="77777777" w:rsidR="003345E9" w:rsidRDefault="007169A0">
      <w:pPr>
        <w:pStyle w:val="a3"/>
        <w:spacing w:before="3" w:line="206" w:lineRule="auto"/>
        <w:ind w:left="119" w:right="111"/>
        <w:jc w:val="both"/>
      </w:pPr>
      <w:r>
        <w:rPr>
          <w:color w:val="231F20"/>
          <w:w w:val="102"/>
        </w:rPr>
        <w:t>團契，有效教導神的話，使他們得救。將基督教之信仰教導他們，使</w:t>
      </w:r>
      <w:r>
        <w:rPr>
          <w:color w:val="231F20"/>
          <w:spacing w:val="1"/>
          <w:w w:val="102"/>
        </w:rPr>
        <w:t>他們有基督的形像、態度和性格。協助他們建立基督化家庭，安排加</w:t>
      </w:r>
      <w:r>
        <w:rPr>
          <w:color w:val="231F20"/>
          <w:w w:val="102"/>
        </w:rPr>
        <w:t>入教會成為會友，裝備他們投入適合他們的基督徒事工。</w:t>
      </w:r>
    </w:p>
    <w:p w14:paraId="1F7C3563" w14:textId="77777777" w:rsidR="003345E9" w:rsidRDefault="007169A0">
      <w:pPr>
        <w:pStyle w:val="a5"/>
        <w:numPr>
          <w:ilvl w:val="1"/>
          <w:numId w:val="30"/>
        </w:numPr>
        <w:tabs>
          <w:tab w:val="left" w:pos="1192"/>
        </w:tabs>
        <w:spacing w:line="334" w:lineRule="exact"/>
        <w:ind w:left="1192" w:hanging="665"/>
        <w:jc w:val="both"/>
        <w:rPr>
          <w:sz w:val="20"/>
        </w:rPr>
      </w:pPr>
      <w:r>
        <w:rPr>
          <w:color w:val="231F20"/>
          <w:spacing w:val="-1"/>
          <w:sz w:val="20"/>
        </w:rPr>
        <w:t>要以宣聖會之教材為依據安排各種事工之課程，查考聖經</w:t>
      </w:r>
    </w:p>
    <w:p w14:paraId="7B18ED0E" w14:textId="77777777" w:rsidR="003345E9" w:rsidRDefault="003345E9">
      <w:pPr>
        <w:pStyle w:val="a5"/>
        <w:spacing w:line="334" w:lineRule="exact"/>
        <w:jc w:val="both"/>
        <w:rPr>
          <w:sz w:val="20"/>
        </w:rPr>
        <w:sectPr w:rsidR="003345E9">
          <w:pgSz w:w="8640" w:h="12960"/>
          <w:pgMar w:top="480" w:right="1080" w:bottom="1180" w:left="1080" w:header="0" w:footer="997" w:gutter="0"/>
          <w:cols w:space="720"/>
        </w:sectPr>
      </w:pPr>
    </w:p>
    <w:p w14:paraId="064B26FA" w14:textId="77777777" w:rsidR="003345E9" w:rsidRDefault="007169A0">
      <w:pPr>
        <w:pStyle w:val="a3"/>
        <w:spacing w:before="50"/>
        <w:ind w:left="0"/>
        <w:jc w:val="center"/>
      </w:pPr>
      <w:r>
        <w:rPr>
          <w:color w:val="231F20"/>
          <w:spacing w:val="-3"/>
        </w:rPr>
        <w:lastRenderedPageBreak/>
        <w:t>地方教會</w:t>
      </w:r>
    </w:p>
    <w:p w14:paraId="0C230616" w14:textId="77777777" w:rsidR="003345E9" w:rsidRDefault="007169A0">
      <w:pPr>
        <w:pStyle w:val="a3"/>
        <w:spacing w:before="201" w:line="343" w:lineRule="exact"/>
        <w:ind w:left="119"/>
      </w:pPr>
      <w:r>
        <w:rPr>
          <w:color w:val="231F20"/>
          <w:spacing w:val="-2"/>
        </w:rPr>
        <w:t>和教義之闡明。</w:t>
      </w:r>
    </w:p>
    <w:p w14:paraId="36AD357C" w14:textId="77777777" w:rsidR="003345E9" w:rsidRDefault="007169A0">
      <w:pPr>
        <w:pStyle w:val="a5"/>
        <w:numPr>
          <w:ilvl w:val="1"/>
          <w:numId w:val="30"/>
        </w:numPr>
        <w:tabs>
          <w:tab w:val="left" w:pos="1192"/>
        </w:tabs>
        <w:spacing w:before="15" w:line="204" w:lineRule="auto"/>
        <w:ind w:left="119" w:right="115" w:firstLine="408"/>
        <w:rPr>
          <w:sz w:val="20"/>
        </w:rPr>
      </w:pPr>
      <w:r>
        <w:rPr>
          <w:color w:val="231F20"/>
          <w:spacing w:val="-2"/>
          <w:sz w:val="20"/>
        </w:rPr>
        <w:t>遵照國際門訓事工（NDI）規章</w:t>
      </w:r>
      <w:r>
        <w:rPr>
          <w:rFonts w:ascii="Noto Sans TC" w:eastAsia="Noto Sans TC"/>
          <w:color w:val="231F20"/>
          <w:spacing w:val="14"/>
          <w:sz w:val="20"/>
        </w:rPr>
        <w:t>（812</w:t>
      </w:r>
      <w:r>
        <w:rPr>
          <w:rFonts w:ascii="Noto Sans TC" w:eastAsia="Noto Sans TC"/>
          <w:color w:val="231F20"/>
          <w:spacing w:val="-88"/>
          <w:sz w:val="20"/>
        </w:rPr>
        <w:t>）</w:t>
      </w:r>
      <w:r>
        <w:rPr>
          <w:color w:val="231F20"/>
          <w:spacing w:val="-2"/>
          <w:sz w:val="20"/>
        </w:rPr>
        <w:t>，計劃和組織地方教會整體之國際門訓事工</w:t>
      </w:r>
      <w:r>
        <w:rPr>
          <w:color w:val="231F20"/>
          <w:spacing w:val="18"/>
          <w:sz w:val="20"/>
        </w:rPr>
        <w:t>（NDI</w:t>
      </w:r>
      <w:r>
        <w:rPr>
          <w:color w:val="231F20"/>
          <w:spacing w:val="-84"/>
          <w:sz w:val="20"/>
        </w:rPr>
        <w:t>）</w:t>
      </w:r>
      <w:r>
        <w:rPr>
          <w:color w:val="231F20"/>
          <w:spacing w:val="-2"/>
          <w:sz w:val="20"/>
        </w:rPr>
        <w:t>。</w:t>
      </w:r>
    </w:p>
    <w:p w14:paraId="2DE9B86E" w14:textId="77777777" w:rsidR="003345E9" w:rsidRDefault="007169A0">
      <w:pPr>
        <w:pStyle w:val="a5"/>
        <w:numPr>
          <w:ilvl w:val="1"/>
          <w:numId w:val="30"/>
        </w:numPr>
        <w:tabs>
          <w:tab w:val="left" w:pos="1192"/>
        </w:tabs>
        <w:spacing w:line="206" w:lineRule="auto"/>
        <w:ind w:left="119" w:right="15" w:firstLine="408"/>
        <w:rPr>
          <w:sz w:val="20"/>
        </w:rPr>
      </w:pPr>
      <w:r>
        <w:rPr>
          <w:color w:val="231F20"/>
          <w:spacing w:val="1"/>
          <w:w w:val="102"/>
          <w:sz w:val="20"/>
        </w:rPr>
        <w:t>經教牧核准，向教會年議會提出一名或以上之候選人參與</w:t>
      </w:r>
      <w:r>
        <w:rPr>
          <w:color w:val="231F20"/>
          <w:w w:val="102"/>
          <w:sz w:val="20"/>
        </w:rPr>
        <w:t>國際門訓事工（NDI</w:t>
      </w:r>
      <w:r>
        <w:rPr>
          <w:color w:val="231F20"/>
          <w:spacing w:val="1"/>
          <w:w w:val="102"/>
          <w:sz w:val="20"/>
        </w:rPr>
        <w:t>）</w:t>
      </w:r>
      <w:r>
        <w:rPr>
          <w:color w:val="231F20"/>
          <w:spacing w:val="-1"/>
          <w:w w:val="102"/>
          <w:sz w:val="20"/>
        </w:rPr>
        <w:t>主席之選舉。該候選人應在特別會議中被提名，</w:t>
      </w:r>
      <w:r>
        <w:rPr>
          <w:color w:val="231F20"/>
          <w:w w:val="102"/>
          <w:sz w:val="20"/>
        </w:rPr>
        <w:t>惟現任校長不得在場。</w:t>
      </w:r>
    </w:p>
    <w:p w14:paraId="7A551A64" w14:textId="77777777" w:rsidR="003345E9" w:rsidRDefault="007169A0">
      <w:pPr>
        <w:pStyle w:val="a5"/>
        <w:numPr>
          <w:ilvl w:val="1"/>
          <w:numId w:val="30"/>
        </w:numPr>
        <w:tabs>
          <w:tab w:val="left" w:pos="1192"/>
        </w:tabs>
        <w:spacing w:line="204" w:lineRule="auto"/>
        <w:ind w:left="119" w:right="115" w:firstLine="408"/>
        <w:rPr>
          <w:sz w:val="20"/>
        </w:rPr>
      </w:pPr>
      <w:r>
        <w:rPr>
          <w:color w:val="231F20"/>
          <w:spacing w:val="1"/>
          <w:w w:val="102"/>
          <w:sz w:val="20"/>
        </w:rPr>
        <w:t>經教牧核准，向教會委員會提出一位兒童事工門訓協調主</w:t>
      </w:r>
      <w:r>
        <w:rPr>
          <w:color w:val="231F20"/>
          <w:w w:val="102"/>
          <w:sz w:val="20"/>
        </w:rPr>
        <w:t>任及一位成人事工門訓協調主任之候選人。</w:t>
      </w:r>
    </w:p>
    <w:p w14:paraId="2DE264A4" w14:textId="77777777" w:rsidR="003345E9" w:rsidRDefault="007169A0">
      <w:pPr>
        <w:pStyle w:val="a5"/>
        <w:numPr>
          <w:ilvl w:val="1"/>
          <w:numId w:val="30"/>
        </w:numPr>
        <w:tabs>
          <w:tab w:val="left" w:pos="1192"/>
        </w:tabs>
        <w:spacing w:line="204" w:lineRule="auto"/>
        <w:ind w:left="119" w:right="113" w:firstLine="408"/>
        <w:rPr>
          <w:sz w:val="20"/>
        </w:rPr>
      </w:pPr>
      <w:r>
        <w:rPr>
          <w:color w:val="231F20"/>
          <w:spacing w:val="2"/>
          <w:w w:val="102"/>
          <w:sz w:val="20"/>
        </w:rPr>
        <w:t>經教牧及國際門訓事工</w:t>
      </w:r>
      <w:r>
        <w:rPr>
          <w:color w:val="231F20"/>
          <w:w w:val="102"/>
          <w:sz w:val="20"/>
        </w:rPr>
        <w:t>（NDI</w:t>
      </w:r>
      <w:r>
        <w:rPr>
          <w:color w:val="231F20"/>
          <w:spacing w:val="3"/>
          <w:w w:val="102"/>
          <w:sz w:val="20"/>
        </w:rPr>
        <w:t>）</w:t>
      </w:r>
      <w:r>
        <w:rPr>
          <w:color w:val="231F20"/>
          <w:spacing w:val="2"/>
          <w:w w:val="102"/>
          <w:sz w:val="20"/>
        </w:rPr>
        <w:t>主席核准，由兒童及成人</w:t>
      </w:r>
      <w:r>
        <w:rPr>
          <w:color w:val="231F20"/>
          <w:w w:val="102"/>
          <w:sz w:val="20"/>
        </w:rPr>
        <w:t>事工門訓協調主任提名選舉兒童及成人事工議會之委員。</w:t>
      </w:r>
    </w:p>
    <w:p w14:paraId="613BBA39" w14:textId="77777777" w:rsidR="003345E9" w:rsidRDefault="007169A0">
      <w:pPr>
        <w:pStyle w:val="a5"/>
        <w:numPr>
          <w:ilvl w:val="1"/>
          <w:numId w:val="30"/>
        </w:numPr>
        <w:tabs>
          <w:tab w:val="left" w:pos="1192"/>
        </w:tabs>
        <w:spacing w:line="206" w:lineRule="auto"/>
        <w:ind w:left="119" w:right="15" w:firstLine="408"/>
        <w:rPr>
          <w:sz w:val="20"/>
        </w:rPr>
      </w:pPr>
      <w:r>
        <w:rPr>
          <w:color w:val="231F20"/>
          <w:spacing w:val="1"/>
          <w:w w:val="102"/>
          <w:sz w:val="20"/>
        </w:rPr>
        <w:t>從國際青年團契主席和兒童及成人事工門訓協調主任提名</w:t>
      </w:r>
      <w:r>
        <w:rPr>
          <w:color w:val="231F20"/>
          <w:spacing w:val="4"/>
          <w:w w:val="102"/>
          <w:sz w:val="20"/>
        </w:rPr>
        <w:t>的人中選出主日學、查經班和小組之各年齡段的督導、教師和職員，</w:t>
      </w:r>
      <w:r>
        <w:rPr>
          <w:color w:val="231F20"/>
          <w:spacing w:val="2"/>
          <w:w w:val="102"/>
          <w:sz w:val="20"/>
        </w:rPr>
        <w:t>這些提名人必須是有榜樣的基督徒，生活有見證，並完全符合宣聖會</w:t>
      </w:r>
      <w:r>
        <w:rPr>
          <w:color w:val="231F20"/>
          <w:spacing w:val="-5"/>
          <w:w w:val="102"/>
          <w:sz w:val="20"/>
        </w:rPr>
        <w:t>之教義與政策。提名人必須經教牧及國際門訓事工</w:t>
      </w:r>
      <w:r>
        <w:rPr>
          <w:color w:val="231F20"/>
          <w:w w:val="102"/>
          <w:sz w:val="20"/>
        </w:rPr>
        <w:t>（NDI</w:t>
      </w:r>
      <w:r>
        <w:rPr>
          <w:color w:val="231F20"/>
          <w:spacing w:val="-91"/>
          <w:w w:val="102"/>
          <w:sz w:val="20"/>
        </w:rPr>
        <w:t>）</w:t>
      </w:r>
      <w:r>
        <w:rPr>
          <w:color w:val="231F20"/>
          <w:spacing w:val="-3"/>
          <w:w w:val="102"/>
          <w:sz w:val="20"/>
        </w:rPr>
        <w:t>主席之核准。</w:t>
      </w:r>
    </w:p>
    <w:p w14:paraId="4B6403F5" w14:textId="77777777" w:rsidR="003345E9" w:rsidRDefault="007169A0">
      <w:pPr>
        <w:pStyle w:val="a5"/>
        <w:numPr>
          <w:ilvl w:val="1"/>
          <w:numId w:val="30"/>
        </w:numPr>
        <w:tabs>
          <w:tab w:val="left" w:pos="1193"/>
        </w:tabs>
        <w:spacing w:line="206" w:lineRule="auto"/>
        <w:ind w:left="119" w:right="17" w:firstLine="408"/>
        <w:rPr>
          <w:sz w:val="20"/>
        </w:rPr>
      </w:pPr>
      <w:r>
        <w:rPr>
          <w:color w:val="231F20"/>
          <w:spacing w:val="4"/>
          <w:w w:val="102"/>
          <w:sz w:val="20"/>
        </w:rPr>
        <w:t>選出一位信徒擔任信徒繼續訓練之協調主任，他要組織、</w:t>
      </w:r>
      <w:r>
        <w:rPr>
          <w:color w:val="231F20"/>
          <w:spacing w:val="3"/>
          <w:w w:val="102"/>
          <w:sz w:val="20"/>
        </w:rPr>
        <w:t>促進並督導從事國際門訓事工工作者和會友之定期訓練造就。國際門</w:t>
      </w:r>
      <w:r>
        <w:rPr>
          <w:color w:val="231F20"/>
          <w:w w:val="102"/>
          <w:sz w:val="20"/>
        </w:rPr>
        <w:t>訓事工委員會應視該信徒繼續訓練之協調主任為該委員會之當然委員。</w:t>
      </w:r>
    </w:p>
    <w:p w14:paraId="56F8B361" w14:textId="77777777" w:rsidR="003345E9" w:rsidRDefault="007169A0">
      <w:pPr>
        <w:pStyle w:val="a5"/>
        <w:numPr>
          <w:ilvl w:val="1"/>
          <w:numId w:val="30"/>
        </w:numPr>
        <w:tabs>
          <w:tab w:val="left" w:pos="1313"/>
        </w:tabs>
        <w:spacing w:line="204" w:lineRule="auto"/>
        <w:ind w:left="119" w:right="111" w:firstLine="408"/>
        <w:jc w:val="both"/>
        <w:rPr>
          <w:sz w:val="20"/>
        </w:rPr>
      </w:pPr>
      <w:r>
        <w:rPr>
          <w:color w:val="231F20"/>
          <w:spacing w:val="5"/>
          <w:w w:val="102"/>
          <w:sz w:val="20"/>
        </w:rPr>
        <w:t>要舉行定期會議。在國際門訓事工年度同教會年度開始</w:t>
      </w:r>
      <w:r>
        <w:rPr>
          <w:color w:val="231F20"/>
          <w:w w:val="102"/>
          <w:sz w:val="20"/>
        </w:rPr>
        <w:t>之際，選出一位秘書和其他必要之職員，使委員會組織化。教牧或國</w:t>
      </w:r>
      <w:r>
        <w:rPr>
          <w:color w:val="231F20"/>
          <w:spacing w:val="-7"/>
          <w:w w:val="102"/>
          <w:sz w:val="20"/>
        </w:rPr>
        <w:t>際門訓事工主席得召開特別會議。</w:t>
      </w:r>
      <w:r>
        <w:rPr>
          <w:rFonts w:ascii="Noto Sans TC" w:eastAsia="Noto Sans TC"/>
          <w:color w:val="231F20"/>
          <w:w w:val="102"/>
          <w:sz w:val="20"/>
        </w:rPr>
        <w:t>（116</w:t>
      </w:r>
      <w:r>
        <w:rPr>
          <w:rFonts w:ascii="Noto Sans TC" w:eastAsia="Noto Sans TC"/>
          <w:color w:val="231F20"/>
          <w:spacing w:val="-102"/>
          <w:w w:val="102"/>
          <w:sz w:val="20"/>
        </w:rPr>
        <w:t>）</w:t>
      </w:r>
      <w:r>
        <w:rPr>
          <w:color w:val="231F20"/>
          <w:w w:val="102"/>
          <w:sz w:val="20"/>
        </w:rPr>
        <w:t>。</w:t>
      </w:r>
    </w:p>
    <w:p w14:paraId="1E06873A" w14:textId="77777777" w:rsidR="003345E9" w:rsidRDefault="007169A0">
      <w:pPr>
        <w:pStyle w:val="a5"/>
        <w:numPr>
          <w:ilvl w:val="0"/>
          <w:numId w:val="30"/>
        </w:numPr>
        <w:tabs>
          <w:tab w:val="left" w:pos="1016"/>
        </w:tabs>
        <w:spacing w:line="206" w:lineRule="auto"/>
        <w:ind w:left="119" w:right="17" w:firstLine="408"/>
        <w:rPr>
          <w:sz w:val="20"/>
        </w:rPr>
      </w:pPr>
      <w:r>
        <w:rPr>
          <w:b/>
          <w:color w:val="231F20"/>
          <w:w w:val="102"/>
          <w:sz w:val="20"/>
        </w:rPr>
        <w:t>國際門訓事工主席</w:t>
      </w:r>
      <w:r>
        <w:rPr>
          <w:color w:val="231F20"/>
          <w:w w:val="102"/>
          <w:sz w:val="20"/>
        </w:rPr>
        <w:t>。教會年議會應自出席的正式會友中，經</w:t>
      </w:r>
      <w:r>
        <w:rPr>
          <w:color w:val="231F20"/>
          <w:spacing w:val="2"/>
          <w:w w:val="102"/>
          <w:sz w:val="20"/>
        </w:rPr>
        <w:t>過半數投票通過選出一位擔任國際門訓事工主席，其任期為一年，或</w:t>
      </w:r>
      <w:r>
        <w:rPr>
          <w:color w:val="231F20"/>
          <w:spacing w:val="-4"/>
          <w:w w:val="102"/>
          <w:sz w:val="20"/>
        </w:rPr>
        <w:t>直到繼任者被選出為止。國際門訓事工委員會在教牧核准下，得以「贊</w:t>
      </w:r>
      <w:r>
        <w:rPr>
          <w:color w:val="231F20"/>
          <w:spacing w:val="1"/>
          <w:w w:val="102"/>
          <w:sz w:val="20"/>
        </w:rPr>
        <w:t>成」或「反對」之投票方式選舉現任主席。主席職位出缺時</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應由地</w:t>
      </w:r>
      <w:r>
        <w:rPr>
          <w:color w:val="231F20"/>
          <w:spacing w:val="5"/>
          <w:w w:val="102"/>
          <w:sz w:val="20"/>
        </w:rPr>
        <w:t>方教會正式召開教會會議遴選遞補之。新上任之國際門訓事工主席，</w:t>
      </w:r>
      <w:r>
        <w:rPr>
          <w:color w:val="231F20"/>
          <w:w w:val="102"/>
          <w:sz w:val="20"/>
        </w:rPr>
        <w:t>應為地區年議會、教會委員會、及國際門訓事工委員會之當然委員。</w:t>
      </w:r>
    </w:p>
    <w:p w14:paraId="7B7E80A0" w14:textId="77777777" w:rsidR="003345E9" w:rsidRDefault="007169A0">
      <w:pPr>
        <w:pStyle w:val="a3"/>
        <w:spacing w:line="206" w:lineRule="auto"/>
        <w:ind w:left="119" w:right="16"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任教會職員，其生活公開見證神呼召我們過聖潔生活的恩典；他們認</w:t>
      </w:r>
      <w:r>
        <w:rPr>
          <w:color w:val="231F20"/>
          <w:w w:val="102"/>
        </w:rPr>
        <w:t>同宣聖會的教義、法規和實踐；並且以忠心聚會、積極服事、什一奉</w:t>
      </w:r>
      <w:r>
        <w:rPr>
          <w:color w:val="231F20"/>
          <w:spacing w:val="2"/>
          <w:w w:val="102"/>
        </w:rPr>
        <w:t>獻和一般奉獻支持地方教會。教會職員應完全參與在『使萬民作有基</w:t>
      </w:r>
      <w:r>
        <w:rPr>
          <w:color w:val="231F20"/>
          <w:spacing w:val="-8"/>
          <w:w w:val="102"/>
        </w:rPr>
        <w:t>督樣式的門徒』的事工當中。</w:t>
      </w:r>
      <w:r>
        <w:rPr>
          <w:rFonts w:ascii="Noto Sans TC" w:eastAsia="Noto Sans TC"/>
          <w:color w:val="231F20"/>
          <w:spacing w:val="-1"/>
          <w:w w:val="102"/>
        </w:rPr>
        <w:t>（33</w:t>
      </w:r>
      <w:r>
        <w:rPr>
          <w:rFonts w:ascii="Noto Sans TC" w:eastAsia="Noto Sans TC"/>
          <w:color w:val="231F20"/>
          <w:spacing w:val="-4"/>
          <w:w w:val="102"/>
        </w:rPr>
        <w:t>，</w:t>
      </w:r>
      <w:r>
        <w:rPr>
          <w:rFonts w:ascii="Noto Sans TC" w:eastAsia="Noto Sans TC"/>
          <w:color w:val="231F20"/>
          <w:spacing w:val="-1"/>
          <w:w w:val="102"/>
        </w:rPr>
        <w:t>115.11</w:t>
      </w:r>
      <w:r>
        <w:rPr>
          <w:rFonts w:ascii="Noto Sans TC" w:eastAsia="Noto Sans TC"/>
          <w:color w:val="231F20"/>
          <w:spacing w:val="-4"/>
          <w:w w:val="102"/>
        </w:rPr>
        <w:t>，</w:t>
      </w:r>
      <w:r>
        <w:rPr>
          <w:rFonts w:ascii="Noto Sans TC" w:eastAsia="Noto Sans TC"/>
          <w:color w:val="231F20"/>
          <w:spacing w:val="-1"/>
          <w:w w:val="102"/>
        </w:rPr>
        <w:t>137</w:t>
      </w:r>
      <w:r>
        <w:rPr>
          <w:rFonts w:ascii="Noto Sans TC" w:eastAsia="Noto Sans TC"/>
          <w:color w:val="231F20"/>
          <w:spacing w:val="-4"/>
          <w:w w:val="102"/>
        </w:rPr>
        <w:t>，</w:t>
      </w:r>
      <w:r>
        <w:rPr>
          <w:rFonts w:ascii="Noto Sans TC" w:eastAsia="Noto Sans TC"/>
          <w:color w:val="231F20"/>
          <w:spacing w:val="-1"/>
          <w:w w:val="102"/>
        </w:rPr>
        <w:t>155</w:t>
      </w:r>
      <w:r>
        <w:rPr>
          <w:rFonts w:ascii="Noto Sans TC" w:eastAsia="Noto Sans TC"/>
          <w:color w:val="231F20"/>
          <w:spacing w:val="-4"/>
          <w:w w:val="102"/>
        </w:rPr>
        <w:t>，</w:t>
      </w:r>
      <w:r>
        <w:rPr>
          <w:rFonts w:ascii="Noto Sans TC" w:eastAsia="Noto Sans TC"/>
          <w:color w:val="231F20"/>
          <w:spacing w:val="-1"/>
          <w:w w:val="102"/>
        </w:rPr>
        <w:t>155.5</w:t>
      </w:r>
      <w:r>
        <w:rPr>
          <w:rFonts w:ascii="Noto Sans TC" w:eastAsia="Noto Sans TC"/>
          <w:color w:val="231F20"/>
          <w:spacing w:val="-4"/>
          <w:w w:val="102"/>
        </w:rPr>
        <w:t>，</w:t>
      </w:r>
      <w:r>
        <w:rPr>
          <w:rFonts w:ascii="Noto Sans TC" w:eastAsia="Noto Sans TC"/>
          <w:color w:val="231F20"/>
          <w:spacing w:val="-1"/>
          <w:w w:val="102"/>
        </w:rPr>
        <w:t>201）</w:t>
      </w:r>
    </w:p>
    <w:p w14:paraId="3F19820C" w14:textId="77777777" w:rsidR="003345E9" w:rsidRDefault="007169A0">
      <w:pPr>
        <w:spacing w:line="329" w:lineRule="exact"/>
        <w:ind w:left="527"/>
        <w:rPr>
          <w:sz w:val="20"/>
        </w:rPr>
      </w:pPr>
      <w:r>
        <w:rPr>
          <w:b/>
          <w:color w:val="231F20"/>
          <w:sz w:val="20"/>
        </w:rPr>
        <w:t>國際門訓</w:t>
      </w:r>
      <w:r>
        <w:rPr>
          <w:color w:val="231F20"/>
          <w:sz w:val="20"/>
        </w:rPr>
        <w:t>事工</w:t>
      </w:r>
      <w:r>
        <w:rPr>
          <w:b/>
          <w:color w:val="231F20"/>
          <w:sz w:val="20"/>
        </w:rPr>
        <w:t>主席之職責和權力</w:t>
      </w:r>
      <w:r>
        <w:rPr>
          <w:color w:val="231F20"/>
          <w:spacing w:val="-4"/>
          <w:sz w:val="20"/>
        </w:rPr>
        <w:t>如下：</w:t>
      </w:r>
    </w:p>
    <w:p w14:paraId="509ECD04" w14:textId="77777777" w:rsidR="003345E9" w:rsidRDefault="003345E9">
      <w:pPr>
        <w:spacing w:line="329" w:lineRule="exact"/>
        <w:rPr>
          <w:sz w:val="20"/>
        </w:rPr>
        <w:sectPr w:rsidR="003345E9">
          <w:pgSz w:w="8640" w:h="12960"/>
          <w:pgMar w:top="480" w:right="1080" w:bottom="1180" w:left="1080" w:header="0" w:footer="997" w:gutter="0"/>
          <w:cols w:space="720"/>
        </w:sectPr>
      </w:pPr>
    </w:p>
    <w:p w14:paraId="772BF74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CBB57E8" w14:textId="77777777" w:rsidR="003345E9" w:rsidRDefault="007169A0">
      <w:pPr>
        <w:pStyle w:val="a5"/>
        <w:numPr>
          <w:ilvl w:val="1"/>
          <w:numId w:val="30"/>
        </w:numPr>
        <w:tabs>
          <w:tab w:val="left" w:pos="1192"/>
        </w:tabs>
        <w:spacing w:before="199" w:line="348" w:lineRule="exact"/>
        <w:ind w:left="1192" w:hanging="664"/>
        <w:rPr>
          <w:sz w:val="20"/>
        </w:rPr>
      </w:pPr>
      <w:r>
        <w:rPr>
          <w:color w:val="231F20"/>
          <w:spacing w:val="-1"/>
          <w:sz w:val="20"/>
        </w:rPr>
        <w:t>負責執行監督地方教會之國際門訓事工。</w:t>
      </w:r>
    </w:p>
    <w:p w14:paraId="6A2840C3" w14:textId="77777777" w:rsidR="003345E9" w:rsidRDefault="007169A0">
      <w:pPr>
        <w:pStyle w:val="a5"/>
        <w:numPr>
          <w:ilvl w:val="1"/>
          <w:numId w:val="30"/>
        </w:numPr>
        <w:tabs>
          <w:tab w:val="left" w:pos="1192"/>
        </w:tabs>
        <w:spacing w:line="320" w:lineRule="exact"/>
        <w:ind w:left="1192" w:hanging="664"/>
        <w:rPr>
          <w:rFonts w:ascii="Noto Sans TC" w:eastAsia="Noto Sans TC"/>
          <w:sz w:val="20"/>
        </w:rPr>
      </w:pPr>
      <w:r>
        <w:rPr>
          <w:color w:val="231F20"/>
          <w:spacing w:val="-6"/>
          <w:sz w:val="20"/>
        </w:rPr>
        <w:t>依照國際門訓事工規章管理國際門訓事工。</w:t>
      </w:r>
      <w:r>
        <w:rPr>
          <w:rFonts w:ascii="Noto Sans TC" w:eastAsia="Noto Sans TC"/>
          <w:color w:val="231F20"/>
          <w:spacing w:val="-2"/>
          <w:sz w:val="20"/>
        </w:rPr>
        <w:t>（812）</w:t>
      </w:r>
    </w:p>
    <w:p w14:paraId="25495ED2" w14:textId="77777777" w:rsidR="003345E9" w:rsidRDefault="007169A0">
      <w:pPr>
        <w:pStyle w:val="a5"/>
        <w:numPr>
          <w:ilvl w:val="1"/>
          <w:numId w:val="30"/>
        </w:numPr>
        <w:tabs>
          <w:tab w:val="left" w:pos="1192"/>
        </w:tabs>
        <w:spacing w:line="320" w:lineRule="exact"/>
        <w:ind w:left="1192" w:hanging="664"/>
        <w:rPr>
          <w:sz w:val="20"/>
        </w:rPr>
      </w:pPr>
      <w:r>
        <w:rPr>
          <w:color w:val="231F20"/>
          <w:spacing w:val="-1"/>
          <w:sz w:val="20"/>
        </w:rPr>
        <w:t>督促人數增長之計劃，領導栽培訓練。</w:t>
      </w:r>
    </w:p>
    <w:p w14:paraId="0AC759F0" w14:textId="77777777" w:rsidR="003345E9" w:rsidRDefault="007169A0">
      <w:pPr>
        <w:pStyle w:val="a5"/>
        <w:numPr>
          <w:ilvl w:val="1"/>
          <w:numId w:val="30"/>
        </w:numPr>
        <w:tabs>
          <w:tab w:val="left" w:pos="1193"/>
        </w:tabs>
        <w:spacing w:before="11" w:line="204" w:lineRule="auto"/>
        <w:ind w:right="117" w:firstLine="408"/>
        <w:jc w:val="both"/>
        <w:rPr>
          <w:sz w:val="20"/>
        </w:rPr>
      </w:pPr>
      <w:r>
        <w:rPr>
          <w:color w:val="231F20"/>
          <w:spacing w:val="1"/>
          <w:w w:val="102"/>
          <w:sz w:val="20"/>
        </w:rPr>
        <w:t>擔任國際門訓事工委員會或教會委員會所屬之教育委員會之日常會議主席，領導國際門訓事工委員會善盡其職。</w:t>
      </w:r>
    </w:p>
    <w:p w14:paraId="1CD1EFC8" w14:textId="77777777" w:rsidR="003345E9" w:rsidRDefault="007169A0">
      <w:pPr>
        <w:pStyle w:val="a5"/>
        <w:numPr>
          <w:ilvl w:val="1"/>
          <w:numId w:val="30"/>
        </w:numPr>
        <w:tabs>
          <w:tab w:val="left" w:pos="1192"/>
        </w:tabs>
        <w:spacing w:line="312" w:lineRule="exact"/>
        <w:ind w:left="1192" w:hanging="664"/>
        <w:jc w:val="both"/>
        <w:rPr>
          <w:sz w:val="20"/>
        </w:rPr>
      </w:pPr>
      <w:r>
        <w:rPr>
          <w:color w:val="231F20"/>
          <w:spacing w:val="-1"/>
          <w:sz w:val="20"/>
        </w:rPr>
        <w:t>送呈國際門訓事工之年度預算至教會委員會。</w:t>
      </w:r>
    </w:p>
    <w:p w14:paraId="3CE889D9" w14:textId="77777777" w:rsidR="003345E9" w:rsidRDefault="007169A0">
      <w:pPr>
        <w:pStyle w:val="a5"/>
        <w:numPr>
          <w:ilvl w:val="1"/>
          <w:numId w:val="30"/>
        </w:numPr>
        <w:tabs>
          <w:tab w:val="left" w:pos="1192"/>
        </w:tabs>
        <w:spacing w:line="320" w:lineRule="exact"/>
        <w:ind w:left="1192" w:hanging="664"/>
        <w:jc w:val="both"/>
        <w:rPr>
          <w:sz w:val="20"/>
        </w:rPr>
      </w:pPr>
      <w:r>
        <w:rPr>
          <w:color w:val="231F20"/>
          <w:spacing w:val="-1"/>
          <w:sz w:val="20"/>
        </w:rPr>
        <w:t>每月送呈月報至教會委員會，每年送呈年報至教會年議會。</w:t>
      </w:r>
    </w:p>
    <w:p w14:paraId="3FFD1A88" w14:textId="77777777" w:rsidR="003345E9" w:rsidRDefault="007169A0">
      <w:pPr>
        <w:pStyle w:val="a5"/>
        <w:numPr>
          <w:ilvl w:val="0"/>
          <w:numId w:val="30"/>
        </w:numPr>
        <w:tabs>
          <w:tab w:val="left" w:pos="1008"/>
        </w:tabs>
        <w:spacing w:before="8" w:line="206" w:lineRule="auto"/>
        <w:ind w:right="105" w:firstLine="408"/>
        <w:jc w:val="both"/>
        <w:rPr>
          <w:sz w:val="20"/>
        </w:rPr>
      </w:pPr>
      <w:r>
        <w:rPr>
          <w:b/>
          <w:color w:val="231F20"/>
          <w:spacing w:val="8"/>
          <w:w w:val="102"/>
          <w:sz w:val="20"/>
        </w:rPr>
        <w:t>兒童事工</w:t>
      </w:r>
      <w:r>
        <w:rPr>
          <w:b/>
          <w:color w:val="231F20"/>
          <w:w w:val="102"/>
          <w:sz w:val="20"/>
        </w:rPr>
        <w:t>（CM</w:t>
      </w:r>
      <w:r>
        <w:rPr>
          <w:b/>
          <w:color w:val="231F20"/>
          <w:spacing w:val="11"/>
          <w:w w:val="102"/>
          <w:sz w:val="20"/>
        </w:rPr>
        <w:t>）</w:t>
      </w:r>
      <w:r>
        <w:rPr>
          <w:b/>
          <w:color w:val="231F20"/>
          <w:spacing w:val="5"/>
          <w:w w:val="102"/>
          <w:sz w:val="20"/>
        </w:rPr>
        <w:t>議會</w:t>
      </w:r>
      <w:r>
        <w:rPr>
          <w:b/>
          <w:color w:val="231F20"/>
          <w:spacing w:val="3"/>
          <w:sz w:val="20"/>
        </w:rPr>
        <w:t xml:space="preserve"> </w:t>
      </w:r>
      <w:r>
        <w:rPr>
          <w:b/>
          <w:color w:val="231F20"/>
          <w:w w:val="102"/>
          <w:sz w:val="20"/>
        </w:rPr>
        <w:t>/</w:t>
      </w:r>
      <w:r>
        <w:rPr>
          <w:b/>
          <w:color w:val="231F20"/>
          <w:spacing w:val="3"/>
          <w:sz w:val="20"/>
        </w:rPr>
        <w:t xml:space="preserve"> </w:t>
      </w:r>
      <w:r>
        <w:rPr>
          <w:b/>
          <w:color w:val="231F20"/>
          <w:spacing w:val="8"/>
          <w:w w:val="102"/>
          <w:sz w:val="20"/>
        </w:rPr>
        <w:t>成人事工</w:t>
      </w:r>
      <w:r>
        <w:rPr>
          <w:b/>
          <w:color w:val="231F20"/>
          <w:w w:val="102"/>
          <w:sz w:val="20"/>
        </w:rPr>
        <w:t>（</w:t>
      </w:r>
      <w:r>
        <w:rPr>
          <w:b/>
          <w:color w:val="231F20"/>
          <w:spacing w:val="-1"/>
          <w:w w:val="102"/>
          <w:sz w:val="20"/>
        </w:rPr>
        <w:t>A</w:t>
      </w:r>
      <w:r>
        <w:rPr>
          <w:b/>
          <w:color w:val="231F20"/>
          <w:w w:val="102"/>
          <w:sz w:val="20"/>
        </w:rPr>
        <w:t>M</w:t>
      </w:r>
      <w:r>
        <w:rPr>
          <w:b/>
          <w:color w:val="231F20"/>
          <w:spacing w:val="11"/>
          <w:w w:val="102"/>
          <w:sz w:val="20"/>
        </w:rPr>
        <w:t>）議會及其門訓協</w:t>
      </w:r>
      <w:r>
        <w:rPr>
          <w:b/>
          <w:color w:val="231F20"/>
          <w:spacing w:val="2"/>
          <w:w w:val="102"/>
          <w:sz w:val="20"/>
        </w:rPr>
        <w:t>調主任。</w:t>
      </w:r>
      <w:r>
        <w:rPr>
          <w:color w:val="231F20"/>
          <w:spacing w:val="2"/>
          <w:w w:val="102"/>
          <w:sz w:val="20"/>
        </w:rPr>
        <w:t>各級國際門訓事工最好應組織成不同的年齡層：兒童、青年</w:t>
      </w:r>
      <w:r>
        <w:rPr>
          <w:color w:val="231F20"/>
          <w:w w:val="102"/>
          <w:sz w:val="20"/>
        </w:rPr>
        <w:t>及成人。各年齡層應有一議會，負責組織管理該工作。此種議會的成員包括各年齡層的門訓協調主任，以及來自主日學、查經班及小組之代表和其他事工所派任之代表。議會的工作乃是與各年齡層之門訓協調主任策劃各年齡層之事工，並協助完成計劃。所有兒童事工議會或成人事工議會之工作應送呈其門訓協調主任及國際門訓事工委員會核准。</w:t>
      </w:r>
    </w:p>
    <w:p w14:paraId="6BEF9EEE" w14:textId="77777777" w:rsidR="003345E9" w:rsidRDefault="007169A0">
      <w:pPr>
        <w:pStyle w:val="3"/>
        <w:spacing w:line="299" w:lineRule="exact"/>
        <w:ind w:left="528"/>
        <w:rPr>
          <w:b w:val="0"/>
        </w:rPr>
      </w:pPr>
      <w:r>
        <w:rPr>
          <w:color w:val="231F20"/>
        </w:rPr>
        <w:t>各年齡層門訓協調主任之職責</w:t>
      </w:r>
      <w:r>
        <w:rPr>
          <w:b w:val="0"/>
          <w:color w:val="231F20"/>
          <w:spacing w:val="-4"/>
        </w:rPr>
        <w:t>如下：</w:t>
      </w:r>
    </w:p>
    <w:p w14:paraId="62B11442" w14:textId="77777777" w:rsidR="003345E9" w:rsidRDefault="007169A0">
      <w:pPr>
        <w:pStyle w:val="a5"/>
        <w:numPr>
          <w:ilvl w:val="1"/>
          <w:numId w:val="30"/>
        </w:numPr>
        <w:tabs>
          <w:tab w:val="left" w:pos="1193"/>
        </w:tabs>
        <w:spacing w:before="12" w:line="204" w:lineRule="auto"/>
        <w:ind w:right="117" w:firstLine="408"/>
        <w:jc w:val="both"/>
        <w:rPr>
          <w:sz w:val="20"/>
        </w:rPr>
      </w:pPr>
      <w:r>
        <w:rPr>
          <w:color w:val="231F20"/>
          <w:spacing w:val="-1"/>
          <w:w w:val="102"/>
          <w:sz w:val="20"/>
        </w:rPr>
        <w:t>主持各自年齡層之議會，組織、推動、和協調國際門訓事</w:t>
      </w:r>
      <w:r>
        <w:rPr>
          <w:color w:val="231F20"/>
          <w:w w:val="102"/>
          <w:sz w:val="20"/>
        </w:rPr>
        <w:t>工之整體。</w:t>
      </w:r>
    </w:p>
    <w:p w14:paraId="3E63154C" w14:textId="77777777" w:rsidR="003345E9" w:rsidRDefault="007169A0">
      <w:pPr>
        <w:pStyle w:val="a5"/>
        <w:numPr>
          <w:ilvl w:val="1"/>
          <w:numId w:val="30"/>
        </w:numPr>
        <w:tabs>
          <w:tab w:val="left" w:pos="1194"/>
        </w:tabs>
        <w:spacing w:before="2" w:line="204" w:lineRule="auto"/>
        <w:ind w:right="14" w:firstLine="408"/>
        <w:jc w:val="both"/>
        <w:rPr>
          <w:sz w:val="20"/>
        </w:rPr>
      </w:pPr>
      <w:r>
        <w:rPr>
          <w:color w:val="231F20"/>
          <w:spacing w:val="5"/>
          <w:w w:val="102"/>
          <w:sz w:val="20"/>
        </w:rPr>
        <w:t>領導地方教會國際門訓事工各部門並促進人數增長計劃，包括兒童、青年和成人，並與國際門訓事工委員會合作同工。</w:t>
      </w:r>
    </w:p>
    <w:p w14:paraId="7A34DEF8" w14:textId="77777777" w:rsidR="003345E9" w:rsidRDefault="007169A0">
      <w:pPr>
        <w:pStyle w:val="a5"/>
        <w:numPr>
          <w:ilvl w:val="1"/>
          <w:numId w:val="30"/>
        </w:numPr>
        <w:tabs>
          <w:tab w:val="left" w:pos="1192"/>
        </w:tabs>
        <w:spacing w:before="3" w:line="204" w:lineRule="auto"/>
        <w:ind w:right="117" w:firstLine="408"/>
        <w:jc w:val="both"/>
        <w:rPr>
          <w:sz w:val="20"/>
        </w:rPr>
      </w:pPr>
      <w:r>
        <w:rPr>
          <w:color w:val="231F20"/>
          <w:spacing w:val="-6"/>
          <w:sz w:val="20"/>
        </w:rPr>
        <w:t>帶領其所屬代表年齡層之其他主日活動、托兒所 / 學校</w:t>
      </w:r>
      <w:r>
        <w:rPr>
          <w:color w:val="231F20"/>
          <w:sz w:val="20"/>
        </w:rPr>
        <w:t>（出</w:t>
      </w:r>
      <w:r>
        <w:rPr>
          <w:color w:val="231F20"/>
          <w:spacing w:val="-2"/>
          <w:sz w:val="20"/>
        </w:rPr>
        <w:t>生至中學</w:t>
      </w:r>
      <w:r>
        <w:rPr>
          <w:color w:val="231F20"/>
          <w:spacing w:val="-102"/>
          <w:sz w:val="20"/>
        </w:rPr>
        <w:t>）</w:t>
      </w:r>
      <w:r>
        <w:rPr>
          <w:color w:val="231F20"/>
          <w:spacing w:val="-2"/>
          <w:sz w:val="20"/>
        </w:rPr>
        <w:t>、年度及特別事工、佈道及團契等活動。</w:t>
      </w:r>
    </w:p>
    <w:p w14:paraId="595AD28B" w14:textId="77777777" w:rsidR="003345E9" w:rsidRDefault="007169A0">
      <w:pPr>
        <w:pStyle w:val="a5"/>
        <w:numPr>
          <w:ilvl w:val="1"/>
          <w:numId w:val="30"/>
        </w:numPr>
        <w:tabs>
          <w:tab w:val="left" w:pos="1193"/>
        </w:tabs>
        <w:spacing w:before="2" w:line="204" w:lineRule="auto"/>
        <w:ind w:right="117" w:firstLine="408"/>
        <w:jc w:val="both"/>
        <w:rPr>
          <w:rFonts w:ascii="Noto Sans TC" w:eastAsia="Noto Sans TC"/>
          <w:sz w:val="20"/>
        </w:rPr>
      </w:pPr>
      <w:r>
        <w:rPr>
          <w:color w:val="231F20"/>
          <w:spacing w:val="1"/>
          <w:w w:val="102"/>
          <w:sz w:val="20"/>
        </w:rPr>
        <w:t>向國際門訓事工委員會提名擔任其所屬年齡層各種事工之</w:t>
      </w:r>
      <w:r>
        <w:rPr>
          <w:color w:val="231F20"/>
          <w:spacing w:val="-1"/>
          <w:w w:val="102"/>
          <w:sz w:val="20"/>
        </w:rPr>
        <w:t>領袖，包括主日學、查經班、小組督導、教師及職員，除了國際青年</w:t>
      </w:r>
      <w:r>
        <w:rPr>
          <w:color w:val="231F20"/>
          <w:w w:val="102"/>
          <w:sz w:val="20"/>
        </w:rPr>
        <w:t>團契將提名青年主日學、查經班、小組督導、教師和職員。被提名人</w:t>
      </w:r>
      <w:r>
        <w:rPr>
          <w:color w:val="231F20"/>
          <w:spacing w:val="-7"/>
          <w:w w:val="102"/>
          <w:sz w:val="20"/>
        </w:rPr>
        <w:t>須經教牧及國際門訓事工主席核准。</w:t>
      </w:r>
      <w:r>
        <w:rPr>
          <w:rFonts w:ascii="Noto Sans TC" w:eastAsia="Noto Sans TC"/>
          <w:color w:val="231F20"/>
          <w:w w:val="102"/>
          <w:sz w:val="20"/>
        </w:rPr>
        <w:t>（33）</w:t>
      </w:r>
    </w:p>
    <w:p w14:paraId="0C4C017B" w14:textId="77777777" w:rsidR="003345E9" w:rsidRDefault="007169A0">
      <w:pPr>
        <w:pStyle w:val="a5"/>
        <w:numPr>
          <w:ilvl w:val="1"/>
          <w:numId w:val="30"/>
        </w:numPr>
        <w:tabs>
          <w:tab w:val="left" w:pos="1193"/>
        </w:tabs>
        <w:spacing w:before="6" w:line="204" w:lineRule="auto"/>
        <w:ind w:right="115" w:firstLine="408"/>
        <w:jc w:val="both"/>
        <w:rPr>
          <w:sz w:val="20"/>
        </w:rPr>
      </w:pPr>
      <w:r>
        <w:rPr>
          <w:color w:val="231F20"/>
          <w:spacing w:val="1"/>
          <w:w w:val="102"/>
          <w:sz w:val="20"/>
        </w:rPr>
        <w:t>使用其他任何栽培訓練之課程前，須得到國際門訓事工委</w:t>
      </w:r>
      <w:r>
        <w:rPr>
          <w:color w:val="231F20"/>
          <w:w w:val="102"/>
          <w:sz w:val="20"/>
        </w:rPr>
        <w:t>員會之同意。</w:t>
      </w:r>
    </w:p>
    <w:p w14:paraId="5AE17D23" w14:textId="77777777" w:rsidR="003345E9" w:rsidRDefault="007169A0">
      <w:pPr>
        <w:pStyle w:val="a5"/>
        <w:numPr>
          <w:ilvl w:val="1"/>
          <w:numId w:val="30"/>
        </w:numPr>
        <w:tabs>
          <w:tab w:val="left" w:pos="1194"/>
        </w:tabs>
        <w:spacing w:before="2" w:line="204" w:lineRule="auto"/>
        <w:ind w:right="14" w:firstLine="408"/>
        <w:jc w:val="both"/>
        <w:rPr>
          <w:sz w:val="20"/>
        </w:rPr>
      </w:pPr>
      <w:r>
        <w:rPr>
          <w:color w:val="231F20"/>
          <w:spacing w:val="5"/>
          <w:w w:val="102"/>
          <w:sz w:val="20"/>
        </w:rPr>
        <w:t>與國際門訓事工委員會和信徒繼續訓練之協調主任配合，提供各年齡層同工之領袖訓練。</w:t>
      </w:r>
    </w:p>
    <w:p w14:paraId="178A7D10" w14:textId="77777777" w:rsidR="003345E9" w:rsidRDefault="007169A0">
      <w:pPr>
        <w:pStyle w:val="a5"/>
        <w:numPr>
          <w:ilvl w:val="1"/>
          <w:numId w:val="30"/>
        </w:numPr>
        <w:tabs>
          <w:tab w:val="left" w:pos="1193"/>
        </w:tabs>
        <w:spacing w:before="3" w:line="204" w:lineRule="auto"/>
        <w:ind w:right="115" w:firstLine="408"/>
        <w:jc w:val="both"/>
        <w:rPr>
          <w:sz w:val="20"/>
        </w:rPr>
      </w:pPr>
      <w:r>
        <w:rPr>
          <w:color w:val="231F20"/>
          <w:spacing w:val="1"/>
          <w:w w:val="102"/>
          <w:sz w:val="20"/>
        </w:rPr>
        <w:t>向國際門訓事工委員會及</w:t>
      </w:r>
      <w:r>
        <w:rPr>
          <w:color w:val="231F20"/>
          <w:spacing w:val="2"/>
          <w:w w:val="102"/>
          <w:sz w:val="20"/>
        </w:rPr>
        <w:t>（或）教會委員會提出年度預算</w:t>
      </w:r>
      <w:r>
        <w:rPr>
          <w:color w:val="231F20"/>
          <w:w w:val="102"/>
          <w:sz w:val="20"/>
        </w:rPr>
        <w:t>申請，並依照核准之預算管理收支。</w:t>
      </w:r>
    </w:p>
    <w:p w14:paraId="36EC7E05"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29AB49EE" w14:textId="77777777" w:rsidR="003345E9" w:rsidRDefault="007169A0">
      <w:pPr>
        <w:pStyle w:val="a3"/>
        <w:spacing w:before="50"/>
        <w:ind w:left="0"/>
        <w:jc w:val="center"/>
      </w:pPr>
      <w:r>
        <w:rPr>
          <w:color w:val="231F20"/>
          <w:spacing w:val="-3"/>
        </w:rPr>
        <w:lastRenderedPageBreak/>
        <w:t>地方教會</w:t>
      </w:r>
    </w:p>
    <w:p w14:paraId="2B3FE736" w14:textId="77777777" w:rsidR="003345E9" w:rsidRDefault="007169A0">
      <w:pPr>
        <w:pStyle w:val="a5"/>
        <w:numPr>
          <w:ilvl w:val="1"/>
          <w:numId w:val="30"/>
        </w:numPr>
        <w:tabs>
          <w:tab w:val="left" w:pos="1204"/>
        </w:tabs>
        <w:spacing w:before="234" w:line="206" w:lineRule="auto"/>
        <w:ind w:left="119" w:right="15" w:firstLine="408"/>
        <w:rPr>
          <w:sz w:val="20"/>
        </w:rPr>
      </w:pPr>
      <w:r>
        <w:rPr>
          <w:color w:val="231F20"/>
          <w:spacing w:val="2"/>
          <w:w w:val="102"/>
          <w:sz w:val="20"/>
        </w:rPr>
        <w:t>接受在其帶領下所有地方教會各年齡層各個部門事工運作</w:t>
      </w:r>
      <w:r>
        <w:rPr>
          <w:color w:val="231F20"/>
          <w:w w:val="102"/>
          <w:sz w:val="20"/>
        </w:rPr>
        <w:t>之報告書。每月應將門訓事工（主日學、擴展事工職責、門訓、查經）情況送呈國際門訓事工主席。</w:t>
      </w:r>
    </w:p>
    <w:p w14:paraId="4D95BB7D" w14:textId="77777777" w:rsidR="003345E9" w:rsidRDefault="007169A0">
      <w:pPr>
        <w:pStyle w:val="a5"/>
        <w:numPr>
          <w:ilvl w:val="1"/>
          <w:numId w:val="30"/>
        </w:numPr>
        <w:tabs>
          <w:tab w:val="left" w:pos="1192"/>
        </w:tabs>
        <w:spacing w:line="204" w:lineRule="auto"/>
        <w:ind w:left="119" w:right="115" w:firstLine="408"/>
        <w:rPr>
          <w:sz w:val="20"/>
        </w:rPr>
      </w:pPr>
      <w:r>
        <w:rPr>
          <w:color w:val="231F20"/>
          <w:spacing w:val="1"/>
          <w:w w:val="102"/>
          <w:sz w:val="20"/>
        </w:rPr>
        <w:t>每季將其所所屬各年齡層之活動，送呈季報到地方國際門</w:t>
      </w:r>
      <w:r>
        <w:rPr>
          <w:color w:val="231F20"/>
          <w:w w:val="102"/>
          <w:sz w:val="20"/>
        </w:rPr>
        <w:t>訓事工委員會，以便與地方教會國際門訓事工整體事工配搭合作。</w:t>
      </w:r>
    </w:p>
    <w:p w14:paraId="04467F15" w14:textId="77777777" w:rsidR="003345E9" w:rsidRDefault="007169A0">
      <w:pPr>
        <w:pStyle w:val="a5"/>
        <w:numPr>
          <w:ilvl w:val="0"/>
          <w:numId w:val="30"/>
        </w:numPr>
        <w:tabs>
          <w:tab w:val="left" w:pos="1005"/>
        </w:tabs>
        <w:spacing w:line="206" w:lineRule="auto"/>
        <w:ind w:left="119" w:right="16" w:firstLine="408"/>
        <w:rPr>
          <w:sz w:val="20"/>
        </w:rPr>
      </w:pPr>
      <w:r>
        <w:rPr>
          <w:b/>
          <w:color w:val="231F20"/>
          <w:spacing w:val="1"/>
          <w:w w:val="102"/>
          <w:sz w:val="20"/>
        </w:rPr>
        <w:t>兒童事工議會</w:t>
      </w:r>
      <w:r>
        <w:rPr>
          <w:color w:val="231F20"/>
          <w:spacing w:val="2"/>
          <w:w w:val="102"/>
          <w:sz w:val="20"/>
        </w:rPr>
        <w:t>。兒童事工議會負責地方教會中兒童年齡自出</w:t>
      </w:r>
      <w:r>
        <w:rPr>
          <w:color w:val="231F20"/>
          <w:spacing w:val="3"/>
          <w:w w:val="102"/>
          <w:sz w:val="20"/>
        </w:rPr>
        <w:t>生到十二歲之全部國際門訓事工之計劃。議會的成員至少要有一位主</w:t>
      </w:r>
      <w:r>
        <w:rPr>
          <w:color w:val="231F20"/>
          <w:spacing w:val="-16"/>
          <w:w w:val="102"/>
          <w:sz w:val="20"/>
        </w:rPr>
        <w:t>日學、查經班、小組代表以及地方教會中任一兒童事工之門訓協調主任，</w:t>
      </w:r>
      <w:r>
        <w:rPr>
          <w:color w:val="231F20"/>
          <w:spacing w:val="-15"/>
          <w:w w:val="102"/>
          <w:sz w:val="20"/>
        </w:rPr>
        <w:t>如：兒童教會、教會童子軍、假期聖經學校、聖經知識問答、宣教教育、</w:t>
      </w:r>
      <w:r>
        <w:rPr>
          <w:color w:val="231F20"/>
          <w:spacing w:val="2"/>
          <w:w w:val="102"/>
          <w:sz w:val="20"/>
        </w:rPr>
        <w:t>搖籃班名冊、以及其他認為必要的。議會之大小將依地方教會兒童事</w:t>
      </w:r>
      <w:r>
        <w:rPr>
          <w:color w:val="231F20"/>
          <w:w w:val="102"/>
          <w:sz w:val="20"/>
        </w:rPr>
        <w:t>工之多寡而定。</w:t>
      </w:r>
    </w:p>
    <w:p w14:paraId="1F8605D9" w14:textId="77777777" w:rsidR="003345E9" w:rsidRDefault="007169A0">
      <w:pPr>
        <w:spacing w:line="301" w:lineRule="exact"/>
        <w:ind w:left="527"/>
        <w:rPr>
          <w:sz w:val="20"/>
        </w:rPr>
      </w:pPr>
      <w:r>
        <w:rPr>
          <w:b/>
          <w:color w:val="231F20"/>
          <w:sz w:val="20"/>
        </w:rPr>
        <w:t>兒童事工協調主任之職責</w:t>
      </w:r>
      <w:r>
        <w:rPr>
          <w:color w:val="231F20"/>
          <w:spacing w:val="-4"/>
          <w:sz w:val="20"/>
        </w:rPr>
        <w:t>如下：</w:t>
      </w:r>
    </w:p>
    <w:p w14:paraId="739B18AA" w14:textId="77777777" w:rsidR="003345E9" w:rsidRDefault="007169A0">
      <w:pPr>
        <w:pStyle w:val="a5"/>
        <w:numPr>
          <w:ilvl w:val="1"/>
          <w:numId w:val="30"/>
        </w:numPr>
        <w:tabs>
          <w:tab w:val="left" w:pos="1184"/>
        </w:tabs>
        <w:spacing w:line="320" w:lineRule="exact"/>
        <w:ind w:left="1184" w:hanging="657"/>
        <w:jc w:val="both"/>
        <w:rPr>
          <w:sz w:val="20"/>
        </w:rPr>
      </w:pPr>
      <w:r>
        <w:rPr>
          <w:color w:val="231F20"/>
          <w:spacing w:val="5"/>
          <w:sz w:val="20"/>
        </w:rPr>
        <w:t xml:space="preserve">執行 </w:t>
      </w:r>
      <w:r>
        <w:rPr>
          <w:rFonts w:ascii="Noto Sans TC" w:eastAsia="Noto Sans TC"/>
          <w:color w:val="231F20"/>
          <w:sz w:val="20"/>
        </w:rPr>
        <w:t>157.1</w:t>
      </w:r>
      <w:r>
        <w:rPr>
          <w:rFonts w:ascii="Noto Sans TC" w:eastAsia="Noto Sans TC"/>
          <w:color w:val="231F20"/>
          <w:spacing w:val="24"/>
          <w:sz w:val="20"/>
        </w:rPr>
        <w:t xml:space="preserve"> </w:t>
      </w:r>
      <w:r>
        <w:rPr>
          <w:color w:val="231F20"/>
          <w:spacing w:val="7"/>
          <w:sz w:val="20"/>
        </w:rPr>
        <w:t xml:space="preserve">至 </w:t>
      </w:r>
      <w:r>
        <w:rPr>
          <w:rFonts w:ascii="Noto Sans TC" w:eastAsia="Noto Sans TC"/>
          <w:color w:val="231F20"/>
          <w:sz w:val="20"/>
        </w:rPr>
        <w:t>157.9</w:t>
      </w:r>
      <w:r>
        <w:rPr>
          <w:rFonts w:ascii="Noto Sans TC" w:eastAsia="Noto Sans TC"/>
          <w:color w:val="231F20"/>
          <w:spacing w:val="23"/>
          <w:sz w:val="20"/>
        </w:rPr>
        <w:t xml:space="preserve"> </w:t>
      </w:r>
      <w:r>
        <w:rPr>
          <w:color w:val="231F20"/>
          <w:spacing w:val="-1"/>
          <w:sz w:val="20"/>
        </w:rPr>
        <w:t>條所列各年齡層門訓協調主任之職責。</w:t>
      </w:r>
    </w:p>
    <w:p w14:paraId="200E32DD" w14:textId="77777777" w:rsidR="003345E9" w:rsidRDefault="007169A0">
      <w:pPr>
        <w:pStyle w:val="a5"/>
        <w:numPr>
          <w:ilvl w:val="1"/>
          <w:numId w:val="30"/>
        </w:numPr>
        <w:tabs>
          <w:tab w:val="left" w:pos="1192"/>
        </w:tabs>
        <w:spacing w:before="5" w:line="206" w:lineRule="auto"/>
        <w:ind w:left="119" w:right="113" w:firstLine="408"/>
        <w:jc w:val="both"/>
        <w:rPr>
          <w:sz w:val="20"/>
        </w:rPr>
      </w:pPr>
      <w:r>
        <w:rPr>
          <w:color w:val="231F20"/>
          <w:spacing w:val="1"/>
          <w:w w:val="102"/>
          <w:sz w:val="20"/>
        </w:rPr>
        <w:t>與地方教會國際宣道團契之執行委員會合作，共同指派一</w:t>
      </w:r>
      <w:r>
        <w:rPr>
          <w:color w:val="231F20"/>
          <w:spacing w:val="3"/>
          <w:w w:val="102"/>
          <w:sz w:val="20"/>
        </w:rPr>
        <w:t>位兒童宣教教育協調主任。被指派之人同時成為國際宣道團契及兒童</w:t>
      </w:r>
      <w:r>
        <w:rPr>
          <w:color w:val="231F20"/>
          <w:spacing w:val="1"/>
          <w:w w:val="102"/>
          <w:sz w:val="20"/>
        </w:rPr>
        <w:t>事工議會之成員。被提名擔任該職務者，應經教牧和國際門訓事工主</w:t>
      </w:r>
      <w:r>
        <w:rPr>
          <w:color w:val="231F20"/>
          <w:w w:val="102"/>
          <w:sz w:val="20"/>
        </w:rPr>
        <w:t>席之核准。</w:t>
      </w:r>
    </w:p>
    <w:p w14:paraId="5BC1FA90" w14:textId="77777777" w:rsidR="003345E9" w:rsidRDefault="007169A0">
      <w:pPr>
        <w:pStyle w:val="a5"/>
        <w:numPr>
          <w:ilvl w:val="0"/>
          <w:numId w:val="30"/>
        </w:numPr>
        <w:tabs>
          <w:tab w:val="left" w:pos="1005"/>
        </w:tabs>
        <w:spacing w:line="206" w:lineRule="auto"/>
        <w:ind w:left="119" w:right="16" w:firstLine="408"/>
        <w:rPr>
          <w:sz w:val="20"/>
        </w:rPr>
      </w:pPr>
      <w:r>
        <w:rPr>
          <w:b/>
          <w:color w:val="231F20"/>
          <w:spacing w:val="1"/>
          <w:w w:val="102"/>
          <w:sz w:val="20"/>
        </w:rPr>
        <w:t>成人事工議會</w:t>
      </w:r>
      <w:r>
        <w:rPr>
          <w:color w:val="231F20"/>
          <w:spacing w:val="2"/>
          <w:w w:val="102"/>
          <w:sz w:val="20"/>
        </w:rPr>
        <w:t>。成人事工議會應為地方教會的成人負責計劃</w:t>
      </w:r>
      <w:r>
        <w:rPr>
          <w:color w:val="231F20"/>
          <w:spacing w:val="1"/>
          <w:w w:val="102"/>
          <w:sz w:val="20"/>
        </w:rPr>
        <w:t>整個國際門訓事工。成人事工議會至少由一名主日學、查經班、小組</w:t>
      </w:r>
      <w:r>
        <w:rPr>
          <w:color w:val="231F20"/>
          <w:spacing w:val="-10"/>
          <w:w w:val="102"/>
          <w:sz w:val="20"/>
        </w:rPr>
        <w:t>代表和地方教會任何成人事工的協調主任組成，諸如：婚姻和家庭生活、</w:t>
      </w:r>
      <w:r>
        <w:rPr>
          <w:color w:val="231F20"/>
          <w:w w:val="102"/>
          <w:sz w:val="20"/>
        </w:rPr>
        <w:t>年長者事工、單身事工、信徒事工、姊妹事工、弟兄事工以及其他視</w:t>
      </w:r>
      <w:r>
        <w:rPr>
          <w:color w:val="231F20"/>
          <w:spacing w:val="1"/>
          <w:w w:val="102"/>
          <w:sz w:val="20"/>
        </w:rPr>
        <w:t>為需要者。議會的大小因地方教會成人事工的數目而異，視需要為何</w:t>
      </w:r>
      <w:r>
        <w:rPr>
          <w:color w:val="231F20"/>
          <w:w w:val="102"/>
          <w:sz w:val="20"/>
        </w:rPr>
        <w:t>及有無人領導而定。</w:t>
      </w:r>
    </w:p>
    <w:p w14:paraId="3BB63B95" w14:textId="77777777" w:rsidR="003345E9" w:rsidRDefault="007169A0">
      <w:pPr>
        <w:spacing w:line="301" w:lineRule="exact"/>
        <w:ind w:left="527"/>
        <w:rPr>
          <w:sz w:val="20"/>
        </w:rPr>
      </w:pPr>
      <w:r>
        <w:rPr>
          <w:b/>
          <w:color w:val="231F20"/>
          <w:sz w:val="20"/>
        </w:rPr>
        <w:t>成人事工門訓協調主任</w:t>
      </w:r>
      <w:r>
        <w:rPr>
          <w:color w:val="231F20"/>
          <w:spacing w:val="-2"/>
          <w:sz w:val="20"/>
        </w:rPr>
        <w:t>之職責如下：</w:t>
      </w:r>
    </w:p>
    <w:p w14:paraId="591891BA" w14:textId="77777777" w:rsidR="003345E9" w:rsidRDefault="007169A0">
      <w:pPr>
        <w:pStyle w:val="a5"/>
        <w:numPr>
          <w:ilvl w:val="1"/>
          <w:numId w:val="30"/>
        </w:numPr>
        <w:tabs>
          <w:tab w:val="left" w:pos="1192"/>
        </w:tabs>
        <w:spacing w:before="4" w:line="204" w:lineRule="auto"/>
        <w:ind w:left="119" w:right="116" w:firstLine="408"/>
        <w:rPr>
          <w:sz w:val="20"/>
        </w:rPr>
      </w:pPr>
      <w:r>
        <w:rPr>
          <w:color w:val="231F20"/>
          <w:sz w:val="20"/>
        </w:rPr>
        <w:t xml:space="preserve">執行那些在 </w:t>
      </w:r>
      <w:r>
        <w:rPr>
          <w:b/>
          <w:color w:val="231F20"/>
          <w:sz w:val="20"/>
        </w:rPr>
        <w:t xml:space="preserve">157.1 </w:t>
      </w:r>
      <w:r>
        <w:rPr>
          <w:color w:val="231F20"/>
          <w:sz w:val="20"/>
        </w:rPr>
        <w:t xml:space="preserve">～ </w:t>
      </w:r>
      <w:r>
        <w:rPr>
          <w:b/>
          <w:color w:val="231F20"/>
          <w:sz w:val="20"/>
        </w:rPr>
        <w:t xml:space="preserve">157.9 </w:t>
      </w:r>
      <w:r>
        <w:rPr>
          <w:color w:val="231F20"/>
          <w:sz w:val="20"/>
        </w:rPr>
        <w:t>條分配給各年齡層協調主任之</w:t>
      </w:r>
      <w:r>
        <w:rPr>
          <w:color w:val="231F20"/>
          <w:spacing w:val="-4"/>
          <w:sz w:val="20"/>
        </w:rPr>
        <w:t>職責。</w:t>
      </w:r>
    </w:p>
    <w:p w14:paraId="1E9B7B2B" w14:textId="77777777" w:rsidR="003345E9" w:rsidRDefault="007169A0">
      <w:pPr>
        <w:pStyle w:val="2"/>
        <w:spacing w:before="63"/>
      </w:pPr>
      <w:r>
        <w:rPr>
          <w:color w:val="231F20"/>
        </w:rPr>
        <w:t>十六、地方教會國際青年團契</w:t>
      </w:r>
      <w:r>
        <w:rPr>
          <w:color w:val="231F20"/>
          <w:spacing w:val="-2"/>
        </w:rPr>
        <w:t>（NYI）</w:t>
      </w:r>
    </w:p>
    <w:p w14:paraId="4DD0D7FE" w14:textId="77777777" w:rsidR="003345E9" w:rsidRDefault="007169A0">
      <w:pPr>
        <w:pStyle w:val="a5"/>
        <w:numPr>
          <w:ilvl w:val="0"/>
          <w:numId w:val="30"/>
        </w:numPr>
        <w:tabs>
          <w:tab w:val="left" w:pos="1006"/>
        </w:tabs>
        <w:spacing w:before="47" w:line="206" w:lineRule="auto"/>
        <w:ind w:right="113" w:firstLine="408"/>
        <w:jc w:val="both"/>
        <w:rPr>
          <w:sz w:val="20"/>
        </w:rPr>
      </w:pPr>
      <w:r>
        <w:rPr>
          <w:color w:val="231F20"/>
          <w:spacing w:val="2"/>
          <w:w w:val="102"/>
          <w:sz w:val="20"/>
        </w:rPr>
        <w:t>宣聖會青年事工是在國際青年團契</w:t>
      </w:r>
      <w:r>
        <w:rPr>
          <w:color w:val="231F20"/>
          <w:w w:val="102"/>
          <w:sz w:val="20"/>
        </w:rPr>
        <w:t>（NYI</w:t>
      </w:r>
      <w:r>
        <w:rPr>
          <w:color w:val="231F20"/>
          <w:spacing w:val="3"/>
          <w:w w:val="102"/>
          <w:sz w:val="20"/>
        </w:rPr>
        <w:t>）的支持下在地方教會組織而成。地方的團體在國際青年團契規章和地方教會委員會的</w:t>
      </w:r>
      <w:r>
        <w:rPr>
          <w:color w:val="231F20"/>
          <w:w w:val="102"/>
          <w:sz w:val="20"/>
        </w:rPr>
        <w:t>授權之下組織而成。</w:t>
      </w:r>
    </w:p>
    <w:p w14:paraId="5FFB0E07" w14:textId="77777777" w:rsidR="003345E9" w:rsidRDefault="007169A0">
      <w:pPr>
        <w:pStyle w:val="a5"/>
        <w:numPr>
          <w:ilvl w:val="1"/>
          <w:numId w:val="30"/>
        </w:numPr>
        <w:tabs>
          <w:tab w:val="left" w:pos="1195"/>
        </w:tabs>
        <w:spacing w:line="334" w:lineRule="exact"/>
        <w:ind w:left="1195" w:hanging="667"/>
        <w:jc w:val="both"/>
        <w:rPr>
          <w:sz w:val="20"/>
        </w:rPr>
      </w:pPr>
      <w:r>
        <w:rPr>
          <w:color w:val="231F20"/>
          <w:spacing w:val="4"/>
          <w:sz w:val="20"/>
        </w:rPr>
        <w:t>地方教會國際青年團契（</w:t>
      </w:r>
      <w:r>
        <w:rPr>
          <w:color w:val="231F20"/>
          <w:spacing w:val="12"/>
          <w:sz w:val="20"/>
        </w:rPr>
        <w:t xml:space="preserve">以下簡稱 </w:t>
      </w:r>
      <w:r>
        <w:rPr>
          <w:color w:val="231F20"/>
          <w:spacing w:val="4"/>
          <w:sz w:val="20"/>
        </w:rPr>
        <w:t>NYI）</w:t>
      </w:r>
      <w:r>
        <w:rPr>
          <w:color w:val="231F20"/>
          <w:spacing w:val="14"/>
          <w:sz w:val="20"/>
        </w:rPr>
        <w:t xml:space="preserve">應根據 </w:t>
      </w:r>
      <w:r>
        <w:rPr>
          <w:color w:val="231F20"/>
          <w:spacing w:val="4"/>
          <w:sz w:val="20"/>
        </w:rPr>
        <w:t>NYI</w:t>
      </w:r>
      <w:r>
        <w:rPr>
          <w:color w:val="231F20"/>
          <w:spacing w:val="18"/>
          <w:sz w:val="20"/>
        </w:rPr>
        <w:t xml:space="preserve"> 地</w:t>
      </w:r>
    </w:p>
    <w:p w14:paraId="3D560BD1" w14:textId="77777777" w:rsidR="003345E9" w:rsidRDefault="003345E9">
      <w:pPr>
        <w:pStyle w:val="a5"/>
        <w:spacing w:line="334" w:lineRule="exact"/>
        <w:jc w:val="both"/>
        <w:rPr>
          <w:sz w:val="20"/>
        </w:rPr>
        <w:sectPr w:rsidR="003345E9">
          <w:pgSz w:w="8640" w:h="12960"/>
          <w:pgMar w:top="480" w:right="1080" w:bottom="1180" w:left="1080" w:header="0" w:footer="997" w:gutter="0"/>
          <w:cols w:space="720"/>
        </w:sectPr>
      </w:pPr>
    </w:p>
    <w:p w14:paraId="291032A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D73454B" w14:textId="77777777" w:rsidR="003345E9" w:rsidRDefault="007169A0">
      <w:pPr>
        <w:pStyle w:val="a3"/>
        <w:spacing w:before="238" w:line="204" w:lineRule="auto"/>
        <w:ind w:left="119" w:right="16"/>
      </w:pPr>
      <w:r>
        <w:rPr>
          <w:color w:val="231F20"/>
          <w:spacing w:val="-21"/>
          <w:w w:val="102"/>
        </w:rPr>
        <w:t>方事工計劃</w:t>
      </w:r>
      <w:r>
        <w:rPr>
          <w:rFonts w:ascii="Noto Sans TC" w:eastAsia="Noto Sans TC"/>
          <w:color w:val="231F20"/>
          <w:w w:val="102"/>
        </w:rPr>
        <w:t>（810.100</w:t>
      </w:r>
      <w:r>
        <w:rPr>
          <w:rFonts w:ascii="Noto Sans TC" w:eastAsia="Noto Sans TC"/>
          <w:color w:val="231F20"/>
          <w:spacing w:val="5"/>
        </w:rPr>
        <w:t xml:space="preserve"> </w:t>
      </w:r>
      <w:r>
        <w:rPr>
          <w:rFonts w:ascii="Noto Sans TC" w:eastAsia="Noto Sans TC"/>
          <w:color w:val="231F20"/>
          <w:w w:val="102"/>
        </w:rPr>
        <w:t>～</w:t>
      </w:r>
      <w:r>
        <w:rPr>
          <w:rFonts w:ascii="Noto Sans TC" w:eastAsia="Noto Sans TC"/>
          <w:color w:val="231F20"/>
          <w:spacing w:val="5"/>
        </w:rPr>
        <w:t xml:space="preserve"> </w:t>
      </w:r>
      <w:r>
        <w:rPr>
          <w:rFonts w:ascii="Noto Sans TC" w:eastAsia="Noto Sans TC"/>
          <w:color w:val="231F20"/>
          <w:w w:val="102"/>
        </w:rPr>
        <w:t>810.118</w:t>
      </w:r>
      <w:r>
        <w:rPr>
          <w:rFonts w:ascii="Noto Sans TC" w:eastAsia="Noto Sans TC"/>
          <w:color w:val="231F20"/>
          <w:spacing w:val="-103"/>
          <w:w w:val="102"/>
        </w:rPr>
        <w:t>）</w:t>
      </w:r>
      <w:r>
        <w:rPr>
          <w:color w:val="231F20"/>
          <w:spacing w:val="-26"/>
          <w:w w:val="102"/>
        </w:rPr>
        <w:t>，並遵照</w:t>
      </w:r>
      <w:r>
        <w:rPr>
          <w:color w:val="231F20"/>
          <w:spacing w:val="-1"/>
        </w:rPr>
        <w:t xml:space="preserve"> </w:t>
      </w:r>
      <w:r>
        <w:rPr>
          <w:color w:val="231F20"/>
          <w:w w:val="102"/>
        </w:rPr>
        <w:t>NYI</w:t>
      </w:r>
      <w:r>
        <w:rPr>
          <w:color w:val="231F20"/>
          <w:spacing w:val="-1"/>
        </w:rPr>
        <w:t xml:space="preserve"> </w:t>
      </w:r>
      <w:r>
        <w:rPr>
          <w:color w:val="231F20"/>
          <w:spacing w:val="-13"/>
          <w:w w:val="102"/>
        </w:rPr>
        <w:t>規章和本會「教會手冊」</w:t>
      </w:r>
      <w:r>
        <w:rPr>
          <w:color w:val="231F20"/>
          <w:spacing w:val="-2"/>
          <w:w w:val="102"/>
        </w:rPr>
        <w:t>組織而成。</w:t>
      </w:r>
      <w:r>
        <w:rPr>
          <w:color w:val="231F20"/>
          <w:w w:val="102"/>
        </w:rPr>
        <w:t>NYI</w:t>
      </w:r>
      <w:r>
        <w:rPr>
          <w:color w:val="231F20"/>
          <w:spacing w:val="-3"/>
        </w:rPr>
        <w:t xml:space="preserve"> </w:t>
      </w:r>
      <w:r>
        <w:rPr>
          <w:color w:val="231F20"/>
          <w:spacing w:val="-5"/>
          <w:w w:val="102"/>
        </w:rPr>
        <w:t>地方事工計劃應根據地方青年事工需要而靈活調整</w:t>
      </w:r>
      <w:r>
        <w:rPr>
          <w:color w:val="231F20"/>
          <w:w w:val="102"/>
        </w:rPr>
        <w:t>（參酌</w:t>
      </w:r>
      <w:r>
        <w:rPr>
          <w:color w:val="231F20"/>
          <w:spacing w:val="1"/>
        </w:rPr>
        <w:t xml:space="preserve"> </w:t>
      </w:r>
      <w:r>
        <w:rPr>
          <w:rFonts w:ascii="Noto Sans TC" w:eastAsia="Noto Sans TC"/>
          <w:color w:val="231F20"/>
          <w:w w:val="102"/>
        </w:rPr>
        <w:t>810.103</w:t>
      </w:r>
      <w:r>
        <w:rPr>
          <w:color w:val="231F20"/>
          <w:spacing w:val="-102"/>
          <w:w w:val="102"/>
        </w:rPr>
        <w:t>）。</w:t>
      </w:r>
    </w:p>
    <w:p w14:paraId="7A364348" w14:textId="77777777" w:rsidR="003345E9" w:rsidRDefault="007169A0">
      <w:pPr>
        <w:pStyle w:val="2"/>
        <w:spacing w:before="65"/>
      </w:pPr>
      <w:r>
        <w:rPr>
          <w:color w:val="231F20"/>
          <w:spacing w:val="-1"/>
        </w:rPr>
        <w:t>十七、地方教會開辦宣聖會托兒所 / 學校 ( 出生至中學 )</w:t>
      </w:r>
    </w:p>
    <w:p w14:paraId="0EC016DF" w14:textId="77777777" w:rsidR="003345E9" w:rsidRDefault="007169A0">
      <w:pPr>
        <w:pStyle w:val="a5"/>
        <w:numPr>
          <w:ilvl w:val="0"/>
          <w:numId w:val="30"/>
        </w:numPr>
        <w:tabs>
          <w:tab w:val="left" w:pos="1005"/>
        </w:tabs>
        <w:spacing w:before="49" w:line="204" w:lineRule="auto"/>
        <w:ind w:left="119" w:right="113" w:firstLine="408"/>
        <w:jc w:val="both"/>
        <w:rPr>
          <w:rFonts w:ascii="Noto Sans TC" w:eastAsia="Noto Sans TC"/>
          <w:sz w:val="20"/>
        </w:rPr>
      </w:pPr>
      <w:r>
        <w:rPr>
          <w:color w:val="231F20"/>
          <w:w w:val="102"/>
          <w:sz w:val="20"/>
        </w:rPr>
        <w:t>地方教會委員會得地區監督和地區指導委員會批准，並遵照</w:t>
      </w:r>
      <w:r>
        <w:rPr>
          <w:color w:val="231F20"/>
          <w:spacing w:val="6"/>
          <w:w w:val="102"/>
          <w:sz w:val="20"/>
        </w:rPr>
        <w:t>兒童事工/</w:t>
      </w:r>
      <w:r>
        <w:rPr>
          <w:color w:val="231F20"/>
          <w:spacing w:val="-17"/>
          <w:sz w:val="20"/>
        </w:rPr>
        <w:t xml:space="preserve"> </w:t>
      </w:r>
      <w:r>
        <w:rPr>
          <w:color w:val="231F20"/>
          <w:spacing w:val="-7"/>
          <w:w w:val="102"/>
          <w:sz w:val="20"/>
        </w:rPr>
        <w:t>國際門訓事工辦事處的指引，可開辦宣聖會托兒所/</w:t>
      </w:r>
      <w:r>
        <w:rPr>
          <w:color w:val="231F20"/>
          <w:spacing w:val="-17"/>
          <w:sz w:val="20"/>
        </w:rPr>
        <w:t xml:space="preserve"> </w:t>
      </w:r>
      <w:r>
        <w:rPr>
          <w:color w:val="231F20"/>
          <w:spacing w:val="11"/>
          <w:w w:val="102"/>
          <w:sz w:val="20"/>
        </w:rPr>
        <w:t>學校(</w:t>
      </w:r>
      <w:r>
        <w:rPr>
          <w:color w:val="231F20"/>
          <w:spacing w:val="-17"/>
          <w:sz w:val="20"/>
        </w:rPr>
        <w:t xml:space="preserve"> </w:t>
      </w:r>
      <w:r>
        <w:rPr>
          <w:color w:val="231F20"/>
          <w:w w:val="102"/>
          <w:sz w:val="20"/>
        </w:rPr>
        <w:t>出</w:t>
      </w:r>
      <w:r>
        <w:rPr>
          <w:color w:val="231F20"/>
          <w:spacing w:val="3"/>
          <w:w w:val="102"/>
          <w:sz w:val="20"/>
        </w:rPr>
        <w:t>生至中學</w:t>
      </w:r>
      <w:r>
        <w:rPr>
          <w:color w:val="231F20"/>
          <w:spacing w:val="1"/>
          <w:sz w:val="20"/>
        </w:rPr>
        <w:t xml:space="preserve"> </w:t>
      </w:r>
      <w:r>
        <w:rPr>
          <w:color w:val="231F20"/>
          <w:w w:val="102"/>
          <w:sz w:val="20"/>
        </w:rPr>
        <w:t>)</w:t>
      </w:r>
      <w:r>
        <w:rPr>
          <w:color w:val="231F20"/>
          <w:spacing w:val="18"/>
          <w:sz w:val="20"/>
        </w:rPr>
        <w:t xml:space="preserve"> </w:t>
      </w:r>
      <w:r>
        <w:rPr>
          <w:color w:val="231F20"/>
          <w:spacing w:val="3"/>
          <w:w w:val="102"/>
          <w:sz w:val="20"/>
        </w:rPr>
        <w:t>。負責人和學校董事會須向教會委員會負責，並遞交年度</w:t>
      </w:r>
      <w:r>
        <w:rPr>
          <w:color w:val="231F20"/>
          <w:spacing w:val="-34"/>
          <w:w w:val="102"/>
          <w:sz w:val="20"/>
        </w:rPr>
        <w:t>報告。</w:t>
      </w:r>
      <w:r>
        <w:rPr>
          <w:rFonts w:ascii="Noto Sans TC" w:eastAsia="Noto Sans TC"/>
          <w:color w:val="231F20"/>
          <w:w w:val="102"/>
          <w:sz w:val="20"/>
        </w:rPr>
        <w:t>（125.15，126，139.18，211.13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211.14，225.14）</w:t>
      </w:r>
    </w:p>
    <w:p w14:paraId="7A3A2A45" w14:textId="77777777" w:rsidR="003345E9" w:rsidRDefault="007169A0">
      <w:pPr>
        <w:pStyle w:val="a3"/>
        <w:spacing w:before="3" w:line="206" w:lineRule="auto"/>
        <w:ind w:left="119" w:right="112" w:firstLine="408"/>
        <w:jc w:val="both"/>
      </w:pPr>
      <w:r>
        <w:rPr>
          <w:rFonts w:ascii="Noto Sans TC" w:eastAsia="Noto Sans TC"/>
          <w:b/>
          <w:color w:val="231F20"/>
          <w:w w:val="102"/>
        </w:rPr>
        <w:t>161.1</w:t>
      </w:r>
      <w:r>
        <w:rPr>
          <w:rFonts w:ascii="Noto Sans TC" w:eastAsia="Noto Sans TC"/>
          <w:b/>
          <w:color w:val="231F20"/>
          <w:spacing w:val="-9"/>
        </w:rPr>
        <w:t xml:space="preserve"> </w:t>
      </w:r>
      <w:r>
        <w:rPr>
          <w:b/>
          <w:color w:val="231F20"/>
          <w:w w:val="102"/>
        </w:rPr>
        <w:t>學校結束</w:t>
      </w:r>
      <w:r>
        <w:rPr>
          <w:color w:val="231F20"/>
          <w:spacing w:val="-8"/>
          <w:w w:val="102"/>
        </w:rPr>
        <w:t>。如果教會決定要結束托兒所</w:t>
      </w:r>
      <w:r>
        <w:rPr>
          <w:color w:val="231F20"/>
          <w:spacing w:val="-15"/>
        </w:rPr>
        <w:t xml:space="preserve"> </w:t>
      </w:r>
      <w:r>
        <w:rPr>
          <w:color w:val="231F20"/>
          <w:w w:val="102"/>
        </w:rPr>
        <w:t>/</w:t>
      </w:r>
      <w:r>
        <w:rPr>
          <w:color w:val="231F20"/>
          <w:spacing w:val="-15"/>
        </w:rPr>
        <w:t xml:space="preserve"> </w:t>
      </w:r>
      <w:r>
        <w:rPr>
          <w:color w:val="231F20"/>
          <w:spacing w:val="12"/>
          <w:w w:val="102"/>
        </w:rPr>
        <w:t>學校(</w:t>
      </w:r>
      <w:r>
        <w:rPr>
          <w:color w:val="231F20"/>
          <w:spacing w:val="-15"/>
        </w:rPr>
        <w:t xml:space="preserve"> </w:t>
      </w:r>
      <w:r>
        <w:rPr>
          <w:color w:val="231F20"/>
          <w:spacing w:val="5"/>
          <w:w w:val="102"/>
        </w:rPr>
        <w:t>出生至中學)</w:t>
      </w:r>
      <w:r>
        <w:rPr>
          <w:color w:val="231F20"/>
          <w:spacing w:val="1"/>
          <w:w w:val="102"/>
        </w:rPr>
        <w:t>的運作，必須與地區監督和地區指導委員會商議，並向他們提交財政</w:t>
      </w:r>
      <w:r>
        <w:rPr>
          <w:color w:val="231F20"/>
          <w:w w:val="102"/>
        </w:rPr>
        <w:t>報告。</w:t>
      </w:r>
    </w:p>
    <w:p w14:paraId="2474A14A" w14:textId="77777777" w:rsidR="003345E9" w:rsidRDefault="007169A0">
      <w:pPr>
        <w:pStyle w:val="2"/>
        <w:spacing w:before="58"/>
      </w:pPr>
      <w:r>
        <w:rPr>
          <w:color w:val="231F20"/>
        </w:rPr>
        <w:t>十八、地方教會國際宣道團契</w:t>
      </w:r>
      <w:r>
        <w:rPr>
          <w:color w:val="231F20"/>
          <w:spacing w:val="-2"/>
        </w:rPr>
        <w:t>（NMI）</w:t>
      </w:r>
    </w:p>
    <w:p w14:paraId="295C500D" w14:textId="77777777" w:rsidR="003345E9" w:rsidRDefault="007169A0">
      <w:pPr>
        <w:pStyle w:val="a5"/>
        <w:numPr>
          <w:ilvl w:val="0"/>
          <w:numId w:val="30"/>
        </w:numPr>
        <w:tabs>
          <w:tab w:val="left" w:pos="1006"/>
        </w:tabs>
        <w:spacing w:before="49" w:line="204" w:lineRule="auto"/>
        <w:ind w:right="118" w:firstLine="408"/>
        <w:rPr>
          <w:rFonts w:ascii="Noto Sans TC" w:eastAsia="Noto Sans TC"/>
          <w:sz w:val="20"/>
        </w:rPr>
      </w:pPr>
      <w:r>
        <w:rPr>
          <w:color w:val="231F20"/>
          <w:sz w:val="20"/>
        </w:rPr>
        <w:t>在教會委員會授權下，宣道團契 (NMI) 可按全球 NMI 議會</w:t>
      </w:r>
      <w:r>
        <w:rPr>
          <w:color w:val="231F20"/>
          <w:spacing w:val="-7"/>
          <w:sz w:val="20"/>
        </w:rPr>
        <w:t>通過的憲章在不同之年齡層組織地方宣道團契。</w:t>
      </w:r>
      <w:r>
        <w:rPr>
          <w:rFonts w:ascii="Noto Sans TC" w:eastAsia="Noto Sans TC"/>
          <w:color w:val="231F20"/>
          <w:spacing w:val="-2"/>
          <w:sz w:val="20"/>
        </w:rPr>
        <w:t>（811）</w:t>
      </w:r>
    </w:p>
    <w:p w14:paraId="5577D717" w14:textId="77777777" w:rsidR="003345E9" w:rsidRDefault="007169A0">
      <w:pPr>
        <w:pStyle w:val="a5"/>
        <w:numPr>
          <w:ilvl w:val="1"/>
          <w:numId w:val="30"/>
        </w:numPr>
        <w:tabs>
          <w:tab w:val="left" w:pos="1193"/>
        </w:tabs>
        <w:spacing w:line="204" w:lineRule="auto"/>
        <w:ind w:right="115" w:firstLine="408"/>
        <w:rPr>
          <w:rFonts w:ascii="Noto Sans TC" w:eastAsia="Noto Sans TC"/>
          <w:sz w:val="20"/>
        </w:rPr>
      </w:pPr>
      <w:r>
        <w:rPr>
          <w:color w:val="231F20"/>
          <w:spacing w:val="1"/>
          <w:w w:val="102"/>
          <w:sz w:val="20"/>
        </w:rPr>
        <w:t>地方國際宣道團契是地方教會的一部份，必然接受教牧和</w:t>
      </w:r>
      <w:r>
        <w:rPr>
          <w:color w:val="231F20"/>
          <w:spacing w:val="-9"/>
          <w:w w:val="102"/>
          <w:sz w:val="20"/>
        </w:rPr>
        <w:t>教會委員會的監督和指導。</w:t>
      </w:r>
      <w:r>
        <w:rPr>
          <w:rFonts w:ascii="Noto Sans TC" w:eastAsia="Noto Sans TC"/>
          <w:color w:val="231F20"/>
          <w:w w:val="102"/>
          <w:sz w:val="20"/>
        </w:rPr>
        <w:t>（125）</w:t>
      </w:r>
    </w:p>
    <w:p w14:paraId="71837B6C" w14:textId="77777777" w:rsidR="003345E9" w:rsidRDefault="007169A0">
      <w:pPr>
        <w:pStyle w:val="a5"/>
        <w:numPr>
          <w:ilvl w:val="1"/>
          <w:numId w:val="30"/>
        </w:numPr>
        <w:tabs>
          <w:tab w:val="left" w:pos="1194"/>
        </w:tabs>
        <w:spacing w:line="206" w:lineRule="auto"/>
        <w:ind w:right="16" w:firstLine="408"/>
        <w:rPr>
          <w:rFonts w:ascii="Noto Sans TC" w:eastAsia="Noto Sans TC"/>
          <w:sz w:val="20"/>
        </w:rPr>
      </w:pPr>
      <w:r>
        <w:rPr>
          <w:color w:val="231F20"/>
          <w:spacing w:val="5"/>
          <w:w w:val="102"/>
          <w:sz w:val="20"/>
        </w:rPr>
        <w:t>地方國際宣道團契主席應由教牧委任的三至七名</w:t>
      </w:r>
      <w:r>
        <w:rPr>
          <w:color w:val="231F20"/>
          <w:spacing w:val="1"/>
          <w:sz w:val="20"/>
        </w:rPr>
        <w:t xml:space="preserve"> </w:t>
      </w:r>
      <w:r>
        <w:rPr>
          <w:color w:val="231F20"/>
          <w:w w:val="102"/>
          <w:sz w:val="20"/>
        </w:rPr>
        <w:t>NMI</w:t>
      </w:r>
      <w:r>
        <w:rPr>
          <w:color w:val="231F20"/>
          <w:spacing w:val="1"/>
          <w:sz w:val="20"/>
        </w:rPr>
        <w:t xml:space="preserve"> </w:t>
      </w:r>
      <w:r>
        <w:rPr>
          <w:color w:val="231F20"/>
          <w:w w:val="102"/>
          <w:sz w:val="20"/>
        </w:rPr>
        <w:t>成</w:t>
      </w:r>
      <w:r>
        <w:rPr>
          <w:color w:val="231F20"/>
          <w:spacing w:val="2"/>
          <w:w w:val="102"/>
          <w:sz w:val="20"/>
        </w:rPr>
        <w:t xml:space="preserve">員組成的委員會提名，由教牧出任主席。該委員會需提出一名或以上 </w:t>
      </w:r>
      <w:r>
        <w:rPr>
          <w:color w:val="231F20"/>
          <w:w w:val="102"/>
          <w:sz w:val="20"/>
        </w:rPr>
        <w:t>NMI</w:t>
      </w:r>
      <w:r>
        <w:rPr>
          <w:color w:val="231F20"/>
          <w:spacing w:val="-1"/>
          <w:sz w:val="20"/>
        </w:rPr>
        <w:t xml:space="preserve"> </w:t>
      </w:r>
      <w:r>
        <w:rPr>
          <w:color w:val="231F20"/>
          <w:spacing w:val="-5"/>
          <w:w w:val="102"/>
          <w:sz w:val="20"/>
        </w:rPr>
        <w:t>主席候選人予教會委員會通過，以過半數出席會員</w:t>
      </w:r>
      <w:r>
        <w:rPr>
          <w:color w:val="231F20"/>
          <w:w w:val="102"/>
          <w:sz w:val="20"/>
        </w:rPr>
        <w:t>（副會員除外</w:t>
      </w:r>
      <w:r>
        <w:rPr>
          <w:color w:val="231F20"/>
          <w:spacing w:val="-18"/>
          <w:w w:val="102"/>
          <w:sz w:val="20"/>
        </w:rPr>
        <w:t>）</w:t>
      </w:r>
      <w:r>
        <w:rPr>
          <w:color w:val="231F20"/>
          <w:spacing w:val="-5"/>
          <w:w w:val="102"/>
          <w:sz w:val="20"/>
        </w:rPr>
        <w:t>贊成為當選。主席必然為該地方教會會友，為教會委員會必然會員</w:t>
      </w:r>
      <w:r>
        <w:rPr>
          <w:color w:val="231F20"/>
          <w:spacing w:val="-195"/>
          <w:w w:val="102"/>
          <w:sz w:val="20"/>
        </w:rPr>
        <w:t>，</w:t>
      </w:r>
      <w:r>
        <w:rPr>
          <w:color w:val="231F20"/>
          <w:w w:val="102"/>
          <w:sz w:val="20"/>
        </w:rPr>
        <w:t>（在</w:t>
      </w:r>
      <w:r>
        <w:rPr>
          <w:color w:val="231F20"/>
          <w:spacing w:val="4"/>
          <w:w w:val="102"/>
          <w:sz w:val="20"/>
        </w:rPr>
        <w:t>一個地方教會，如果</w:t>
      </w:r>
      <w:r>
        <w:rPr>
          <w:color w:val="231F20"/>
          <w:spacing w:val="1"/>
          <w:sz w:val="20"/>
        </w:rPr>
        <w:t xml:space="preserve"> </w:t>
      </w:r>
      <w:r>
        <w:rPr>
          <w:color w:val="231F20"/>
          <w:w w:val="102"/>
          <w:sz w:val="20"/>
        </w:rPr>
        <w:t>NMI</w:t>
      </w:r>
      <w:r>
        <w:rPr>
          <w:color w:val="231F20"/>
          <w:spacing w:val="1"/>
          <w:sz w:val="20"/>
        </w:rPr>
        <w:t xml:space="preserve"> </w:t>
      </w:r>
      <w:r>
        <w:rPr>
          <w:color w:val="231F20"/>
          <w:spacing w:val="6"/>
          <w:w w:val="102"/>
          <w:sz w:val="20"/>
        </w:rPr>
        <w:t>主席為教牧的配偶，副主席可以出席教會</w:t>
      </w:r>
      <w:r>
        <w:rPr>
          <w:color w:val="231F20"/>
          <w:spacing w:val="5"/>
          <w:w w:val="102"/>
          <w:sz w:val="20"/>
        </w:rPr>
        <w:t>委員會</w:t>
      </w:r>
      <w:r>
        <w:rPr>
          <w:color w:val="231F20"/>
          <w:spacing w:val="-102"/>
          <w:w w:val="102"/>
          <w:sz w:val="20"/>
        </w:rPr>
        <w:t>）</w:t>
      </w:r>
      <w:r>
        <w:rPr>
          <w:color w:val="231F20"/>
          <w:spacing w:val="3"/>
          <w:w w:val="102"/>
          <w:sz w:val="20"/>
        </w:rPr>
        <w:t>，也是其上任前一年之地區年議會的成員。</w:t>
      </w:r>
      <w:r>
        <w:rPr>
          <w:color w:val="231F20"/>
          <w:spacing w:val="-1"/>
          <w:w w:val="102"/>
          <w:sz w:val="20"/>
        </w:rPr>
        <w:t>N</w:t>
      </w:r>
      <w:r>
        <w:rPr>
          <w:color w:val="231F20"/>
          <w:w w:val="102"/>
          <w:sz w:val="20"/>
        </w:rPr>
        <w:t>MI</w:t>
      </w:r>
      <w:r>
        <w:rPr>
          <w:color w:val="231F20"/>
          <w:spacing w:val="1"/>
          <w:sz w:val="20"/>
        </w:rPr>
        <w:t xml:space="preserve"> </w:t>
      </w:r>
      <w:r>
        <w:rPr>
          <w:color w:val="231F20"/>
          <w:spacing w:val="5"/>
          <w:w w:val="102"/>
          <w:sz w:val="20"/>
        </w:rPr>
        <w:t>主席須向教</w:t>
      </w:r>
      <w:r>
        <w:rPr>
          <w:color w:val="231F20"/>
          <w:spacing w:val="-10"/>
          <w:w w:val="102"/>
          <w:sz w:val="20"/>
        </w:rPr>
        <w:t>會年議會遞交年度報告。</w:t>
      </w:r>
      <w:r>
        <w:rPr>
          <w:rFonts w:ascii="Noto Sans TC" w:eastAsia="Noto Sans TC"/>
          <w:color w:val="231F20"/>
          <w:w w:val="102"/>
          <w:sz w:val="20"/>
        </w:rPr>
        <w:t>（115.9，116，133，137，201）</w:t>
      </w:r>
    </w:p>
    <w:p w14:paraId="5C22D7EB" w14:textId="77777777" w:rsidR="003345E9" w:rsidRDefault="007169A0">
      <w:pPr>
        <w:pStyle w:val="a5"/>
        <w:numPr>
          <w:ilvl w:val="0"/>
          <w:numId w:val="30"/>
        </w:numPr>
        <w:tabs>
          <w:tab w:val="left" w:pos="1008"/>
        </w:tabs>
        <w:spacing w:line="204" w:lineRule="auto"/>
        <w:ind w:right="16" w:firstLine="408"/>
        <w:rPr>
          <w:sz w:val="20"/>
        </w:rPr>
      </w:pPr>
      <w:r>
        <w:rPr>
          <w:color w:val="231F20"/>
          <w:spacing w:val="3"/>
          <w:sz w:val="20"/>
        </w:rPr>
        <w:t xml:space="preserve">地方 </w:t>
      </w:r>
      <w:r>
        <w:rPr>
          <w:color w:val="231F20"/>
          <w:sz w:val="20"/>
        </w:rPr>
        <w:t>NMI</w:t>
      </w:r>
      <w:r>
        <w:rPr>
          <w:color w:val="231F20"/>
          <w:spacing w:val="5"/>
          <w:sz w:val="20"/>
        </w:rPr>
        <w:t xml:space="preserve"> 為宣聖會所收集的款項，須送交世界宣教基金，</w:t>
      </w:r>
      <w:r>
        <w:rPr>
          <w:color w:val="231F20"/>
          <w:spacing w:val="-2"/>
          <w:sz w:val="20"/>
        </w:rPr>
        <w:t>除非事先得到「十分之一特別奉獻委員會」核定之特定宣教計劃。</w:t>
      </w:r>
    </w:p>
    <w:p w14:paraId="3FC22B9C" w14:textId="77777777" w:rsidR="003345E9" w:rsidRDefault="007169A0">
      <w:pPr>
        <w:pStyle w:val="a5"/>
        <w:numPr>
          <w:ilvl w:val="1"/>
          <w:numId w:val="30"/>
        </w:numPr>
        <w:tabs>
          <w:tab w:val="left" w:pos="1193"/>
        </w:tabs>
        <w:spacing w:line="204" w:lineRule="auto"/>
        <w:ind w:right="115" w:firstLine="408"/>
        <w:rPr>
          <w:sz w:val="20"/>
        </w:rPr>
      </w:pPr>
      <w:r>
        <w:rPr>
          <w:color w:val="231F20"/>
          <w:spacing w:val="1"/>
          <w:w w:val="102"/>
          <w:sz w:val="20"/>
        </w:rPr>
        <w:t>當地方教會已繳足世界宣教基金的金額，地方教會應考慮</w:t>
      </w:r>
      <w:r>
        <w:rPr>
          <w:color w:val="231F20"/>
          <w:w w:val="102"/>
          <w:sz w:val="20"/>
        </w:rPr>
        <w:t>支持經總會宣道部認可的特別宣教事工。</w:t>
      </w:r>
    </w:p>
    <w:p w14:paraId="170FE654" w14:textId="77777777" w:rsidR="003345E9" w:rsidRDefault="007169A0">
      <w:pPr>
        <w:pStyle w:val="a5"/>
        <w:numPr>
          <w:ilvl w:val="0"/>
          <w:numId w:val="30"/>
        </w:numPr>
        <w:tabs>
          <w:tab w:val="left" w:pos="1005"/>
        </w:tabs>
        <w:spacing w:line="312" w:lineRule="exact"/>
        <w:ind w:left="1005" w:hanging="477"/>
        <w:rPr>
          <w:sz w:val="20"/>
        </w:rPr>
      </w:pPr>
      <w:r>
        <w:rPr>
          <w:color w:val="231F20"/>
          <w:spacing w:val="-1"/>
          <w:sz w:val="20"/>
        </w:rPr>
        <w:t>為支持總會宣教經費，應以下列方式籌募：</w:t>
      </w:r>
    </w:p>
    <w:p w14:paraId="5803D225" w14:textId="77777777" w:rsidR="003345E9" w:rsidRDefault="007169A0">
      <w:pPr>
        <w:pStyle w:val="a5"/>
        <w:numPr>
          <w:ilvl w:val="1"/>
          <w:numId w:val="30"/>
        </w:numPr>
        <w:tabs>
          <w:tab w:val="left" w:pos="1192"/>
        </w:tabs>
        <w:spacing w:line="320" w:lineRule="exact"/>
        <w:ind w:left="1192" w:hanging="664"/>
        <w:rPr>
          <w:sz w:val="20"/>
        </w:rPr>
      </w:pPr>
      <w:r>
        <w:rPr>
          <w:color w:val="231F20"/>
          <w:spacing w:val="-1"/>
          <w:sz w:val="20"/>
        </w:rPr>
        <w:t>從贈予和奉獻中指定為世界宣教基金和總會經費之奉獻。</w:t>
      </w:r>
    </w:p>
    <w:p w14:paraId="25A1C709" w14:textId="77777777" w:rsidR="003345E9" w:rsidRDefault="007169A0">
      <w:pPr>
        <w:pStyle w:val="a5"/>
        <w:numPr>
          <w:ilvl w:val="1"/>
          <w:numId w:val="30"/>
        </w:numPr>
        <w:tabs>
          <w:tab w:val="left" w:pos="1192"/>
        </w:tabs>
        <w:spacing w:line="320" w:lineRule="exact"/>
        <w:ind w:left="1192" w:hanging="664"/>
        <w:rPr>
          <w:sz w:val="20"/>
        </w:rPr>
      </w:pPr>
      <w:r>
        <w:rPr>
          <w:color w:val="231F20"/>
          <w:spacing w:val="-2"/>
          <w:sz w:val="20"/>
        </w:rPr>
        <w:t>復活節和感恩奉獻。</w:t>
      </w:r>
    </w:p>
    <w:p w14:paraId="4A5D65D5" w14:textId="77777777" w:rsidR="003345E9" w:rsidRDefault="007169A0">
      <w:pPr>
        <w:pStyle w:val="a5"/>
        <w:numPr>
          <w:ilvl w:val="1"/>
          <w:numId w:val="30"/>
        </w:numPr>
        <w:tabs>
          <w:tab w:val="left" w:pos="1192"/>
        </w:tabs>
        <w:spacing w:line="348" w:lineRule="exact"/>
        <w:ind w:left="1192" w:hanging="664"/>
        <w:rPr>
          <w:sz w:val="20"/>
        </w:rPr>
      </w:pPr>
      <w:r>
        <w:rPr>
          <w:color w:val="231F20"/>
          <w:spacing w:val="-1"/>
          <w:sz w:val="20"/>
        </w:rPr>
        <w:t>上列基金不得用於地方或地區之經費或慈善捐助。</w:t>
      </w:r>
    </w:p>
    <w:p w14:paraId="7C1873BE" w14:textId="77777777" w:rsidR="003345E9" w:rsidRDefault="003345E9">
      <w:pPr>
        <w:pStyle w:val="a5"/>
        <w:spacing w:line="348" w:lineRule="exact"/>
        <w:rPr>
          <w:sz w:val="20"/>
        </w:rPr>
        <w:sectPr w:rsidR="003345E9">
          <w:pgSz w:w="8640" w:h="12960"/>
          <w:pgMar w:top="480" w:right="1080" w:bottom="1180" w:left="1080" w:header="0" w:footer="997" w:gutter="0"/>
          <w:cols w:space="720"/>
        </w:sectPr>
      </w:pPr>
    </w:p>
    <w:p w14:paraId="511D3848" w14:textId="77777777" w:rsidR="003345E9" w:rsidRDefault="007169A0">
      <w:pPr>
        <w:pStyle w:val="a3"/>
        <w:spacing w:before="50"/>
        <w:ind w:left="2832"/>
      </w:pPr>
      <w:r>
        <w:rPr>
          <w:color w:val="231F20"/>
          <w:spacing w:val="-3"/>
        </w:rPr>
        <w:lastRenderedPageBreak/>
        <w:t>地方教會</w:t>
      </w:r>
    </w:p>
    <w:p w14:paraId="69051086" w14:textId="77777777" w:rsidR="003345E9" w:rsidRDefault="007169A0">
      <w:pPr>
        <w:pStyle w:val="2"/>
      </w:pPr>
      <w:r>
        <w:rPr>
          <w:color w:val="231F20"/>
          <w:spacing w:val="-1"/>
        </w:rPr>
        <w:t>十九、財物支援之禁止條例</w:t>
      </w:r>
    </w:p>
    <w:p w14:paraId="0257D3E1" w14:textId="77777777" w:rsidR="003345E9" w:rsidRDefault="007169A0">
      <w:pPr>
        <w:pStyle w:val="a5"/>
        <w:numPr>
          <w:ilvl w:val="0"/>
          <w:numId w:val="30"/>
        </w:numPr>
        <w:tabs>
          <w:tab w:val="left" w:pos="1006"/>
        </w:tabs>
        <w:spacing w:before="46" w:line="206" w:lineRule="auto"/>
        <w:ind w:right="17" w:firstLine="408"/>
        <w:rPr>
          <w:sz w:val="20"/>
        </w:rPr>
      </w:pPr>
      <w:r>
        <w:rPr>
          <w:color w:val="231F20"/>
          <w:w w:val="102"/>
          <w:sz w:val="20"/>
        </w:rPr>
        <w:t>一個地方教會、其職員或會友，不得為自己教會之需要向其他的地方教會、其職員或會友，請求給予金錢或財務上的支援及協助，</w:t>
      </w:r>
      <w:r>
        <w:rPr>
          <w:color w:val="231F20"/>
          <w:spacing w:val="-1"/>
          <w:w w:val="102"/>
          <w:sz w:val="20"/>
        </w:rPr>
        <w:t>此乃不合法之行為。然而，經地區監督和地區指導委員會之書面核准，可在請求者所在之地區內之地方教會及會友提出。</w:t>
      </w:r>
    </w:p>
    <w:p w14:paraId="7E680120" w14:textId="77777777" w:rsidR="003345E9" w:rsidRDefault="007169A0">
      <w:pPr>
        <w:pStyle w:val="a5"/>
        <w:numPr>
          <w:ilvl w:val="0"/>
          <w:numId w:val="30"/>
        </w:numPr>
        <w:tabs>
          <w:tab w:val="left" w:pos="1006"/>
        </w:tabs>
        <w:spacing w:line="204" w:lineRule="auto"/>
        <w:ind w:right="35" w:firstLine="408"/>
        <w:rPr>
          <w:sz w:val="20"/>
        </w:rPr>
      </w:pPr>
      <w:r>
        <w:rPr>
          <w:color w:val="231F20"/>
          <w:spacing w:val="1"/>
          <w:w w:val="102"/>
          <w:sz w:val="20"/>
        </w:rPr>
        <w:t>非經總董事會或轄下一個委員會之授權，宣聖會的會友不得</w:t>
      </w:r>
      <w:r>
        <w:rPr>
          <w:color w:val="231F20"/>
          <w:spacing w:val="-1"/>
          <w:w w:val="102"/>
          <w:sz w:val="20"/>
        </w:rPr>
        <w:t>為世界宣教基金以外的宣教士或類似之活動向各地方教會或會友募捐。</w:t>
      </w:r>
    </w:p>
    <w:p w14:paraId="77003723" w14:textId="77777777" w:rsidR="003345E9" w:rsidRDefault="007169A0">
      <w:pPr>
        <w:pStyle w:val="2"/>
        <w:spacing w:before="60"/>
      </w:pPr>
      <w:r>
        <w:rPr>
          <w:color w:val="231F20"/>
          <w:spacing w:val="-1"/>
        </w:rPr>
        <w:t>二十、教會名稱之使用</w:t>
      </w:r>
    </w:p>
    <w:p w14:paraId="5E503D10" w14:textId="77777777" w:rsidR="003345E9" w:rsidRDefault="007169A0">
      <w:pPr>
        <w:pStyle w:val="a5"/>
        <w:numPr>
          <w:ilvl w:val="0"/>
          <w:numId w:val="30"/>
        </w:numPr>
        <w:tabs>
          <w:tab w:val="left" w:pos="1006"/>
        </w:tabs>
        <w:spacing w:before="46" w:line="206" w:lineRule="auto"/>
        <w:ind w:right="17" w:firstLine="408"/>
        <w:rPr>
          <w:sz w:val="20"/>
        </w:rPr>
      </w:pPr>
      <w:r>
        <w:rPr>
          <w:color w:val="231F20"/>
          <w:w w:val="102"/>
          <w:sz w:val="20"/>
        </w:rPr>
        <w:t>任何地方教會，地方教會委員會，地區組織，地區委員會或</w:t>
      </w:r>
      <w:r>
        <w:rPr>
          <w:color w:val="231F20"/>
          <w:spacing w:val="5"/>
          <w:w w:val="102"/>
          <w:sz w:val="20"/>
        </w:rPr>
        <w:t>上述與宣聖會有關的任何組織中的兩位或以上的成員，個人或群體，</w:t>
      </w:r>
      <w:r>
        <w:rPr>
          <w:color w:val="231F20"/>
          <w:spacing w:val="3"/>
          <w:w w:val="102"/>
          <w:sz w:val="20"/>
        </w:rPr>
        <w:t>非經宣聖會總董事會和總監督會之書面核准，任何宣聖會之會友或上</w:t>
      </w:r>
      <w:r>
        <w:rPr>
          <w:color w:val="231F20"/>
          <w:w w:val="102"/>
          <w:sz w:val="20"/>
        </w:rPr>
        <w:t>述單位中一位或多位成員或任何機關、股份、社會、集團，或任何活動（不論是商業、社交、教育、慈善或其他性質的</w:t>
      </w:r>
      <w:r>
        <w:rPr>
          <w:color w:val="231F20"/>
          <w:spacing w:val="-102"/>
          <w:w w:val="102"/>
          <w:sz w:val="20"/>
        </w:rPr>
        <w:t>）</w:t>
      </w:r>
      <w:r>
        <w:rPr>
          <w:color w:val="231F20"/>
          <w:w w:val="102"/>
          <w:sz w:val="20"/>
        </w:rPr>
        <w:t>，均不可使用宣聖會部份或全部之名稱。所有「教會手冊」核准的宣聖會活動除外。</w:t>
      </w:r>
    </w:p>
    <w:p w14:paraId="474378B0" w14:textId="77777777" w:rsidR="003345E9" w:rsidRDefault="007169A0">
      <w:pPr>
        <w:pStyle w:val="2"/>
        <w:spacing w:before="55"/>
      </w:pPr>
      <w:r>
        <w:rPr>
          <w:color w:val="231F20"/>
          <w:spacing w:val="-1"/>
        </w:rPr>
        <w:t>二十一、教會贊助之團體</w:t>
      </w:r>
    </w:p>
    <w:p w14:paraId="0279C4AB" w14:textId="77777777" w:rsidR="003345E9" w:rsidRDefault="007169A0">
      <w:pPr>
        <w:pStyle w:val="a5"/>
        <w:numPr>
          <w:ilvl w:val="0"/>
          <w:numId w:val="30"/>
        </w:numPr>
        <w:tabs>
          <w:tab w:val="left" w:pos="1006"/>
        </w:tabs>
        <w:spacing w:before="47" w:line="206" w:lineRule="auto"/>
        <w:ind w:right="15" w:firstLine="408"/>
        <w:rPr>
          <w:sz w:val="20"/>
        </w:rPr>
      </w:pPr>
      <w:r>
        <w:rPr>
          <w:color w:val="231F20"/>
          <w:w w:val="102"/>
          <w:sz w:val="20"/>
        </w:rPr>
        <w:t>未經地區監督、地區指導委員會和總監督會之書面核准，任何地方教會、地方教會委員會、地區團體、地區委員會，或上述團體中之任何二位或以上之成員，不論是單獨或以其他方式，均不得以直接或間接方式支持或成為任何團體、協會、合股、集團、或其他促進、</w:t>
      </w:r>
      <w:r>
        <w:rPr>
          <w:color w:val="231F20"/>
          <w:spacing w:val="3"/>
          <w:w w:val="102"/>
          <w:sz w:val="20"/>
        </w:rPr>
        <w:t>資助、鼓勵，或以任何方式從事種種活動</w:t>
      </w:r>
      <w:r>
        <w:rPr>
          <w:color w:val="231F20"/>
          <w:spacing w:val="9"/>
          <w:w w:val="102"/>
          <w:sz w:val="20"/>
        </w:rPr>
        <w:t>（</w:t>
      </w:r>
      <w:r>
        <w:rPr>
          <w:color w:val="231F20"/>
          <w:spacing w:val="3"/>
          <w:w w:val="102"/>
          <w:sz w:val="20"/>
        </w:rPr>
        <w:t>不論商業、社交、教育、</w:t>
      </w:r>
      <w:r>
        <w:rPr>
          <w:color w:val="231F20"/>
          <w:spacing w:val="8"/>
          <w:w w:val="102"/>
          <w:sz w:val="20"/>
        </w:rPr>
        <w:t>慈善或其他性質的）</w:t>
      </w:r>
      <w:r>
        <w:rPr>
          <w:color w:val="231F20"/>
          <w:spacing w:val="2"/>
          <w:w w:val="102"/>
          <w:sz w:val="20"/>
        </w:rPr>
        <w:t>之會員，在這些團體中，向宣聖會之會友募捐，</w:t>
      </w:r>
      <w:r>
        <w:rPr>
          <w:color w:val="231F20"/>
          <w:spacing w:val="-10"/>
          <w:w w:val="102"/>
          <w:sz w:val="20"/>
        </w:rPr>
        <w:t>或以任何方式使該會友成為參與者、顧客、房客、客戶、會員或合夥人，</w:t>
      </w:r>
      <w:r>
        <w:rPr>
          <w:color w:val="231F20"/>
          <w:spacing w:val="3"/>
          <w:w w:val="102"/>
          <w:sz w:val="20"/>
        </w:rPr>
        <w:t>或在任何活動中</w:t>
      </w:r>
      <w:r>
        <w:rPr>
          <w:color w:val="231F20"/>
          <w:spacing w:val="4"/>
          <w:w w:val="102"/>
          <w:sz w:val="20"/>
        </w:rPr>
        <w:t>（</w:t>
      </w:r>
      <w:r>
        <w:rPr>
          <w:color w:val="231F20"/>
          <w:spacing w:val="1"/>
          <w:w w:val="102"/>
          <w:sz w:val="20"/>
        </w:rPr>
        <w:t>不論商業、社交、教育、慈善或其他性質的</w:t>
      </w:r>
      <w:r>
        <w:rPr>
          <w:color w:val="231F20"/>
          <w:spacing w:val="4"/>
          <w:w w:val="102"/>
          <w:sz w:val="20"/>
        </w:rPr>
        <w:t>）直接</w:t>
      </w:r>
      <w:r>
        <w:rPr>
          <w:color w:val="231F20"/>
          <w:w w:val="102"/>
          <w:sz w:val="20"/>
        </w:rPr>
        <w:t>或間接地聲稱是為了宣聖會會友之利益。</w:t>
      </w:r>
    </w:p>
    <w:p w14:paraId="147A879A" w14:textId="77777777" w:rsidR="003345E9" w:rsidRDefault="007169A0">
      <w:pPr>
        <w:pStyle w:val="2"/>
        <w:spacing w:before="51"/>
      </w:pPr>
      <w:r>
        <w:rPr>
          <w:color w:val="231F20"/>
          <w:spacing w:val="-1"/>
        </w:rPr>
        <w:t>二十二、地方教會之助理</w:t>
      </w:r>
    </w:p>
    <w:p w14:paraId="3BB0CA42" w14:textId="77777777" w:rsidR="003345E9" w:rsidRDefault="007169A0">
      <w:pPr>
        <w:pStyle w:val="a5"/>
        <w:numPr>
          <w:ilvl w:val="0"/>
          <w:numId w:val="30"/>
        </w:numPr>
        <w:tabs>
          <w:tab w:val="left" w:pos="1006"/>
        </w:tabs>
        <w:spacing w:before="46" w:line="206" w:lineRule="auto"/>
        <w:ind w:right="112" w:firstLine="408"/>
        <w:jc w:val="both"/>
        <w:rPr>
          <w:sz w:val="20"/>
        </w:rPr>
      </w:pPr>
      <w:r>
        <w:rPr>
          <w:color w:val="231F20"/>
          <w:w w:val="102"/>
          <w:sz w:val="20"/>
        </w:rPr>
        <w:t>一些人蒙召預備在教會中擔任某種不需按立的職事，不論是</w:t>
      </w:r>
      <w:r>
        <w:rPr>
          <w:color w:val="231F20"/>
          <w:spacing w:val="2"/>
          <w:w w:val="102"/>
          <w:sz w:val="20"/>
        </w:rPr>
        <w:t>兼職或全職的。教會承認這些信徒的職位，但基本上教會是一個以志</w:t>
      </w:r>
      <w:r>
        <w:rPr>
          <w:color w:val="231F20"/>
          <w:w w:val="102"/>
          <w:sz w:val="20"/>
        </w:rPr>
        <w:t>願者為核心的組織，會友依據自己的能力，將服事神和人視為他們的責任和榮幸。地方教會，任何附屬和</w:t>
      </w:r>
      <w:r>
        <w:rPr>
          <w:color w:val="231F20"/>
          <w:spacing w:val="4"/>
          <w:w w:val="102"/>
          <w:sz w:val="20"/>
        </w:rPr>
        <w:t>（或）</w:t>
      </w:r>
      <w:r>
        <w:rPr>
          <w:color w:val="231F20"/>
          <w:spacing w:val="3"/>
          <w:w w:val="102"/>
          <w:sz w:val="20"/>
        </w:rPr>
        <w:t>有關的機構，若為增進工</w:t>
      </w:r>
      <w:r>
        <w:rPr>
          <w:color w:val="231F20"/>
          <w:spacing w:val="1"/>
          <w:w w:val="102"/>
          <w:sz w:val="20"/>
        </w:rPr>
        <w:t>作效率而需要有受薪之助理時，不論是傳道人或信徒，必須以不致減</w:t>
      </w:r>
    </w:p>
    <w:p w14:paraId="084C1002"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690EE1E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AFC8E0A" w14:textId="77777777" w:rsidR="003345E9" w:rsidRDefault="007169A0">
      <w:pPr>
        <w:pStyle w:val="a3"/>
        <w:spacing w:before="240" w:line="204" w:lineRule="auto"/>
        <w:ind w:right="111"/>
        <w:jc w:val="both"/>
        <w:rPr>
          <w:rFonts w:ascii="Noto Sans TC" w:eastAsia="Noto Sans TC"/>
        </w:rPr>
      </w:pPr>
      <w:r>
        <w:rPr>
          <w:color w:val="231F20"/>
          <w:spacing w:val="2"/>
          <w:w w:val="102"/>
        </w:rPr>
        <w:t>弱所有會友服事的精神，或不致增加教會財政之負擔為原則，包括所</w:t>
      </w:r>
      <w:r>
        <w:rPr>
          <w:color w:val="231F20"/>
          <w:w w:val="102"/>
        </w:rPr>
        <w:t>指定應負擔之基金。然而，在特殊情況下，可以書面向地區監督和地</w:t>
      </w:r>
      <w:r>
        <w:rPr>
          <w:color w:val="231F20"/>
          <w:spacing w:val="-10"/>
          <w:w w:val="102"/>
        </w:rPr>
        <w:t>區指導委員會申請審查。</w:t>
      </w:r>
      <w:r>
        <w:rPr>
          <w:rFonts w:ascii="Noto Sans TC" w:eastAsia="Noto Sans TC"/>
          <w:color w:val="231F20"/>
          <w:w w:val="102"/>
        </w:rPr>
        <w:t>（139.27）</w:t>
      </w:r>
    </w:p>
    <w:p w14:paraId="45E207E6" w14:textId="77777777" w:rsidR="003345E9" w:rsidRDefault="007169A0">
      <w:pPr>
        <w:pStyle w:val="a5"/>
        <w:numPr>
          <w:ilvl w:val="1"/>
          <w:numId w:val="30"/>
        </w:numPr>
        <w:tabs>
          <w:tab w:val="left" w:pos="1193"/>
        </w:tabs>
        <w:spacing w:before="3" w:line="204" w:lineRule="auto"/>
        <w:ind w:right="111" w:firstLine="408"/>
        <w:jc w:val="both"/>
        <w:rPr>
          <w:rFonts w:ascii="Noto Sans TC" w:eastAsia="Noto Sans TC"/>
          <w:sz w:val="20"/>
        </w:rPr>
      </w:pPr>
      <w:r>
        <w:rPr>
          <w:color w:val="231F20"/>
          <w:spacing w:val="1"/>
          <w:w w:val="102"/>
          <w:sz w:val="20"/>
        </w:rPr>
        <w:t>所有在地方教會有專職之服事，並將服事作為職業的受薪</w:t>
      </w:r>
      <w:r>
        <w:rPr>
          <w:color w:val="231F20"/>
          <w:w w:val="102"/>
          <w:sz w:val="20"/>
        </w:rPr>
        <w:t>或無薪助理，包括托兒所</w:t>
      </w:r>
      <w:r>
        <w:rPr>
          <w:color w:val="231F20"/>
          <w:sz w:val="20"/>
        </w:rPr>
        <w:t xml:space="preserve"> </w:t>
      </w:r>
      <w:r>
        <w:rPr>
          <w:color w:val="231F20"/>
          <w:w w:val="102"/>
          <w:sz w:val="20"/>
        </w:rPr>
        <w:t>/</w:t>
      </w:r>
      <w:r>
        <w:rPr>
          <w:color w:val="231F20"/>
          <w:sz w:val="20"/>
        </w:rPr>
        <w:t xml:space="preserve"> </w:t>
      </w:r>
      <w:r>
        <w:rPr>
          <w:color w:val="231F20"/>
          <w:w w:val="102"/>
          <w:sz w:val="20"/>
        </w:rPr>
        <w:t>學校負責人</w:t>
      </w:r>
      <w:r>
        <w:rPr>
          <w:color w:val="231F20"/>
          <w:spacing w:val="18"/>
          <w:sz w:val="20"/>
        </w:rPr>
        <w:t xml:space="preserve"> </w:t>
      </w:r>
      <w:r>
        <w:rPr>
          <w:color w:val="231F20"/>
          <w:w w:val="102"/>
          <w:sz w:val="20"/>
        </w:rPr>
        <w:t>(</w:t>
      </w:r>
      <w:r>
        <w:rPr>
          <w:color w:val="231F20"/>
          <w:sz w:val="20"/>
        </w:rPr>
        <w:t xml:space="preserve"> </w:t>
      </w:r>
      <w:r>
        <w:rPr>
          <w:color w:val="231F20"/>
          <w:w w:val="102"/>
          <w:sz w:val="20"/>
        </w:rPr>
        <w:t>出生至中學</w:t>
      </w:r>
      <w:r>
        <w:rPr>
          <w:color w:val="231F20"/>
          <w:sz w:val="20"/>
        </w:rPr>
        <w:t xml:space="preserve"> </w:t>
      </w:r>
      <w:r>
        <w:rPr>
          <w:color w:val="231F20"/>
          <w:w w:val="102"/>
          <w:sz w:val="20"/>
        </w:rPr>
        <w:t>)，應由座堂牧師提名，由教會委員會投票選舉。所有的提名，需經地區監督接到申請</w:t>
      </w:r>
      <w:r>
        <w:rPr>
          <w:color w:val="231F20"/>
          <w:spacing w:val="-9"/>
          <w:w w:val="102"/>
          <w:sz w:val="20"/>
        </w:rPr>
        <w:t>後十五日內以書面核准之。</w:t>
      </w:r>
      <w:r>
        <w:rPr>
          <w:rFonts w:ascii="Noto Sans TC" w:eastAsia="Noto Sans TC"/>
          <w:color w:val="231F20"/>
          <w:w w:val="102"/>
          <w:sz w:val="20"/>
        </w:rPr>
        <w:t>（169.4，211.13）</w:t>
      </w:r>
    </w:p>
    <w:p w14:paraId="0B55DC8C" w14:textId="77777777" w:rsidR="003345E9" w:rsidRDefault="007169A0">
      <w:pPr>
        <w:pStyle w:val="a5"/>
        <w:numPr>
          <w:ilvl w:val="1"/>
          <w:numId w:val="30"/>
        </w:numPr>
        <w:tabs>
          <w:tab w:val="left" w:pos="1193"/>
        </w:tabs>
        <w:spacing w:before="3" w:line="206" w:lineRule="auto"/>
        <w:ind w:right="15" w:firstLine="408"/>
        <w:rPr>
          <w:rFonts w:ascii="Noto Sans TC" w:eastAsia="Noto Sans TC"/>
          <w:sz w:val="20"/>
        </w:rPr>
      </w:pPr>
      <w:r>
        <w:rPr>
          <w:color w:val="231F20"/>
          <w:spacing w:val="1"/>
          <w:w w:val="102"/>
          <w:sz w:val="20"/>
        </w:rPr>
        <w:t>該助理的聘僱期不得超過一年，須經座堂牧師之推薦，地</w:t>
      </w:r>
      <w:r>
        <w:rPr>
          <w:color w:val="231F20"/>
          <w:spacing w:val="4"/>
          <w:w w:val="102"/>
          <w:sz w:val="20"/>
        </w:rPr>
        <w:t>區監督書面事先核准後，並由教會委員會投票贊成通過，方可續聘。座堂牧師要負責主導每位職員每年的考績，在與教會委員會協商之後，</w:t>
      </w:r>
      <w:r>
        <w:rPr>
          <w:color w:val="231F20"/>
          <w:spacing w:val="2"/>
          <w:w w:val="102"/>
          <w:sz w:val="20"/>
        </w:rPr>
        <w:t>可在考績上推薦職員進修或修正工作說明。在聘約期滿</w:t>
      </w:r>
      <w:r>
        <w:rPr>
          <w:color w:val="231F20"/>
          <w:spacing w:val="4"/>
          <w:w w:val="102"/>
          <w:sz w:val="20"/>
        </w:rPr>
        <w:t>（教會財務年</w:t>
      </w:r>
      <w:r>
        <w:rPr>
          <w:color w:val="231F20"/>
          <w:w w:val="102"/>
          <w:sz w:val="20"/>
        </w:rPr>
        <w:t>度結束）</w:t>
      </w:r>
      <w:r>
        <w:rPr>
          <w:color w:val="231F20"/>
          <w:spacing w:val="-1"/>
          <w:w w:val="102"/>
          <w:sz w:val="20"/>
        </w:rPr>
        <w:t>前，若要解聘或不續聘所有的地方助理，須由座堂牧師提出，</w:t>
      </w:r>
      <w:r>
        <w:rPr>
          <w:color w:val="231F20"/>
          <w:spacing w:val="2"/>
          <w:w w:val="102"/>
          <w:sz w:val="20"/>
        </w:rPr>
        <w:t>經地區監督同意，並經由教會委員會過半數投票表決。解聘或不續聘</w:t>
      </w:r>
      <w:r>
        <w:rPr>
          <w:color w:val="231F20"/>
          <w:spacing w:val="-6"/>
          <w:w w:val="102"/>
          <w:sz w:val="20"/>
        </w:rPr>
        <w:t>必須在聘約期滿前卅天內以書面通知當事人。</w:t>
      </w:r>
      <w:r>
        <w:rPr>
          <w:rFonts w:ascii="Noto Sans TC" w:eastAsia="Noto Sans TC"/>
          <w:color w:val="231F20"/>
          <w:w w:val="102"/>
          <w:sz w:val="20"/>
        </w:rPr>
        <w:t>（139.27）</w:t>
      </w:r>
    </w:p>
    <w:p w14:paraId="77FAA01A" w14:textId="77777777" w:rsidR="003345E9" w:rsidRDefault="007169A0">
      <w:pPr>
        <w:pStyle w:val="a5"/>
        <w:numPr>
          <w:ilvl w:val="1"/>
          <w:numId w:val="30"/>
        </w:numPr>
        <w:tabs>
          <w:tab w:val="left" w:pos="1193"/>
        </w:tabs>
        <w:spacing w:line="204" w:lineRule="auto"/>
        <w:ind w:right="112" w:firstLine="408"/>
        <w:rPr>
          <w:sz w:val="20"/>
        </w:rPr>
      </w:pPr>
      <w:r>
        <w:rPr>
          <w:color w:val="231F20"/>
          <w:w w:val="102"/>
          <w:sz w:val="20"/>
        </w:rPr>
        <w:t>該助理的職責和服事工作，由座堂牧師決定與督導。助理</w:t>
      </w:r>
      <w:r>
        <w:rPr>
          <w:color w:val="231F20"/>
          <w:spacing w:val="2"/>
          <w:w w:val="102"/>
          <w:sz w:val="20"/>
        </w:rPr>
        <w:t>開始在地方教會工作前三十日內，應該將助理之責任</w:t>
      </w:r>
      <w:r>
        <w:rPr>
          <w:color w:val="231F20"/>
          <w:spacing w:val="4"/>
          <w:w w:val="102"/>
          <w:sz w:val="20"/>
        </w:rPr>
        <w:t>（工作說明）以</w:t>
      </w:r>
    </w:p>
    <w:p w14:paraId="64DCFCF4" w14:textId="77777777" w:rsidR="003345E9" w:rsidRDefault="007169A0">
      <w:pPr>
        <w:pStyle w:val="a3"/>
        <w:spacing w:line="311" w:lineRule="exact"/>
      </w:pPr>
      <w:r>
        <w:rPr>
          <w:color w:val="231F20"/>
          <w:spacing w:val="-1"/>
        </w:rPr>
        <w:t>書面清楚陳述之，交與該助理。</w:t>
      </w:r>
    </w:p>
    <w:p w14:paraId="0CE1120F" w14:textId="77777777" w:rsidR="003345E9" w:rsidRDefault="007169A0">
      <w:pPr>
        <w:pStyle w:val="a5"/>
        <w:numPr>
          <w:ilvl w:val="1"/>
          <w:numId w:val="30"/>
        </w:numPr>
        <w:tabs>
          <w:tab w:val="left" w:pos="1194"/>
        </w:tabs>
        <w:spacing w:line="206" w:lineRule="auto"/>
        <w:ind w:right="17" w:firstLine="408"/>
        <w:rPr>
          <w:sz w:val="20"/>
        </w:rPr>
      </w:pPr>
      <w:r>
        <w:rPr>
          <w:color w:val="231F20"/>
          <w:spacing w:val="4"/>
          <w:w w:val="102"/>
          <w:sz w:val="20"/>
        </w:rPr>
        <w:t>教會中接受定期經濟補助的僱員或職員，包括兼職僱員，</w:t>
      </w:r>
      <w:r>
        <w:rPr>
          <w:color w:val="231F20"/>
          <w:spacing w:val="3"/>
          <w:w w:val="102"/>
          <w:sz w:val="20"/>
        </w:rPr>
        <w:t>不能在教會委員會中服事。若接受定期經濟補助的僱員要成為教會委</w:t>
      </w:r>
      <w:r>
        <w:rPr>
          <w:color w:val="231F20"/>
          <w:w w:val="102"/>
          <w:sz w:val="20"/>
        </w:rPr>
        <w:t>員會委員，便要放棄其僱員身份。若教會委員會之委員要成為接受定期經濟補助的僱員，便不得再擔任教會委員會之委員。</w:t>
      </w:r>
    </w:p>
    <w:p w14:paraId="317E6EC4" w14:textId="77777777" w:rsidR="003345E9" w:rsidRDefault="007169A0">
      <w:pPr>
        <w:pStyle w:val="a5"/>
        <w:numPr>
          <w:ilvl w:val="1"/>
          <w:numId w:val="30"/>
        </w:numPr>
        <w:tabs>
          <w:tab w:val="left" w:pos="1193"/>
        </w:tabs>
        <w:spacing w:line="206" w:lineRule="auto"/>
        <w:ind w:left="119" w:right="15" w:firstLine="408"/>
        <w:rPr>
          <w:sz w:val="20"/>
        </w:rPr>
      </w:pPr>
      <w:r>
        <w:rPr>
          <w:color w:val="231F20"/>
          <w:spacing w:val="3"/>
          <w:w w:val="102"/>
          <w:sz w:val="20"/>
        </w:rPr>
        <w:t>在牧者離職後而未聘任新教牧，地方教會的穩定、合一、和持續事工至為重要。因此，地區監督（或經地區監督指派之代表人）</w:t>
      </w:r>
      <w:r>
        <w:rPr>
          <w:color w:val="231F20"/>
          <w:spacing w:val="4"/>
          <w:w w:val="102"/>
          <w:sz w:val="20"/>
        </w:rPr>
        <w:t>將與地方教會委員會緊密合作以實施以下措施</w:t>
      </w:r>
      <w:r>
        <w:rPr>
          <w:color w:val="231F20"/>
          <w:spacing w:val="16"/>
          <w:sz w:val="20"/>
        </w:rPr>
        <w:t xml:space="preserve"> </w:t>
      </w:r>
      <w:r>
        <w:rPr>
          <w:color w:val="231F20"/>
          <w:w w:val="102"/>
          <w:sz w:val="20"/>
        </w:rPr>
        <w:t>a</w:t>
      </w:r>
      <w:r>
        <w:rPr>
          <w:color w:val="231F20"/>
          <w:spacing w:val="5"/>
          <w:w w:val="102"/>
          <w:sz w:val="20"/>
        </w:rPr>
        <w:t>）</w:t>
      </w:r>
      <w:r>
        <w:rPr>
          <w:color w:val="231F20"/>
          <w:spacing w:val="4"/>
          <w:w w:val="102"/>
          <w:sz w:val="20"/>
        </w:rPr>
        <w:t>可允許地方教會至</w:t>
      </w:r>
      <w:r>
        <w:rPr>
          <w:color w:val="231F20"/>
          <w:spacing w:val="2"/>
          <w:w w:val="102"/>
          <w:sz w:val="20"/>
        </w:rPr>
        <w:t>少在一段轉變期時間內保留部分或全部職員；</w:t>
      </w:r>
      <w:r>
        <w:rPr>
          <w:color w:val="231F20"/>
          <w:w w:val="102"/>
          <w:sz w:val="20"/>
        </w:rPr>
        <w:t>b）給予新任牧師自由行使之權利以建立他／她自己的服事團隊；c）容許一個委員會與地區監</w:t>
      </w:r>
      <w:r>
        <w:rPr>
          <w:color w:val="231F20"/>
          <w:spacing w:val="3"/>
          <w:w w:val="102"/>
          <w:sz w:val="20"/>
        </w:rPr>
        <w:t>督給予過渡性職員合理時間作出必需的人事或專業調整。在座堂牧師</w:t>
      </w:r>
      <w:r>
        <w:rPr>
          <w:color w:val="231F20"/>
          <w:spacing w:val="2"/>
          <w:w w:val="102"/>
          <w:sz w:val="20"/>
        </w:rPr>
        <w:t>辭職或停止聘用座堂牧師時，所有助理應同時提出請辭。托兒所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學校（出生至中學）幹事應將他們之辭職書在當前年度結束時呈遞出來。任何附屬或有關機構之總裁應在合約期滿時呈遞辭職書。</w:t>
      </w:r>
    </w:p>
    <w:p w14:paraId="5A6C1A36" w14:textId="77777777" w:rsidR="003345E9" w:rsidRDefault="007169A0">
      <w:pPr>
        <w:pStyle w:val="a3"/>
        <w:spacing w:line="206" w:lineRule="auto"/>
        <w:ind w:left="119" w:right="113" w:firstLine="408"/>
        <w:rPr>
          <w:lang w:eastAsia="zh-CN"/>
        </w:rPr>
      </w:pPr>
      <w:r>
        <w:rPr>
          <w:color w:val="231F20"/>
          <w:spacing w:val="1"/>
          <w:w w:val="102"/>
        </w:rPr>
        <w:t>地方教會委員會可向地區監督申請，讓任何一名或所有助理、幹</w:t>
      </w:r>
      <w:r>
        <w:rPr>
          <w:color w:val="231F20"/>
          <w:spacing w:val="2"/>
          <w:w w:val="102"/>
        </w:rPr>
        <w:t>事和總裁繼續任職。</w:t>
      </w:r>
      <w:r>
        <w:rPr>
          <w:color w:val="231F20"/>
          <w:spacing w:val="2"/>
          <w:w w:val="102"/>
          <w:lang w:eastAsia="zh-CN"/>
        </w:rPr>
        <w:t>如果申請被批准，此批准可以持</w:t>
      </w:r>
      <w:r>
        <w:rPr>
          <w:rFonts w:ascii="Noto Serif SC" w:eastAsia="Noto Serif SC"/>
          <w:color w:val="231F20"/>
          <w:spacing w:val="3"/>
          <w:w w:val="102"/>
          <w:lang w:eastAsia="zh-CN"/>
        </w:rPr>
        <w:t>续</w:t>
      </w:r>
      <w:r>
        <w:rPr>
          <w:color w:val="231F20"/>
          <w:spacing w:val="4"/>
          <w:w w:val="102"/>
          <w:lang w:eastAsia="zh-CN"/>
        </w:rPr>
        <w:t>到新牧</w:t>
      </w:r>
      <w:r>
        <w:rPr>
          <w:rFonts w:ascii="Noto Serif SC" w:eastAsia="Noto Serif SC"/>
          <w:color w:val="231F20"/>
          <w:spacing w:val="4"/>
          <w:w w:val="102"/>
          <w:lang w:eastAsia="zh-CN"/>
        </w:rPr>
        <w:t>师</w:t>
      </w:r>
      <w:r>
        <w:rPr>
          <w:color w:val="231F20"/>
          <w:spacing w:val="4"/>
          <w:w w:val="102"/>
          <w:lang w:eastAsia="zh-CN"/>
        </w:rPr>
        <w:t>上任</w:t>
      </w:r>
    </w:p>
    <w:p w14:paraId="00366EA0" w14:textId="77777777" w:rsidR="003345E9" w:rsidRDefault="003345E9">
      <w:pPr>
        <w:pStyle w:val="a3"/>
        <w:spacing w:line="206" w:lineRule="auto"/>
        <w:rPr>
          <w:lang w:eastAsia="zh-CN"/>
        </w:rPr>
        <w:sectPr w:rsidR="003345E9">
          <w:pgSz w:w="8640" w:h="12960"/>
          <w:pgMar w:top="480" w:right="1080" w:bottom="1180" w:left="1080" w:header="0" w:footer="997" w:gutter="0"/>
          <w:cols w:space="720"/>
        </w:sectPr>
      </w:pPr>
    </w:p>
    <w:p w14:paraId="433E9DE8" w14:textId="77777777" w:rsidR="003345E9" w:rsidRDefault="007169A0">
      <w:pPr>
        <w:pStyle w:val="a3"/>
        <w:spacing w:before="50"/>
        <w:ind w:left="0"/>
        <w:jc w:val="center"/>
        <w:rPr>
          <w:lang w:eastAsia="zh-CN"/>
        </w:rPr>
      </w:pPr>
      <w:r>
        <w:rPr>
          <w:color w:val="231F20"/>
          <w:spacing w:val="-3"/>
          <w:lang w:eastAsia="zh-CN"/>
        </w:rPr>
        <w:lastRenderedPageBreak/>
        <w:t>地方教會</w:t>
      </w:r>
    </w:p>
    <w:p w14:paraId="543CA672" w14:textId="77777777" w:rsidR="003345E9" w:rsidRDefault="007169A0">
      <w:pPr>
        <w:pStyle w:val="a3"/>
        <w:spacing w:before="238" w:line="204" w:lineRule="auto"/>
        <w:ind w:right="110" w:hanging="1"/>
        <w:rPr>
          <w:lang w:eastAsia="zh-CN"/>
        </w:rPr>
      </w:pPr>
      <w:r>
        <w:rPr>
          <w:color w:val="231F20"/>
          <w:spacing w:val="20"/>
          <w:lang w:eastAsia="zh-CN"/>
        </w:rPr>
        <w:t xml:space="preserve">后 </w:t>
      </w:r>
      <w:r>
        <w:rPr>
          <w:color w:val="231F20"/>
          <w:lang w:eastAsia="zh-CN"/>
        </w:rPr>
        <w:t>90</w:t>
      </w:r>
      <w:r>
        <w:rPr>
          <w:color w:val="231F20"/>
          <w:spacing w:val="4"/>
          <w:lang w:eastAsia="zh-CN"/>
        </w:rPr>
        <w:t xml:space="preserve"> 天，或直到即</w:t>
      </w:r>
      <w:r>
        <w:rPr>
          <w:rFonts w:ascii="Noto Serif SC" w:eastAsia="Noto Serif SC"/>
          <w:color w:val="231F20"/>
          <w:lang w:eastAsia="zh-CN"/>
        </w:rPr>
        <w:t>将</w:t>
      </w:r>
      <w:r>
        <w:rPr>
          <w:color w:val="231F20"/>
          <w:lang w:eastAsia="zh-CN"/>
        </w:rPr>
        <w:t>上任的牧</w:t>
      </w:r>
      <w:r>
        <w:rPr>
          <w:rFonts w:ascii="Noto Serif SC" w:eastAsia="Noto Serif SC"/>
          <w:color w:val="231F20"/>
          <w:lang w:eastAsia="zh-CN"/>
        </w:rPr>
        <w:t>师</w:t>
      </w:r>
      <w:r>
        <w:rPr>
          <w:color w:val="231F20"/>
          <w:spacing w:val="10"/>
          <w:lang w:eastAsia="zh-CN"/>
        </w:rPr>
        <w:t xml:space="preserve">按照第 </w:t>
      </w:r>
      <w:r>
        <w:rPr>
          <w:rFonts w:ascii="Noto Sans TC" w:eastAsia="Noto Sans TC"/>
          <w:color w:val="231F20"/>
          <w:lang w:eastAsia="zh-CN"/>
        </w:rPr>
        <w:t>169</w:t>
      </w:r>
      <w:r>
        <w:rPr>
          <w:rFonts w:ascii="Noto Sans TC" w:eastAsia="Noto Sans TC"/>
          <w:color w:val="231F20"/>
          <w:spacing w:val="40"/>
          <w:lang w:eastAsia="zh-CN"/>
        </w:rPr>
        <w:t xml:space="preserve"> </w:t>
      </w:r>
      <w:r>
        <w:rPr>
          <w:color w:val="231F20"/>
          <w:lang w:eastAsia="zh-CN"/>
        </w:rPr>
        <w:t>條之</w:t>
      </w:r>
      <w:r>
        <w:rPr>
          <w:rFonts w:ascii="Noto Serif SC" w:eastAsia="Noto Serif SC"/>
          <w:color w:val="231F20"/>
          <w:lang w:eastAsia="zh-CN"/>
        </w:rPr>
        <w:t>规</w:t>
      </w:r>
      <w:r>
        <w:rPr>
          <w:color w:val="231F20"/>
          <w:lang w:eastAsia="zh-CN"/>
        </w:rPr>
        <w:t>定提名他或她的</w:t>
      </w:r>
      <w:r>
        <w:rPr>
          <w:color w:val="231F20"/>
          <w:spacing w:val="-2"/>
          <w:lang w:eastAsia="zh-CN"/>
        </w:rPr>
        <w:t>下一年的</w:t>
      </w:r>
      <w:r>
        <w:rPr>
          <w:rFonts w:ascii="Noto Serif SC" w:eastAsia="Noto Serif SC"/>
          <w:color w:val="231F20"/>
          <w:spacing w:val="-2"/>
          <w:lang w:eastAsia="zh-CN"/>
        </w:rPr>
        <w:t>带</w:t>
      </w:r>
      <w:r>
        <w:rPr>
          <w:color w:val="231F20"/>
          <w:spacing w:val="-2"/>
          <w:lang w:eastAsia="zh-CN"/>
        </w:rPr>
        <w:t>薪助理。</w:t>
      </w:r>
    </w:p>
    <w:p w14:paraId="35CA517C" w14:textId="77777777" w:rsidR="003345E9" w:rsidRDefault="007169A0">
      <w:pPr>
        <w:pStyle w:val="a5"/>
        <w:numPr>
          <w:ilvl w:val="1"/>
          <w:numId w:val="30"/>
        </w:numPr>
        <w:tabs>
          <w:tab w:val="left" w:pos="1193"/>
        </w:tabs>
        <w:spacing w:line="312" w:lineRule="exact"/>
        <w:ind w:left="1193" w:hanging="665"/>
        <w:rPr>
          <w:sz w:val="20"/>
        </w:rPr>
      </w:pPr>
      <w:r>
        <w:rPr>
          <w:color w:val="231F20"/>
          <w:spacing w:val="-1"/>
          <w:sz w:val="20"/>
        </w:rPr>
        <w:t>在座堂牧師有所調動時，地區監督有責任與職員、教會委</w:t>
      </w:r>
    </w:p>
    <w:p w14:paraId="2DA4D55E" w14:textId="77777777" w:rsidR="003345E9" w:rsidRDefault="007169A0">
      <w:pPr>
        <w:pStyle w:val="a3"/>
        <w:spacing w:line="320" w:lineRule="exact"/>
        <w:rPr>
          <w:rFonts w:ascii="Noto Sans TC" w:eastAsia="Noto Sans TC"/>
        </w:rPr>
      </w:pPr>
      <w:r>
        <w:rPr>
          <w:color w:val="231F20"/>
          <w:spacing w:val="3"/>
        </w:rPr>
        <w:t xml:space="preserve">員會和堂會溝通有關 </w:t>
      </w:r>
      <w:r>
        <w:rPr>
          <w:rFonts w:ascii="Noto Sans TC" w:eastAsia="Noto Sans TC"/>
          <w:color w:val="231F20"/>
        </w:rPr>
        <w:t>169.5</w:t>
      </w:r>
      <w:r>
        <w:rPr>
          <w:rFonts w:ascii="Noto Sans TC" w:eastAsia="Noto Sans TC"/>
          <w:color w:val="231F20"/>
          <w:spacing w:val="50"/>
        </w:rPr>
        <w:t xml:space="preserve"> </w:t>
      </w:r>
      <w:r>
        <w:rPr>
          <w:color w:val="231F20"/>
          <w:spacing w:val="-11"/>
        </w:rPr>
        <w:t>條所涉及之職員問題。</w:t>
      </w:r>
      <w:r>
        <w:rPr>
          <w:rFonts w:ascii="Noto Sans TC" w:eastAsia="Noto Sans TC"/>
          <w:color w:val="231F20"/>
          <w:spacing w:val="-2"/>
        </w:rPr>
        <w:t>（211.13）</w:t>
      </w:r>
    </w:p>
    <w:p w14:paraId="279A5064" w14:textId="77777777" w:rsidR="003345E9" w:rsidRDefault="007169A0">
      <w:pPr>
        <w:pStyle w:val="a5"/>
        <w:numPr>
          <w:ilvl w:val="1"/>
          <w:numId w:val="30"/>
        </w:numPr>
        <w:tabs>
          <w:tab w:val="left" w:pos="1192"/>
        </w:tabs>
        <w:spacing w:before="11" w:line="204" w:lineRule="auto"/>
        <w:ind w:right="15" w:firstLine="408"/>
        <w:rPr>
          <w:sz w:val="20"/>
        </w:rPr>
      </w:pPr>
      <w:r>
        <w:rPr>
          <w:color w:val="231F20"/>
          <w:sz w:val="20"/>
        </w:rPr>
        <w:t xml:space="preserve">依據 </w:t>
      </w:r>
      <w:r>
        <w:rPr>
          <w:rFonts w:ascii="Noto Sans TC" w:eastAsia="Noto Sans TC"/>
          <w:color w:val="231F20"/>
          <w:sz w:val="20"/>
        </w:rPr>
        <w:t xml:space="preserve">100.2 </w:t>
      </w:r>
      <w:r>
        <w:rPr>
          <w:color w:val="231F20"/>
          <w:sz w:val="20"/>
        </w:rPr>
        <w:t>條規定，一個教會之下有多個堂會的堂會牧師，</w:t>
      </w:r>
      <w:r>
        <w:rPr>
          <w:color w:val="231F20"/>
          <w:spacing w:val="-2"/>
          <w:sz w:val="20"/>
        </w:rPr>
        <w:t>不算為教會職員。</w:t>
      </w:r>
    </w:p>
    <w:p w14:paraId="660ACC9D" w14:textId="77777777" w:rsidR="003345E9" w:rsidRDefault="007169A0">
      <w:pPr>
        <w:pStyle w:val="a5"/>
        <w:numPr>
          <w:ilvl w:val="1"/>
          <w:numId w:val="30"/>
        </w:numPr>
        <w:tabs>
          <w:tab w:val="left" w:pos="1192"/>
        </w:tabs>
        <w:spacing w:before="3" w:line="204" w:lineRule="auto"/>
        <w:ind w:right="80" w:firstLine="407"/>
        <w:rPr>
          <w:rFonts w:ascii="Noto Sans TC" w:eastAsia="Noto Sans TC"/>
          <w:sz w:val="20"/>
        </w:rPr>
      </w:pPr>
      <w:r>
        <w:rPr>
          <w:color w:val="231F20"/>
          <w:spacing w:val="1"/>
          <w:w w:val="102"/>
          <w:sz w:val="20"/>
        </w:rPr>
        <w:t>任何受薪職員非經地區監督和地區指導委員會之核准，沒</w:t>
      </w:r>
      <w:r>
        <w:rPr>
          <w:color w:val="231F20"/>
          <w:spacing w:val="-7"/>
          <w:w w:val="102"/>
          <w:sz w:val="20"/>
        </w:rPr>
        <w:t>有資格被聘用為該教會之座堂牧師。</w:t>
      </w:r>
      <w:r>
        <w:rPr>
          <w:rFonts w:ascii="Noto Sans TC" w:eastAsia="Noto Sans TC"/>
          <w:color w:val="231F20"/>
          <w:spacing w:val="-1"/>
          <w:w w:val="102"/>
          <w:sz w:val="20"/>
        </w:rPr>
        <w:t>（117，139.2，211.10，225.16）</w:t>
      </w:r>
    </w:p>
    <w:p w14:paraId="47589D65" w14:textId="77777777" w:rsidR="003345E9" w:rsidRDefault="003345E9">
      <w:pPr>
        <w:pStyle w:val="a5"/>
        <w:spacing w:line="204" w:lineRule="auto"/>
        <w:rPr>
          <w:rFonts w:ascii="Noto Sans TC" w:eastAsia="Noto Sans TC"/>
          <w:sz w:val="20"/>
        </w:rPr>
        <w:sectPr w:rsidR="003345E9">
          <w:pgSz w:w="8640" w:h="12960"/>
          <w:pgMar w:top="480" w:right="1080" w:bottom="1180" w:left="1080" w:header="0" w:footer="997" w:gutter="0"/>
          <w:cols w:space="720"/>
        </w:sectPr>
      </w:pPr>
    </w:p>
    <w:p w14:paraId="2D9AF6E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CFF7D4C" w14:textId="77777777" w:rsidR="003345E9" w:rsidRDefault="007169A0">
      <w:pPr>
        <w:pStyle w:val="1"/>
      </w:pPr>
      <w:r>
        <w:rPr>
          <w:color w:val="231F20"/>
          <w:spacing w:val="-1"/>
        </w:rPr>
        <w:t>第二章 . 地區行政</w:t>
      </w:r>
    </w:p>
    <w:p w14:paraId="6076A3F9" w14:textId="77777777" w:rsidR="003345E9" w:rsidRDefault="007169A0">
      <w:pPr>
        <w:pStyle w:val="2"/>
        <w:spacing w:before="163"/>
      </w:pPr>
      <w:r>
        <w:rPr>
          <w:color w:val="231F20"/>
          <w:spacing w:val="-2"/>
        </w:rPr>
        <w:t>一、範圍與名稱</w:t>
      </w:r>
    </w:p>
    <w:p w14:paraId="427D7FB8" w14:textId="77777777" w:rsidR="003345E9" w:rsidRDefault="007169A0">
      <w:pPr>
        <w:pStyle w:val="a5"/>
        <w:numPr>
          <w:ilvl w:val="0"/>
          <w:numId w:val="25"/>
        </w:numPr>
        <w:tabs>
          <w:tab w:val="left" w:pos="1005"/>
        </w:tabs>
        <w:spacing w:before="9" w:line="349" w:lineRule="exact"/>
        <w:ind w:left="1005" w:hanging="477"/>
        <w:rPr>
          <w:sz w:val="20"/>
        </w:rPr>
      </w:pPr>
      <w:r>
        <w:rPr>
          <w:color w:val="231F20"/>
          <w:spacing w:val="-1"/>
          <w:sz w:val="20"/>
        </w:rPr>
        <w:t>總議會得將教會組成地區年議會。</w:t>
      </w:r>
    </w:p>
    <w:p w14:paraId="63997DC6" w14:textId="77777777" w:rsidR="003345E9" w:rsidRDefault="007169A0">
      <w:pPr>
        <w:pStyle w:val="a3"/>
        <w:spacing w:before="10" w:line="206" w:lineRule="auto"/>
        <w:ind w:right="15" w:firstLine="408"/>
      </w:pPr>
      <w:r>
        <w:rPr>
          <w:color w:val="231F20"/>
          <w:spacing w:val="5"/>
          <w:w w:val="102"/>
        </w:rPr>
        <w:t>地區是由互相倚賴的地方教會所組成之個體，經由相互的支持、資源之分享及合作達到增進地方教會宣揚福音之使命。</w:t>
      </w:r>
    </w:p>
    <w:p w14:paraId="127AFD28" w14:textId="77777777" w:rsidR="003345E9" w:rsidRDefault="007169A0">
      <w:pPr>
        <w:pStyle w:val="a3"/>
        <w:spacing w:line="206" w:lineRule="auto"/>
        <w:ind w:right="117" w:firstLine="408"/>
      </w:pPr>
      <w:r>
        <w:rPr>
          <w:color w:val="231F20"/>
          <w:spacing w:val="1"/>
          <w:w w:val="102"/>
        </w:rPr>
        <w:t>一個地區之範圍和名稱，應由總邊界委員會宣佈，經相關議會區以過半數投票通過，並須得到主管區總監督最後的核准。</w:t>
      </w:r>
    </w:p>
    <w:p w14:paraId="134EB469" w14:textId="77777777" w:rsidR="003345E9" w:rsidRDefault="007169A0">
      <w:pPr>
        <w:pStyle w:val="a3"/>
        <w:spacing w:line="206" w:lineRule="auto"/>
        <w:ind w:right="111" w:firstLine="408"/>
      </w:pPr>
      <w:r>
        <w:rPr>
          <w:color w:val="231F20"/>
          <w:spacing w:val="3"/>
          <w:w w:val="102"/>
        </w:rPr>
        <w:t>當來自兩個不同宣教禾場考慮合併成一地區時，總邊界委員會應</w:t>
      </w:r>
      <w:r>
        <w:rPr>
          <w:color w:val="231F20"/>
          <w:w w:val="102"/>
        </w:rPr>
        <w:t>經與主管區總監督諮詢後決定新合併之區域應屬哪一宣教禾場。</w:t>
      </w:r>
    </w:p>
    <w:p w14:paraId="4D6BE18E" w14:textId="77777777" w:rsidR="003345E9" w:rsidRDefault="007169A0">
      <w:pPr>
        <w:pStyle w:val="a5"/>
        <w:numPr>
          <w:ilvl w:val="1"/>
          <w:numId w:val="25"/>
        </w:numPr>
        <w:tabs>
          <w:tab w:val="left" w:pos="1192"/>
        </w:tabs>
        <w:spacing w:line="308" w:lineRule="exact"/>
        <w:ind w:left="1192" w:hanging="664"/>
        <w:rPr>
          <w:sz w:val="20"/>
        </w:rPr>
      </w:pPr>
      <w:r>
        <w:rPr>
          <w:b/>
          <w:color w:val="231F20"/>
          <w:sz w:val="20"/>
        </w:rPr>
        <w:t>新地區之創立</w:t>
      </w:r>
      <w:r>
        <w:rPr>
          <w:color w:val="231F20"/>
          <w:spacing w:val="-1"/>
          <w:sz w:val="20"/>
        </w:rPr>
        <w:t>。設立宣聖會之新地區時，</w:t>
      </w:r>
    </w:p>
    <w:p w14:paraId="3EB8F461" w14:textId="77777777" w:rsidR="003345E9" w:rsidRDefault="007169A0">
      <w:pPr>
        <w:pStyle w:val="a3"/>
        <w:tabs>
          <w:tab w:val="left" w:pos="1019"/>
        </w:tabs>
        <w:spacing w:before="4" w:line="206" w:lineRule="auto"/>
        <w:ind w:left="1020" w:right="118" w:hanging="408"/>
      </w:pPr>
      <w:r>
        <w:rPr>
          <w:color w:val="231F20"/>
          <w:spacing w:val="-10"/>
        </w:rPr>
        <w:t>➀</w:t>
      </w:r>
      <w:r>
        <w:rPr>
          <w:color w:val="231F20"/>
        </w:rPr>
        <w:tab/>
      </w:r>
      <w:r>
        <w:rPr>
          <w:color w:val="231F20"/>
          <w:spacing w:val="-2"/>
        </w:rPr>
        <w:t>可將一地區分為兩個或兩個以上的地區（必須在地區年議會以超過三分之二之投票數決定之</w:t>
      </w:r>
      <w:r>
        <w:rPr>
          <w:color w:val="231F20"/>
          <w:spacing w:val="-102"/>
        </w:rPr>
        <w:t>）</w:t>
      </w:r>
      <w:r>
        <w:rPr>
          <w:color w:val="231F20"/>
        </w:rPr>
        <w:t>；</w:t>
      </w:r>
    </w:p>
    <w:p w14:paraId="58840760" w14:textId="77777777" w:rsidR="003345E9" w:rsidRDefault="007169A0">
      <w:pPr>
        <w:pStyle w:val="a3"/>
        <w:tabs>
          <w:tab w:val="left" w:pos="1019"/>
        </w:tabs>
        <w:spacing w:line="308" w:lineRule="exact"/>
        <w:ind w:left="612"/>
      </w:pPr>
      <w:r>
        <w:rPr>
          <w:color w:val="231F20"/>
          <w:spacing w:val="-10"/>
        </w:rPr>
        <w:t>➁</w:t>
      </w:r>
      <w:r>
        <w:rPr>
          <w:color w:val="231F20"/>
        </w:rPr>
        <w:tab/>
      </w:r>
      <w:r>
        <w:rPr>
          <w:color w:val="231F20"/>
          <w:spacing w:val="-1"/>
        </w:rPr>
        <w:t>將兩個或個以上的地區合併，重新設立不同之地區；</w:t>
      </w:r>
    </w:p>
    <w:p w14:paraId="5C1BDB6B" w14:textId="77777777" w:rsidR="003345E9" w:rsidRDefault="007169A0">
      <w:pPr>
        <w:pStyle w:val="a3"/>
        <w:tabs>
          <w:tab w:val="left" w:pos="1019"/>
        </w:tabs>
        <w:spacing w:line="320" w:lineRule="exact"/>
        <w:ind w:left="612"/>
      </w:pPr>
      <w:r>
        <w:rPr>
          <w:color w:val="231F20"/>
          <w:spacing w:val="-10"/>
        </w:rPr>
        <w:t>➂</w:t>
      </w:r>
      <w:r>
        <w:rPr>
          <w:color w:val="231F20"/>
        </w:rPr>
        <w:tab/>
      </w:r>
      <w:r>
        <w:rPr>
          <w:color w:val="231F20"/>
          <w:spacing w:val="-1"/>
        </w:rPr>
        <w:t>在一個未被任何已有的地區治理範圍內，設立一新開發區。</w:t>
      </w:r>
    </w:p>
    <w:p w14:paraId="33BD8724" w14:textId="77777777" w:rsidR="003345E9" w:rsidRDefault="007169A0">
      <w:pPr>
        <w:pStyle w:val="a3"/>
        <w:tabs>
          <w:tab w:val="left" w:pos="1019"/>
        </w:tabs>
        <w:spacing w:line="320" w:lineRule="exact"/>
        <w:ind w:left="612"/>
      </w:pPr>
      <w:r>
        <w:rPr>
          <w:color w:val="231F20"/>
          <w:spacing w:val="-10"/>
        </w:rPr>
        <w:t>➃</w:t>
      </w:r>
      <w:r>
        <w:rPr>
          <w:color w:val="231F20"/>
        </w:rPr>
        <w:tab/>
      </w:r>
      <w:r>
        <w:rPr>
          <w:color w:val="231F20"/>
          <w:spacing w:val="-1"/>
        </w:rPr>
        <w:t>兩個或兩個以上地區合併，</w:t>
      </w:r>
    </w:p>
    <w:p w14:paraId="08F63FCE" w14:textId="77777777" w:rsidR="003345E9" w:rsidRDefault="007169A0">
      <w:pPr>
        <w:pStyle w:val="a3"/>
        <w:spacing w:before="12" w:line="204" w:lineRule="auto"/>
        <w:ind w:left="119" w:right="106" w:firstLine="408"/>
        <w:jc w:val="both"/>
        <w:rPr>
          <w:rFonts w:ascii="Noto Sans TC" w:eastAsia="Noto Sans TC"/>
        </w:rPr>
      </w:pPr>
      <w:r>
        <w:rPr>
          <w:color w:val="231F20"/>
          <w:spacing w:val="1"/>
          <w:w w:val="102"/>
        </w:rPr>
        <w:t>設置新地區之建議應向主管區總監督提出，地區監督、地區指導</w:t>
      </w:r>
      <w:r>
        <w:rPr>
          <w:color w:val="231F20"/>
          <w:spacing w:val="10"/>
          <w:w w:val="102"/>
        </w:rPr>
        <w:t>委員會或國家董事會可以核准上項建議，並在主管區總監督以及總</w:t>
      </w:r>
      <w:r>
        <w:rPr>
          <w:color w:val="231F20"/>
          <w:spacing w:val="8"/>
          <w:w w:val="102"/>
        </w:rPr>
        <w:t>監督會同意下在地區年議會中提出投票表決之</w:t>
      </w:r>
      <w:r>
        <w:rPr>
          <w:color w:val="231F20"/>
          <w:spacing w:val="-102"/>
          <w:w w:val="102"/>
        </w:rPr>
        <w:t>。</w:t>
      </w:r>
      <w:r>
        <w:rPr>
          <w:rFonts w:ascii="Noto Sans TC" w:eastAsia="Noto Sans TC"/>
          <w:color w:val="231F20"/>
          <w:w w:val="102"/>
        </w:rPr>
        <w:t>（24，200，200.24- 200.5）</w:t>
      </w:r>
    </w:p>
    <w:p w14:paraId="69FA7F80" w14:textId="06AA09B2" w:rsidR="003345E9" w:rsidRDefault="007169A0">
      <w:pPr>
        <w:pStyle w:val="a5"/>
        <w:numPr>
          <w:ilvl w:val="1"/>
          <w:numId w:val="25"/>
        </w:numPr>
        <w:tabs>
          <w:tab w:val="left" w:pos="1194"/>
        </w:tabs>
        <w:spacing w:before="3" w:line="204" w:lineRule="auto"/>
        <w:ind w:left="120" w:right="14" w:firstLine="408"/>
        <w:jc w:val="both"/>
        <w:rPr>
          <w:sz w:val="20"/>
        </w:rPr>
      </w:pPr>
      <w:r>
        <w:rPr>
          <w:color w:val="231F20"/>
          <w:spacing w:val="5"/>
          <w:w w:val="102"/>
          <w:sz w:val="20"/>
        </w:rPr>
        <w:t>宣聖會經由宣教士工作可建立</w:t>
      </w:r>
      <w:commentRangeStart w:id="0"/>
      <w:ins w:id="1" w:author="成英 李" w:date="2025-06-24T11:54:00Z">
        <w:r w:rsidR="00671D78">
          <w:rPr>
            <w:rFonts w:hint="eastAsia"/>
            <w:color w:val="231F20"/>
            <w:spacing w:val="5"/>
            <w:w w:val="102"/>
            <w:sz w:val="20"/>
          </w:rPr>
          <w:t>開拓區</w:t>
        </w:r>
      </w:ins>
      <w:commentRangeEnd w:id="0"/>
      <w:ins w:id="2" w:author="成英 李" w:date="2025-06-24T11:55:00Z">
        <w:r w:rsidR="00671D78">
          <w:rPr>
            <w:rStyle w:val="a7"/>
          </w:rPr>
          <w:commentReference w:id="0"/>
        </w:r>
      </w:ins>
      <w:del w:id="3" w:author="成英 李" w:date="2025-06-24T11:53:00Z">
        <w:r w:rsidDel="00671D78">
          <w:rPr>
            <w:rFonts w:hint="eastAsia"/>
            <w:color w:val="231F20"/>
            <w:spacing w:val="5"/>
            <w:w w:val="102"/>
            <w:sz w:val="20"/>
          </w:rPr>
          <w:delText>新</w:delText>
        </w:r>
        <w:r w:rsidDel="00671D78">
          <w:rPr>
            <w:color w:val="231F20"/>
            <w:spacing w:val="5"/>
            <w:w w:val="102"/>
            <w:sz w:val="20"/>
          </w:rPr>
          <w:delText>地區</w:delText>
        </w:r>
      </w:del>
      <w:r>
        <w:rPr>
          <w:color w:val="231F20"/>
          <w:spacing w:val="5"/>
          <w:w w:val="102"/>
          <w:sz w:val="20"/>
        </w:rPr>
        <w:t>和地區議會之範圍。第三期地區可依據下列模式儘速產生：</w:t>
      </w:r>
    </w:p>
    <w:p w14:paraId="49FA3E25" w14:textId="73BE3DDB" w:rsidR="003345E9" w:rsidRDefault="007169A0">
      <w:pPr>
        <w:pStyle w:val="a3"/>
        <w:spacing w:before="2" w:line="206" w:lineRule="auto"/>
        <w:ind w:left="119" w:right="111" w:firstLine="408"/>
        <w:jc w:val="both"/>
      </w:pPr>
      <w:r>
        <w:rPr>
          <w:b/>
          <w:color w:val="231F20"/>
          <w:spacing w:val="3"/>
          <w:w w:val="102"/>
        </w:rPr>
        <w:t>第一期地區</w:t>
      </w:r>
      <w:r>
        <w:rPr>
          <w:color w:val="231F20"/>
          <w:spacing w:val="4"/>
          <w:w w:val="102"/>
        </w:rPr>
        <w:t>。當有機會按策略發展和佈道之指導方針進入一個地</w:t>
      </w:r>
      <w:r>
        <w:rPr>
          <w:color w:val="231F20"/>
          <w:spacing w:val="1"/>
          <w:w w:val="102"/>
        </w:rPr>
        <w:t>區拓展新的事工</w:t>
      </w:r>
      <w:ins w:id="4" w:author="成英 李" w:date="2025-06-24T11:56:00Z">
        <w:r w:rsidR="00671D78">
          <w:rPr>
            <w:rFonts w:hint="eastAsia"/>
            <w:color w:val="231F20"/>
            <w:spacing w:val="1"/>
            <w:w w:val="102"/>
          </w:rPr>
          <w:t>，</w:t>
        </w:r>
      </w:ins>
      <w:del w:id="5" w:author="成英 李" w:date="2025-06-24T11:56:00Z">
        <w:r w:rsidDel="00671D78">
          <w:rPr>
            <w:color w:val="231F20"/>
            <w:spacing w:val="1"/>
            <w:w w:val="102"/>
          </w:rPr>
          <w:delText>。</w:delText>
        </w:r>
      </w:del>
      <w:r>
        <w:rPr>
          <w:color w:val="231F20"/>
          <w:spacing w:val="1"/>
          <w:w w:val="102"/>
        </w:rPr>
        <w:t>可由區域總幹事、地區經由地區指導委員會</w:t>
      </w:r>
      <w:ins w:id="6" w:author="成英 李" w:date="2025-06-24T12:01:00Z">
        <w:r w:rsidR="00671D78">
          <w:rPr>
            <w:rFonts w:hint="eastAsia"/>
            <w:color w:val="231F20"/>
            <w:spacing w:val="1"/>
            <w:w w:val="102"/>
          </w:rPr>
          <w:t>，</w:t>
        </w:r>
      </w:ins>
      <w:del w:id="7" w:author="成英 李" w:date="2025-06-24T12:01:00Z">
        <w:r w:rsidDel="00671D78">
          <w:rPr>
            <w:color w:val="231F20"/>
            <w:spacing w:val="1"/>
            <w:w w:val="102"/>
          </w:rPr>
          <w:delText>、</w:delText>
        </w:r>
      </w:del>
      <w:r>
        <w:rPr>
          <w:color w:val="231F20"/>
          <w:spacing w:val="1"/>
          <w:w w:val="102"/>
        </w:rPr>
        <w:t>或由</w:t>
      </w:r>
      <w:r>
        <w:rPr>
          <w:color w:val="231F20"/>
          <w:w w:val="102"/>
        </w:rPr>
        <w:t>發起地區</w:t>
      </w:r>
      <w:ins w:id="8" w:author="成英 李" w:date="2025-06-24T12:00:00Z">
        <w:r w:rsidR="00671D78">
          <w:rPr>
            <w:rFonts w:hint="eastAsia"/>
            <w:color w:val="231F20"/>
            <w:w w:val="102"/>
          </w:rPr>
          <w:t>之</w:t>
        </w:r>
      </w:ins>
      <w:r>
        <w:rPr>
          <w:color w:val="231F20"/>
          <w:w w:val="102"/>
        </w:rPr>
        <w:t>監督和</w:t>
      </w:r>
      <w:r>
        <w:rPr>
          <w:color w:val="231F20"/>
          <w:spacing w:val="4"/>
          <w:w w:val="102"/>
        </w:rPr>
        <w:t>（或）</w:t>
      </w:r>
      <w:r>
        <w:rPr>
          <w:color w:val="231F20"/>
          <w:spacing w:val="3"/>
          <w:w w:val="102"/>
        </w:rPr>
        <w:t>地區指導委員會</w:t>
      </w:r>
      <w:ins w:id="9" w:author="成英 李" w:date="2025-06-24T12:01:00Z">
        <w:r w:rsidR="00671D78">
          <w:rPr>
            <w:rFonts w:hint="eastAsia"/>
            <w:color w:val="231F20"/>
            <w:spacing w:val="3"/>
            <w:w w:val="102"/>
          </w:rPr>
          <w:t>發出</w:t>
        </w:r>
      </w:ins>
      <w:del w:id="10" w:author="成英 李" w:date="2025-06-24T12:01:00Z">
        <w:r w:rsidDel="00671D78">
          <w:rPr>
            <w:color w:val="231F20"/>
            <w:spacing w:val="3"/>
            <w:w w:val="102"/>
          </w:rPr>
          <w:delText>的</w:delText>
        </w:r>
      </w:del>
      <w:r>
        <w:rPr>
          <w:color w:val="231F20"/>
          <w:spacing w:val="3"/>
          <w:w w:val="102"/>
        </w:rPr>
        <w:t>請求，經由主管區總監督以</w:t>
      </w:r>
      <w:r>
        <w:rPr>
          <w:color w:val="231F20"/>
          <w:w w:val="102"/>
        </w:rPr>
        <w:t>及總監督會的核准下決定成立</w:t>
      </w:r>
      <w:ins w:id="11" w:author="成英 李" w:date="2025-06-24T12:23:00Z">
        <w:r w:rsidR="009F107E">
          <w:rPr>
            <w:rFonts w:hint="eastAsia"/>
            <w:color w:val="231F20"/>
            <w:w w:val="102"/>
          </w:rPr>
          <w:t>第一期地區</w:t>
        </w:r>
      </w:ins>
      <w:r>
        <w:rPr>
          <w:color w:val="231F20"/>
          <w:w w:val="102"/>
        </w:rPr>
        <w:t>。</w:t>
      </w:r>
    </w:p>
    <w:p w14:paraId="202EF9D2" w14:textId="54CCAF43" w:rsidR="003345E9" w:rsidRDefault="007169A0">
      <w:pPr>
        <w:pStyle w:val="a3"/>
        <w:spacing w:line="206" w:lineRule="auto"/>
        <w:ind w:left="119" w:right="17" w:firstLine="408"/>
      </w:pPr>
      <w:r>
        <w:rPr>
          <w:color w:val="231F20"/>
          <w:spacing w:val="3"/>
          <w:w w:val="102"/>
        </w:rPr>
        <w:t>第一期地區監督，將由區域總幹事與全球宣教</w:t>
      </w:r>
      <w:commentRangeStart w:id="12"/>
      <w:ins w:id="13" w:author="成英 李" w:date="2025-06-24T12:08:00Z">
        <w:r w:rsidR="00A06664">
          <w:rPr>
            <w:rFonts w:hint="eastAsia"/>
            <w:color w:val="231F20"/>
            <w:spacing w:val="3"/>
            <w:w w:val="102"/>
          </w:rPr>
          <w:t>總幹事</w:t>
        </w:r>
        <w:commentRangeEnd w:id="12"/>
        <w:r w:rsidR="00A06664">
          <w:rPr>
            <w:rStyle w:val="a7"/>
          </w:rPr>
          <w:commentReference w:id="12"/>
        </w:r>
      </w:ins>
      <w:del w:id="14" w:author="成英 李" w:date="2025-06-24T12:08:00Z">
        <w:r w:rsidDel="00A06664">
          <w:rPr>
            <w:color w:val="231F20"/>
            <w:spacing w:val="3"/>
            <w:w w:val="102"/>
          </w:rPr>
          <w:delText>主席</w:delText>
        </w:r>
      </w:del>
      <w:r>
        <w:rPr>
          <w:color w:val="231F20"/>
          <w:spacing w:val="3"/>
          <w:w w:val="102"/>
        </w:rPr>
        <w:t>協商後向主管</w:t>
      </w:r>
      <w:r>
        <w:rPr>
          <w:color w:val="231F20"/>
          <w:spacing w:val="5"/>
          <w:w w:val="102"/>
        </w:rPr>
        <w:t>區總監督推薦任命。區域得指導第一期地區有關發展之可應用資源。</w:t>
      </w:r>
      <w:r>
        <w:rPr>
          <w:color w:val="231F20"/>
          <w:spacing w:val="3"/>
          <w:w w:val="102"/>
        </w:rPr>
        <w:t>如果有發起地區，地區監督可經由主管區總監督在與各發起地區監督</w:t>
      </w:r>
      <w:r>
        <w:rPr>
          <w:color w:val="231F20"/>
          <w:w w:val="102"/>
        </w:rPr>
        <w:t>和地區指導委員會協商後任命。</w:t>
      </w:r>
    </w:p>
    <w:p w14:paraId="4532A1BD" w14:textId="77777777" w:rsidR="003345E9" w:rsidRDefault="007169A0">
      <w:pPr>
        <w:pStyle w:val="a3"/>
        <w:spacing w:line="332" w:lineRule="exact"/>
        <w:ind w:left="527"/>
      </w:pPr>
      <w:r>
        <w:rPr>
          <w:color w:val="231F20"/>
          <w:spacing w:val="-1"/>
        </w:rPr>
        <w:t>當宣教禾場策略協調主任和區域總幹事認定區域內的第一期地區</w:t>
      </w:r>
    </w:p>
    <w:p w14:paraId="4273AF32" w14:textId="77777777" w:rsidR="003345E9" w:rsidRDefault="003345E9">
      <w:pPr>
        <w:pStyle w:val="a3"/>
        <w:spacing w:line="332" w:lineRule="exact"/>
        <w:sectPr w:rsidR="003345E9">
          <w:pgSz w:w="8640" w:h="12960"/>
          <w:pgMar w:top="480" w:right="1080" w:bottom="1180" w:left="1080" w:header="0" w:footer="997" w:gutter="0"/>
          <w:cols w:space="720"/>
        </w:sectPr>
      </w:pPr>
    </w:p>
    <w:p w14:paraId="6B14DB57" w14:textId="77777777" w:rsidR="003345E9" w:rsidRDefault="007169A0">
      <w:pPr>
        <w:pStyle w:val="a3"/>
        <w:spacing w:before="50"/>
        <w:ind w:left="0"/>
        <w:jc w:val="center"/>
      </w:pPr>
      <w:r>
        <w:rPr>
          <w:color w:val="231F20"/>
          <w:spacing w:val="-3"/>
        </w:rPr>
        <w:lastRenderedPageBreak/>
        <w:t>地方教會</w:t>
      </w:r>
    </w:p>
    <w:p w14:paraId="1A2F9211" w14:textId="224D8505" w:rsidR="003345E9" w:rsidRDefault="007169A0">
      <w:pPr>
        <w:pStyle w:val="a3"/>
        <w:spacing w:before="237" w:line="206" w:lineRule="auto"/>
        <w:ind w:right="112"/>
        <w:jc w:val="both"/>
      </w:pPr>
      <w:r>
        <w:rPr>
          <w:color w:val="231F20"/>
          <w:spacing w:val="2"/>
          <w:w w:val="102"/>
        </w:rPr>
        <w:t>正陷入財務、士氣或其他因素的危機，而此危機嚴重影響地區整體的</w:t>
      </w:r>
      <w:r>
        <w:rPr>
          <w:color w:val="231F20"/>
          <w:spacing w:val="1"/>
          <w:w w:val="102"/>
        </w:rPr>
        <w:t>穩定和未來，</w:t>
      </w:r>
      <w:del w:id="15" w:author="成英 李" w:date="2025-06-24T12:18:00Z">
        <w:r w:rsidDel="009F107E">
          <w:rPr>
            <w:color w:val="231F20"/>
            <w:spacing w:val="1"/>
            <w:w w:val="102"/>
          </w:rPr>
          <w:delText>該地區可經由</w:delText>
        </w:r>
      </w:del>
      <w:r>
        <w:rPr>
          <w:color w:val="231F20"/>
          <w:spacing w:val="1"/>
          <w:w w:val="102"/>
        </w:rPr>
        <w:t>主管區總監督</w:t>
      </w:r>
      <w:del w:id="16" w:author="成英 李" w:date="2025-06-24T12:17:00Z">
        <w:r w:rsidDel="009F107E">
          <w:rPr>
            <w:color w:val="231F20"/>
            <w:spacing w:val="1"/>
            <w:w w:val="102"/>
          </w:rPr>
          <w:delText>在</w:delText>
        </w:r>
      </w:del>
      <w:r>
        <w:rPr>
          <w:color w:val="231F20"/>
          <w:spacing w:val="1"/>
          <w:w w:val="102"/>
        </w:rPr>
        <w:t>與全球宣教</w:t>
      </w:r>
      <w:ins w:id="17" w:author="成英 李" w:date="2025-06-24T12:18:00Z">
        <w:r w:rsidR="009F107E">
          <w:rPr>
            <w:rFonts w:hint="eastAsia"/>
            <w:color w:val="231F20"/>
            <w:spacing w:val="1"/>
            <w:w w:val="102"/>
          </w:rPr>
          <w:t>總幹事</w:t>
        </w:r>
      </w:ins>
      <w:del w:id="18" w:author="成英 李" w:date="2025-06-24T12:18:00Z">
        <w:r w:rsidDel="009F107E">
          <w:rPr>
            <w:color w:val="231F20"/>
            <w:spacing w:val="1"/>
            <w:w w:val="102"/>
          </w:rPr>
          <w:delText>主席</w:delText>
        </w:r>
      </w:del>
      <w:r>
        <w:rPr>
          <w:color w:val="231F20"/>
          <w:spacing w:val="1"/>
          <w:w w:val="102"/>
        </w:rPr>
        <w:t>協商同意</w:t>
      </w:r>
      <w:r>
        <w:rPr>
          <w:color w:val="231F20"/>
          <w:w w:val="102"/>
        </w:rPr>
        <w:t>後，</w:t>
      </w:r>
      <w:ins w:id="19" w:author="成英 李" w:date="2025-06-24T12:18:00Z">
        <w:r w:rsidR="009F107E">
          <w:rPr>
            <w:rFonts w:hint="eastAsia"/>
            <w:color w:val="231F20"/>
            <w:w w:val="102"/>
          </w:rPr>
          <w:t>可</w:t>
        </w:r>
      </w:ins>
      <w:r>
        <w:rPr>
          <w:color w:val="231F20"/>
          <w:w w:val="102"/>
        </w:rPr>
        <w:t>宣告</w:t>
      </w:r>
      <w:ins w:id="20" w:author="成英 李" w:date="2025-06-24T12:18:00Z">
        <w:r w:rsidR="009F107E">
          <w:rPr>
            <w:rFonts w:hint="eastAsia"/>
            <w:color w:val="231F20"/>
            <w:w w:val="102"/>
          </w:rPr>
          <w:t>該地區</w:t>
        </w:r>
      </w:ins>
      <w:r>
        <w:rPr>
          <w:color w:val="231F20"/>
          <w:w w:val="102"/>
        </w:rPr>
        <w:t>為危機狀態。區域總幹事，經主管區總監督核准，得任命一過渡</w:t>
      </w:r>
      <w:ins w:id="21" w:author="成英 李" w:date="2025-06-24T12:34:00Z">
        <w:r w:rsidR="008C0F63">
          <w:rPr>
            <w:rFonts w:ascii="Cambria" w:hAnsi="Cambria" w:cs="Cambria" w:hint="eastAsia"/>
            <w:color w:val="231F20"/>
            <w:w w:val="102"/>
          </w:rPr>
          <w:t>期</w:t>
        </w:r>
      </w:ins>
      <w:r>
        <w:rPr>
          <w:color w:val="231F20"/>
          <w:w w:val="102"/>
        </w:rPr>
        <w:t>委員會來管理地區，取代所有現存的委員會，至下一</w:t>
      </w:r>
      <w:ins w:id="22" w:author="成英 李" w:date="2025-06-24T12:35:00Z">
        <w:r w:rsidR="008C0F63">
          <w:rPr>
            <w:rFonts w:ascii="Cambria" w:hAnsi="Cambria" w:cs="Cambria" w:hint="eastAsia"/>
            <w:color w:val="231F20"/>
            <w:w w:val="102"/>
          </w:rPr>
          <w:t>期</w:t>
        </w:r>
      </w:ins>
      <w:del w:id="23" w:author="成英 李" w:date="2025-06-24T12:35:00Z">
        <w:r w:rsidDel="008C0F63">
          <w:rPr>
            <w:color w:val="231F20"/>
            <w:w w:val="102"/>
          </w:rPr>
          <w:delText>個</w:delText>
        </w:r>
      </w:del>
      <w:ins w:id="24" w:author="成英 李" w:date="2025-06-24T12:34:00Z">
        <w:r w:rsidR="008C0F63">
          <w:rPr>
            <w:rFonts w:hint="eastAsia"/>
            <w:color w:val="231F20"/>
            <w:w w:val="102"/>
          </w:rPr>
          <w:t>例常</w:t>
        </w:r>
      </w:ins>
      <w:del w:id="25" w:author="成英 李" w:date="2025-06-24T12:34:00Z">
        <w:r w:rsidDel="008C0F63">
          <w:rPr>
            <w:color w:val="231F20"/>
            <w:w w:val="102"/>
          </w:rPr>
          <w:delText>定期</w:delText>
        </w:r>
      </w:del>
      <w:r>
        <w:rPr>
          <w:color w:val="231F20"/>
          <w:w w:val="102"/>
        </w:rPr>
        <w:t>地區年議會為止。</w:t>
      </w:r>
    </w:p>
    <w:p w14:paraId="2E035A96" w14:textId="77777777" w:rsidR="003345E9" w:rsidRDefault="007169A0">
      <w:pPr>
        <w:pStyle w:val="a3"/>
        <w:spacing w:line="206" w:lineRule="auto"/>
        <w:ind w:right="111" w:firstLine="408"/>
      </w:pPr>
      <w:r>
        <w:rPr>
          <w:b/>
          <w:color w:val="231F20"/>
          <w:spacing w:val="3"/>
          <w:w w:val="102"/>
        </w:rPr>
        <w:t>第二期地區</w:t>
      </w:r>
      <w:r>
        <w:rPr>
          <w:color w:val="231F20"/>
          <w:spacing w:val="4"/>
          <w:w w:val="102"/>
        </w:rPr>
        <w:t>。當已組織教會的數目和受按立之教牧的數目達到足</w:t>
      </w:r>
      <w:r>
        <w:rPr>
          <w:color w:val="231F20"/>
          <w:w w:val="102"/>
        </w:rPr>
        <w:t>夠數量，以及地區轄下組織充分成熟，可劃分為第二期地區。</w:t>
      </w:r>
    </w:p>
    <w:p w14:paraId="51B7001D" w14:textId="108D0701" w:rsidR="003345E9" w:rsidRDefault="00BD48A4">
      <w:pPr>
        <w:pStyle w:val="a3"/>
        <w:spacing w:line="206" w:lineRule="auto"/>
        <w:ind w:right="111" w:firstLine="408"/>
        <w:jc w:val="both"/>
      </w:pPr>
      <w:ins w:id="26" w:author="成英 李" w:date="2025-06-24T12:40:00Z">
        <w:r>
          <w:rPr>
            <w:rFonts w:hint="eastAsia"/>
            <w:color w:val="231F20"/>
            <w:spacing w:val="3"/>
            <w:w w:val="102"/>
          </w:rPr>
          <w:t>此第二期</w:t>
        </w:r>
      </w:ins>
      <w:del w:id="27" w:author="成英 李" w:date="2025-06-24T12:40:00Z">
        <w:r w:rsidR="007169A0" w:rsidDel="00BD48A4">
          <w:rPr>
            <w:color w:val="231F20"/>
            <w:spacing w:val="3"/>
            <w:w w:val="102"/>
          </w:rPr>
          <w:delText>這種</w:delText>
        </w:r>
      </w:del>
      <w:r w:rsidR="007169A0">
        <w:rPr>
          <w:color w:val="231F20"/>
          <w:spacing w:val="3"/>
          <w:w w:val="102"/>
        </w:rPr>
        <w:t>地位應由總監督會經過主管區總監督與全球宣教</w:t>
      </w:r>
      <w:ins w:id="28" w:author="成英 李" w:date="2025-06-24T12:24:00Z">
        <w:r w:rsidR="009F107E">
          <w:rPr>
            <w:rFonts w:hint="eastAsia"/>
            <w:color w:val="231F20"/>
            <w:spacing w:val="3"/>
            <w:w w:val="102"/>
          </w:rPr>
          <w:t>總幹事</w:t>
        </w:r>
      </w:ins>
      <w:del w:id="29" w:author="成英 李" w:date="2025-06-24T12:24:00Z">
        <w:r w:rsidR="007169A0" w:rsidDel="009F107E">
          <w:rPr>
            <w:color w:val="231F20"/>
            <w:spacing w:val="3"/>
            <w:w w:val="102"/>
          </w:rPr>
          <w:delText>主席</w:delText>
        </w:r>
      </w:del>
      <w:r w:rsidR="007169A0">
        <w:rPr>
          <w:color w:val="231F20"/>
          <w:spacing w:val="3"/>
          <w:w w:val="102"/>
        </w:rPr>
        <w:t>、區域</w:t>
      </w:r>
      <w:r w:rsidR="007169A0">
        <w:rPr>
          <w:color w:val="231F20"/>
          <w:spacing w:val="1"/>
          <w:w w:val="102"/>
        </w:rPr>
        <w:t>總幹事、及其他參與地區監督任命的個人和委員會協商之後推薦而確</w:t>
      </w:r>
      <w:r w:rsidR="007169A0">
        <w:rPr>
          <w:color w:val="231F20"/>
          <w:w w:val="102"/>
        </w:rPr>
        <w:t>立。地區監督可經選舉或</w:t>
      </w:r>
      <w:commentRangeStart w:id="30"/>
      <w:ins w:id="31" w:author="成英 李" w:date="2025-06-24T12:25:00Z">
        <w:r w:rsidR="008C0F63">
          <w:rPr>
            <w:rFonts w:hint="eastAsia"/>
            <w:color w:val="231F20"/>
            <w:w w:val="102"/>
          </w:rPr>
          <w:t>委任</w:t>
        </w:r>
        <w:commentRangeEnd w:id="30"/>
        <w:r w:rsidR="008C0F63">
          <w:rPr>
            <w:rStyle w:val="a7"/>
          </w:rPr>
          <w:commentReference w:id="30"/>
        </w:r>
      </w:ins>
      <w:del w:id="32" w:author="成英 李" w:date="2025-06-24T12:25:00Z">
        <w:r w:rsidR="007169A0" w:rsidDel="008C0F63">
          <w:rPr>
            <w:color w:val="231F20"/>
            <w:w w:val="102"/>
          </w:rPr>
          <w:delText>派令</w:delText>
        </w:r>
      </w:del>
      <w:r w:rsidR="007169A0">
        <w:rPr>
          <w:color w:val="231F20"/>
          <w:w w:val="102"/>
        </w:rPr>
        <w:t>產生。</w:t>
      </w:r>
    </w:p>
    <w:p w14:paraId="748C2748" w14:textId="6FB94E4D" w:rsidR="003345E9" w:rsidRDefault="007169A0">
      <w:pPr>
        <w:pStyle w:val="a3"/>
        <w:spacing w:line="206" w:lineRule="auto"/>
        <w:ind w:right="112" w:firstLine="408"/>
        <w:jc w:val="both"/>
      </w:pPr>
      <w:r>
        <w:rPr>
          <w:color w:val="231F20"/>
          <w:spacing w:val="2"/>
          <w:w w:val="102"/>
        </w:rPr>
        <w:t>定量之標準為最少</w:t>
      </w:r>
      <w:r>
        <w:rPr>
          <w:color w:val="231F20"/>
        </w:rPr>
        <w:t xml:space="preserve"> </w:t>
      </w:r>
      <w:r>
        <w:rPr>
          <w:color w:val="231F20"/>
          <w:w w:val="102"/>
        </w:rPr>
        <w:t>10</w:t>
      </w:r>
      <w:r>
        <w:rPr>
          <w:color w:val="231F20"/>
        </w:rPr>
        <w:t xml:space="preserve"> </w:t>
      </w:r>
      <w:r>
        <w:rPr>
          <w:color w:val="231F20"/>
          <w:spacing w:val="1"/>
          <w:w w:val="102"/>
        </w:rPr>
        <w:t>所已組織</w:t>
      </w:r>
      <w:del w:id="33" w:author="成英 李" w:date="2025-06-24T12:25:00Z">
        <w:r w:rsidDel="008C0F63">
          <w:rPr>
            <w:color w:val="231F20"/>
            <w:spacing w:val="1"/>
            <w:w w:val="102"/>
          </w:rPr>
          <w:delText>的</w:delText>
        </w:r>
      </w:del>
      <w:r>
        <w:rPr>
          <w:color w:val="231F20"/>
          <w:spacing w:val="1"/>
          <w:w w:val="102"/>
        </w:rPr>
        <w:t>教會，</w:t>
      </w:r>
      <w:r>
        <w:rPr>
          <w:color w:val="231F20"/>
          <w:spacing w:val="-1"/>
          <w:w w:val="102"/>
        </w:rPr>
        <w:t>5</w:t>
      </w:r>
      <w:r>
        <w:rPr>
          <w:color w:val="231F20"/>
          <w:w w:val="102"/>
        </w:rPr>
        <w:t>00</w:t>
      </w:r>
      <w:r>
        <w:rPr>
          <w:color w:val="231F20"/>
        </w:rPr>
        <w:t xml:space="preserve"> </w:t>
      </w:r>
      <w:r>
        <w:rPr>
          <w:color w:val="231F20"/>
          <w:spacing w:val="1"/>
          <w:w w:val="102"/>
        </w:rPr>
        <w:t>名正式會友，以及</w:t>
      </w:r>
      <w:r>
        <w:rPr>
          <w:color w:val="231F20"/>
        </w:rPr>
        <w:t xml:space="preserve"> </w:t>
      </w:r>
      <w:r>
        <w:rPr>
          <w:color w:val="231F20"/>
          <w:w w:val="102"/>
        </w:rPr>
        <w:t>5</w:t>
      </w:r>
      <w:r>
        <w:rPr>
          <w:color w:val="231F20"/>
          <w:spacing w:val="3"/>
          <w:w w:val="102"/>
        </w:rPr>
        <w:t>名受按立之教牧</w:t>
      </w:r>
      <w:ins w:id="34" w:author="成英 李" w:date="2025-06-24T12:28:00Z">
        <w:r w:rsidR="008C0F63">
          <w:rPr>
            <w:rFonts w:hint="eastAsia"/>
            <w:color w:val="231F20"/>
            <w:spacing w:val="3"/>
            <w:w w:val="102"/>
          </w:rPr>
          <w:t>；</w:t>
        </w:r>
        <w:r w:rsidR="008C0F63">
          <w:rPr>
            <w:color w:val="231F20"/>
            <w:spacing w:val="3"/>
            <w:w w:val="102"/>
          </w:rPr>
          <w:t>在成立期間</w:t>
        </w:r>
        <w:r w:rsidR="008C0F63">
          <w:rPr>
            <w:rFonts w:hint="eastAsia"/>
            <w:color w:val="231F20"/>
            <w:spacing w:val="3"/>
            <w:w w:val="102"/>
          </w:rPr>
          <w:t>，</w:t>
        </w:r>
      </w:ins>
      <w:del w:id="35" w:author="成英 李" w:date="2025-06-24T12:28:00Z">
        <w:r w:rsidDel="008C0F63">
          <w:rPr>
            <w:color w:val="231F20"/>
            <w:spacing w:val="3"/>
            <w:w w:val="102"/>
          </w:rPr>
          <w:delText>。</w:delText>
        </w:r>
      </w:del>
      <w:r>
        <w:rPr>
          <w:color w:val="231F20"/>
          <w:spacing w:val="3"/>
          <w:w w:val="102"/>
        </w:rPr>
        <w:t>至少百分之五十的地區管理經費</w:t>
      </w:r>
      <w:del w:id="36" w:author="成英 李" w:date="2025-06-24T12:28:00Z">
        <w:r w:rsidDel="008C0F63">
          <w:rPr>
            <w:color w:val="231F20"/>
            <w:spacing w:val="3"/>
            <w:w w:val="102"/>
          </w:rPr>
          <w:delText>在成立期間</w:delText>
        </w:r>
      </w:del>
      <w:r>
        <w:rPr>
          <w:color w:val="231F20"/>
          <w:spacing w:val="3"/>
          <w:w w:val="102"/>
        </w:rPr>
        <w:t>須由地</w:t>
      </w:r>
      <w:r>
        <w:rPr>
          <w:color w:val="231F20"/>
          <w:spacing w:val="2"/>
          <w:w w:val="102"/>
        </w:rPr>
        <w:t>區事工經費支應。但地區指導委員會或國家董事會可以向主管區總監</w:t>
      </w:r>
      <w:r>
        <w:rPr>
          <w:color w:val="231F20"/>
          <w:w w:val="102"/>
        </w:rPr>
        <w:t>督提出例外之請求。第二期地區可復原至第一期地區，直到第一期地區滿足第二期的各項要求。</w:t>
      </w:r>
    </w:p>
    <w:p w14:paraId="3FCBF1B0" w14:textId="1BB11A4F" w:rsidR="003345E9" w:rsidRDefault="008C0F63">
      <w:pPr>
        <w:pStyle w:val="a3"/>
        <w:spacing w:line="206" w:lineRule="auto"/>
        <w:ind w:right="15" w:firstLine="408"/>
      </w:pPr>
      <w:ins w:id="37" w:author="成英 李" w:date="2025-06-24T12:31:00Z">
        <w:r>
          <w:rPr>
            <w:rFonts w:hint="eastAsia"/>
            <w:color w:val="231F20"/>
            <w:spacing w:val="3"/>
            <w:w w:val="102"/>
          </w:rPr>
          <w:t>當</w:t>
        </w:r>
      </w:ins>
      <w:del w:id="38" w:author="成英 李" w:date="2025-06-24T12:31:00Z">
        <w:r w:rsidR="007169A0" w:rsidDel="008C0F63">
          <w:rPr>
            <w:color w:val="231F20"/>
            <w:spacing w:val="3"/>
            <w:w w:val="102"/>
          </w:rPr>
          <w:delText>在</w:delText>
        </w:r>
      </w:del>
      <w:r w:rsidR="007169A0">
        <w:rPr>
          <w:color w:val="231F20"/>
          <w:spacing w:val="3"/>
          <w:w w:val="102"/>
        </w:rPr>
        <w:t>宣教禾場策略協調主任</w:t>
      </w:r>
      <w:ins w:id="39" w:author="成英 李" w:date="2025-06-24T12:31:00Z">
        <w:r>
          <w:rPr>
            <w:rFonts w:hint="eastAsia"/>
            <w:color w:val="231F20"/>
            <w:spacing w:val="3"/>
            <w:w w:val="102"/>
          </w:rPr>
          <w:t>和</w:t>
        </w:r>
      </w:ins>
      <w:del w:id="40" w:author="成英 李" w:date="2025-06-24T12:31:00Z">
        <w:r w:rsidR="007169A0" w:rsidDel="008C0F63">
          <w:rPr>
            <w:color w:val="231F20"/>
            <w:spacing w:val="3"/>
            <w:w w:val="102"/>
          </w:rPr>
          <w:delText>以及</w:delText>
        </w:r>
      </w:del>
      <w:r w:rsidR="007169A0">
        <w:rPr>
          <w:color w:val="231F20"/>
          <w:spacing w:val="3"/>
          <w:w w:val="102"/>
        </w:rPr>
        <w:t>區域總幹事</w:t>
      </w:r>
      <w:del w:id="41" w:author="成英 李" w:date="2025-06-24T12:32:00Z">
        <w:r w:rsidR="007169A0" w:rsidDel="008C0F63">
          <w:rPr>
            <w:rFonts w:hint="eastAsia"/>
            <w:color w:val="231F20"/>
            <w:spacing w:val="3"/>
            <w:w w:val="102"/>
          </w:rPr>
          <w:delText>之意見下，</w:delText>
        </w:r>
      </w:del>
      <w:ins w:id="42" w:author="成英 李" w:date="2025-06-24T12:32:00Z">
        <w:r>
          <w:rPr>
            <w:rFonts w:hint="eastAsia"/>
            <w:color w:val="231F20"/>
            <w:spacing w:val="3"/>
            <w:w w:val="102"/>
          </w:rPr>
          <w:t>認定</w:t>
        </w:r>
      </w:ins>
      <w:r w:rsidR="007169A0">
        <w:rPr>
          <w:color w:val="231F20"/>
          <w:spacing w:val="3"/>
          <w:w w:val="102"/>
        </w:rPr>
        <w:t>第二期地區</w:t>
      </w:r>
      <w:r w:rsidR="007169A0">
        <w:rPr>
          <w:color w:val="231F20"/>
          <w:spacing w:val="1"/>
          <w:w w:val="102"/>
        </w:rPr>
        <w:t>正陷入財務、士氣或其他因素的危機，而此危機嚴重影響地區的穩定</w:t>
      </w:r>
      <w:r w:rsidR="007169A0">
        <w:rPr>
          <w:color w:val="231F20"/>
          <w:w w:val="102"/>
        </w:rPr>
        <w:t>和未來，</w:t>
      </w:r>
      <w:del w:id="43" w:author="成英 李" w:date="2025-06-24T12:33:00Z">
        <w:r w:rsidR="007169A0" w:rsidDel="008C0F63">
          <w:rPr>
            <w:color w:val="231F20"/>
            <w:w w:val="102"/>
          </w:rPr>
          <w:delText>該地區可經由</w:delText>
        </w:r>
      </w:del>
      <w:r w:rsidR="007169A0">
        <w:rPr>
          <w:color w:val="231F20"/>
          <w:w w:val="102"/>
        </w:rPr>
        <w:t>主管區總監督同意後，</w:t>
      </w:r>
      <w:ins w:id="44" w:author="成英 李" w:date="2025-06-24T12:33:00Z">
        <w:r>
          <w:rPr>
            <w:rFonts w:hint="eastAsia"/>
            <w:color w:val="231F20"/>
            <w:w w:val="102"/>
          </w:rPr>
          <w:t>可</w:t>
        </w:r>
      </w:ins>
      <w:r w:rsidR="007169A0">
        <w:rPr>
          <w:color w:val="231F20"/>
          <w:w w:val="102"/>
        </w:rPr>
        <w:t>宣告</w:t>
      </w:r>
      <w:ins w:id="45" w:author="成英 李" w:date="2025-06-24T12:33:00Z">
        <w:r>
          <w:rPr>
            <w:rFonts w:hint="eastAsia"/>
            <w:color w:val="231F20"/>
            <w:w w:val="102"/>
          </w:rPr>
          <w:t>該地區</w:t>
        </w:r>
      </w:ins>
      <w:r w:rsidR="007169A0">
        <w:rPr>
          <w:color w:val="231F20"/>
          <w:w w:val="102"/>
        </w:rPr>
        <w:t>為危機狀態。區域</w:t>
      </w:r>
      <w:r w:rsidR="007169A0">
        <w:rPr>
          <w:color w:val="231F20"/>
          <w:spacing w:val="2"/>
          <w:w w:val="102"/>
        </w:rPr>
        <w:t>總幹事，經主管區總監督核准，得任命一過渡期委員會來管理地區，取代所有現存的委員會，至下一期例常地區年議會為止。</w:t>
      </w:r>
    </w:p>
    <w:p w14:paraId="0E03C295" w14:textId="4EA63111" w:rsidR="003345E9" w:rsidRDefault="007169A0">
      <w:pPr>
        <w:pStyle w:val="a3"/>
        <w:spacing w:line="206" w:lineRule="auto"/>
        <w:ind w:right="111" w:firstLine="408"/>
        <w:jc w:val="both"/>
      </w:pPr>
      <w:r>
        <w:rPr>
          <w:b/>
          <w:color w:val="231F20"/>
          <w:spacing w:val="3"/>
          <w:w w:val="102"/>
        </w:rPr>
        <w:t>第三期地區</w:t>
      </w:r>
      <w:r>
        <w:rPr>
          <w:color w:val="231F20"/>
          <w:spacing w:val="4"/>
          <w:w w:val="102"/>
        </w:rPr>
        <w:t>。當已組織教會數目和受按立之教牧以及會友的人數</w:t>
      </w:r>
      <w:r>
        <w:rPr>
          <w:color w:val="231F20"/>
          <w:w w:val="102"/>
        </w:rPr>
        <w:t>足以確保如此地位時，可宣告成立</w:t>
      </w:r>
      <w:ins w:id="46" w:author="成英 李" w:date="2025-06-24T12:36:00Z">
        <w:r w:rsidR="00BD48A4">
          <w:rPr>
            <w:rFonts w:hint="eastAsia"/>
            <w:color w:val="231F20"/>
            <w:w w:val="102"/>
          </w:rPr>
          <w:t>第三期地區</w:t>
        </w:r>
      </w:ins>
      <w:r>
        <w:rPr>
          <w:color w:val="231F20"/>
          <w:w w:val="102"/>
        </w:rPr>
        <w:t>。此地區之領導力、次級組織、預</w:t>
      </w:r>
      <w:r>
        <w:rPr>
          <w:color w:val="231F20"/>
          <w:spacing w:val="3"/>
          <w:w w:val="102"/>
        </w:rPr>
        <w:t>算責任和教義完整性都必須明確表現。第三期地區必須能夠肩負這些</w:t>
      </w:r>
      <w:r>
        <w:rPr>
          <w:color w:val="231F20"/>
          <w:w w:val="102"/>
        </w:rPr>
        <w:t>責任，並在全球範疇內共同承擔國際性教會大使命的挑戰。</w:t>
      </w:r>
    </w:p>
    <w:p w14:paraId="414C9935" w14:textId="526BD9D7" w:rsidR="003345E9" w:rsidRDefault="007169A0">
      <w:pPr>
        <w:pStyle w:val="a3"/>
        <w:spacing w:line="206" w:lineRule="auto"/>
        <w:ind w:right="15" w:firstLine="408"/>
      </w:pPr>
      <w:r>
        <w:rPr>
          <w:color w:val="231F20"/>
          <w:spacing w:val="6"/>
          <w:w w:val="102"/>
        </w:rPr>
        <w:t>此第三期地位應由總監督會經過主管區總監督與全球宣教</w:t>
      </w:r>
      <w:ins w:id="47" w:author="成英 李" w:date="2025-06-24T12:39:00Z">
        <w:r w:rsidR="00BD48A4">
          <w:rPr>
            <w:rFonts w:hint="eastAsia"/>
            <w:color w:val="231F20"/>
            <w:spacing w:val="6"/>
            <w:w w:val="102"/>
          </w:rPr>
          <w:t>總幹事</w:t>
        </w:r>
      </w:ins>
      <w:del w:id="48" w:author="成英 李" w:date="2025-06-24T12:39:00Z">
        <w:r w:rsidDel="00BD48A4">
          <w:rPr>
            <w:color w:val="231F20"/>
            <w:spacing w:val="6"/>
            <w:w w:val="102"/>
          </w:rPr>
          <w:delText>主席</w:delText>
        </w:r>
      </w:del>
      <w:r>
        <w:rPr>
          <w:color w:val="231F20"/>
          <w:spacing w:val="6"/>
          <w:w w:val="102"/>
        </w:rPr>
        <w:t>、</w:t>
      </w:r>
      <w:r>
        <w:rPr>
          <w:color w:val="231F20"/>
          <w:spacing w:val="4"/>
          <w:w w:val="102"/>
        </w:rPr>
        <w:t>區域總幹事及其他參與地區監督任命的個人和委員會協商之後推薦而</w:t>
      </w:r>
      <w:ins w:id="49" w:author="成英 李" w:date="2025-06-24T12:40:00Z">
        <w:r w:rsidR="00BD48A4">
          <w:rPr>
            <w:rFonts w:ascii="Cambria" w:hAnsi="Cambria" w:cs="Cambria" w:hint="eastAsia"/>
            <w:color w:val="231F20"/>
            <w:w w:val="102"/>
          </w:rPr>
          <w:t>確</w:t>
        </w:r>
      </w:ins>
      <w:del w:id="50" w:author="成英 李" w:date="2025-06-24T12:40:00Z">
        <w:r w:rsidDel="00BD48A4">
          <w:rPr>
            <w:color w:val="231F20"/>
            <w:w w:val="102"/>
          </w:rPr>
          <w:delText>設</w:delText>
        </w:r>
      </w:del>
      <w:r>
        <w:rPr>
          <w:color w:val="231F20"/>
          <w:w w:val="102"/>
        </w:rPr>
        <w:t>立。地區監督將依據「</w:t>
      </w:r>
      <w:del w:id="51" w:author="成英 李" w:date="2025-08-25T19:44:00Z">
        <w:r w:rsidDel="00374C8F">
          <w:rPr>
            <w:color w:val="231F20"/>
            <w:w w:val="102"/>
          </w:rPr>
          <w:delText>教會</w:delText>
        </w:r>
      </w:del>
      <w:r>
        <w:rPr>
          <w:color w:val="231F20"/>
          <w:w w:val="102"/>
        </w:rPr>
        <w:t>手冊」的規範擇定。</w:t>
      </w:r>
    </w:p>
    <w:p w14:paraId="329E603E" w14:textId="3233499D" w:rsidR="003345E9" w:rsidRDefault="007169A0">
      <w:pPr>
        <w:pStyle w:val="a3"/>
        <w:spacing w:line="206" w:lineRule="auto"/>
        <w:ind w:right="113" w:firstLine="408"/>
        <w:jc w:val="both"/>
      </w:pPr>
      <w:r>
        <w:rPr>
          <w:color w:val="231F20"/>
          <w:w w:val="102"/>
        </w:rPr>
        <w:t>定量的標準包含至少</w:t>
      </w:r>
      <w:r>
        <w:rPr>
          <w:color w:val="231F20"/>
          <w:spacing w:val="-1"/>
        </w:rPr>
        <w:t xml:space="preserve"> </w:t>
      </w:r>
      <w:r>
        <w:rPr>
          <w:color w:val="231F20"/>
          <w:w w:val="102"/>
        </w:rPr>
        <w:t>20</w:t>
      </w:r>
      <w:r>
        <w:rPr>
          <w:color w:val="231F20"/>
          <w:spacing w:val="-1"/>
        </w:rPr>
        <w:t xml:space="preserve"> </w:t>
      </w:r>
      <w:r>
        <w:rPr>
          <w:color w:val="231F20"/>
          <w:spacing w:val="-1"/>
          <w:w w:val="102"/>
        </w:rPr>
        <w:t>所已組織教會，</w:t>
      </w:r>
      <w:r>
        <w:rPr>
          <w:color w:val="231F20"/>
          <w:w w:val="102"/>
        </w:rPr>
        <w:t>1,000</w:t>
      </w:r>
      <w:r>
        <w:rPr>
          <w:color w:val="231F20"/>
          <w:spacing w:val="-1"/>
        </w:rPr>
        <w:t xml:space="preserve"> </w:t>
      </w:r>
      <w:r>
        <w:rPr>
          <w:color w:val="231F20"/>
          <w:spacing w:val="-1"/>
          <w:w w:val="102"/>
        </w:rPr>
        <w:t>名正式會友，和</w:t>
      </w:r>
      <w:r>
        <w:rPr>
          <w:color w:val="231F20"/>
          <w:spacing w:val="-1"/>
        </w:rPr>
        <w:t xml:space="preserve"> </w:t>
      </w:r>
      <w:r>
        <w:rPr>
          <w:color w:val="231F20"/>
          <w:w w:val="102"/>
        </w:rPr>
        <w:t>10</w:t>
      </w:r>
      <w:r>
        <w:rPr>
          <w:color w:val="231F20"/>
          <w:spacing w:val="3"/>
          <w:w w:val="102"/>
        </w:rPr>
        <w:t>名受按立之教牧。</w:t>
      </w:r>
      <w:ins w:id="52" w:author="成英 李" w:date="2025-06-24T12:41:00Z">
        <w:r w:rsidR="00BD48A4">
          <w:rPr>
            <w:rFonts w:hint="eastAsia"/>
            <w:color w:val="231F20"/>
            <w:spacing w:val="3"/>
            <w:w w:val="102"/>
          </w:rPr>
          <w:t>但</w:t>
        </w:r>
      </w:ins>
      <w:del w:id="53" w:author="成英 李" w:date="2025-06-24T12:41:00Z">
        <w:r w:rsidDel="00BD48A4">
          <w:rPr>
            <w:color w:val="231F20"/>
            <w:spacing w:val="3"/>
            <w:w w:val="102"/>
          </w:rPr>
          <w:delText>一個</w:delText>
        </w:r>
      </w:del>
      <w:r>
        <w:rPr>
          <w:color w:val="231F20"/>
          <w:spacing w:val="3"/>
          <w:w w:val="102"/>
        </w:rPr>
        <w:t>地區指導委員會或國家董事會可向主管區總監</w:t>
      </w:r>
      <w:r>
        <w:rPr>
          <w:color w:val="231F20"/>
          <w:w w:val="102"/>
        </w:rPr>
        <w:t>督</w:t>
      </w:r>
      <w:ins w:id="54" w:author="成英 李" w:date="2025-06-24T12:42:00Z">
        <w:r w:rsidR="00BD48A4">
          <w:rPr>
            <w:rFonts w:hint="eastAsia"/>
            <w:color w:val="231F20"/>
            <w:w w:val="102"/>
          </w:rPr>
          <w:t>提出</w:t>
        </w:r>
      </w:ins>
      <w:del w:id="55" w:author="成英 李" w:date="2025-06-24T12:42:00Z">
        <w:r w:rsidDel="00BD48A4">
          <w:rPr>
            <w:color w:val="231F20"/>
            <w:w w:val="102"/>
          </w:rPr>
          <w:delText>請求</w:delText>
        </w:r>
      </w:del>
      <w:r>
        <w:rPr>
          <w:color w:val="231F20"/>
          <w:w w:val="102"/>
        </w:rPr>
        <w:t>例外</w:t>
      </w:r>
      <w:ins w:id="56" w:author="成英 李" w:date="2025-06-24T12:42:00Z">
        <w:r w:rsidR="00BD48A4">
          <w:rPr>
            <w:rFonts w:hint="eastAsia"/>
            <w:color w:val="231F20"/>
            <w:w w:val="102"/>
          </w:rPr>
          <w:t>之</w:t>
        </w:r>
        <w:r w:rsidR="00BD48A4">
          <w:rPr>
            <w:color w:val="231F20"/>
            <w:w w:val="102"/>
          </w:rPr>
          <w:t>請求</w:t>
        </w:r>
      </w:ins>
      <w:del w:id="57" w:author="成英 李" w:date="2025-06-24T12:42:00Z">
        <w:r w:rsidDel="00BD48A4">
          <w:rPr>
            <w:color w:val="231F20"/>
            <w:w w:val="102"/>
          </w:rPr>
          <w:delText>免除上項規範</w:delText>
        </w:r>
      </w:del>
      <w:r>
        <w:rPr>
          <w:color w:val="231F20"/>
          <w:w w:val="102"/>
        </w:rPr>
        <w:t>。</w:t>
      </w:r>
    </w:p>
    <w:p w14:paraId="00DF0A23" w14:textId="77777777" w:rsidR="003345E9" w:rsidRDefault="007169A0">
      <w:pPr>
        <w:pStyle w:val="a3"/>
        <w:spacing w:line="307" w:lineRule="exact"/>
        <w:ind w:left="528"/>
      </w:pPr>
      <w:r>
        <w:rPr>
          <w:color w:val="231F20"/>
          <w:spacing w:val="-1"/>
        </w:rPr>
        <w:t>第三期地區必須在地區行政方面百分之百自力更生。</w:t>
      </w:r>
    </w:p>
    <w:p w14:paraId="07948B81" w14:textId="77777777" w:rsidR="003345E9" w:rsidRDefault="007169A0">
      <w:pPr>
        <w:pStyle w:val="a3"/>
        <w:spacing w:line="347" w:lineRule="exact"/>
        <w:ind w:left="528"/>
      </w:pPr>
      <w:r>
        <w:rPr>
          <w:color w:val="231F20"/>
          <w:spacing w:val="-1"/>
        </w:rPr>
        <w:t>第三期地區是他們所屬區域不可或缺的一部分。擁有區域總幹事</w:t>
      </w:r>
    </w:p>
    <w:p w14:paraId="68B87C79" w14:textId="77777777" w:rsidR="003345E9" w:rsidRDefault="003345E9">
      <w:pPr>
        <w:pStyle w:val="a3"/>
        <w:spacing w:line="347" w:lineRule="exact"/>
        <w:sectPr w:rsidR="003345E9">
          <w:pgSz w:w="8640" w:h="12960"/>
          <w:pgMar w:top="480" w:right="1080" w:bottom="1180" w:left="1080" w:header="0" w:footer="997" w:gutter="0"/>
          <w:cols w:space="720"/>
        </w:sectPr>
      </w:pPr>
    </w:p>
    <w:p w14:paraId="088C2489"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3624D3A" w14:textId="01ED2DFB" w:rsidR="003345E9" w:rsidRDefault="007169A0">
      <w:pPr>
        <w:pStyle w:val="a3"/>
        <w:spacing w:before="237" w:line="206" w:lineRule="auto"/>
        <w:ind w:left="119" w:right="17"/>
      </w:pPr>
      <w:r>
        <w:rPr>
          <w:color w:val="231F20"/>
          <w:w w:val="102"/>
        </w:rPr>
        <w:t>的區域，主管區總監督可尋求區域總幹事的協助，促進與地區的溝通，</w:t>
      </w:r>
      <w:ins w:id="58" w:author="成英 李" w:date="2025-06-24T12:44:00Z">
        <w:r w:rsidR="00BD48A4">
          <w:rPr>
            <w:rFonts w:hint="eastAsia"/>
            <w:color w:val="231F20"/>
            <w:w w:val="102"/>
          </w:rPr>
          <w:t>以及對地區的</w:t>
        </w:r>
      </w:ins>
      <w:del w:id="59" w:author="成英 李" w:date="2025-06-24T12:44:00Z">
        <w:r w:rsidDel="00BD48A4">
          <w:rPr>
            <w:color w:val="231F20"/>
            <w:w w:val="102"/>
          </w:rPr>
          <w:delText>並</w:delText>
        </w:r>
      </w:del>
      <w:r>
        <w:rPr>
          <w:color w:val="231F20"/>
          <w:w w:val="102"/>
        </w:rPr>
        <w:t>監督。</w:t>
      </w:r>
    </w:p>
    <w:p w14:paraId="6D39590C" w14:textId="39C02C77" w:rsidR="003345E9" w:rsidRDefault="007169A0">
      <w:pPr>
        <w:pStyle w:val="a3"/>
        <w:spacing w:line="206" w:lineRule="auto"/>
        <w:ind w:left="119" w:right="111" w:firstLine="408"/>
        <w:jc w:val="both"/>
      </w:pPr>
      <w:r>
        <w:rPr>
          <w:color w:val="231F20"/>
          <w:spacing w:val="3"/>
          <w:w w:val="102"/>
        </w:rPr>
        <w:t>當</w:t>
      </w:r>
      <w:del w:id="60" w:author="成英 李" w:date="2025-06-24T12:44:00Z">
        <w:r w:rsidDel="00BD48A4">
          <w:rPr>
            <w:color w:val="231F20"/>
            <w:spacing w:val="3"/>
            <w:w w:val="102"/>
          </w:rPr>
          <w:delText>區域</w:delText>
        </w:r>
      </w:del>
      <w:r>
        <w:rPr>
          <w:color w:val="231F20"/>
          <w:spacing w:val="3"/>
          <w:w w:val="102"/>
        </w:rPr>
        <w:t>主管</w:t>
      </w:r>
      <w:ins w:id="61" w:author="成英 李" w:date="2025-06-24T12:45:00Z">
        <w:r w:rsidR="00BD48A4">
          <w:rPr>
            <w:rFonts w:ascii="Cambria" w:hAnsi="Cambria" w:cs="Cambria" w:hint="eastAsia"/>
            <w:color w:val="231F20"/>
            <w:spacing w:val="3"/>
            <w:w w:val="102"/>
          </w:rPr>
          <w:t>區</w:t>
        </w:r>
      </w:ins>
      <w:r>
        <w:rPr>
          <w:color w:val="231F20"/>
          <w:spacing w:val="3"/>
          <w:w w:val="102"/>
        </w:rPr>
        <w:t>總監督認為</w:t>
      </w:r>
      <w:ins w:id="62" w:author="成英 李" w:date="2025-06-24T12:45:00Z">
        <w:r w:rsidR="00BD48A4">
          <w:rPr>
            <w:rFonts w:hint="eastAsia"/>
            <w:color w:val="231F20"/>
            <w:spacing w:val="3"/>
            <w:w w:val="102"/>
          </w:rPr>
          <w:t>某</w:t>
        </w:r>
      </w:ins>
      <w:del w:id="63" w:author="成英 李" w:date="2025-06-24T12:45:00Z">
        <w:r w:rsidDel="00BD48A4">
          <w:rPr>
            <w:color w:val="231F20"/>
            <w:spacing w:val="3"/>
            <w:w w:val="102"/>
          </w:rPr>
          <w:delText>一</w:delText>
        </w:r>
      </w:del>
      <w:r>
        <w:rPr>
          <w:color w:val="231F20"/>
          <w:spacing w:val="3"/>
          <w:w w:val="102"/>
        </w:rPr>
        <w:t>第三期地區正陷入財務、</w:t>
      </w:r>
      <w:ins w:id="64" w:author="成英 李" w:date="2025-06-24T12:45:00Z">
        <w:r w:rsidR="00BD48A4">
          <w:rPr>
            <w:rFonts w:hint="eastAsia"/>
            <w:color w:val="231F20"/>
            <w:spacing w:val="3"/>
            <w:w w:val="102"/>
          </w:rPr>
          <w:t>士氣</w:t>
        </w:r>
      </w:ins>
      <w:del w:id="65" w:author="成英 李" w:date="2025-06-24T12:45:00Z">
        <w:r w:rsidDel="00BD48A4">
          <w:rPr>
            <w:color w:val="231F20"/>
            <w:spacing w:val="3"/>
            <w:w w:val="102"/>
          </w:rPr>
          <w:delText>道德</w:delText>
        </w:r>
      </w:del>
      <w:r>
        <w:rPr>
          <w:color w:val="231F20"/>
          <w:spacing w:val="3"/>
          <w:w w:val="102"/>
        </w:rPr>
        <w:t>或其他因</w:t>
      </w:r>
      <w:r>
        <w:rPr>
          <w:color w:val="231F20"/>
          <w:spacing w:val="2"/>
          <w:w w:val="102"/>
        </w:rPr>
        <w:t>素的危機</w:t>
      </w:r>
      <w:ins w:id="66" w:author="成英 李" w:date="2025-06-24T12:45:00Z">
        <w:r w:rsidR="00BD48A4">
          <w:rPr>
            <w:rFonts w:hint="eastAsia"/>
            <w:color w:val="231F20"/>
            <w:spacing w:val="2"/>
            <w:w w:val="102"/>
          </w:rPr>
          <w:t>，</w:t>
        </w:r>
      </w:ins>
      <w:r>
        <w:rPr>
          <w:color w:val="231F20"/>
          <w:spacing w:val="2"/>
          <w:w w:val="102"/>
        </w:rPr>
        <w:t>而此危機嚴重影響地區的穩定和未來，</w:t>
      </w:r>
      <w:del w:id="67" w:author="成英 李" w:date="2025-06-24T12:46:00Z">
        <w:r w:rsidDel="00BD48A4">
          <w:rPr>
            <w:color w:val="231F20"/>
            <w:spacing w:val="2"/>
            <w:w w:val="102"/>
          </w:rPr>
          <w:delText>該地區可經由</w:delText>
        </w:r>
      </w:del>
      <w:r>
        <w:rPr>
          <w:color w:val="231F20"/>
          <w:spacing w:val="2"/>
          <w:w w:val="102"/>
        </w:rPr>
        <w:t>總監督</w:t>
      </w:r>
      <w:r>
        <w:rPr>
          <w:color w:val="231F20"/>
          <w:spacing w:val="1"/>
          <w:w w:val="102"/>
        </w:rPr>
        <w:t>會</w:t>
      </w:r>
      <w:del w:id="68" w:author="成英 李" w:date="2025-06-24T12:46:00Z">
        <w:r w:rsidDel="00BD48A4">
          <w:rPr>
            <w:color w:val="231F20"/>
            <w:spacing w:val="1"/>
            <w:w w:val="102"/>
          </w:rPr>
          <w:delText>之</w:delText>
        </w:r>
      </w:del>
      <w:r>
        <w:rPr>
          <w:color w:val="231F20"/>
          <w:spacing w:val="1"/>
          <w:w w:val="102"/>
        </w:rPr>
        <w:t>核准</w:t>
      </w:r>
      <w:ins w:id="69" w:author="成英 李" w:date="2025-06-24T12:46:00Z">
        <w:r w:rsidR="00BD48A4">
          <w:rPr>
            <w:rFonts w:hint="eastAsia"/>
            <w:color w:val="231F20"/>
            <w:spacing w:val="1"/>
            <w:w w:val="102"/>
          </w:rPr>
          <w:t>後，可</w:t>
        </w:r>
      </w:ins>
      <w:del w:id="70" w:author="成英 李" w:date="2025-06-24T12:46:00Z">
        <w:r w:rsidDel="00BD48A4">
          <w:rPr>
            <w:color w:val="231F20"/>
            <w:spacing w:val="1"/>
            <w:w w:val="102"/>
          </w:rPr>
          <w:delText>下</w:delText>
        </w:r>
      </w:del>
      <w:r>
        <w:rPr>
          <w:color w:val="231F20"/>
          <w:spacing w:val="1"/>
          <w:w w:val="102"/>
        </w:rPr>
        <w:t>宣告</w:t>
      </w:r>
      <w:ins w:id="71" w:author="成英 李" w:date="2025-06-24T12:46:00Z">
        <w:r w:rsidR="00BD48A4">
          <w:rPr>
            <w:rFonts w:hint="eastAsia"/>
            <w:color w:val="231F20"/>
            <w:spacing w:val="1"/>
            <w:w w:val="102"/>
          </w:rPr>
          <w:t>該地區</w:t>
        </w:r>
      </w:ins>
      <w:r>
        <w:rPr>
          <w:color w:val="231F20"/>
          <w:spacing w:val="1"/>
          <w:w w:val="102"/>
        </w:rPr>
        <w:t>為危機</w:t>
      </w:r>
      <w:ins w:id="72" w:author="成英 李" w:date="2025-06-24T12:46:00Z">
        <w:r w:rsidR="00BD48A4">
          <w:rPr>
            <w:rFonts w:hint="eastAsia"/>
            <w:color w:val="231F20"/>
            <w:spacing w:val="1"/>
            <w:w w:val="102"/>
          </w:rPr>
          <w:t>狀態</w:t>
        </w:r>
      </w:ins>
      <w:del w:id="73" w:author="成英 李" w:date="2025-06-24T12:46:00Z">
        <w:r w:rsidDel="00BD48A4">
          <w:rPr>
            <w:color w:val="231F20"/>
            <w:spacing w:val="1"/>
            <w:w w:val="102"/>
          </w:rPr>
          <w:delText>中之地區</w:delText>
        </w:r>
      </w:del>
      <w:r>
        <w:rPr>
          <w:color w:val="231F20"/>
          <w:spacing w:val="1"/>
          <w:w w:val="102"/>
        </w:rPr>
        <w:t>。</w:t>
      </w:r>
      <w:ins w:id="74" w:author="成英 李" w:date="2025-06-24T12:47:00Z">
        <w:r w:rsidR="00BD48A4">
          <w:rPr>
            <w:color w:val="231F20"/>
            <w:spacing w:val="1"/>
            <w:w w:val="102"/>
          </w:rPr>
          <w:t>在總監督會的核准下</w:t>
        </w:r>
        <w:r w:rsidR="00BD48A4">
          <w:rPr>
            <w:rFonts w:hint="eastAsia"/>
            <w:color w:val="231F20"/>
            <w:spacing w:val="1"/>
            <w:w w:val="102"/>
          </w:rPr>
          <w:t>，</w:t>
        </w:r>
      </w:ins>
      <w:r>
        <w:rPr>
          <w:color w:val="231F20"/>
          <w:spacing w:val="1"/>
          <w:w w:val="102"/>
        </w:rPr>
        <w:t>主管區總監督</w:t>
      </w:r>
      <w:del w:id="75" w:author="成英 李" w:date="2025-06-24T12:47:00Z">
        <w:r w:rsidDel="00BD48A4">
          <w:rPr>
            <w:color w:val="231F20"/>
            <w:spacing w:val="1"/>
            <w:w w:val="102"/>
          </w:rPr>
          <w:delText>在總監督會的核准下</w:delText>
        </w:r>
      </w:del>
      <w:r>
        <w:rPr>
          <w:color w:val="231F20"/>
          <w:w w:val="102"/>
        </w:rPr>
        <w:t>可採取以下</w:t>
      </w:r>
      <w:ins w:id="76" w:author="成英 李" w:date="2025-06-24T12:47:00Z">
        <w:r w:rsidR="00BD48A4">
          <w:rPr>
            <w:rFonts w:hint="eastAsia"/>
            <w:color w:val="231F20"/>
            <w:w w:val="102"/>
          </w:rPr>
          <w:t>一項或多項</w:t>
        </w:r>
      </w:ins>
      <w:del w:id="77" w:author="成英 李" w:date="2025-06-24T12:47:00Z">
        <w:r w:rsidDel="00BD48A4">
          <w:rPr>
            <w:rFonts w:hint="eastAsia"/>
            <w:color w:val="231F20"/>
            <w:w w:val="102"/>
          </w:rPr>
          <w:delText>的</w:delText>
        </w:r>
      </w:del>
      <w:r>
        <w:rPr>
          <w:color w:val="231F20"/>
          <w:w w:val="102"/>
        </w:rPr>
        <w:t>行動：</w:t>
      </w:r>
    </w:p>
    <w:p w14:paraId="4C1A1D4A" w14:textId="77777777" w:rsidR="003345E9" w:rsidRDefault="007169A0">
      <w:pPr>
        <w:pStyle w:val="a3"/>
        <w:spacing w:line="306" w:lineRule="exact"/>
        <w:ind w:left="611"/>
        <w:jc w:val="both"/>
      </w:pPr>
      <w:r>
        <w:rPr>
          <w:color w:val="231F20"/>
          <w:spacing w:val="5"/>
        </w:rPr>
        <w:t>➀  取消現有地區監督之職責；</w:t>
      </w:r>
    </w:p>
    <w:p w14:paraId="20E28A82" w14:textId="67D1B03C" w:rsidR="003345E9" w:rsidRDefault="007169A0">
      <w:pPr>
        <w:pStyle w:val="a3"/>
        <w:spacing w:before="7" w:line="206" w:lineRule="auto"/>
        <w:ind w:left="1019" w:right="17" w:hanging="408"/>
        <w:jc w:val="both"/>
      </w:pPr>
      <w:r>
        <w:rPr>
          <w:color w:val="231F20"/>
        </w:rPr>
        <w:t>➁  得任命一過渡</w:t>
      </w:r>
      <w:ins w:id="78" w:author="成英 李" w:date="2025-06-24T12:49:00Z">
        <w:r w:rsidR="00742D98">
          <w:rPr>
            <w:rFonts w:ascii="Cambria" w:hAnsi="Cambria" w:cs="Cambria" w:hint="eastAsia"/>
            <w:color w:val="231F20"/>
          </w:rPr>
          <w:t>期</w:t>
        </w:r>
      </w:ins>
      <w:r>
        <w:rPr>
          <w:color w:val="231F20"/>
        </w:rPr>
        <w:t>委員會來管理地區，取代所有現存的委員會，</w:t>
      </w:r>
      <w:del w:id="79" w:author="成英 李" w:date="2025-06-24T12:50:00Z">
        <w:r w:rsidDel="00742D98">
          <w:rPr>
            <w:color w:val="231F20"/>
            <w:spacing w:val="-2"/>
          </w:rPr>
          <w:delText>任期</w:delText>
        </w:r>
      </w:del>
      <w:r>
        <w:rPr>
          <w:color w:val="231F20"/>
          <w:spacing w:val="-2"/>
        </w:rPr>
        <w:t>至下一</w:t>
      </w:r>
      <w:ins w:id="80" w:author="成英 李" w:date="2025-06-24T12:50:00Z">
        <w:r w:rsidR="00742D98">
          <w:rPr>
            <w:rFonts w:ascii="Cambria" w:hAnsi="Cambria" w:cs="Cambria" w:hint="eastAsia"/>
            <w:color w:val="231F20"/>
            <w:spacing w:val="-2"/>
          </w:rPr>
          <w:t>期</w:t>
        </w:r>
      </w:ins>
      <w:del w:id="81" w:author="成英 李" w:date="2025-06-24T12:50:00Z">
        <w:r w:rsidDel="00742D98">
          <w:rPr>
            <w:color w:val="231F20"/>
            <w:spacing w:val="-2"/>
          </w:rPr>
          <w:delText>屆</w:delText>
        </w:r>
      </w:del>
      <w:r>
        <w:rPr>
          <w:color w:val="231F20"/>
          <w:spacing w:val="-2"/>
        </w:rPr>
        <w:t>例常地區年議會為止。</w:t>
      </w:r>
    </w:p>
    <w:p w14:paraId="2DE862E9" w14:textId="77777777" w:rsidR="003345E9" w:rsidRDefault="007169A0">
      <w:pPr>
        <w:pStyle w:val="a3"/>
        <w:spacing w:line="307" w:lineRule="exact"/>
        <w:ind w:left="611"/>
        <w:jc w:val="both"/>
      </w:pPr>
      <w:r>
        <w:rPr>
          <w:color w:val="231F20"/>
        </w:rPr>
        <w:t>➂</w:t>
      </w:r>
      <w:r>
        <w:rPr>
          <w:color w:val="231F20"/>
          <w:spacing w:val="78"/>
          <w:w w:val="150"/>
        </w:rPr>
        <w:t xml:space="preserve">  </w:t>
      </w:r>
      <w:r>
        <w:rPr>
          <w:color w:val="231F20"/>
          <w:spacing w:val="-10"/>
        </w:rPr>
        <w:t>若需要，可啟動特別干預以恢復地區的健全以及有效的宣教。</w:t>
      </w:r>
    </w:p>
    <w:p w14:paraId="47275BA3" w14:textId="77777777" w:rsidR="003345E9" w:rsidRDefault="007169A0">
      <w:pPr>
        <w:pStyle w:val="a3"/>
        <w:spacing w:line="320" w:lineRule="exact"/>
        <w:ind w:left="0" w:right="213"/>
        <w:jc w:val="center"/>
        <w:rPr>
          <w:rFonts w:ascii="Noto Sans TC" w:eastAsia="Noto Sans TC"/>
        </w:rPr>
      </w:pPr>
      <w:r>
        <w:rPr>
          <w:rFonts w:ascii="Noto Sans TC" w:eastAsia="Noto Sans TC"/>
          <w:color w:val="231F20"/>
          <w:spacing w:val="-2"/>
        </w:rPr>
        <w:t>（200.1，205.13，206.2，209.1，307.9，322）</w:t>
      </w:r>
    </w:p>
    <w:p w14:paraId="4BF351A2" w14:textId="6B0A4831" w:rsidR="003345E9" w:rsidRDefault="007169A0">
      <w:pPr>
        <w:pStyle w:val="a5"/>
        <w:numPr>
          <w:ilvl w:val="1"/>
          <w:numId w:val="25"/>
        </w:numPr>
        <w:tabs>
          <w:tab w:val="left" w:pos="1192"/>
        </w:tabs>
        <w:spacing w:before="9" w:line="206" w:lineRule="auto"/>
        <w:ind w:left="120" w:right="15" w:firstLine="407"/>
        <w:rPr>
          <w:sz w:val="20"/>
        </w:rPr>
      </w:pPr>
      <w:r>
        <w:rPr>
          <w:b/>
          <w:color w:val="231F20"/>
          <w:spacing w:val="1"/>
          <w:w w:val="102"/>
          <w:sz w:val="20"/>
        </w:rPr>
        <w:t>地區劃分或地區範圍變更的標準</w:t>
      </w:r>
      <w:r>
        <w:rPr>
          <w:color w:val="231F20"/>
          <w:spacing w:val="2"/>
          <w:w w:val="102"/>
          <w:sz w:val="20"/>
        </w:rPr>
        <w:t>。</w:t>
      </w:r>
      <w:del w:id="82" w:author="成英 李" w:date="2025-06-30T10:04:00Z">
        <w:r w:rsidDel="00554F25">
          <w:rPr>
            <w:color w:val="231F20"/>
            <w:spacing w:val="2"/>
            <w:w w:val="102"/>
            <w:sz w:val="20"/>
          </w:rPr>
          <w:delText>地區發展或</w:delText>
        </w:r>
      </w:del>
      <w:r>
        <w:rPr>
          <w:color w:val="231F20"/>
          <w:spacing w:val="2"/>
          <w:w w:val="102"/>
          <w:sz w:val="20"/>
        </w:rPr>
        <w:t>經由區域辦公室、國家董事會</w:t>
      </w:r>
      <w:del w:id="83" w:author="成英 李" w:date="2025-06-30T10:04:00Z">
        <w:r w:rsidDel="00554F25">
          <w:rPr>
            <w:color w:val="231F20"/>
            <w:spacing w:val="2"/>
            <w:w w:val="102"/>
            <w:sz w:val="20"/>
          </w:rPr>
          <w:delText>、</w:delText>
        </w:r>
      </w:del>
      <w:r>
        <w:rPr>
          <w:color w:val="231F20"/>
          <w:spacing w:val="2"/>
          <w:w w:val="102"/>
          <w:sz w:val="20"/>
        </w:rPr>
        <w:t>或地區指導委員會</w:t>
      </w:r>
      <w:ins w:id="84" w:author="成英 李" w:date="2025-06-30T10:04:00Z">
        <w:r w:rsidR="00554F25">
          <w:rPr>
            <w:rFonts w:hint="eastAsia"/>
            <w:color w:val="231F20"/>
            <w:spacing w:val="2"/>
            <w:w w:val="102"/>
            <w:sz w:val="20"/>
          </w:rPr>
          <w:t>提出</w:t>
        </w:r>
      </w:ins>
      <w:del w:id="85" w:author="成英 李" w:date="2025-06-30T10:04:00Z">
        <w:r w:rsidDel="00554F25">
          <w:rPr>
            <w:rFonts w:hint="eastAsia"/>
            <w:color w:val="231F20"/>
            <w:spacing w:val="2"/>
            <w:w w:val="102"/>
            <w:sz w:val="20"/>
          </w:rPr>
          <w:delText>展</w:delText>
        </w:r>
        <w:r w:rsidDel="00554F25">
          <w:rPr>
            <w:color w:val="231F20"/>
            <w:spacing w:val="2"/>
            <w:w w:val="102"/>
            <w:sz w:val="20"/>
          </w:rPr>
          <w:delText>開</w:delText>
        </w:r>
      </w:del>
      <w:r>
        <w:rPr>
          <w:color w:val="231F20"/>
          <w:spacing w:val="2"/>
          <w:w w:val="102"/>
          <w:sz w:val="20"/>
        </w:rPr>
        <w:t>的</w:t>
      </w:r>
      <w:ins w:id="86" w:author="成英 李" w:date="2025-06-30T10:04:00Z">
        <w:r w:rsidR="00554F25">
          <w:rPr>
            <w:color w:val="231F20"/>
            <w:spacing w:val="2"/>
            <w:w w:val="102"/>
            <w:sz w:val="20"/>
          </w:rPr>
          <w:t>地區發展或</w:t>
        </w:r>
      </w:ins>
      <w:r>
        <w:rPr>
          <w:color w:val="231F20"/>
          <w:spacing w:val="2"/>
          <w:w w:val="102"/>
          <w:sz w:val="20"/>
        </w:rPr>
        <w:t>地區範圍變更的建議，得</w:t>
      </w:r>
      <w:ins w:id="87" w:author="成英 李" w:date="2025-06-30T10:05:00Z">
        <w:r w:rsidR="00554F25">
          <w:rPr>
            <w:rFonts w:hint="eastAsia"/>
            <w:color w:val="231F20"/>
            <w:spacing w:val="2"/>
            <w:w w:val="102"/>
            <w:sz w:val="20"/>
          </w:rPr>
          <w:t>呈交至</w:t>
        </w:r>
      </w:ins>
      <w:del w:id="88" w:author="成英 李" w:date="2025-06-30T10:05:00Z">
        <w:r w:rsidDel="00554F25">
          <w:rPr>
            <w:color w:val="231F20"/>
            <w:spacing w:val="2"/>
            <w:w w:val="102"/>
            <w:sz w:val="20"/>
          </w:rPr>
          <w:delText>向</w:delText>
        </w:r>
      </w:del>
      <w:r>
        <w:rPr>
          <w:color w:val="231F20"/>
          <w:spacing w:val="2"/>
          <w:w w:val="102"/>
          <w:sz w:val="20"/>
        </w:rPr>
        <w:t>主管區總監督</w:t>
      </w:r>
      <w:del w:id="89" w:author="成英 李" w:date="2025-06-30T10:05:00Z">
        <w:r w:rsidDel="00554F25">
          <w:rPr>
            <w:color w:val="231F20"/>
            <w:spacing w:val="2"/>
            <w:w w:val="102"/>
            <w:sz w:val="20"/>
          </w:rPr>
          <w:delText>提出</w:delText>
        </w:r>
      </w:del>
      <w:r>
        <w:rPr>
          <w:color w:val="231F20"/>
          <w:spacing w:val="2"/>
          <w:w w:val="102"/>
          <w:sz w:val="20"/>
        </w:rPr>
        <w:t>。計劃應考慮下列各項：</w:t>
      </w:r>
    </w:p>
    <w:p w14:paraId="508F9063" w14:textId="3406C099" w:rsidR="003345E9" w:rsidRDefault="007169A0">
      <w:pPr>
        <w:pStyle w:val="a3"/>
        <w:tabs>
          <w:tab w:val="left" w:pos="1020"/>
        </w:tabs>
        <w:spacing w:line="206" w:lineRule="auto"/>
        <w:ind w:left="1020" w:right="116" w:hanging="408"/>
      </w:pPr>
      <w:r>
        <w:rPr>
          <w:color w:val="231F20"/>
          <w:spacing w:val="-10"/>
        </w:rPr>
        <w:t>➀</w:t>
      </w:r>
      <w:r>
        <w:rPr>
          <w:color w:val="231F20"/>
        </w:rPr>
        <w:tab/>
      </w:r>
      <w:r>
        <w:rPr>
          <w:color w:val="231F20"/>
          <w:spacing w:val="-2"/>
        </w:rPr>
        <w:t>被推薦的新地區或重新劃分</w:t>
      </w:r>
      <w:ins w:id="90" w:author="成英 李" w:date="2025-06-30T10:06:00Z">
        <w:r w:rsidR="00554F25">
          <w:rPr>
            <w:rFonts w:hint="eastAsia"/>
            <w:color w:val="231F20"/>
            <w:spacing w:val="-2"/>
          </w:rPr>
          <w:t>的</w:t>
        </w:r>
      </w:ins>
      <w:r>
        <w:rPr>
          <w:color w:val="231F20"/>
          <w:spacing w:val="-2"/>
        </w:rPr>
        <w:t>地區應具備合適成立或重新劃分的人口集散地點之條件；</w:t>
      </w:r>
    </w:p>
    <w:p w14:paraId="2EA30C51" w14:textId="43793F0A" w:rsidR="003345E9" w:rsidRDefault="007169A0">
      <w:pPr>
        <w:pStyle w:val="a3"/>
        <w:tabs>
          <w:tab w:val="left" w:pos="1020"/>
        </w:tabs>
        <w:spacing w:line="308" w:lineRule="exact"/>
        <w:ind w:left="612"/>
      </w:pPr>
      <w:r>
        <w:rPr>
          <w:color w:val="231F20"/>
          <w:spacing w:val="-10"/>
        </w:rPr>
        <w:t>➁</w:t>
      </w:r>
      <w:r>
        <w:rPr>
          <w:color w:val="231F20"/>
        </w:rPr>
        <w:tab/>
      </w:r>
      <w:ins w:id="91" w:author="成英 李" w:date="2025-06-30T10:20:00Z">
        <w:r w:rsidR="000766E9">
          <w:rPr>
            <w:rFonts w:hint="eastAsia"/>
            <w:color w:val="231F20"/>
            <w:spacing w:val="-1"/>
          </w:rPr>
          <w:t>溝通</w:t>
        </w:r>
        <w:r w:rsidR="000766E9">
          <w:rPr>
            <w:rFonts w:ascii="Cambria" w:hAnsi="Cambria" w:cs="Cambria" w:hint="eastAsia"/>
            <w:color w:val="231F20"/>
            <w:spacing w:val="-1"/>
          </w:rPr>
          <w:t>渠道</w:t>
        </w:r>
      </w:ins>
      <w:del w:id="92" w:author="成英 李" w:date="2025-06-30T10:20:00Z">
        <w:r w:rsidDel="000766E9">
          <w:rPr>
            <w:color w:val="231F20"/>
            <w:spacing w:val="-1"/>
          </w:rPr>
          <w:delText>傳達</w:delText>
        </w:r>
      </w:del>
      <w:r>
        <w:rPr>
          <w:color w:val="231F20"/>
          <w:spacing w:val="-1"/>
        </w:rPr>
        <w:t>和交通路線流暢</w:t>
      </w:r>
      <w:ins w:id="93" w:author="成英 李" w:date="2025-06-30T10:21:00Z">
        <w:r w:rsidR="000766E9">
          <w:rPr>
            <w:rFonts w:hint="eastAsia"/>
            <w:color w:val="231F20"/>
            <w:spacing w:val="-1"/>
          </w:rPr>
          <w:t>，能</w:t>
        </w:r>
      </w:ins>
      <w:del w:id="94" w:author="成英 李" w:date="2025-06-30T10:21:00Z">
        <w:r w:rsidDel="000766E9">
          <w:rPr>
            <w:color w:val="231F20"/>
            <w:spacing w:val="-1"/>
          </w:rPr>
          <w:delText>得</w:delText>
        </w:r>
      </w:del>
      <w:r>
        <w:rPr>
          <w:color w:val="231F20"/>
          <w:spacing w:val="-1"/>
        </w:rPr>
        <w:t>以推動地區的工作；</w:t>
      </w:r>
    </w:p>
    <w:p w14:paraId="401C5DE9" w14:textId="77777777" w:rsidR="003345E9" w:rsidRDefault="007169A0">
      <w:pPr>
        <w:pStyle w:val="a3"/>
        <w:tabs>
          <w:tab w:val="left" w:pos="1020"/>
        </w:tabs>
        <w:spacing w:line="320" w:lineRule="exact"/>
        <w:ind w:left="612"/>
      </w:pPr>
      <w:r>
        <w:rPr>
          <w:color w:val="231F20"/>
          <w:spacing w:val="-10"/>
        </w:rPr>
        <w:t>➂</w:t>
      </w:r>
      <w:r>
        <w:rPr>
          <w:color w:val="231F20"/>
        </w:rPr>
        <w:tab/>
      </w:r>
      <w:r>
        <w:rPr>
          <w:color w:val="231F20"/>
          <w:spacing w:val="-1"/>
        </w:rPr>
        <w:t>有足夠成熟的受按立之教牧和信徒領袖來運作地區的工作；</w:t>
      </w:r>
    </w:p>
    <w:p w14:paraId="1B4B8F5C" w14:textId="77777777" w:rsidR="003345E9" w:rsidRDefault="007169A0">
      <w:pPr>
        <w:pStyle w:val="a3"/>
        <w:tabs>
          <w:tab w:val="left" w:pos="1020"/>
        </w:tabs>
        <w:spacing w:before="5" w:line="206" w:lineRule="auto"/>
        <w:ind w:left="1020" w:right="118" w:hanging="408"/>
      </w:pPr>
      <w:r>
        <w:rPr>
          <w:color w:val="231F20"/>
          <w:spacing w:val="-10"/>
        </w:rPr>
        <w:t>➃</w:t>
      </w:r>
      <w:r>
        <w:rPr>
          <w:color w:val="231F20"/>
        </w:rPr>
        <w:tab/>
      </w:r>
      <w:r>
        <w:rPr>
          <w:color w:val="231F20"/>
          <w:spacing w:val="-2"/>
        </w:rPr>
        <w:t>發起地區盡可能地有足夠的地區事工經費收入、正式會友和已組織教會，以維持</w:t>
      </w:r>
      <w:del w:id="95" w:author="成英 李" w:date="2025-06-30T10:23:00Z">
        <w:r w:rsidDel="000766E9">
          <w:rPr>
            <w:color w:val="231F20"/>
            <w:spacing w:val="-2"/>
          </w:rPr>
          <w:delText>他們</w:delText>
        </w:r>
      </w:del>
      <w:r>
        <w:rPr>
          <w:color w:val="231F20"/>
          <w:spacing w:val="-2"/>
        </w:rPr>
        <w:t>第三期地區的地位；</w:t>
      </w:r>
    </w:p>
    <w:p w14:paraId="3CC77C7C" w14:textId="77777777" w:rsidR="003345E9" w:rsidRDefault="007169A0">
      <w:pPr>
        <w:pStyle w:val="a5"/>
        <w:numPr>
          <w:ilvl w:val="1"/>
          <w:numId w:val="25"/>
        </w:numPr>
        <w:tabs>
          <w:tab w:val="left" w:pos="1185"/>
        </w:tabs>
        <w:spacing w:line="206" w:lineRule="auto"/>
        <w:ind w:left="120" w:right="115" w:firstLine="408"/>
        <w:jc w:val="both"/>
        <w:rPr>
          <w:sz w:val="20"/>
        </w:rPr>
      </w:pPr>
      <w:r>
        <w:rPr>
          <w:b/>
          <w:color w:val="231F20"/>
          <w:w w:val="102"/>
          <w:sz w:val="20"/>
        </w:rPr>
        <w:t>合併</w:t>
      </w:r>
      <w:r>
        <w:rPr>
          <w:color w:val="231F20"/>
          <w:spacing w:val="-11"/>
          <w:w w:val="102"/>
          <w:sz w:val="20"/>
        </w:rPr>
        <w:t>。兩個或以上第三期地區可在各自地區指導委員會</w:t>
      </w:r>
      <w:r>
        <w:rPr>
          <w:color w:val="231F20"/>
          <w:w w:val="102"/>
          <w:sz w:val="20"/>
        </w:rPr>
        <w:t>（</w:t>
      </w:r>
      <w:r>
        <w:rPr>
          <w:color w:val="231F20"/>
          <w:spacing w:val="-14"/>
          <w:w w:val="102"/>
          <w:sz w:val="20"/>
        </w:rPr>
        <w:t>若</w:t>
      </w:r>
      <w:r>
        <w:rPr>
          <w:color w:val="231F20"/>
          <w:spacing w:val="4"/>
          <w:w w:val="102"/>
          <w:sz w:val="20"/>
        </w:rPr>
        <w:t>適用時亦包含國家董事會）</w:t>
      </w:r>
      <w:r>
        <w:rPr>
          <w:color w:val="231F20"/>
          <w:spacing w:val="3"/>
          <w:w w:val="102"/>
          <w:sz w:val="20"/>
        </w:rPr>
        <w:t>以及相關主管區總監督之書面核准下於各</w:t>
      </w:r>
      <w:r>
        <w:rPr>
          <w:color w:val="231F20"/>
          <w:w w:val="102"/>
          <w:sz w:val="20"/>
        </w:rPr>
        <w:t>地區年議會以</w:t>
      </w:r>
      <w:del w:id="96" w:author="成英 李" w:date="2025-06-30T10:25:00Z">
        <w:r w:rsidDel="000766E9">
          <w:rPr>
            <w:color w:val="231F20"/>
            <w:w w:val="102"/>
            <w:sz w:val="20"/>
          </w:rPr>
          <w:delText>超過</w:delText>
        </w:r>
      </w:del>
      <w:r>
        <w:rPr>
          <w:color w:val="231F20"/>
          <w:w w:val="102"/>
          <w:sz w:val="20"/>
        </w:rPr>
        <w:t>三分之二的同意票數同意下合併。</w:t>
      </w:r>
    </w:p>
    <w:p w14:paraId="4BFF8680" w14:textId="18879079" w:rsidR="003345E9" w:rsidRDefault="007169A0">
      <w:pPr>
        <w:pStyle w:val="a3"/>
        <w:spacing w:line="206" w:lineRule="auto"/>
        <w:ind w:right="112" w:firstLine="408"/>
      </w:pPr>
      <w:r>
        <w:rPr>
          <w:color w:val="231F20"/>
          <w:spacing w:val="4"/>
          <w:w w:val="102"/>
        </w:rPr>
        <w:t>合併或其他相關的議題</w:t>
      </w:r>
      <w:ins w:id="97" w:author="成英 李" w:date="2025-06-30T10:34:00Z">
        <w:r w:rsidR="006A3C53">
          <w:rPr>
            <w:rFonts w:hint="eastAsia"/>
            <w:color w:val="231F20"/>
            <w:spacing w:val="4"/>
            <w:w w:val="102"/>
          </w:rPr>
          <w:t>，</w:t>
        </w:r>
      </w:ins>
      <w:r>
        <w:rPr>
          <w:color w:val="231F20"/>
          <w:spacing w:val="4"/>
          <w:w w:val="102"/>
        </w:rPr>
        <w:t>應</w:t>
      </w:r>
      <w:ins w:id="98" w:author="成英 李" w:date="2025-06-30T10:36:00Z">
        <w:r w:rsidR="006A3C53">
          <w:rPr>
            <w:rFonts w:hint="eastAsia"/>
            <w:color w:val="231F20"/>
            <w:spacing w:val="4"/>
            <w:w w:val="102"/>
          </w:rPr>
          <w:t>在</w:t>
        </w:r>
      </w:ins>
      <w:del w:id="99" w:author="成英 李" w:date="2025-06-30T10:36:00Z">
        <w:r w:rsidDel="006A3C53">
          <w:rPr>
            <w:color w:val="231F20"/>
            <w:spacing w:val="4"/>
            <w:w w:val="102"/>
          </w:rPr>
          <w:delText>由</w:delText>
        </w:r>
      </w:del>
      <w:r>
        <w:rPr>
          <w:color w:val="231F20"/>
          <w:spacing w:val="4"/>
          <w:w w:val="102"/>
        </w:rPr>
        <w:t>各地區年議會以及各主管區總監督</w:t>
      </w:r>
      <w:ins w:id="100" w:author="成英 李" w:date="2025-06-30T10:36:00Z">
        <w:r w:rsidR="006A3C53">
          <w:rPr>
            <w:rFonts w:hint="eastAsia"/>
            <w:color w:val="231F20"/>
            <w:spacing w:val="4"/>
            <w:w w:val="102"/>
          </w:rPr>
          <w:t>共同</w:t>
        </w:r>
      </w:ins>
      <w:r>
        <w:rPr>
          <w:color w:val="231F20"/>
          <w:spacing w:val="4"/>
          <w:w w:val="102"/>
        </w:rPr>
        <w:t>決</w:t>
      </w:r>
      <w:r>
        <w:rPr>
          <w:color w:val="231F20"/>
          <w:w w:val="102"/>
        </w:rPr>
        <w:t>定</w:t>
      </w:r>
      <w:ins w:id="101" w:author="成英 李" w:date="2025-06-30T10:36:00Z">
        <w:r w:rsidR="006A3C53">
          <w:rPr>
            <w:rFonts w:hint="eastAsia"/>
            <w:color w:val="231F20"/>
            <w:w w:val="102"/>
          </w:rPr>
          <w:t>的</w:t>
        </w:r>
      </w:ins>
      <w:ins w:id="102" w:author="成英 李" w:date="2025-06-30T10:35:00Z">
        <w:r w:rsidR="006A3C53">
          <w:rPr>
            <w:rFonts w:hint="eastAsia"/>
            <w:color w:val="231F20"/>
            <w:w w:val="102"/>
          </w:rPr>
          <w:t>時間和地點，予以最終</w:t>
        </w:r>
        <w:r w:rsidR="006A3C53">
          <w:rPr>
            <w:rFonts w:ascii="Cambria" w:hAnsi="Cambria" w:cs="Cambria" w:hint="eastAsia"/>
            <w:color w:val="231F20"/>
            <w:w w:val="102"/>
          </w:rPr>
          <w:t>確定</w:t>
        </w:r>
      </w:ins>
      <w:r>
        <w:rPr>
          <w:color w:val="231F20"/>
          <w:w w:val="102"/>
        </w:rPr>
        <w:t>。</w:t>
      </w:r>
    </w:p>
    <w:p w14:paraId="24D7B418" w14:textId="77777777" w:rsidR="003345E9" w:rsidRDefault="007169A0">
      <w:pPr>
        <w:pStyle w:val="a3"/>
        <w:spacing w:line="308" w:lineRule="exact"/>
        <w:ind w:left="528"/>
      </w:pPr>
      <w:r>
        <w:rPr>
          <w:color w:val="231F20"/>
          <w:spacing w:val="-1"/>
        </w:rPr>
        <w:t>新成立的區域將合併地區的資產以及負債。</w:t>
      </w:r>
    </w:p>
    <w:p w14:paraId="0224BD29" w14:textId="77777777" w:rsidR="003345E9" w:rsidRDefault="007169A0">
      <w:pPr>
        <w:pStyle w:val="a3"/>
        <w:spacing w:before="3" w:line="204" w:lineRule="auto"/>
        <w:ind w:right="111" w:firstLine="408"/>
        <w:rPr>
          <w:rFonts w:ascii="Noto Sans TC" w:eastAsia="Noto Sans TC"/>
        </w:rPr>
      </w:pPr>
      <w:r>
        <w:rPr>
          <w:color w:val="231F20"/>
          <w:spacing w:val="2"/>
        </w:rPr>
        <w:t xml:space="preserve">第一期及第二期的地區可以按第 </w:t>
      </w:r>
      <w:r>
        <w:rPr>
          <w:color w:val="231F20"/>
        </w:rPr>
        <w:t>200.2 條關於新地區之創立的規</w:t>
      </w:r>
      <w:r>
        <w:rPr>
          <w:color w:val="231F20"/>
          <w:spacing w:val="-27"/>
        </w:rPr>
        <w:t>定合併。</w:t>
      </w:r>
      <w:r>
        <w:rPr>
          <w:rFonts w:ascii="Noto Sans TC" w:eastAsia="Noto Sans TC"/>
          <w:color w:val="231F20"/>
          <w:spacing w:val="-2"/>
        </w:rPr>
        <w:t>（200.1）</w:t>
      </w:r>
    </w:p>
    <w:p w14:paraId="56798976" w14:textId="6BF7C66B" w:rsidR="003345E9" w:rsidRDefault="007169A0">
      <w:pPr>
        <w:pStyle w:val="a5"/>
        <w:numPr>
          <w:ilvl w:val="1"/>
          <w:numId w:val="25"/>
        </w:numPr>
        <w:tabs>
          <w:tab w:val="left" w:pos="1193"/>
        </w:tabs>
        <w:spacing w:line="206" w:lineRule="auto"/>
        <w:ind w:left="120" w:right="112" w:firstLine="408"/>
        <w:jc w:val="both"/>
        <w:rPr>
          <w:sz w:val="20"/>
        </w:rPr>
      </w:pPr>
      <w:r>
        <w:rPr>
          <w:color w:val="231F20"/>
          <w:w w:val="102"/>
          <w:sz w:val="20"/>
        </w:rPr>
        <w:t>若其中</w:t>
      </w:r>
      <w:del w:id="103" w:author="成英 李" w:date="2025-06-30T10:42:00Z">
        <w:r w:rsidDel="009A3456">
          <w:rPr>
            <w:rFonts w:hint="eastAsia"/>
            <w:color w:val="231F20"/>
            <w:w w:val="102"/>
            <w:sz w:val="20"/>
          </w:rPr>
          <w:delText>有一個、數個、</w:delText>
        </w:r>
      </w:del>
      <w:ins w:id="104" w:author="成英 李" w:date="2025-06-30T10:42:00Z">
        <w:r w:rsidR="009A3456">
          <w:rPr>
            <w:rFonts w:hint="eastAsia"/>
            <w:color w:val="231F20"/>
            <w:w w:val="102"/>
            <w:sz w:val="20"/>
          </w:rPr>
          <w:t>任何一個</w:t>
        </w:r>
      </w:ins>
      <w:r>
        <w:rPr>
          <w:color w:val="231F20"/>
          <w:w w:val="102"/>
          <w:sz w:val="20"/>
        </w:rPr>
        <w:t>或所有地區</w:t>
      </w:r>
      <w:del w:id="105" w:author="成英 李" w:date="2025-06-30T10:43:00Z">
        <w:r w:rsidDel="009A3456">
          <w:rPr>
            <w:color w:val="231F20"/>
            <w:w w:val="102"/>
            <w:sz w:val="20"/>
          </w:rPr>
          <w:delText>並未在</w:delText>
        </w:r>
      </w:del>
      <w:r>
        <w:rPr>
          <w:color w:val="231F20"/>
          <w:w w:val="102"/>
          <w:sz w:val="20"/>
        </w:rPr>
        <w:t>年議會</w:t>
      </w:r>
      <w:del w:id="106" w:author="成英 李" w:date="2025-06-30T10:43:00Z">
        <w:r w:rsidDel="009A3456">
          <w:rPr>
            <w:rFonts w:hint="eastAsia"/>
            <w:color w:val="231F20"/>
            <w:w w:val="102"/>
            <w:sz w:val="20"/>
          </w:rPr>
          <w:delText>中達成協</w:delText>
        </w:r>
        <w:r w:rsidDel="009A3456">
          <w:rPr>
            <w:rFonts w:hint="eastAsia"/>
            <w:color w:val="231F20"/>
            <w:spacing w:val="1"/>
            <w:w w:val="102"/>
            <w:sz w:val="20"/>
          </w:rPr>
          <w:delText>議</w:delText>
        </w:r>
      </w:del>
      <w:ins w:id="107" w:author="成英 李" w:date="2025-06-30T10:43:00Z">
        <w:r w:rsidR="009A3456">
          <w:rPr>
            <w:rFonts w:hint="eastAsia"/>
            <w:color w:val="231F20"/>
            <w:w w:val="102"/>
            <w:sz w:val="20"/>
          </w:rPr>
          <w:t>未採取行動</w:t>
        </w:r>
      </w:ins>
      <w:r>
        <w:rPr>
          <w:color w:val="231F20"/>
          <w:spacing w:val="1"/>
          <w:w w:val="102"/>
          <w:sz w:val="20"/>
        </w:rPr>
        <w:t>，或</w:t>
      </w:r>
      <w:del w:id="108" w:author="成英 李" w:date="2025-06-30T10:43:00Z">
        <w:r w:rsidDel="009A3456">
          <w:rPr>
            <w:rFonts w:hint="eastAsia"/>
            <w:color w:val="231F20"/>
            <w:spacing w:val="1"/>
            <w:w w:val="102"/>
            <w:sz w:val="20"/>
          </w:rPr>
          <w:delText>否決這項提案</w:delText>
        </w:r>
      </w:del>
      <w:ins w:id="109" w:author="成英 李" w:date="2025-06-30T10:43:00Z">
        <w:r w:rsidR="009A3456">
          <w:rPr>
            <w:rFonts w:hint="eastAsia"/>
            <w:color w:val="231F20"/>
            <w:spacing w:val="1"/>
            <w:w w:val="102"/>
            <w:sz w:val="20"/>
          </w:rPr>
          <w:t>多個地區年議會的行動存在分歧</w:t>
        </w:r>
      </w:ins>
      <w:r>
        <w:rPr>
          <w:rFonts w:hint="eastAsia"/>
          <w:color w:val="231F20"/>
          <w:spacing w:val="1"/>
          <w:w w:val="102"/>
          <w:sz w:val="20"/>
        </w:rPr>
        <w:t>，</w:t>
      </w:r>
      <w:del w:id="110" w:author="成英 李" w:date="2025-06-30T10:44:00Z">
        <w:r w:rsidDel="009A3456">
          <w:rPr>
            <w:color w:val="231F20"/>
            <w:spacing w:val="1"/>
            <w:w w:val="102"/>
            <w:sz w:val="20"/>
          </w:rPr>
          <w:delText>若</w:delText>
        </w:r>
      </w:del>
      <w:r>
        <w:rPr>
          <w:color w:val="231F20"/>
          <w:spacing w:val="1"/>
          <w:w w:val="102"/>
          <w:sz w:val="20"/>
        </w:rPr>
        <w:t>經相關的地區指導委員會三分之二之多數提</w:t>
      </w:r>
      <w:r>
        <w:rPr>
          <w:color w:val="231F20"/>
          <w:w w:val="102"/>
          <w:sz w:val="20"/>
        </w:rPr>
        <w:t>出請求</w:t>
      </w:r>
      <w:ins w:id="111" w:author="成英 李" w:date="2025-06-30T10:46:00Z">
        <w:r w:rsidR="009A3456">
          <w:rPr>
            <w:rFonts w:hint="eastAsia"/>
            <w:color w:val="231F20"/>
            <w:w w:val="102"/>
            <w:sz w:val="20"/>
          </w:rPr>
          <w:t>，</w:t>
        </w:r>
      </w:ins>
      <w:del w:id="112" w:author="成英 李" w:date="2025-06-30T10:46:00Z">
        <w:r w:rsidDel="009A3456">
          <w:rPr>
            <w:color w:val="231F20"/>
            <w:w w:val="102"/>
            <w:sz w:val="20"/>
          </w:rPr>
          <w:delText>。</w:delText>
        </w:r>
      </w:del>
      <w:r>
        <w:rPr>
          <w:color w:val="231F20"/>
          <w:w w:val="102"/>
          <w:sz w:val="20"/>
        </w:rPr>
        <w:t>該提案可移至下一屆的總議會中再次提出表決。</w:t>
      </w:r>
    </w:p>
    <w:p w14:paraId="0F9B5D39" w14:textId="77777777" w:rsidR="003345E9" w:rsidRDefault="007169A0">
      <w:pPr>
        <w:pStyle w:val="a5"/>
        <w:numPr>
          <w:ilvl w:val="1"/>
          <w:numId w:val="25"/>
        </w:numPr>
        <w:tabs>
          <w:tab w:val="left" w:pos="1193"/>
        </w:tabs>
        <w:spacing w:line="334" w:lineRule="exact"/>
        <w:ind w:hanging="665"/>
        <w:jc w:val="both"/>
        <w:rPr>
          <w:sz w:val="20"/>
        </w:rPr>
      </w:pPr>
      <w:r>
        <w:rPr>
          <w:color w:val="231F20"/>
          <w:spacing w:val="-1"/>
          <w:sz w:val="20"/>
        </w:rPr>
        <w:t>地區監督得使用教區協調人或</w:t>
      </w:r>
      <w:commentRangeStart w:id="113"/>
      <w:commentRangeStart w:id="114"/>
      <w:r>
        <w:rPr>
          <w:color w:val="231F20"/>
          <w:spacing w:val="-1"/>
          <w:sz w:val="20"/>
        </w:rPr>
        <w:t>督導</w:t>
      </w:r>
      <w:commentRangeEnd w:id="113"/>
      <w:r w:rsidR="00943F86">
        <w:rPr>
          <w:rStyle w:val="a7"/>
        </w:rPr>
        <w:commentReference w:id="113"/>
      </w:r>
      <w:commentRangeEnd w:id="114"/>
      <w:r w:rsidR="00B10C94">
        <w:rPr>
          <w:rStyle w:val="a7"/>
        </w:rPr>
        <w:commentReference w:id="114"/>
      </w:r>
      <w:r>
        <w:rPr>
          <w:color w:val="231F20"/>
          <w:spacing w:val="-1"/>
          <w:sz w:val="20"/>
        </w:rPr>
        <w:t>，協助地區監督進行以</w:t>
      </w:r>
    </w:p>
    <w:p w14:paraId="565406A8" w14:textId="77777777" w:rsidR="003345E9" w:rsidRDefault="003345E9">
      <w:pPr>
        <w:pStyle w:val="a5"/>
        <w:spacing w:line="334" w:lineRule="exact"/>
        <w:jc w:val="both"/>
        <w:rPr>
          <w:sz w:val="20"/>
        </w:rPr>
        <w:sectPr w:rsidR="003345E9">
          <w:pgSz w:w="8640" w:h="12960"/>
          <w:pgMar w:top="480" w:right="1080" w:bottom="1180" w:left="1080" w:header="0" w:footer="997" w:gutter="0"/>
          <w:cols w:space="720"/>
        </w:sectPr>
      </w:pPr>
    </w:p>
    <w:p w14:paraId="709048A6" w14:textId="77777777" w:rsidR="003345E9" w:rsidRDefault="007169A0">
      <w:pPr>
        <w:pStyle w:val="a3"/>
        <w:spacing w:before="65" w:line="347" w:lineRule="exact"/>
        <w:ind w:left="119"/>
      </w:pPr>
      <w:r>
        <w:rPr>
          <w:color w:val="231F20"/>
          <w:spacing w:val="-3"/>
        </w:rPr>
        <w:lastRenderedPageBreak/>
        <w:t>下事工：</w:t>
      </w:r>
    </w:p>
    <w:p w14:paraId="6A3FFE8A" w14:textId="77777777" w:rsidR="003345E9" w:rsidRDefault="007169A0">
      <w:pPr>
        <w:pStyle w:val="a3"/>
        <w:tabs>
          <w:tab w:val="left" w:pos="1019"/>
        </w:tabs>
        <w:spacing w:line="320" w:lineRule="exact"/>
        <w:ind w:left="611"/>
      </w:pPr>
      <w:r>
        <w:rPr>
          <w:color w:val="231F20"/>
          <w:spacing w:val="-10"/>
        </w:rPr>
        <w:t>➀</w:t>
      </w:r>
      <w:r>
        <w:rPr>
          <w:color w:val="231F20"/>
        </w:rPr>
        <w:tab/>
      </w:r>
      <w:r>
        <w:rPr>
          <w:color w:val="231F20"/>
          <w:spacing w:val="-1"/>
        </w:rPr>
        <w:t>在</w:t>
      </w:r>
      <w:commentRangeStart w:id="115"/>
      <w:r>
        <w:rPr>
          <w:color w:val="231F20"/>
          <w:spacing w:val="-1"/>
        </w:rPr>
        <w:t>該教區</w:t>
      </w:r>
      <w:commentRangeEnd w:id="115"/>
      <w:r w:rsidR="00943F86">
        <w:rPr>
          <w:rStyle w:val="a7"/>
        </w:rPr>
        <w:commentReference w:id="115"/>
      </w:r>
      <w:r>
        <w:rPr>
          <w:color w:val="231F20"/>
          <w:spacing w:val="-1"/>
        </w:rPr>
        <w:t>建立牧師間之團契共識以及友愛情誼。</w:t>
      </w:r>
    </w:p>
    <w:p w14:paraId="3414E640" w14:textId="5B8D42F5" w:rsidR="003345E9" w:rsidRDefault="007169A0">
      <w:pPr>
        <w:pStyle w:val="a3"/>
        <w:tabs>
          <w:tab w:val="left" w:pos="1019"/>
        </w:tabs>
        <w:spacing w:before="9" w:line="206" w:lineRule="auto"/>
        <w:ind w:left="1019" w:right="118" w:hanging="408"/>
      </w:pPr>
      <w:r>
        <w:rPr>
          <w:color w:val="231F20"/>
          <w:spacing w:val="-10"/>
        </w:rPr>
        <w:t>➁</w:t>
      </w:r>
      <w:r>
        <w:rPr>
          <w:color w:val="231F20"/>
        </w:rPr>
        <w:tab/>
      </w:r>
      <w:r>
        <w:rPr>
          <w:color w:val="231F20"/>
          <w:spacing w:val="-2"/>
        </w:rPr>
        <w:t>經由互相鼓勵、擬定事工發展策略、教會增長、傳福音、新設或復健教會等方式</w:t>
      </w:r>
      <w:ins w:id="116" w:author="成英 李" w:date="2025-06-30T11:04:00Z">
        <w:r w:rsidR="00943F86">
          <w:rPr>
            <w:rFonts w:hint="eastAsia"/>
            <w:color w:val="231F20"/>
            <w:spacing w:val="-2"/>
          </w:rPr>
          <w:t>推動</w:t>
        </w:r>
      </w:ins>
      <w:del w:id="117" w:author="成英 李" w:date="2025-06-30T11:04:00Z">
        <w:r w:rsidDel="00943F86">
          <w:rPr>
            <w:color w:val="231F20"/>
            <w:spacing w:val="-2"/>
          </w:rPr>
          <w:delText>尊崇</w:delText>
        </w:r>
      </w:del>
      <w:r>
        <w:rPr>
          <w:color w:val="231F20"/>
          <w:spacing w:val="-2"/>
        </w:rPr>
        <w:t>基督</w:t>
      </w:r>
      <w:ins w:id="118" w:author="成英 李" w:date="2025-06-30T11:04:00Z">
        <w:r w:rsidR="00943F86">
          <w:rPr>
            <w:rFonts w:hint="eastAsia"/>
            <w:color w:val="231F20"/>
            <w:spacing w:val="-2"/>
          </w:rPr>
          <w:t>事業的發展</w:t>
        </w:r>
      </w:ins>
      <w:del w:id="119" w:author="成英 李" w:date="2025-06-30T11:04:00Z">
        <w:r w:rsidDel="00943F86">
          <w:rPr>
            <w:color w:val="231F20"/>
            <w:spacing w:val="-2"/>
          </w:rPr>
          <w:delText>的心意</w:delText>
        </w:r>
      </w:del>
      <w:r>
        <w:rPr>
          <w:color w:val="231F20"/>
          <w:spacing w:val="-2"/>
        </w:rPr>
        <w:t>。</w:t>
      </w:r>
    </w:p>
    <w:p w14:paraId="20D1F13B" w14:textId="0ECA0AF1" w:rsidR="003345E9" w:rsidRDefault="007169A0">
      <w:pPr>
        <w:pStyle w:val="a3"/>
        <w:tabs>
          <w:tab w:val="left" w:pos="1019"/>
        </w:tabs>
        <w:spacing w:line="308" w:lineRule="exact"/>
        <w:ind w:left="611"/>
      </w:pPr>
      <w:r>
        <w:rPr>
          <w:color w:val="231F20"/>
          <w:spacing w:val="-10"/>
        </w:rPr>
        <w:t>➂</w:t>
      </w:r>
      <w:r>
        <w:rPr>
          <w:color w:val="231F20"/>
        </w:rPr>
        <w:tab/>
      </w:r>
      <w:ins w:id="120" w:author="成英 李" w:date="2025-06-30T11:06:00Z">
        <w:r w:rsidR="00943F86">
          <w:rPr>
            <w:rFonts w:hint="eastAsia"/>
            <w:color w:val="231F20"/>
            <w:spacing w:val="-1"/>
          </w:rPr>
          <w:t>代表</w:t>
        </w:r>
      </w:ins>
      <w:del w:id="121" w:author="成英 李" w:date="2025-06-30T11:05:00Z">
        <w:r w:rsidDel="00943F86">
          <w:rPr>
            <w:color w:val="231F20"/>
            <w:spacing w:val="-1"/>
          </w:rPr>
          <w:delText>在</w:delText>
        </w:r>
      </w:del>
      <w:r>
        <w:rPr>
          <w:color w:val="231F20"/>
          <w:spacing w:val="-1"/>
        </w:rPr>
        <w:t>地區監督及地區指導委員會</w:t>
      </w:r>
      <w:del w:id="122" w:author="成英 李" w:date="2025-06-30T11:06:00Z">
        <w:r w:rsidDel="00943F86">
          <w:rPr>
            <w:color w:val="231F20"/>
            <w:spacing w:val="-1"/>
          </w:rPr>
          <w:delText>的指示下</w:delText>
        </w:r>
      </w:del>
      <w:r>
        <w:rPr>
          <w:color w:val="231F20"/>
          <w:spacing w:val="-1"/>
        </w:rPr>
        <w:t>，執行指定的任務。</w:t>
      </w:r>
    </w:p>
    <w:p w14:paraId="31201EF4" w14:textId="77777777" w:rsidR="003345E9" w:rsidRDefault="007169A0">
      <w:pPr>
        <w:pStyle w:val="a3"/>
        <w:tabs>
          <w:tab w:val="left" w:pos="1019"/>
        </w:tabs>
        <w:spacing w:line="347" w:lineRule="exact"/>
        <w:ind w:left="611"/>
      </w:pPr>
      <w:r>
        <w:rPr>
          <w:color w:val="231F20"/>
          <w:spacing w:val="-10"/>
        </w:rPr>
        <w:t>➃</w:t>
      </w:r>
      <w:r>
        <w:rPr>
          <w:color w:val="231F20"/>
        </w:rPr>
        <w:tab/>
      </w:r>
      <w:r>
        <w:rPr>
          <w:color w:val="231F20"/>
          <w:spacing w:val="-1"/>
        </w:rPr>
        <w:t>擔當地方教會與地區間之溝通橋樑。</w:t>
      </w:r>
    </w:p>
    <w:p w14:paraId="38504B29" w14:textId="77777777" w:rsidR="003345E9" w:rsidRDefault="007169A0">
      <w:pPr>
        <w:pStyle w:val="2"/>
        <w:spacing w:before="46"/>
      </w:pPr>
      <w:r>
        <w:rPr>
          <w:color w:val="231F20"/>
          <w:spacing w:val="-2"/>
        </w:rPr>
        <w:t>二、代表及開會時間</w:t>
      </w:r>
    </w:p>
    <w:p w14:paraId="7B603989" w14:textId="371B2815" w:rsidR="003345E9" w:rsidRDefault="007169A0">
      <w:pPr>
        <w:pStyle w:val="a5"/>
        <w:numPr>
          <w:ilvl w:val="0"/>
          <w:numId w:val="25"/>
        </w:numPr>
        <w:tabs>
          <w:tab w:val="left" w:pos="1006"/>
        </w:tabs>
        <w:spacing w:before="46" w:line="206" w:lineRule="auto"/>
        <w:ind w:left="120" w:right="16" w:firstLine="408"/>
        <w:rPr>
          <w:rFonts w:ascii="Noto Sans TC" w:eastAsia="Noto Sans TC"/>
          <w:sz w:val="20"/>
        </w:rPr>
      </w:pPr>
      <w:r>
        <w:rPr>
          <w:b/>
          <w:color w:val="231F20"/>
          <w:w w:val="102"/>
          <w:sz w:val="20"/>
        </w:rPr>
        <w:t>成員</w:t>
      </w:r>
      <w:r>
        <w:rPr>
          <w:color w:val="231F20"/>
          <w:w w:val="102"/>
          <w:sz w:val="20"/>
        </w:rPr>
        <w:t>。地區年議會係由所有受委派之牧師、所有受委派之助牧、所有受委派而領有執照之傳道人、所有委派中退休的教牧、地區秘書、地區</w:t>
      </w:r>
      <w:commentRangeStart w:id="123"/>
      <w:ins w:id="124" w:author="成英 李" w:date="2025-06-30T11:13:00Z">
        <w:r w:rsidR="002C027C">
          <w:rPr>
            <w:rFonts w:hint="eastAsia"/>
            <w:color w:val="231F20"/>
            <w:w w:val="102"/>
            <w:sz w:val="20"/>
          </w:rPr>
          <w:t>財務主管</w:t>
        </w:r>
      </w:ins>
      <w:commentRangeEnd w:id="123"/>
      <w:ins w:id="125" w:author="成英 李" w:date="2025-07-01T11:16:00Z">
        <w:r w:rsidR="00A273C5">
          <w:rPr>
            <w:rStyle w:val="a7"/>
          </w:rPr>
          <w:commentReference w:id="123"/>
        </w:r>
      </w:ins>
      <w:del w:id="126" w:author="成英 李" w:date="2025-06-30T11:13:00Z">
        <w:r w:rsidDel="002C027C">
          <w:rPr>
            <w:color w:val="231F20"/>
            <w:w w:val="102"/>
            <w:sz w:val="20"/>
          </w:rPr>
          <w:delText>司庫</w:delText>
        </w:r>
      </w:del>
      <w:r>
        <w:rPr>
          <w:color w:val="231F20"/>
          <w:w w:val="102"/>
          <w:sz w:val="20"/>
        </w:rPr>
        <w:t>、所有要直接向地區年議會報告的各委員會主席、</w:t>
      </w:r>
      <w:ins w:id="127" w:author="成英 李" w:date="2025-06-30T11:52:00Z">
        <w:r w:rsidR="00E877D7">
          <w:rPr>
            <w:color w:val="231F20"/>
            <w:spacing w:val="2"/>
            <w:w w:val="102"/>
            <w:sz w:val="20"/>
          </w:rPr>
          <w:t>歸屬於該地區</w:t>
        </w:r>
        <w:r w:rsidR="00E877D7">
          <w:rPr>
            <w:color w:val="231F20"/>
            <w:spacing w:val="1"/>
            <w:w w:val="102"/>
            <w:sz w:val="20"/>
          </w:rPr>
          <w:t>之地方教會</w:t>
        </w:r>
        <w:r w:rsidR="00E877D7">
          <w:rPr>
            <w:rFonts w:hint="eastAsia"/>
            <w:color w:val="231F20"/>
            <w:spacing w:val="1"/>
            <w:w w:val="102"/>
            <w:sz w:val="20"/>
          </w:rPr>
          <w:t>的</w:t>
        </w:r>
      </w:ins>
      <w:del w:id="128" w:author="成英 李" w:date="2025-06-30T11:52:00Z">
        <w:r w:rsidDel="00E877D7">
          <w:rPr>
            <w:color w:val="231F20"/>
            <w:w w:val="102"/>
            <w:sz w:val="20"/>
          </w:rPr>
          <w:delText>任何</w:delText>
        </w:r>
      </w:del>
      <w:r>
        <w:rPr>
          <w:color w:val="231F20"/>
          <w:w w:val="102"/>
          <w:sz w:val="20"/>
        </w:rPr>
        <w:t>宣聖會高等教育</w:t>
      </w:r>
      <w:commentRangeStart w:id="129"/>
      <w:del w:id="130" w:author="成英 李" w:date="2025-06-30T11:14:00Z">
        <w:r w:rsidDel="002C027C">
          <w:rPr>
            <w:rFonts w:hint="eastAsia"/>
            <w:color w:val="231F20"/>
            <w:w w:val="102"/>
            <w:sz w:val="20"/>
          </w:rPr>
          <w:delText>機構</w:delText>
        </w:r>
      </w:del>
      <w:ins w:id="131" w:author="成英 李" w:date="2025-06-30T11:14:00Z">
        <w:r w:rsidR="002C027C">
          <w:rPr>
            <w:rFonts w:hint="eastAsia"/>
            <w:color w:val="231F20"/>
            <w:w w:val="102"/>
            <w:sz w:val="20"/>
          </w:rPr>
          <w:t>院校</w:t>
        </w:r>
        <w:commentRangeEnd w:id="129"/>
        <w:r w:rsidR="002C027C">
          <w:rPr>
            <w:rStyle w:val="a7"/>
          </w:rPr>
          <w:commentReference w:id="129"/>
        </w:r>
      </w:ins>
      <w:commentRangeStart w:id="132"/>
      <w:r>
        <w:rPr>
          <w:color w:val="231F20"/>
          <w:w w:val="102"/>
          <w:sz w:val="20"/>
        </w:rPr>
        <w:t>負責人</w:t>
      </w:r>
      <w:commentRangeEnd w:id="132"/>
      <w:r w:rsidR="002C027C">
        <w:rPr>
          <w:rStyle w:val="a7"/>
        </w:rPr>
        <w:commentReference w:id="132"/>
      </w:r>
      <w:del w:id="133" w:author="成英 李" w:date="2025-06-30T11:52:00Z">
        <w:r w:rsidDel="00E877D7">
          <w:rPr>
            <w:color w:val="231F20"/>
            <w:w w:val="102"/>
            <w:sz w:val="20"/>
          </w:rPr>
          <w:delText>，該員應為該地區轄下一間地方教會會</w:delText>
        </w:r>
        <w:r w:rsidDel="00E877D7">
          <w:rPr>
            <w:color w:val="231F20"/>
            <w:spacing w:val="1"/>
            <w:w w:val="102"/>
            <w:sz w:val="20"/>
          </w:rPr>
          <w:delText>友</w:delText>
        </w:r>
      </w:del>
      <w:r>
        <w:rPr>
          <w:color w:val="231F20"/>
          <w:spacing w:val="1"/>
          <w:w w:val="102"/>
          <w:sz w:val="20"/>
        </w:rPr>
        <w:t>、地區</w:t>
      </w:r>
      <w:commentRangeStart w:id="134"/>
      <w:ins w:id="135" w:author="成英 李" w:date="2025-06-30T11:27:00Z">
        <w:r w:rsidR="00C83715">
          <w:rPr>
            <w:rFonts w:hint="eastAsia"/>
            <w:color w:val="231F20"/>
            <w:spacing w:val="1"/>
            <w:w w:val="102"/>
            <w:sz w:val="20"/>
          </w:rPr>
          <w:t>宣聖會門徒訓練事工</w:t>
        </w:r>
      </w:ins>
      <w:commentRangeEnd w:id="134"/>
      <w:ins w:id="136" w:author="成英 李" w:date="2025-06-30T11:28:00Z">
        <w:r w:rsidR="00C83715">
          <w:rPr>
            <w:rStyle w:val="a7"/>
          </w:rPr>
          <w:commentReference w:id="134"/>
        </w:r>
      </w:ins>
      <w:del w:id="137" w:author="成英 李" w:date="2025-06-30T11:27:00Z">
        <w:r w:rsidDel="00C83715">
          <w:rPr>
            <w:color w:val="231F20"/>
            <w:spacing w:val="1"/>
            <w:w w:val="102"/>
            <w:sz w:val="20"/>
          </w:rPr>
          <w:delText>國際門訓事工</w:delText>
        </w:r>
      </w:del>
      <w:r>
        <w:rPr>
          <w:color w:val="231F20"/>
          <w:spacing w:val="1"/>
          <w:w w:val="102"/>
          <w:sz w:val="20"/>
        </w:rPr>
        <w:t>委員會之主席、地區</w:t>
      </w:r>
      <w:commentRangeStart w:id="138"/>
      <w:r>
        <w:rPr>
          <w:color w:val="231F20"/>
          <w:spacing w:val="1"/>
          <w:w w:val="102"/>
          <w:sz w:val="20"/>
        </w:rPr>
        <w:t>國際門訓</w:t>
      </w:r>
      <w:commentRangeEnd w:id="138"/>
      <w:r w:rsidR="00C16916">
        <w:rPr>
          <w:rStyle w:val="a7"/>
        </w:rPr>
        <w:commentReference w:id="138"/>
      </w:r>
      <w:r>
        <w:rPr>
          <w:color w:val="231F20"/>
          <w:spacing w:val="1"/>
          <w:w w:val="102"/>
          <w:sz w:val="20"/>
        </w:rPr>
        <w:t>各年齡層事工之</w:t>
      </w:r>
      <w:commentRangeStart w:id="139"/>
      <w:r>
        <w:rPr>
          <w:color w:val="231F20"/>
          <w:w w:val="102"/>
          <w:sz w:val="20"/>
        </w:rPr>
        <w:t>總幹事</w:t>
      </w:r>
      <w:commentRangeEnd w:id="139"/>
      <w:r w:rsidR="00C16916">
        <w:rPr>
          <w:rStyle w:val="a7"/>
        </w:rPr>
        <w:commentReference w:id="139"/>
      </w:r>
      <w:r>
        <w:rPr>
          <w:color w:val="231F20"/>
          <w:w w:val="102"/>
          <w:sz w:val="20"/>
        </w:rPr>
        <w:t>（兒童及成人</w:t>
      </w:r>
      <w:r>
        <w:rPr>
          <w:color w:val="231F20"/>
          <w:spacing w:val="-102"/>
          <w:w w:val="102"/>
          <w:sz w:val="20"/>
        </w:rPr>
        <w:t>）</w:t>
      </w:r>
      <w:r>
        <w:rPr>
          <w:color w:val="231F20"/>
          <w:w w:val="102"/>
          <w:sz w:val="20"/>
        </w:rPr>
        <w:t>、地區</w:t>
      </w:r>
      <w:del w:id="140" w:author="成英 李" w:date="2025-06-30T11:39:00Z">
        <w:r w:rsidDel="00C16916">
          <w:rPr>
            <w:rFonts w:hint="eastAsia"/>
            <w:color w:val="231F20"/>
            <w:w w:val="102"/>
            <w:sz w:val="20"/>
          </w:rPr>
          <w:delText>國際門訓事工</w:delText>
        </w:r>
      </w:del>
      <w:ins w:id="141" w:author="成英 李" w:date="2025-06-30T11:39:00Z">
        <w:r w:rsidR="00C16916">
          <w:rPr>
            <w:rFonts w:hint="eastAsia"/>
            <w:color w:val="231F20"/>
            <w:w w:val="102"/>
            <w:sz w:val="20"/>
          </w:rPr>
          <w:t>宣聖會門徒訓練事工</w:t>
        </w:r>
      </w:ins>
      <w:r>
        <w:rPr>
          <w:color w:val="231F20"/>
          <w:w w:val="102"/>
          <w:sz w:val="20"/>
        </w:rPr>
        <w:t>委員會、地區國際青年團契</w:t>
      </w:r>
      <w:r>
        <w:rPr>
          <w:color w:val="231F20"/>
          <w:spacing w:val="1"/>
          <w:w w:val="102"/>
          <w:sz w:val="20"/>
        </w:rPr>
        <w:t>主席、地區國際宣道團契主席、各個地方</w:t>
      </w:r>
      <w:del w:id="142" w:author="成英 李" w:date="2025-06-30T11:40:00Z">
        <w:r w:rsidDel="00C16916">
          <w:rPr>
            <w:rFonts w:hint="eastAsia"/>
            <w:color w:val="231F20"/>
            <w:spacing w:val="1"/>
            <w:w w:val="102"/>
            <w:sz w:val="20"/>
          </w:rPr>
          <w:delText>國際門訓事工</w:delText>
        </w:r>
      </w:del>
      <w:ins w:id="143" w:author="成英 李" w:date="2025-06-30T11:40:00Z">
        <w:r w:rsidR="00C16916">
          <w:rPr>
            <w:rFonts w:hint="eastAsia"/>
            <w:color w:val="231F20"/>
            <w:spacing w:val="1"/>
            <w:w w:val="102"/>
            <w:sz w:val="20"/>
          </w:rPr>
          <w:t>宣聖會門徒訓練事工</w:t>
        </w:r>
      </w:ins>
      <w:r>
        <w:rPr>
          <w:color w:val="231F20"/>
          <w:spacing w:val="1"/>
          <w:w w:val="102"/>
          <w:sz w:val="20"/>
        </w:rPr>
        <w:t>新當選之主席</w:t>
      </w:r>
      <w:r>
        <w:rPr>
          <w:color w:val="231F20"/>
          <w:w w:val="102"/>
          <w:sz w:val="20"/>
        </w:rPr>
        <w:t>或副主席、各個地方國際青年團契新當選之主席或副主席、各個地方國際宣道團契新當選之主席或副主席，或</w:t>
      </w:r>
      <w:del w:id="144" w:author="成英 李" w:date="2025-06-30T11:42:00Z">
        <w:r w:rsidDel="00C16916">
          <w:rPr>
            <w:color w:val="231F20"/>
            <w:w w:val="102"/>
            <w:sz w:val="20"/>
          </w:rPr>
          <w:delText>選出適合的代替者</w:delText>
        </w:r>
      </w:del>
      <w:r>
        <w:rPr>
          <w:color w:val="231F20"/>
          <w:w w:val="102"/>
          <w:sz w:val="20"/>
        </w:rPr>
        <w:t>在地區年議會中代表上述國際宣道團契、國際青年團契、</w:t>
      </w:r>
      <w:del w:id="145" w:author="成英 李" w:date="2025-06-30T11:43:00Z">
        <w:r w:rsidDel="00C16916">
          <w:rPr>
            <w:rFonts w:hint="eastAsia"/>
            <w:color w:val="231F20"/>
            <w:w w:val="102"/>
            <w:sz w:val="20"/>
          </w:rPr>
          <w:delText>國際門訓事工</w:delText>
        </w:r>
      </w:del>
      <w:ins w:id="146" w:author="成英 李" w:date="2025-06-30T11:43:00Z">
        <w:r w:rsidR="00C16916">
          <w:rPr>
            <w:rFonts w:hint="eastAsia"/>
            <w:color w:val="231F20"/>
            <w:w w:val="102"/>
            <w:sz w:val="20"/>
          </w:rPr>
          <w:t>宣聖會門徒訓練事工</w:t>
        </w:r>
      </w:ins>
      <w:del w:id="147" w:author="成英 李" w:date="2025-06-30T11:43:00Z">
        <w:r w:rsidDel="00C16916">
          <w:rPr>
            <w:color w:val="231F20"/>
            <w:w w:val="102"/>
            <w:sz w:val="20"/>
          </w:rPr>
          <w:delText>之組織</w:delText>
        </w:r>
      </w:del>
      <w:ins w:id="148" w:author="成英 李" w:date="2025-06-30T11:43:00Z">
        <w:r w:rsidR="00C16916">
          <w:rPr>
            <w:rFonts w:hint="eastAsia"/>
            <w:color w:val="231F20"/>
            <w:w w:val="102"/>
            <w:sz w:val="20"/>
          </w:rPr>
          <w:t>的當選候補</w:t>
        </w:r>
      </w:ins>
      <w:r>
        <w:rPr>
          <w:color w:val="231F20"/>
          <w:w w:val="102"/>
          <w:sz w:val="20"/>
        </w:rPr>
        <w:t>、</w:t>
      </w:r>
      <w:commentRangeStart w:id="149"/>
      <w:del w:id="150" w:author="成英 李" w:date="2025-06-30T11:45:00Z">
        <w:r w:rsidDel="00E877D7">
          <w:rPr>
            <w:rFonts w:hint="eastAsia"/>
            <w:color w:val="231F20"/>
            <w:spacing w:val="2"/>
            <w:w w:val="102"/>
            <w:sz w:val="20"/>
          </w:rPr>
          <w:delText>被委任</w:delText>
        </w:r>
      </w:del>
      <w:ins w:id="151" w:author="成英 李" w:date="2025-06-30T11:45:00Z">
        <w:r w:rsidR="00E877D7">
          <w:rPr>
            <w:rFonts w:hint="eastAsia"/>
            <w:color w:val="231F20"/>
            <w:spacing w:val="2"/>
            <w:w w:val="102"/>
            <w:sz w:val="20"/>
          </w:rPr>
          <w:t>受委派</w:t>
        </w:r>
      </w:ins>
      <w:commentRangeEnd w:id="149"/>
      <w:ins w:id="152" w:author="成英 李" w:date="2025-06-30T11:46:00Z">
        <w:r w:rsidR="00E877D7">
          <w:rPr>
            <w:rStyle w:val="a7"/>
          </w:rPr>
          <w:commentReference w:id="149"/>
        </w:r>
      </w:ins>
      <w:r>
        <w:rPr>
          <w:color w:val="231F20"/>
          <w:spacing w:val="2"/>
          <w:w w:val="102"/>
          <w:sz w:val="20"/>
        </w:rPr>
        <w:t>於各</w:t>
      </w:r>
      <w:commentRangeStart w:id="153"/>
      <w:del w:id="154" w:author="成英 李" w:date="2025-06-30T11:45:00Z">
        <w:r w:rsidDel="00E877D7">
          <w:rPr>
            <w:rFonts w:hint="eastAsia"/>
            <w:color w:val="231F20"/>
            <w:spacing w:val="2"/>
            <w:w w:val="102"/>
            <w:sz w:val="20"/>
          </w:rPr>
          <w:delText>傳道</w:delText>
        </w:r>
      </w:del>
      <w:ins w:id="155" w:author="成英 李" w:date="2025-06-30T11:46:00Z">
        <w:r w:rsidR="00E877D7">
          <w:rPr>
            <w:rFonts w:hint="eastAsia"/>
            <w:color w:val="231F20"/>
            <w:spacing w:val="2"/>
            <w:w w:val="102"/>
            <w:sz w:val="20"/>
          </w:rPr>
          <w:t>服事職份</w:t>
        </w:r>
        <w:commentRangeEnd w:id="153"/>
        <w:r w:rsidR="00E877D7">
          <w:rPr>
            <w:rStyle w:val="a7"/>
          </w:rPr>
          <w:commentReference w:id="153"/>
        </w:r>
      </w:ins>
      <w:r>
        <w:rPr>
          <w:color w:val="231F20"/>
          <w:spacing w:val="2"/>
          <w:w w:val="102"/>
          <w:sz w:val="20"/>
        </w:rPr>
        <w:t>之信徒、地區指導委員會之</w:t>
      </w:r>
      <w:commentRangeStart w:id="156"/>
      <w:r>
        <w:rPr>
          <w:color w:val="231F20"/>
          <w:spacing w:val="2"/>
          <w:w w:val="102"/>
          <w:sz w:val="20"/>
        </w:rPr>
        <w:t>信徒</w:t>
      </w:r>
      <w:del w:id="157" w:author="成英 李" w:date="2025-06-30T11:47:00Z">
        <w:r w:rsidDel="00E877D7">
          <w:rPr>
            <w:color w:val="231F20"/>
            <w:spacing w:val="2"/>
            <w:w w:val="102"/>
            <w:sz w:val="20"/>
          </w:rPr>
          <w:delText>委員</w:delText>
        </w:r>
      </w:del>
      <w:ins w:id="158" w:author="成英 李" w:date="2025-06-30T11:47:00Z">
        <w:r w:rsidR="00E877D7">
          <w:rPr>
            <w:rFonts w:hint="eastAsia"/>
            <w:color w:val="231F20"/>
            <w:spacing w:val="2"/>
            <w:w w:val="102"/>
            <w:sz w:val="20"/>
          </w:rPr>
          <w:t>會友</w:t>
        </w:r>
      </w:ins>
      <w:commentRangeEnd w:id="156"/>
      <w:ins w:id="159" w:author="成英 李" w:date="2025-06-30T11:48:00Z">
        <w:r w:rsidR="00E877D7">
          <w:rPr>
            <w:rStyle w:val="a7"/>
          </w:rPr>
          <w:commentReference w:id="156"/>
        </w:r>
      </w:ins>
      <w:r>
        <w:rPr>
          <w:color w:val="231F20"/>
          <w:spacing w:val="2"/>
          <w:w w:val="102"/>
          <w:sz w:val="20"/>
        </w:rPr>
        <w:t>、歸屬於該地區</w:t>
      </w:r>
      <w:r>
        <w:rPr>
          <w:color w:val="231F20"/>
          <w:spacing w:val="1"/>
          <w:w w:val="102"/>
          <w:sz w:val="20"/>
        </w:rPr>
        <w:t>之地方教會的活躍信徒宣教士、歸屬於該地區之地方教會的已退休但</w:t>
      </w:r>
      <w:r>
        <w:rPr>
          <w:color w:val="231F20"/>
          <w:spacing w:val="-14"/>
          <w:w w:val="102"/>
          <w:sz w:val="20"/>
        </w:rPr>
        <w:t>仍活躍的信徒宣教士</w:t>
      </w:r>
      <w:ins w:id="160" w:author="成英 李" w:date="2025-06-30T11:51:00Z">
        <w:r w:rsidR="00E877D7">
          <w:rPr>
            <w:rFonts w:hint="eastAsia"/>
            <w:color w:val="231F20"/>
            <w:spacing w:val="-14"/>
            <w:w w:val="102"/>
            <w:sz w:val="20"/>
          </w:rPr>
          <w:t>、</w:t>
        </w:r>
      </w:ins>
      <w:del w:id="161" w:author="成英 李" w:date="2025-06-30T11:51:00Z">
        <w:r w:rsidDel="00E877D7">
          <w:rPr>
            <w:color w:val="231F20"/>
            <w:spacing w:val="-14"/>
            <w:w w:val="102"/>
            <w:sz w:val="20"/>
          </w:rPr>
          <w:delText>，</w:delText>
        </w:r>
      </w:del>
      <w:r>
        <w:rPr>
          <w:color w:val="231F20"/>
          <w:spacing w:val="-14"/>
          <w:w w:val="102"/>
          <w:sz w:val="20"/>
        </w:rPr>
        <w:t>地區內地方教會和佈道所選出之信徒代表。</w:t>
      </w:r>
      <w:r>
        <w:rPr>
          <w:rFonts w:ascii="Noto Sans TC" w:eastAsia="Noto Sans TC"/>
          <w:color w:val="231F20"/>
          <w:spacing w:val="-5"/>
          <w:w w:val="102"/>
          <w:sz w:val="20"/>
        </w:rPr>
        <w:t>（24，</w:t>
      </w:r>
    </w:p>
    <w:p w14:paraId="358C2E36" w14:textId="77777777" w:rsidR="003345E9" w:rsidRDefault="007169A0">
      <w:pPr>
        <w:pStyle w:val="a3"/>
        <w:spacing w:line="291" w:lineRule="exact"/>
        <w:rPr>
          <w:rFonts w:ascii="Noto Sans TC" w:eastAsia="Noto Sans TC"/>
        </w:rPr>
      </w:pPr>
      <w:r>
        <w:rPr>
          <w:rFonts w:ascii="Noto Sans TC" w:eastAsia="Noto Sans TC"/>
          <w:color w:val="231F20"/>
        </w:rPr>
        <w:t>115.14</w:t>
      </w:r>
      <w:r>
        <w:rPr>
          <w:rFonts w:ascii="Noto Sans TC" w:eastAsia="Noto Sans TC"/>
          <w:color w:val="231F20"/>
          <w:spacing w:val="74"/>
          <w:w w:val="150"/>
        </w:rPr>
        <w:t xml:space="preserve"> </w:t>
      </w:r>
      <w:r>
        <w:rPr>
          <w:rFonts w:ascii="Noto Sans TC" w:eastAsia="Noto Sans TC"/>
          <w:color w:val="231F20"/>
        </w:rPr>
        <w:t>～</w:t>
      </w:r>
      <w:r>
        <w:rPr>
          <w:rFonts w:ascii="Noto Sans TC" w:eastAsia="Noto Sans TC"/>
          <w:color w:val="231F20"/>
          <w:spacing w:val="75"/>
          <w:w w:val="150"/>
        </w:rPr>
        <w:t xml:space="preserve"> </w:t>
      </w:r>
      <w:r>
        <w:rPr>
          <w:rFonts w:ascii="Noto Sans TC" w:eastAsia="Noto Sans TC"/>
          <w:color w:val="231F20"/>
        </w:rPr>
        <w:t>115.15，156，162.2，201.1</w:t>
      </w:r>
      <w:r>
        <w:rPr>
          <w:rFonts w:ascii="Noto Sans TC" w:eastAsia="Noto Sans TC"/>
          <w:color w:val="231F20"/>
          <w:spacing w:val="75"/>
          <w:w w:val="150"/>
        </w:rPr>
        <w:t xml:space="preserve"> </w:t>
      </w:r>
      <w:r>
        <w:rPr>
          <w:rFonts w:ascii="Noto Sans TC" w:eastAsia="Noto Sans TC"/>
          <w:color w:val="231F20"/>
        </w:rPr>
        <w:t>～</w:t>
      </w:r>
      <w:r>
        <w:rPr>
          <w:rFonts w:ascii="Noto Sans TC" w:eastAsia="Noto Sans TC"/>
          <w:color w:val="231F20"/>
          <w:spacing w:val="75"/>
          <w:w w:val="150"/>
        </w:rPr>
        <w:t xml:space="preserve"> </w:t>
      </w:r>
      <w:r>
        <w:rPr>
          <w:rFonts w:ascii="Noto Sans TC" w:eastAsia="Noto Sans TC"/>
          <w:color w:val="231F20"/>
          <w:spacing w:val="-2"/>
        </w:rPr>
        <w:t>201.2，219.2，222.2，</w:t>
      </w:r>
    </w:p>
    <w:p w14:paraId="5DD5A7C1" w14:textId="77777777" w:rsidR="003345E9" w:rsidRDefault="007169A0">
      <w:pPr>
        <w:pStyle w:val="a3"/>
        <w:spacing w:line="320" w:lineRule="exact"/>
        <w:rPr>
          <w:rFonts w:ascii="Noto Sans TC" w:eastAsia="Noto Sans TC"/>
        </w:rPr>
      </w:pPr>
      <w:r>
        <w:rPr>
          <w:rFonts w:ascii="Noto Sans TC" w:eastAsia="Noto Sans TC"/>
          <w:color w:val="231F20"/>
        </w:rPr>
        <w:t>224.4，241.2，243.2，505</w:t>
      </w:r>
      <w:r>
        <w:rPr>
          <w:rFonts w:ascii="Noto Sans TC" w:eastAsia="Noto Sans TC"/>
          <w:color w:val="231F20"/>
          <w:spacing w:val="42"/>
        </w:rPr>
        <w:t xml:space="preserve"> </w:t>
      </w:r>
      <w:r>
        <w:rPr>
          <w:rFonts w:ascii="Noto Sans TC" w:eastAsia="Noto Sans TC"/>
          <w:color w:val="231F20"/>
        </w:rPr>
        <w:t>～</w:t>
      </w:r>
      <w:r>
        <w:rPr>
          <w:rFonts w:ascii="Noto Sans TC" w:eastAsia="Noto Sans TC"/>
          <w:color w:val="231F20"/>
          <w:spacing w:val="42"/>
        </w:rPr>
        <w:t xml:space="preserve"> </w:t>
      </w:r>
      <w:r>
        <w:rPr>
          <w:rFonts w:ascii="Noto Sans TC" w:eastAsia="Noto Sans TC"/>
          <w:color w:val="231F20"/>
        </w:rPr>
        <w:t>520.1，524.8，525</w:t>
      </w:r>
      <w:r>
        <w:rPr>
          <w:rFonts w:ascii="Noto Sans TC" w:eastAsia="Noto Sans TC"/>
          <w:color w:val="231F20"/>
          <w:spacing w:val="43"/>
        </w:rPr>
        <w:t xml:space="preserve"> </w:t>
      </w:r>
      <w:r>
        <w:rPr>
          <w:rFonts w:ascii="Noto Sans TC" w:eastAsia="Noto Sans TC"/>
          <w:color w:val="231F20"/>
        </w:rPr>
        <w:t>～</w:t>
      </w:r>
      <w:r>
        <w:rPr>
          <w:rFonts w:ascii="Noto Sans TC" w:eastAsia="Noto Sans TC"/>
          <w:color w:val="231F20"/>
          <w:spacing w:val="42"/>
        </w:rPr>
        <w:t xml:space="preserve"> </w:t>
      </w:r>
      <w:r>
        <w:rPr>
          <w:rFonts w:ascii="Noto Sans TC" w:eastAsia="Noto Sans TC"/>
          <w:color w:val="231F20"/>
        </w:rPr>
        <w:t>525.4，526</w:t>
      </w:r>
      <w:r>
        <w:rPr>
          <w:rFonts w:ascii="Noto Sans TC" w:eastAsia="Noto Sans TC"/>
          <w:color w:val="231F20"/>
          <w:spacing w:val="42"/>
        </w:rPr>
        <w:t xml:space="preserve"> </w:t>
      </w:r>
      <w:r>
        <w:rPr>
          <w:rFonts w:ascii="Noto Sans TC" w:eastAsia="Noto Sans TC"/>
          <w:color w:val="231F20"/>
          <w:spacing w:val="-10"/>
        </w:rPr>
        <w:t>～</w:t>
      </w:r>
    </w:p>
    <w:p w14:paraId="689184A8" w14:textId="77777777" w:rsidR="003345E9" w:rsidRDefault="007169A0">
      <w:pPr>
        <w:pStyle w:val="a3"/>
        <w:spacing w:line="320" w:lineRule="exact"/>
        <w:rPr>
          <w:rFonts w:ascii="Noto Sans TC" w:eastAsia="Noto Sans TC"/>
        </w:rPr>
      </w:pPr>
      <w:r>
        <w:rPr>
          <w:rFonts w:ascii="Noto Sans TC" w:eastAsia="Noto Sans TC"/>
          <w:color w:val="231F20"/>
        </w:rPr>
        <w:t>526.3，527</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8"/>
        </w:rPr>
        <w:t xml:space="preserve"> </w:t>
      </w:r>
      <w:r>
        <w:rPr>
          <w:rFonts w:ascii="Noto Sans TC" w:eastAsia="Noto Sans TC"/>
          <w:color w:val="231F20"/>
        </w:rPr>
        <w:t>527.1，528</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9"/>
        </w:rPr>
        <w:t xml:space="preserve"> </w:t>
      </w:r>
      <w:r>
        <w:rPr>
          <w:rFonts w:ascii="Noto Sans TC" w:eastAsia="Noto Sans TC"/>
          <w:color w:val="231F20"/>
          <w:spacing w:val="-2"/>
        </w:rPr>
        <w:t>528.2，530.9）</w:t>
      </w:r>
    </w:p>
    <w:p w14:paraId="319B104D" w14:textId="24FA8010" w:rsidR="003345E9" w:rsidRDefault="007169A0">
      <w:pPr>
        <w:pStyle w:val="a5"/>
        <w:numPr>
          <w:ilvl w:val="1"/>
          <w:numId w:val="25"/>
        </w:numPr>
        <w:tabs>
          <w:tab w:val="left" w:pos="1195"/>
        </w:tabs>
        <w:spacing w:before="11" w:line="204" w:lineRule="auto"/>
        <w:ind w:left="120" w:right="107" w:firstLine="408"/>
        <w:jc w:val="both"/>
        <w:rPr>
          <w:rFonts w:ascii="Noto Sans TC" w:eastAsia="Noto Sans TC"/>
          <w:sz w:val="20"/>
        </w:rPr>
      </w:pPr>
      <w:r>
        <w:rPr>
          <w:color w:val="231F20"/>
          <w:spacing w:val="11"/>
          <w:w w:val="102"/>
          <w:sz w:val="20"/>
        </w:rPr>
        <w:t>地區中</w:t>
      </w:r>
      <w:del w:id="162" w:author="成英 李" w:date="2025-06-30T12:03:00Z">
        <w:r w:rsidDel="008127E5">
          <w:rPr>
            <w:color w:val="231F20"/>
            <w:spacing w:val="11"/>
            <w:w w:val="102"/>
            <w:sz w:val="20"/>
          </w:rPr>
          <w:delText>所有</w:delText>
        </w:r>
      </w:del>
      <w:r>
        <w:rPr>
          <w:color w:val="231F20"/>
          <w:spacing w:val="11"/>
          <w:w w:val="102"/>
          <w:sz w:val="20"/>
        </w:rPr>
        <w:t>地方教會及佈道所正式會友</w:t>
      </w:r>
      <w:ins w:id="163" w:author="成英 李" w:date="2025-06-30T12:03:00Z">
        <w:r w:rsidR="008127E5">
          <w:rPr>
            <w:rFonts w:hint="eastAsia"/>
            <w:color w:val="231F20"/>
            <w:spacing w:val="11"/>
            <w:w w:val="102"/>
            <w:sz w:val="20"/>
          </w:rPr>
          <w:t>人</w:t>
        </w:r>
      </w:ins>
      <w:del w:id="164" w:author="成英 李" w:date="2025-06-30T12:03:00Z">
        <w:r w:rsidDel="008127E5">
          <w:rPr>
            <w:color w:val="231F20"/>
            <w:spacing w:val="11"/>
            <w:w w:val="102"/>
            <w:sz w:val="20"/>
          </w:rPr>
          <w:delText>總</w:delText>
        </w:r>
      </w:del>
      <w:r>
        <w:rPr>
          <w:color w:val="231F20"/>
          <w:spacing w:val="11"/>
          <w:w w:val="102"/>
          <w:sz w:val="20"/>
        </w:rPr>
        <w:t>數若低於五千</w:t>
      </w:r>
      <w:r>
        <w:rPr>
          <w:color w:val="231F20"/>
          <w:spacing w:val="1"/>
          <w:w w:val="102"/>
          <w:sz w:val="20"/>
        </w:rPr>
        <w:t>人，其可參與地區年議會之代表名額如下：正式會友人數在七十五位</w:t>
      </w:r>
      <w:r>
        <w:rPr>
          <w:color w:val="231F20"/>
          <w:w w:val="102"/>
          <w:sz w:val="20"/>
        </w:rPr>
        <w:t>或以下之地方教會或佈道所，得推選兩位信徒代表，每增加五十位正</w:t>
      </w:r>
      <w:r>
        <w:rPr>
          <w:color w:val="231F20"/>
          <w:spacing w:val="7"/>
          <w:w w:val="102"/>
          <w:sz w:val="20"/>
        </w:rPr>
        <w:t>式會友可增選一位信徒代表，以此類推</w:t>
      </w:r>
      <w:r>
        <w:rPr>
          <w:color w:val="231F20"/>
          <w:spacing w:val="-102"/>
          <w:w w:val="102"/>
          <w:sz w:val="20"/>
        </w:rPr>
        <w:t>。</w:t>
      </w:r>
      <w:r>
        <w:rPr>
          <w:color w:val="231F20"/>
          <w:spacing w:val="9"/>
          <w:w w:val="102"/>
          <w:sz w:val="20"/>
        </w:rPr>
        <w:t>（請見下表</w:t>
      </w:r>
      <w:r>
        <w:rPr>
          <w:color w:val="231F20"/>
          <w:spacing w:val="-102"/>
          <w:w w:val="102"/>
          <w:sz w:val="20"/>
        </w:rPr>
        <w:t>）</w:t>
      </w:r>
      <w:r>
        <w:rPr>
          <w:color w:val="231F20"/>
          <w:spacing w:val="-101"/>
          <w:w w:val="102"/>
          <w:sz w:val="20"/>
        </w:rPr>
        <w:t>。</w:t>
      </w:r>
      <w:r>
        <w:rPr>
          <w:rFonts w:ascii="Noto Sans TC" w:eastAsia="Noto Sans TC"/>
          <w:color w:val="231F20"/>
          <w:w w:val="102"/>
          <w:sz w:val="20"/>
        </w:rPr>
        <w:t>（24，115.14</w:t>
      </w:r>
    </w:p>
    <w:p w14:paraId="24CD29B3" w14:textId="77777777" w:rsidR="003345E9" w:rsidRDefault="007169A0">
      <w:pPr>
        <w:pStyle w:val="a3"/>
        <w:spacing w:line="315"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15"/>
        </w:rPr>
        <w:t>115.15，201）</w:t>
      </w:r>
    </w:p>
    <w:p w14:paraId="6DC575B1" w14:textId="77777777" w:rsidR="003345E9" w:rsidRDefault="007169A0">
      <w:pPr>
        <w:pStyle w:val="3"/>
        <w:tabs>
          <w:tab w:val="left" w:pos="2231"/>
        </w:tabs>
        <w:spacing w:line="320" w:lineRule="exact"/>
        <w:ind w:left="299"/>
      </w:pPr>
      <w:r>
        <w:rPr>
          <w:color w:val="231F20"/>
        </w:rPr>
        <w:t>正式會友人</w:t>
      </w:r>
      <w:r>
        <w:rPr>
          <w:color w:val="231F20"/>
          <w:spacing w:val="-10"/>
        </w:rPr>
        <w:t>數</w:t>
      </w:r>
      <w:r>
        <w:rPr>
          <w:color w:val="231F20"/>
        </w:rPr>
        <w:tab/>
        <w:t>代表人</w:t>
      </w:r>
      <w:r>
        <w:rPr>
          <w:color w:val="231F20"/>
          <w:spacing w:val="-10"/>
        </w:rPr>
        <w:t>數</w:t>
      </w:r>
    </w:p>
    <w:p w14:paraId="4B40F3F2" w14:textId="77777777" w:rsidR="003345E9" w:rsidRDefault="007169A0">
      <w:pPr>
        <w:pStyle w:val="a3"/>
        <w:tabs>
          <w:tab w:val="left" w:pos="2583"/>
        </w:tabs>
        <w:spacing w:line="320" w:lineRule="exact"/>
        <w:ind w:left="299"/>
      </w:pPr>
      <w:r>
        <w:rPr>
          <w:color w:val="231F20"/>
        </w:rPr>
        <w:t>0</w:t>
      </w:r>
      <w:r>
        <w:rPr>
          <w:color w:val="231F20"/>
          <w:spacing w:val="2"/>
        </w:rPr>
        <w:t xml:space="preserve"> </w:t>
      </w:r>
      <w:r>
        <w:rPr>
          <w:color w:val="231F20"/>
        </w:rPr>
        <w:t>～</w:t>
      </w:r>
      <w:r>
        <w:rPr>
          <w:color w:val="231F20"/>
          <w:spacing w:val="2"/>
        </w:rPr>
        <w:t xml:space="preserve"> </w:t>
      </w:r>
      <w:r>
        <w:rPr>
          <w:color w:val="231F20"/>
          <w:spacing w:val="-5"/>
        </w:rPr>
        <w:t>75</w:t>
      </w:r>
      <w:r>
        <w:rPr>
          <w:rFonts w:ascii="Times New Roman" w:eastAsia="Times New Roman"/>
          <w:color w:val="231F20"/>
        </w:rPr>
        <w:tab/>
      </w:r>
      <w:r>
        <w:rPr>
          <w:color w:val="231F20"/>
          <w:spacing w:val="-10"/>
        </w:rPr>
        <w:t>2</w:t>
      </w:r>
    </w:p>
    <w:p w14:paraId="15DB7371" w14:textId="77777777" w:rsidR="003345E9" w:rsidRDefault="007169A0">
      <w:pPr>
        <w:pStyle w:val="a3"/>
        <w:tabs>
          <w:tab w:val="left" w:pos="2583"/>
        </w:tabs>
        <w:spacing w:line="347" w:lineRule="exact"/>
        <w:ind w:left="299"/>
      </w:pPr>
      <w:r>
        <w:rPr>
          <w:color w:val="231F20"/>
        </w:rPr>
        <w:t>76</w:t>
      </w:r>
      <w:r>
        <w:rPr>
          <w:color w:val="231F20"/>
          <w:spacing w:val="3"/>
        </w:rPr>
        <w:t xml:space="preserve"> </w:t>
      </w:r>
      <w:r>
        <w:rPr>
          <w:color w:val="231F20"/>
        </w:rPr>
        <w:t>～</w:t>
      </w:r>
      <w:r>
        <w:rPr>
          <w:color w:val="231F20"/>
          <w:spacing w:val="3"/>
        </w:rPr>
        <w:t xml:space="preserve"> </w:t>
      </w:r>
      <w:r>
        <w:rPr>
          <w:color w:val="231F20"/>
          <w:spacing w:val="-5"/>
        </w:rPr>
        <w:t>125</w:t>
      </w:r>
      <w:r>
        <w:rPr>
          <w:color w:val="231F20"/>
        </w:rPr>
        <w:tab/>
      </w:r>
      <w:r>
        <w:rPr>
          <w:color w:val="231F20"/>
          <w:spacing w:val="-10"/>
        </w:rPr>
        <w:t>3</w:t>
      </w:r>
    </w:p>
    <w:p w14:paraId="1EE87871" w14:textId="77777777" w:rsidR="003345E9" w:rsidRDefault="003345E9">
      <w:pPr>
        <w:pStyle w:val="a3"/>
        <w:spacing w:line="347" w:lineRule="exact"/>
        <w:sectPr w:rsidR="003345E9">
          <w:pgSz w:w="8640" w:h="12960"/>
          <w:pgMar w:top="1040" w:right="1080" w:bottom="1180" w:left="1080" w:header="0" w:footer="997" w:gutter="0"/>
          <w:cols w:space="720"/>
        </w:sectPr>
      </w:pPr>
    </w:p>
    <w:p w14:paraId="576137FA"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7AD631D" w14:textId="77777777" w:rsidR="003345E9" w:rsidRDefault="007169A0">
      <w:pPr>
        <w:pStyle w:val="a3"/>
        <w:tabs>
          <w:tab w:val="left" w:pos="2583"/>
        </w:tabs>
        <w:spacing w:before="201" w:line="347" w:lineRule="exact"/>
        <w:ind w:left="299"/>
      </w:pPr>
      <w:r>
        <w:rPr>
          <w:color w:val="231F20"/>
        </w:rPr>
        <w:t>126</w:t>
      </w:r>
      <w:r>
        <w:rPr>
          <w:color w:val="231F20"/>
          <w:spacing w:val="4"/>
        </w:rPr>
        <w:t xml:space="preserve"> </w:t>
      </w:r>
      <w:r>
        <w:rPr>
          <w:color w:val="231F20"/>
        </w:rPr>
        <w:t>～</w:t>
      </w:r>
      <w:r>
        <w:rPr>
          <w:color w:val="231F20"/>
          <w:spacing w:val="4"/>
        </w:rPr>
        <w:t xml:space="preserve"> </w:t>
      </w:r>
      <w:r>
        <w:rPr>
          <w:color w:val="231F20"/>
          <w:spacing w:val="-5"/>
        </w:rPr>
        <w:t>175</w:t>
      </w:r>
      <w:r>
        <w:rPr>
          <w:color w:val="231F20"/>
        </w:rPr>
        <w:tab/>
      </w:r>
      <w:r>
        <w:rPr>
          <w:color w:val="231F20"/>
          <w:spacing w:val="-10"/>
        </w:rPr>
        <w:t>4</w:t>
      </w:r>
    </w:p>
    <w:p w14:paraId="61C01B96" w14:textId="77777777" w:rsidR="003345E9" w:rsidRDefault="007169A0">
      <w:pPr>
        <w:pStyle w:val="a3"/>
        <w:tabs>
          <w:tab w:val="left" w:pos="2583"/>
        </w:tabs>
        <w:spacing w:line="320" w:lineRule="exact"/>
        <w:ind w:left="299"/>
      </w:pPr>
      <w:r>
        <w:rPr>
          <w:color w:val="231F20"/>
        </w:rPr>
        <w:t>176</w:t>
      </w:r>
      <w:r>
        <w:rPr>
          <w:color w:val="231F20"/>
          <w:spacing w:val="4"/>
        </w:rPr>
        <w:t xml:space="preserve"> </w:t>
      </w:r>
      <w:r>
        <w:rPr>
          <w:color w:val="231F20"/>
        </w:rPr>
        <w:t>～</w:t>
      </w:r>
      <w:r>
        <w:rPr>
          <w:color w:val="231F20"/>
          <w:spacing w:val="4"/>
        </w:rPr>
        <w:t xml:space="preserve"> </w:t>
      </w:r>
      <w:r>
        <w:rPr>
          <w:color w:val="231F20"/>
          <w:spacing w:val="-5"/>
        </w:rPr>
        <w:t>225</w:t>
      </w:r>
      <w:r>
        <w:rPr>
          <w:color w:val="231F20"/>
        </w:rPr>
        <w:tab/>
      </w:r>
      <w:r>
        <w:rPr>
          <w:color w:val="231F20"/>
          <w:spacing w:val="-10"/>
        </w:rPr>
        <w:t>5</w:t>
      </w:r>
    </w:p>
    <w:p w14:paraId="21EF3158" w14:textId="77777777" w:rsidR="003345E9" w:rsidRDefault="007169A0">
      <w:pPr>
        <w:pStyle w:val="a3"/>
        <w:tabs>
          <w:tab w:val="left" w:pos="2583"/>
        </w:tabs>
        <w:spacing w:line="320" w:lineRule="exact"/>
        <w:ind w:left="299"/>
      </w:pPr>
      <w:r>
        <w:rPr>
          <w:color w:val="231F20"/>
        </w:rPr>
        <w:t>226</w:t>
      </w:r>
      <w:r>
        <w:rPr>
          <w:color w:val="231F20"/>
          <w:spacing w:val="4"/>
        </w:rPr>
        <w:t xml:space="preserve"> </w:t>
      </w:r>
      <w:r>
        <w:rPr>
          <w:color w:val="231F20"/>
        </w:rPr>
        <w:t>～</w:t>
      </w:r>
      <w:r>
        <w:rPr>
          <w:color w:val="231F20"/>
          <w:spacing w:val="4"/>
        </w:rPr>
        <w:t xml:space="preserve"> </w:t>
      </w:r>
      <w:r>
        <w:rPr>
          <w:color w:val="231F20"/>
          <w:spacing w:val="-5"/>
        </w:rPr>
        <w:t>275</w:t>
      </w:r>
      <w:r>
        <w:rPr>
          <w:color w:val="231F20"/>
        </w:rPr>
        <w:tab/>
      </w:r>
      <w:r>
        <w:rPr>
          <w:color w:val="231F20"/>
          <w:spacing w:val="-10"/>
        </w:rPr>
        <w:t>6</w:t>
      </w:r>
    </w:p>
    <w:p w14:paraId="7044CD5D" w14:textId="77777777" w:rsidR="003345E9" w:rsidRDefault="007169A0">
      <w:pPr>
        <w:pStyle w:val="a3"/>
        <w:tabs>
          <w:tab w:val="left" w:pos="2583"/>
        </w:tabs>
        <w:spacing w:line="320" w:lineRule="exact"/>
        <w:ind w:left="299"/>
      </w:pPr>
      <w:r>
        <w:rPr>
          <w:color w:val="231F20"/>
        </w:rPr>
        <w:t>276</w:t>
      </w:r>
      <w:r>
        <w:rPr>
          <w:color w:val="231F20"/>
          <w:spacing w:val="4"/>
        </w:rPr>
        <w:t xml:space="preserve"> </w:t>
      </w:r>
      <w:r>
        <w:rPr>
          <w:color w:val="231F20"/>
        </w:rPr>
        <w:t>～</w:t>
      </w:r>
      <w:r>
        <w:rPr>
          <w:color w:val="231F20"/>
          <w:spacing w:val="4"/>
        </w:rPr>
        <w:t xml:space="preserve"> </w:t>
      </w:r>
      <w:r>
        <w:rPr>
          <w:color w:val="231F20"/>
          <w:spacing w:val="-5"/>
        </w:rPr>
        <w:t>325</w:t>
      </w:r>
      <w:r>
        <w:rPr>
          <w:color w:val="231F20"/>
        </w:rPr>
        <w:tab/>
      </w:r>
      <w:r>
        <w:rPr>
          <w:color w:val="231F20"/>
          <w:spacing w:val="-10"/>
        </w:rPr>
        <w:t>7</w:t>
      </w:r>
    </w:p>
    <w:p w14:paraId="1A87652B" w14:textId="77777777" w:rsidR="003345E9" w:rsidRDefault="007169A0">
      <w:pPr>
        <w:pStyle w:val="a3"/>
        <w:tabs>
          <w:tab w:val="left" w:pos="2583"/>
        </w:tabs>
        <w:spacing w:line="320" w:lineRule="exact"/>
        <w:ind w:left="299"/>
      </w:pPr>
      <w:r>
        <w:rPr>
          <w:color w:val="231F20"/>
        </w:rPr>
        <w:t>326</w:t>
      </w:r>
      <w:r>
        <w:rPr>
          <w:color w:val="231F20"/>
          <w:spacing w:val="4"/>
        </w:rPr>
        <w:t xml:space="preserve"> </w:t>
      </w:r>
      <w:r>
        <w:rPr>
          <w:color w:val="231F20"/>
        </w:rPr>
        <w:t>～</w:t>
      </w:r>
      <w:r>
        <w:rPr>
          <w:color w:val="231F20"/>
          <w:spacing w:val="4"/>
        </w:rPr>
        <w:t xml:space="preserve"> </w:t>
      </w:r>
      <w:r>
        <w:rPr>
          <w:color w:val="231F20"/>
          <w:spacing w:val="-5"/>
        </w:rPr>
        <w:t>375</w:t>
      </w:r>
      <w:r>
        <w:rPr>
          <w:color w:val="231F20"/>
        </w:rPr>
        <w:tab/>
      </w:r>
      <w:r>
        <w:rPr>
          <w:color w:val="231F20"/>
          <w:spacing w:val="-10"/>
        </w:rPr>
        <w:t>8</w:t>
      </w:r>
    </w:p>
    <w:p w14:paraId="5740EA2D" w14:textId="77777777" w:rsidR="003345E9" w:rsidRDefault="007169A0">
      <w:pPr>
        <w:pStyle w:val="a3"/>
        <w:tabs>
          <w:tab w:val="left" w:pos="2582"/>
        </w:tabs>
        <w:spacing w:line="320" w:lineRule="exact"/>
        <w:ind w:left="299"/>
      </w:pPr>
      <w:r>
        <w:rPr>
          <w:color w:val="231F20"/>
        </w:rPr>
        <w:t>376</w:t>
      </w:r>
      <w:r>
        <w:rPr>
          <w:color w:val="231F20"/>
          <w:spacing w:val="4"/>
        </w:rPr>
        <w:t xml:space="preserve"> </w:t>
      </w:r>
      <w:r>
        <w:rPr>
          <w:color w:val="231F20"/>
        </w:rPr>
        <w:t>～</w:t>
      </w:r>
      <w:r>
        <w:rPr>
          <w:color w:val="231F20"/>
          <w:spacing w:val="4"/>
        </w:rPr>
        <w:t xml:space="preserve"> </w:t>
      </w:r>
      <w:r>
        <w:rPr>
          <w:color w:val="231F20"/>
          <w:spacing w:val="-5"/>
        </w:rPr>
        <w:t>425</w:t>
      </w:r>
      <w:r>
        <w:rPr>
          <w:color w:val="231F20"/>
        </w:rPr>
        <w:tab/>
      </w:r>
      <w:r>
        <w:rPr>
          <w:color w:val="231F20"/>
          <w:spacing w:val="-10"/>
        </w:rPr>
        <w:t>9</w:t>
      </w:r>
    </w:p>
    <w:p w14:paraId="7064AC18" w14:textId="77777777" w:rsidR="003345E9" w:rsidRDefault="007169A0">
      <w:pPr>
        <w:pStyle w:val="a3"/>
        <w:tabs>
          <w:tab w:val="left" w:pos="2535"/>
        </w:tabs>
        <w:spacing w:line="320" w:lineRule="exact"/>
        <w:ind w:left="299"/>
      </w:pPr>
      <w:r>
        <w:rPr>
          <w:color w:val="231F20"/>
        </w:rPr>
        <w:t>426</w:t>
      </w:r>
      <w:r>
        <w:rPr>
          <w:color w:val="231F20"/>
          <w:spacing w:val="4"/>
        </w:rPr>
        <w:t xml:space="preserve"> </w:t>
      </w:r>
      <w:r>
        <w:rPr>
          <w:color w:val="231F20"/>
        </w:rPr>
        <w:t>～</w:t>
      </w:r>
      <w:r>
        <w:rPr>
          <w:color w:val="231F20"/>
          <w:spacing w:val="4"/>
        </w:rPr>
        <w:t xml:space="preserve"> </w:t>
      </w:r>
      <w:r>
        <w:rPr>
          <w:color w:val="231F20"/>
          <w:spacing w:val="-5"/>
        </w:rPr>
        <w:t>475</w:t>
      </w:r>
      <w:r>
        <w:rPr>
          <w:color w:val="231F20"/>
        </w:rPr>
        <w:tab/>
      </w:r>
      <w:r>
        <w:rPr>
          <w:color w:val="231F20"/>
          <w:spacing w:val="-5"/>
        </w:rPr>
        <w:t>10</w:t>
      </w:r>
    </w:p>
    <w:p w14:paraId="612AF633" w14:textId="77777777" w:rsidR="003345E9" w:rsidRDefault="007169A0">
      <w:pPr>
        <w:pStyle w:val="a3"/>
        <w:spacing w:line="319" w:lineRule="exact"/>
        <w:ind w:left="18"/>
      </w:pPr>
      <w:r>
        <w:rPr>
          <w:color w:val="231F20"/>
        </w:rPr>
        <w:t>（正式會友超過四百七十五名，每五十人增加一名信徒代表</w:t>
      </w:r>
      <w:r>
        <w:rPr>
          <w:color w:val="231F20"/>
          <w:spacing w:val="-10"/>
        </w:rPr>
        <w:t>）</w:t>
      </w:r>
    </w:p>
    <w:p w14:paraId="4833E881" w14:textId="650BD74E" w:rsidR="003345E9" w:rsidRDefault="007169A0">
      <w:pPr>
        <w:pStyle w:val="a5"/>
        <w:numPr>
          <w:ilvl w:val="1"/>
          <w:numId w:val="25"/>
        </w:numPr>
        <w:tabs>
          <w:tab w:val="left" w:pos="1195"/>
        </w:tabs>
        <w:spacing w:before="11" w:line="204" w:lineRule="auto"/>
        <w:ind w:left="120" w:right="16" w:firstLine="408"/>
        <w:jc w:val="both"/>
        <w:rPr>
          <w:rFonts w:ascii="Noto Sans TC" w:eastAsia="Noto Sans TC"/>
          <w:sz w:val="20"/>
        </w:rPr>
      </w:pPr>
      <w:r>
        <w:rPr>
          <w:color w:val="231F20"/>
          <w:spacing w:val="11"/>
          <w:w w:val="102"/>
          <w:sz w:val="20"/>
        </w:rPr>
        <w:t>地區中</w:t>
      </w:r>
      <w:del w:id="165" w:author="成英 李" w:date="2025-06-30T12:07:00Z">
        <w:r w:rsidDel="004B6109">
          <w:rPr>
            <w:color w:val="231F20"/>
            <w:spacing w:val="11"/>
            <w:w w:val="102"/>
            <w:sz w:val="20"/>
          </w:rPr>
          <w:delText>所有</w:delText>
        </w:r>
      </w:del>
      <w:r>
        <w:rPr>
          <w:color w:val="231F20"/>
          <w:spacing w:val="11"/>
          <w:w w:val="102"/>
          <w:sz w:val="20"/>
        </w:rPr>
        <w:t>地方教會和佈道所正式會友</w:t>
      </w:r>
      <w:ins w:id="166" w:author="成英 李" w:date="2025-06-30T12:07:00Z">
        <w:r w:rsidR="004B6109">
          <w:rPr>
            <w:rFonts w:hint="eastAsia"/>
            <w:color w:val="231F20"/>
            <w:spacing w:val="11"/>
            <w:w w:val="102"/>
            <w:sz w:val="20"/>
          </w:rPr>
          <w:t>人</w:t>
        </w:r>
      </w:ins>
      <w:del w:id="167" w:author="成英 李" w:date="2025-06-30T12:07:00Z">
        <w:r w:rsidDel="004B6109">
          <w:rPr>
            <w:color w:val="231F20"/>
            <w:spacing w:val="11"/>
            <w:w w:val="102"/>
            <w:sz w:val="20"/>
          </w:rPr>
          <w:delText>總</w:delText>
        </w:r>
      </w:del>
      <w:r>
        <w:rPr>
          <w:color w:val="231F20"/>
          <w:spacing w:val="11"/>
          <w:w w:val="102"/>
          <w:sz w:val="20"/>
        </w:rPr>
        <w:t>數若達五千或</w:t>
      </w:r>
      <w:r>
        <w:rPr>
          <w:color w:val="231F20"/>
          <w:spacing w:val="2"/>
          <w:w w:val="102"/>
          <w:sz w:val="20"/>
        </w:rPr>
        <w:t>五千人以上，其可參加地區年議會之代表名額如下：正式會友</w:t>
      </w:r>
      <w:del w:id="168" w:author="成英 李" w:date="2025-06-30T12:08:00Z">
        <w:r w:rsidDel="004B6109">
          <w:rPr>
            <w:rFonts w:hint="eastAsia"/>
            <w:color w:val="231F20"/>
            <w:spacing w:val="2"/>
            <w:w w:val="102"/>
            <w:sz w:val="20"/>
          </w:rPr>
          <w:delText>達到或</w:delText>
        </w:r>
        <w:r w:rsidDel="004B6109">
          <w:rPr>
            <w:rFonts w:hint="eastAsia"/>
            <w:color w:val="231F20"/>
            <w:w w:val="102"/>
            <w:sz w:val="20"/>
          </w:rPr>
          <w:delText>未達</w:delText>
        </w:r>
      </w:del>
      <w:ins w:id="169" w:author="成英 李" w:date="2025-06-30T12:08:00Z">
        <w:r w:rsidR="004B6109">
          <w:rPr>
            <w:rFonts w:hint="eastAsia"/>
            <w:color w:val="231F20"/>
            <w:spacing w:val="2"/>
            <w:w w:val="102"/>
            <w:sz w:val="20"/>
          </w:rPr>
          <w:t>在</w:t>
        </w:r>
      </w:ins>
      <w:r>
        <w:rPr>
          <w:color w:val="231F20"/>
          <w:w w:val="102"/>
          <w:sz w:val="20"/>
        </w:rPr>
        <w:t>七十五位</w:t>
      </w:r>
      <w:ins w:id="170" w:author="成英 李" w:date="2025-06-30T12:08:00Z">
        <w:r w:rsidR="004B6109">
          <w:rPr>
            <w:rFonts w:hint="eastAsia"/>
            <w:color w:val="231F20"/>
            <w:w w:val="102"/>
            <w:sz w:val="20"/>
          </w:rPr>
          <w:t>或以下</w:t>
        </w:r>
      </w:ins>
      <w:r>
        <w:rPr>
          <w:color w:val="231F20"/>
          <w:w w:val="102"/>
          <w:sz w:val="20"/>
        </w:rPr>
        <w:t>之地方教會或佈道所，得推選一位信徒代表</w:t>
      </w:r>
      <w:del w:id="171" w:author="成英 李" w:date="2025-06-30T12:08:00Z">
        <w:r w:rsidDel="004B6109">
          <w:rPr>
            <w:color w:val="231F20"/>
            <w:w w:val="102"/>
            <w:sz w:val="20"/>
          </w:rPr>
          <w:delText>參加</w:delText>
        </w:r>
      </w:del>
      <w:r>
        <w:rPr>
          <w:color w:val="231F20"/>
          <w:w w:val="102"/>
          <w:sz w:val="20"/>
        </w:rPr>
        <w:t>，每增</w:t>
      </w:r>
      <w:r>
        <w:rPr>
          <w:color w:val="231F20"/>
          <w:spacing w:val="-15"/>
          <w:w w:val="102"/>
          <w:sz w:val="20"/>
        </w:rPr>
        <w:t>加五十位正式會友，可增選一位信徒代表，以此類推</w:t>
      </w:r>
      <w:r>
        <w:rPr>
          <w:color w:val="231F20"/>
          <w:w w:val="102"/>
          <w:sz w:val="20"/>
        </w:rPr>
        <w:t>（請見下表</w:t>
      </w:r>
      <w:r>
        <w:rPr>
          <w:color w:val="231F20"/>
          <w:spacing w:val="-102"/>
          <w:w w:val="102"/>
          <w:sz w:val="20"/>
        </w:rPr>
        <w:t>）</w:t>
      </w:r>
      <w:r>
        <w:rPr>
          <w:color w:val="231F20"/>
          <w:spacing w:val="-103"/>
          <w:w w:val="102"/>
          <w:sz w:val="20"/>
        </w:rPr>
        <w:t>。</w:t>
      </w:r>
      <w:r>
        <w:rPr>
          <w:rFonts w:ascii="Noto Sans TC" w:eastAsia="Noto Sans TC"/>
          <w:color w:val="231F20"/>
          <w:spacing w:val="-5"/>
          <w:w w:val="102"/>
          <w:sz w:val="20"/>
        </w:rPr>
        <w:t>（24，</w:t>
      </w:r>
    </w:p>
    <w:p w14:paraId="0A6B7EE0" w14:textId="77777777" w:rsidR="003345E9" w:rsidRDefault="007169A0">
      <w:pPr>
        <w:pStyle w:val="a3"/>
        <w:spacing w:line="342" w:lineRule="exact"/>
        <w:rPr>
          <w:rFonts w:ascii="Noto Sans TC" w:eastAsia="Noto Sans TC"/>
        </w:rPr>
      </w:pPr>
      <w:r>
        <w:rPr>
          <w:rFonts w:ascii="Noto Sans TC" w:eastAsia="Noto Sans TC"/>
          <w:color w:val="231F20"/>
        </w:rPr>
        <w:t>115.14</w:t>
      </w:r>
      <w:r>
        <w:rPr>
          <w:rFonts w:ascii="Noto Sans TC" w:eastAsia="Noto Sans TC"/>
          <w:color w:val="231F20"/>
          <w:spacing w:val="14"/>
        </w:rPr>
        <w:t xml:space="preserve"> </w:t>
      </w:r>
      <w:r>
        <w:rPr>
          <w:rFonts w:ascii="Noto Sans TC" w:eastAsia="Noto Sans TC"/>
          <w:color w:val="231F20"/>
        </w:rPr>
        <w:t>～</w:t>
      </w:r>
      <w:r>
        <w:rPr>
          <w:rFonts w:ascii="Noto Sans TC" w:eastAsia="Noto Sans TC"/>
          <w:color w:val="231F20"/>
          <w:spacing w:val="14"/>
        </w:rPr>
        <w:t xml:space="preserve"> </w:t>
      </w:r>
      <w:r>
        <w:rPr>
          <w:rFonts w:ascii="Noto Sans TC" w:eastAsia="Noto Sans TC"/>
          <w:color w:val="231F20"/>
          <w:spacing w:val="-2"/>
        </w:rPr>
        <w:t>115.15，201）</w:t>
      </w:r>
    </w:p>
    <w:tbl>
      <w:tblPr>
        <w:tblW w:w="0" w:type="auto"/>
        <w:tblInd w:w="257" w:type="dxa"/>
        <w:tblLayout w:type="fixed"/>
        <w:tblCellMar>
          <w:left w:w="0" w:type="dxa"/>
          <w:right w:w="0" w:type="dxa"/>
        </w:tblCellMar>
        <w:tblLook w:val="01E0" w:firstRow="1" w:lastRow="1" w:firstColumn="1" w:lastColumn="1" w:noHBand="0" w:noVBand="0"/>
      </w:tblPr>
      <w:tblGrid>
        <w:gridCol w:w="1628"/>
        <w:gridCol w:w="1220"/>
      </w:tblGrid>
      <w:tr w:rsidR="003345E9" w14:paraId="2CDD5338" w14:textId="77777777">
        <w:trPr>
          <w:trHeight w:val="306"/>
        </w:trPr>
        <w:tc>
          <w:tcPr>
            <w:tcW w:w="1628" w:type="dxa"/>
          </w:tcPr>
          <w:p w14:paraId="58EEFAF7" w14:textId="77777777" w:rsidR="003345E9" w:rsidRDefault="007169A0">
            <w:pPr>
              <w:pStyle w:val="TableParagraph"/>
              <w:spacing w:line="277" w:lineRule="exact"/>
              <w:jc w:val="left"/>
              <w:rPr>
                <w:b/>
                <w:sz w:val="20"/>
              </w:rPr>
            </w:pPr>
            <w:r>
              <w:rPr>
                <w:b/>
                <w:color w:val="231F20"/>
                <w:spacing w:val="-2"/>
                <w:sz w:val="20"/>
              </w:rPr>
              <w:t>正式會友人數</w:t>
            </w:r>
          </w:p>
        </w:tc>
        <w:tc>
          <w:tcPr>
            <w:tcW w:w="1220" w:type="dxa"/>
          </w:tcPr>
          <w:p w14:paraId="631EBA48" w14:textId="77777777" w:rsidR="003345E9" w:rsidRDefault="007169A0">
            <w:pPr>
              <w:pStyle w:val="TableParagraph"/>
              <w:spacing w:line="277" w:lineRule="exact"/>
              <w:ind w:left="304"/>
              <w:rPr>
                <w:b/>
                <w:sz w:val="20"/>
              </w:rPr>
            </w:pPr>
            <w:r>
              <w:rPr>
                <w:b/>
                <w:color w:val="231F20"/>
                <w:spacing w:val="-3"/>
                <w:sz w:val="20"/>
              </w:rPr>
              <w:t>代表人數</w:t>
            </w:r>
          </w:p>
        </w:tc>
      </w:tr>
      <w:tr w:rsidR="003345E9" w14:paraId="041DB0AA" w14:textId="77777777">
        <w:trPr>
          <w:trHeight w:val="320"/>
        </w:trPr>
        <w:tc>
          <w:tcPr>
            <w:tcW w:w="1628" w:type="dxa"/>
          </w:tcPr>
          <w:p w14:paraId="41CE56DF" w14:textId="77777777" w:rsidR="003345E9" w:rsidRDefault="007169A0">
            <w:pPr>
              <w:pStyle w:val="TableParagraph"/>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5"/>
                <w:sz w:val="20"/>
              </w:rPr>
              <w:t>75</w:t>
            </w:r>
          </w:p>
        </w:tc>
        <w:tc>
          <w:tcPr>
            <w:tcW w:w="1220" w:type="dxa"/>
          </w:tcPr>
          <w:p w14:paraId="23E78673" w14:textId="147EFF38" w:rsidR="003345E9" w:rsidRPr="004B6109" w:rsidRDefault="004B6109">
            <w:pPr>
              <w:pStyle w:val="TableParagraph"/>
              <w:ind w:left="304"/>
              <w:rPr>
                <w:color w:val="231F20"/>
                <w:spacing w:val="-10"/>
                <w:sz w:val="20"/>
                <w:rPrChange w:id="172" w:author="成英 李" w:date="2025-06-30T12:09:00Z">
                  <w:rPr>
                    <w:sz w:val="20"/>
                  </w:rPr>
                </w:rPrChange>
              </w:rPr>
            </w:pPr>
            <w:ins w:id="173" w:author="成英 李" w:date="2025-06-30T12:09:00Z">
              <w:r>
                <w:rPr>
                  <w:color w:val="231F20"/>
                  <w:spacing w:val="-10"/>
                  <w:sz w:val="20"/>
                </w:rPr>
                <w:t>1</w:t>
              </w:r>
            </w:ins>
            <w:del w:id="174" w:author="成英 李" w:date="2025-06-30T12:09:00Z">
              <w:r w:rsidR="007169A0" w:rsidDel="004B6109">
                <w:rPr>
                  <w:color w:val="231F20"/>
                  <w:spacing w:val="-10"/>
                  <w:sz w:val="20"/>
                </w:rPr>
                <w:delText>2</w:delText>
              </w:r>
            </w:del>
          </w:p>
        </w:tc>
      </w:tr>
      <w:tr w:rsidR="003345E9" w14:paraId="0C643A64" w14:textId="77777777">
        <w:trPr>
          <w:trHeight w:val="320"/>
        </w:trPr>
        <w:tc>
          <w:tcPr>
            <w:tcW w:w="1628" w:type="dxa"/>
          </w:tcPr>
          <w:p w14:paraId="020F16CB" w14:textId="77777777" w:rsidR="003345E9" w:rsidRDefault="007169A0">
            <w:pPr>
              <w:pStyle w:val="TableParagraph"/>
              <w:jc w:val="left"/>
              <w:rPr>
                <w:sz w:val="20"/>
              </w:rPr>
            </w:pPr>
            <w:r>
              <w:rPr>
                <w:color w:val="231F20"/>
                <w:sz w:val="20"/>
              </w:rPr>
              <w:t>76</w:t>
            </w:r>
            <w:r>
              <w:rPr>
                <w:color w:val="231F20"/>
                <w:spacing w:val="3"/>
                <w:sz w:val="20"/>
              </w:rPr>
              <w:t xml:space="preserve"> </w:t>
            </w:r>
            <w:r>
              <w:rPr>
                <w:color w:val="231F20"/>
                <w:sz w:val="20"/>
              </w:rPr>
              <w:t>～</w:t>
            </w:r>
            <w:r>
              <w:rPr>
                <w:color w:val="231F20"/>
                <w:spacing w:val="3"/>
                <w:sz w:val="20"/>
              </w:rPr>
              <w:t xml:space="preserve"> </w:t>
            </w:r>
            <w:r>
              <w:rPr>
                <w:color w:val="231F20"/>
                <w:spacing w:val="-5"/>
                <w:sz w:val="20"/>
              </w:rPr>
              <w:t>125</w:t>
            </w:r>
          </w:p>
        </w:tc>
        <w:tc>
          <w:tcPr>
            <w:tcW w:w="1220" w:type="dxa"/>
          </w:tcPr>
          <w:p w14:paraId="17EA2398" w14:textId="333BD0A3" w:rsidR="003345E9" w:rsidRDefault="004B6109">
            <w:pPr>
              <w:pStyle w:val="TableParagraph"/>
              <w:ind w:left="304" w:right="1"/>
              <w:rPr>
                <w:sz w:val="20"/>
              </w:rPr>
            </w:pPr>
            <w:ins w:id="175" w:author="成英 李" w:date="2025-06-30T12:10:00Z">
              <w:r>
                <w:rPr>
                  <w:color w:val="231F20"/>
                  <w:spacing w:val="-10"/>
                  <w:sz w:val="20"/>
                </w:rPr>
                <w:t>2</w:t>
              </w:r>
            </w:ins>
            <w:del w:id="176" w:author="成英 李" w:date="2025-06-30T12:10:00Z">
              <w:r w:rsidR="007169A0" w:rsidDel="004B6109">
                <w:rPr>
                  <w:color w:val="231F20"/>
                  <w:spacing w:val="-10"/>
                  <w:sz w:val="20"/>
                </w:rPr>
                <w:delText>3</w:delText>
              </w:r>
            </w:del>
          </w:p>
        </w:tc>
      </w:tr>
      <w:tr w:rsidR="003345E9" w14:paraId="65B09807" w14:textId="77777777">
        <w:trPr>
          <w:trHeight w:val="320"/>
        </w:trPr>
        <w:tc>
          <w:tcPr>
            <w:tcW w:w="1628" w:type="dxa"/>
          </w:tcPr>
          <w:p w14:paraId="7C20D355" w14:textId="77777777" w:rsidR="003345E9" w:rsidRDefault="007169A0">
            <w:pPr>
              <w:pStyle w:val="TableParagraph"/>
              <w:jc w:val="left"/>
              <w:rPr>
                <w:sz w:val="20"/>
              </w:rPr>
            </w:pPr>
            <w:r>
              <w:rPr>
                <w:color w:val="231F20"/>
                <w:sz w:val="20"/>
              </w:rPr>
              <w:t>126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175</w:t>
            </w:r>
          </w:p>
        </w:tc>
        <w:tc>
          <w:tcPr>
            <w:tcW w:w="1220" w:type="dxa"/>
          </w:tcPr>
          <w:p w14:paraId="12586F40" w14:textId="19E19359" w:rsidR="003345E9" w:rsidRDefault="004B6109">
            <w:pPr>
              <w:pStyle w:val="TableParagraph"/>
              <w:ind w:left="304" w:right="1"/>
              <w:rPr>
                <w:sz w:val="20"/>
              </w:rPr>
            </w:pPr>
            <w:ins w:id="177" w:author="成英 李" w:date="2025-06-30T12:10:00Z">
              <w:r>
                <w:rPr>
                  <w:color w:val="231F20"/>
                  <w:spacing w:val="-10"/>
                  <w:sz w:val="20"/>
                </w:rPr>
                <w:t>3</w:t>
              </w:r>
            </w:ins>
            <w:del w:id="178" w:author="成英 李" w:date="2025-06-30T12:10:00Z">
              <w:r w:rsidR="007169A0" w:rsidDel="004B6109">
                <w:rPr>
                  <w:color w:val="231F20"/>
                  <w:spacing w:val="-10"/>
                  <w:sz w:val="20"/>
                </w:rPr>
                <w:delText>4</w:delText>
              </w:r>
            </w:del>
          </w:p>
        </w:tc>
      </w:tr>
      <w:tr w:rsidR="003345E9" w14:paraId="0B7FD0D4" w14:textId="77777777">
        <w:trPr>
          <w:trHeight w:val="320"/>
        </w:trPr>
        <w:tc>
          <w:tcPr>
            <w:tcW w:w="1628" w:type="dxa"/>
          </w:tcPr>
          <w:p w14:paraId="42C54412" w14:textId="77777777" w:rsidR="003345E9" w:rsidRDefault="007169A0">
            <w:pPr>
              <w:pStyle w:val="TableParagraph"/>
              <w:jc w:val="left"/>
              <w:rPr>
                <w:sz w:val="20"/>
              </w:rPr>
            </w:pPr>
            <w:r>
              <w:rPr>
                <w:color w:val="231F20"/>
                <w:sz w:val="20"/>
              </w:rPr>
              <w:t>176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225</w:t>
            </w:r>
          </w:p>
        </w:tc>
        <w:tc>
          <w:tcPr>
            <w:tcW w:w="1220" w:type="dxa"/>
          </w:tcPr>
          <w:p w14:paraId="24D14639" w14:textId="5B245332" w:rsidR="003345E9" w:rsidRDefault="004B6109">
            <w:pPr>
              <w:pStyle w:val="TableParagraph"/>
              <w:ind w:left="304"/>
              <w:rPr>
                <w:sz w:val="20"/>
              </w:rPr>
            </w:pPr>
            <w:ins w:id="179" w:author="成英 李" w:date="2025-06-30T12:10:00Z">
              <w:r>
                <w:rPr>
                  <w:color w:val="231F20"/>
                  <w:spacing w:val="-10"/>
                  <w:sz w:val="20"/>
                </w:rPr>
                <w:t>4</w:t>
              </w:r>
            </w:ins>
            <w:del w:id="180" w:author="成英 李" w:date="2025-06-30T12:10:00Z">
              <w:r w:rsidR="007169A0" w:rsidDel="004B6109">
                <w:rPr>
                  <w:color w:val="231F20"/>
                  <w:spacing w:val="-10"/>
                  <w:sz w:val="20"/>
                </w:rPr>
                <w:delText>5</w:delText>
              </w:r>
            </w:del>
          </w:p>
        </w:tc>
      </w:tr>
      <w:tr w:rsidR="003345E9" w14:paraId="39B283AC" w14:textId="77777777">
        <w:trPr>
          <w:trHeight w:val="320"/>
        </w:trPr>
        <w:tc>
          <w:tcPr>
            <w:tcW w:w="1628" w:type="dxa"/>
          </w:tcPr>
          <w:p w14:paraId="417AF982" w14:textId="77777777" w:rsidR="003345E9" w:rsidRDefault="007169A0">
            <w:pPr>
              <w:pStyle w:val="TableParagraph"/>
              <w:jc w:val="left"/>
              <w:rPr>
                <w:sz w:val="20"/>
              </w:rPr>
            </w:pPr>
            <w:r>
              <w:rPr>
                <w:color w:val="231F20"/>
                <w:sz w:val="20"/>
              </w:rPr>
              <w:t>226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275</w:t>
            </w:r>
          </w:p>
        </w:tc>
        <w:tc>
          <w:tcPr>
            <w:tcW w:w="1220" w:type="dxa"/>
          </w:tcPr>
          <w:p w14:paraId="25C2B550" w14:textId="0ACF4F04" w:rsidR="003345E9" w:rsidRDefault="004B6109">
            <w:pPr>
              <w:pStyle w:val="TableParagraph"/>
              <w:ind w:left="304"/>
              <w:rPr>
                <w:sz w:val="20"/>
              </w:rPr>
            </w:pPr>
            <w:ins w:id="181" w:author="成英 李" w:date="2025-06-30T12:10:00Z">
              <w:r>
                <w:rPr>
                  <w:color w:val="231F20"/>
                  <w:spacing w:val="-10"/>
                  <w:sz w:val="20"/>
                </w:rPr>
                <w:t>5</w:t>
              </w:r>
            </w:ins>
            <w:del w:id="182" w:author="成英 李" w:date="2025-06-30T12:10:00Z">
              <w:r w:rsidR="007169A0" w:rsidDel="004B6109">
                <w:rPr>
                  <w:color w:val="231F20"/>
                  <w:spacing w:val="-10"/>
                  <w:sz w:val="20"/>
                </w:rPr>
                <w:delText>6</w:delText>
              </w:r>
            </w:del>
          </w:p>
        </w:tc>
      </w:tr>
      <w:tr w:rsidR="003345E9" w14:paraId="0A3F145E" w14:textId="77777777">
        <w:trPr>
          <w:trHeight w:val="320"/>
        </w:trPr>
        <w:tc>
          <w:tcPr>
            <w:tcW w:w="1628" w:type="dxa"/>
          </w:tcPr>
          <w:p w14:paraId="10722D83" w14:textId="77777777" w:rsidR="003345E9" w:rsidRDefault="007169A0">
            <w:pPr>
              <w:pStyle w:val="TableParagraph"/>
              <w:jc w:val="left"/>
              <w:rPr>
                <w:sz w:val="20"/>
              </w:rPr>
            </w:pPr>
            <w:r>
              <w:rPr>
                <w:color w:val="231F20"/>
                <w:sz w:val="20"/>
              </w:rPr>
              <w:t>276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325</w:t>
            </w:r>
          </w:p>
        </w:tc>
        <w:tc>
          <w:tcPr>
            <w:tcW w:w="1220" w:type="dxa"/>
          </w:tcPr>
          <w:p w14:paraId="0748ADC5" w14:textId="0093A0C3" w:rsidR="003345E9" w:rsidRDefault="004B6109">
            <w:pPr>
              <w:pStyle w:val="TableParagraph"/>
              <w:ind w:left="304" w:right="1"/>
              <w:rPr>
                <w:sz w:val="20"/>
              </w:rPr>
            </w:pPr>
            <w:ins w:id="183" w:author="成英 李" w:date="2025-06-30T12:11:00Z">
              <w:r>
                <w:rPr>
                  <w:color w:val="231F20"/>
                  <w:spacing w:val="-10"/>
                  <w:sz w:val="20"/>
                </w:rPr>
                <w:t>6</w:t>
              </w:r>
            </w:ins>
            <w:del w:id="184" w:author="成英 李" w:date="2025-06-30T12:11:00Z">
              <w:r w:rsidR="007169A0" w:rsidDel="004B6109">
                <w:rPr>
                  <w:color w:val="231F20"/>
                  <w:spacing w:val="-10"/>
                  <w:sz w:val="20"/>
                </w:rPr>
                <w:delText>7</w:delText>
              </w:r>
            </w:del>
          </w:p>
        </w:tc>
      </w:tr>
      <w:tr w:rsidR="003345E9" w14:paraId="18CFE41A" w14:textId="77777777">
        <w:trPr>
          <w:trHeight w:val="320"/>
        </w:trPr>
        <w:tc>
          <w:tcPr>
            <w:tcW w:w="1628" w:type="dxa"/>
          </w:tcPr>
          <w:p w14:paraId="30FD1DA9" w14:textId="77777777" w:rsidR="003345E9" w:rsidRDefault="007169A0">
            <w:pPr>
              <w:pStyle w:val="TableParagraph"/>
              <w:jc w:val="left"/>
              <w:rPr>
                <w:sz w:val="20"/>
              </w:rPr>
            </w:pPr>
            <w:r>
              <w:rPr>
                <w:color w:val="231F20"/>
                <w:sz w:val="20"/>
              </w:rPr>
              <w:t>326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375</w:t>
            </w:r>
          </w:p>
        </w:tc>
        <w:tc>
          <w:tcPr>
            <w:tcW w:w="1220" w:type="dxa"/>
          </w:tcPr>
          <w:p w14:paraId="7967A91E" w14:textId="67D884BA" w:rsidR="003345E9" w:rsidRDefault="004B6109">
            <w:pPr>
              <w:pStyle w:val="TableParagraph"/>
              <w:ind w:left="304"/>
              <w:rPr>
                <w:sz w:val="20"/>
              </w:rPr>
            </w:pPr>
            <w:ins w:id="185" w:author="成英 李" w:date="2025-06-30T12:11:00Z">
              <w:r>
                <w:rPr>
                  <w:color w:val="231F20"/>
                  <w:spacing w:val="-10"/>
                  <w:sz w:val="20"/>
                </w:rPr>
                <w:t>7</w:t>
              </w:r>
            </w:ins>
            <w:del w:id="186" w:author="成英 李" w:date="2025-06-30T12:11:00Z">
              <w:r w:rsidR="007169A0" w:rsidDel="004B6109">
                <w:rPr>
                  <w:color w:val="231F20"/>
                  <w:spacing w:val="-10"/>
                  <w:sz w:val="20"/>
                </w:rPr>
                <w:delText>8</w:delText>
              </w:r>
            </w:del>
          </w:p>
        </w:tc>
      </w:tr>
      <w:tr w:rsidR="003345E9" w14:paraId="64256A26" w14:textId="77777777">
        <w:trPr>
          <w:trHeight w:val="320"/>
        </w:trPr>
        <w:tc>
          <w:tcPr>
            <w:tcW w:w="1628" w:type="dxa"/>
          </w:tcPr>
          <w:p w14:paraId="7A6E8B30" w14:textId="77777777" w:rsidR="003345E9" w:rsidRDefault="007169A0">
            <w:pPr>
              <w:pStyle w:val="TableParagraph"/>
              <w:jc w:val="left"/>
              <w:rPr>
                <w:sz w:val="20"/>
              </w:rPr>
            </w:pPr>
            <w:r>
              <w:rPr>
                <w:color w:val="231F20"/>
                <w:sz w:val="20"/>
              </w:rPr>
              <w:t>376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425</w:t>
            </w:r>
          </w:p>
        </w:tc>
        <w:tc>
          <w:tcPr>
            <w:tcW w:w="1220" w:type="dxa"/>
          </w:tcPr>
          <w:p w14:paraId="7DDEB728" w14:textId="05DB2662" w:rsidR="003345E9" w:rsidRDefault="004B6109">
            <w:pPr>
              <w:pStyle w:val="TableParagraph"/>
              <w:ind w:left="304"/>
              <w:rPr>
                <w:sz w:val="20"/>
              </w:rPr>
            </w:pPr>
            <w:ins w:id="187" w:author="成英 李" w:date="2025-06-30T12:11:00Z">
              <w:r>
                <w:rPr>
                  <w:color w:val="231F20"/>
                  <w:spacing w:val="-10"/>
                  <w:sz w:val="20"/>
                </w:rPr>
                <w:t>8</w:t>
              </w:r>
            </w:ins>
            <w:del w:id="188" w:author="成英 李" w:date="2025-06-30T12:11:00Z">
              <w:r w:rsidR="007169A0" w:rsidDel="004B6109">
                <w:rPr>
                  <w:color w:val="231F20"/>
                  <w:spacing w:val="-10"/>
                  <w:sz w:val="20"/>
                </w:rPr>
                <w:delText>9</w:delText>
              </w:r>
            </w:del>
          </w:p>
        </w:tc>
      </w:tr>
      <w:tr w:rsidR="003345E9" w14:paraId="783CBBFC" w14:textId="77777777">
        <w:trPr>
          <w:trHeight w:val="306"/>
        </w:trPr>
        <w:tc>
          <w:tcPr>
            <w:tcW w:w="1628" w:type="dxa"/>
          </w:tcPr>
          <w:p w14:paraId="4C9FBACC" w14:textId="77777777" w:rsidR="003345E9" w:rsidRDefault="007169A0">
            <w:pPr>
              <w:pStyle w:val="TableParagraph"/>
              <w:spacing w:line="277" w:lineRule="exact"/>
              <w:jc w:val="left"/>
              <w:rPr>
                <w:ins w:id="189" w:author="成英 李" w:date="2025-06-30T12:10:00Z"/>
                <w:color w:val="231F20"/>
                <w:spacing w:val="-5"/>
                <w:sz w:val="20"/>
              </w:rPr>
            </w:pPr>
            <w:r>
              <w:rPr>
                <w:color w:val="231F20"/>
                <w:sz w:val="20"/>
              </w:rPr>
              <w:t>426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475</w:t>
            </w:r>
          </w:p>
          <w:p w14:paraId="0A660DF2" w14:textId="0EF38CFA" w:rsidR="004B6109" w:rsidRDefault="004B6109">
            <w:pPr>
              <w:pStyle w:val="TableParagraph"/>
              <w:spacing w:line="277" w:lineRule="exact"/>
              <w:jc w:val="left"/>
              <w:rPr>
                <w:sz w:val="20"/>
              </w:rPr>
            </w:pPr>
            <w:ins w:id="190" w:author="成英 李" w:date="2025-06-30T12:10:00Z">
              <w:r>
                <w:rPr>
                  <w:rFonts w:hint="eastAsia"/>
                  <w:color w:val="231F20"/>
                  <w:spacing w:val="-5"/>
                  <w:sz w:val="20"/>
                </w:rPr>
                <w:t>4</w:t>
              </w:r>
              <w:r>
                <w:rPr>
                  <w:color w:val="231F20"/>
                  <w:spacing w:val="-5"/>
                  <w:sz w:val="20"/>
                </w:rPr>
                <w:t xml:space="preserve">76  </w:t>
              </w:r>
              <w:r>
                <w:rPr>
                  <w:rFonts w:hint="eastAsia"/>
                  <w:color w:val="231F20"/>
                  <w:spacing w:val="-5"/>
                  <w:sz w:val="20"/>
                </w:rPr>
                <w:t xml:space="preserve">～ </w:t>
              </w:r>
              <w:r>
                <w:rPr>
                  <w:color w:val="231F20"/>
                  <w:spacing w:val="-5"/>
                  <w:sz w:val="20"/>
                </w:rPr>
                <w:t>525</w:t>
              </w:r>
            </w:ins>
          </w:p>
        </w:tc>
        <w:tc>
          <w:tcPr>
            <w:tcW w:w="1220" w:type="dxa"/>
          </w:tcPr>
          <w:p w14:paraId="6E62D2B6" w14:textId="4A7239C9" w:rsidR="003345E9" w:rsidRDefault="004B6109">
            <w:pPr>
              <w:pStyle w:val="TableParagraph"/>
              <w:spacing w:line="277" w:lineRule="exact"/>
              <w:ind w:left="304"/>
              <w:rPr>
                <w:ins w:id="191" w:author="成英 李" w:date="2025-06-30T12:10:00Z"/>
                <w:color w:val="231F20"/>
                <w:spacing w:val="-5"/>
                <w:sz w:val="20"/>
              </w:rPr>
            </w:pPr>
            <w:ins w:id="192" w:author="成英 李" w:date="2025-06-30T12:11:00Z">
              <w:r>
                <w:rPr>
                  <w:color w:val="231F20"/>
                  <w:spacing w:val="-5"/>
                  <w:sz w:val="20"/>
                </w:rPr>
                <w:t>9</w:t>
              </w:r>
            </w:ins>
            <w:del w:id="193" w:author="成英 李" w:date="2025-06-30T12:11:00Z">
              <w:r w:rsidR="007169A0" w:rsidDel="004B6109">
                <w:rPr>
                  <w:color w:val="231F20"/>
                  <w:spacing w:val="-5"/>
                  <w:sz w:val="20"/>
                </w:rPr>
                <w:delText>10</w:delText>
              </w:r>
            </w:del>
          </w:p>
          <w:p w14:paraId="0831C41A" w14:textId="5BEC8DF4" w:rsidR="004B6109" w:rsidRDefault="004B6109">
            <w:pPr>
              <w:pStyle w:val="TableParagraph"/>
              <w:spacing w:line="277" w:lineRule="exact"/>
              <w:ind w:left="304"/>
              <w:rPr>
                <w:sz w:val="20"/>
              </w:rPr>
            </w:pPr>
            <w:ins w:id="194" w:author="成英 李" w:date="2025-06-30T12:11:00Z">
              <w:r>
                <w:rPr>
                  <w:rFonts w:hint="eastAsia"/>
                  <w:sz w:val="20"/>
                </w:rPr>
                <w:t>1</w:t>
              </w:r>
              <w:r>
                <w:rPr>
                  <w:sz w:val="20"/>
                </w:rPr>
                <w:t>0</w:t>
              </w:r>
            </w:ins>
          </w:p>
        </w:tc>
      </w:tr>
    </w:tbl>
    <w:p w14:paraId="4D04A8A2" w14:textId="77777777" w:rsidR="003345E9" w:rsidRDefault="007169A0">
      <w:pPr>
        <w:pStyle w:val="a3"/>
        <w:spacing w:line="321" w:lineRule="exact"/>
        <w:ind w:left="18"/>
      </w:pPr>
      <w:r>
        <w:rPr>
          <w:color w:val="231F20"/>
        </w:rPr>
        <w:t>（正式會友超過五百二十五名，每五十人增加一名信徒代表</w:t>
      </w:r>
      <w:r>
        <w:rPr>
          <w:color w:val="231F20"/>
          <w:spacing w:val="-10"/>
        </w:rPr>
        <w:t>）</w:t>
      </w:r>
    </w:p>
    <w:p w14:paraId="46C632E1" w14:textId="77777777" w:rsidR="003345E9" w:rsidRDefault="007169A0">
      <w:pPr>
        <w:pStyle w:val="a5"/>
        <w:numPr>
          <w:ilvl w:val="0"/>
          <w:numId w:val="25"/>
        </w:numPr>
        <w:tabs>
          <w:tab w:val="left" w:pos="1006"/>
        </w:tabs>
        <w:spacing w:before="11" w:line="204" w:lineRule="auto"/>
        <w:ind w:left="120" w:right="118" w:firstLine="408"/>
        <w:rPr>
          <w:sz w:val="20"/>
        </w:rPr>
      </w:pPr>
      <w:r>
        <w:rPr>
          <w:b/>
          <w:color w:val="231F20"/>
          <w:w w:val="102"/>
          <w:sz w:val="20"/>
        </w:rPr>
        <w:t>時間</w:t>
      </w:r>
      <w:r>
        <w:rPr>
          <w:color w:val="231F20"/>
          <w:w w:val="102"/>
          <w:sz w:val="20"/>
        </w:rPr>
        <w:t>。地區年議會每年舉行一次，開會時間由主管區總監督決定，而開會地點應由地區指導委員會決定，或由地區監督安排。</w:t>
      </w:r>
    </w:p>
    <w:p w14:paraId="3C9ACE63" w14:textId="6C7D1DF5" w:rsidR="003345E9" w:rsidRDefault="007169A0">
      <w:pPr>
        <w:pStyle w:val="a5"/>
        <w:numPr>
          <w:ilvl w:val="0"/>
          <w:numId w:val="25"/>
        </w:numPr>
        <w:tabs>
          <w:tab w:val="left" w:pos="1005"/>
        </w:tabs>
        <w:spacing w:line="206" w:lineRule="auto"/>
        <w:ind w:left="120" w:right="16" w:firstLine="407"/>
        <w:rPr>
          <w:sz w:val="20"/>
        </w:rPr>
      </w:pPr>
      <w:r>
        <w:rPr>
          <w:b/>
          <w:color w:val="231F20"/>
          <w:spacing w:val="1"/>
          <w:w w:val="102"/>
          <w:sz w:val="20"/>
        </w:rPr>
        <w:t>提名委員會</w:t>
      </w:r>
      <w:r>
        <w:rPr>
          <w:color w:val="231F20"/>
          <w:w w:val="102"/>
          <w:sz w:val="20"/>
        </w:rPr>
        <w:t>。在地區年議會召開前，地區監督應與地區指導</w:t>
      </w:r>
      <w:r>
        <w:rPr>
          <w:color w:val="231F20"/>
          <w:spacing w:val="1"/>
          <w:w w:val="102"/>
          <w:sz w:val="20"/>
        </w:rPr>
        <w:t>委員會協商，得指派一個提名委員會，負責地區年議會有關工作</w:t>
      </w:r>
      <w:ins w:id="195" w:author="成英 李" w:date="2025-06-30T12:15:00Z">
        <w:r w:rsidR="004B6109">
          <w:rPr>
            <w:rFonts w:hint="eastAsia"/>
            <w:color w:val="231F20"/>
            <w:spacing w:val="1"/>
            <w:w w:val="102"/>
            <w:sz w:val="20"/>
          </w:rPr>
          <w:t>。</w:t>
        </w:r>
      </w:ins>
      <w:del w:id="196" w:author="成英 李" w:date="2025-06-30T12:15:00Z">
        <w:r w:rsidDel="004B6109">
          <w:rPr>
            <w:color w:val="231F20"/>
            <w:spacing w:val="1"/>
            <w:w w:val="102"/>
            <w:sz w:val="20"/>
          </w:rPr>
          <w:delText>，</w:delText>
        </w:r>
      </w:del>
      <w:r>
        <w:rPr>
          <w:color w:val="231F20"/>
          <w:spacing w:val="1"/>
          <w:w w:val="102"/>
          <w:sz w:val="20"/>
        </w:rPr>
        <w:t>該</w:t>
      </w:r>
      <w:r>
        <w:rPr>
          <w:color w:val="231F20"/>
          <w:w w:val="102"/>
          <w:sz w:val="20"/>
        </w:rPr>
        <w:t>委員會應在地區年議會舉行前</w:t>
      </w:r>
      <w:del w:id="197" w:author="成英 李" w:date="2025-06-30T12:14:00Z">
        <w:r w:rsidDel="004B6109">
          <w:rPr>
            <w:color w:val="231F20"/>
            <w:w w:val="102"/>
            <w:sz w:val="20"/>
          </w:rPr>
          <w:delText>召集，</w:delText>
        </w:r>
      </w:del>
      <w:r>
        <w:rPr>
          <w:color w:val="231F20"/>
          <w:w w:val="102"/>
          <w:sz w:val="20"/>
        </w:rPr>
        <w:t>籌備各委員會及職員之提名事宜。</w:t>
      </w:r>
      <w:r>
        <w:rPr>
          <w:color w:val="231F20"/>
          <w:spacing w:val="3"/>
          <w:w w:val="102"/>
          <w:sz w:val="20"/>
        </w:rPr>
        <w:t>宣聖會要求地區提名委員會提名之</w:t>
      </w:r>
      <w:ins w:id="198" w:author="成英 李" w:date="2025-06-30T12:21:00Z">
        <w:r w:rsidR="00F477AC">
          <w:rPr>
            <w:rFonts w:hint="eastAsia"/>
            <w:color w:val="231F20"/>
            <w:spacing w:val="3"/>
            <w:w w:val="102"/>
            <w:sz w:val="20"/>
          </w:rPr>
          <w:t>人</w:t>
        </w:r>
      </w:ins>
      <w:del w:id="199" w:author="成英 李" w:date="2025-06-30T12:21:00Z">
        <w:r w:rsidDel="00F477AC">
          <w:rPr>
            <w:color w:val="231F20"/>
            <w:spacing w:val="3"/>
            <w:w w:val="102"/>
            <w:sz w:val="20"/>
          </w:rPr>
          <w:delText>委員</w:delText>
        </w:r>
      </w:del>
      <w:r>
        <w:rPr>
          <w:color w:val="231F20"/>
          <w:spacing w:val="3"/>
          <w:w w:val="102"/>
          <w:sz w:val="20"/>
        </w:rPr>
        <w:t>應符合以下準則：有全然成聖</w:t>
      </w:r>
      <w:r>
        <w:rPr>
          <w:color w:val="231F20"/>
          <w:w w:val="102"/>
          <w:sz w:val="20"/>
        </w:rPr>
        <w:t>之經歷，與宣聖會之教義、體制和操練協同一致，委身於地方</w:t>
      </w:r>
      <w:ins w:id="200" w:author="成英 李" w:date="2025-06-30T12:16:00Z">
        <w:r w:rsidR="00F477AC">
          <w:rPr>
            <w:rFonts w:hint="eastAsia"/>
            <w:color w:val="231F20"/>
            <w:w w:val="102"/>
            <w:sz w:val="20"/>
          </w:rPr>
          <w:t>和</w:t>
        </w:r>
      </w:ins>
      <w:del w:id="201" w:author="成英 李" w:date="2025-06-30T12:16:00Z">
        <w:r w:rsidDel="00F477AC">
          <w:rPr>
            <w:color w:val="231F20"/>
            <w:w w:val="102"/>
            <w:sz w:val="20"/>
          </w:rPr>
          <w:delText>或</w:delText>
        </w:r>
      </w:del>
      <w:r>
        <w:rPr>
          <w:color w:val="231F20"/>
          <w:w w:val="102"/>
          <w:sz w:val="20"/>
        </w:rPr>
        <w:t>地區事工，全然參與“使萬民作有基督樣式的門徒”之使命。</w:t>
      </w:r>
    </w:p>
    <w:p w14:paraId="19EC6DFB"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1E43EAA3" w14:textId="77777777" w:rsidR="003345E9" w:rsidRDefault="007169A0">
      <w:pPr>
        <w:pStyle w:val="a3"/>
        <w:spacing w:before="50"/>
        <w:ind w:left="0"/>
        <w:jc w:val="center"/>
      </w:pPr>
      <w:r>
        <w:rPr>
          <w:color w:val="231F20"/>
          <w:spacing w:val="-2"/>
        </w:rPr>
        <w:lastRenderedPageBreak/>
        <w:t>章地區行政</w:t>
      </w:r>
    </w:p>
    <w:p w14:paraId="2E8D2863" w14:textId="167A7DC9" w:rsidR="003345E9" w:rsidRDefault="007169A0">
      <w:pPr>
        <w:pStyle w:val="a3"/>
        <w:spacing w:before="240" w:line="204" w:lineRule="auto"/>
        <w:ind w:left="119" w:right="111" w:firstLine="408"/>
        <w:jc w:val="both"/>
        <w:rPr>
          <w:rFonts w:ascii="Noto Sans TC" w:eastAsia="Noto Sans TC"/>
        </w:rPr>
      </w:pPr>
      <w:r>
        <w:rPr>
          <w:color w:val="231F20"/>
          <w:spacing w:val="3"/>
          <w:w w:val="102"/>
        </w:rPr>
        <w:t>若提名是在地區年議會會場中提出的，則需要地區年議會過半數</w:t>
      </w:r>
      <w:r>
        <w:rPr>
          <w:color w:val="231F20"/>
          <w:spacing w:val="1"/>
          <w:w w:val="102"/>
        </w:rPr>
        <w:t>投票，由提名委員會篩選與認可。提名委員會應確保</w:t>
      </w:r>
      <w:commentRangeStart w:id="202"/>
      <w:del w:id="203" w:author="成英 李" w:date="2025-06-30T12:19:00Z">
        <w:r w:rsidDel="00F477AC">
          <w:rPr>
            <w:rFonts w:hint="eastAsia"/>
            <w:color w:val="231F20"/>
            <w:spacing w:val="1"/>
            <w:w w:val="102"/>
          </w:rPr>
          <w:delText>候選人</w:delText>
        </w:r>
      </w:del>
      <w:ins w:id="204" w:author="成英 李" w:date="2025-06-30T12:19:00Z">
        <w:r w:rsidR="00F477AC">
          <w:rPr>
            <w:rFonts w:hint="eastAsia"/>
            <w:color w:val="231F20"/>
            <w:spacing w:val="1"/>
            <w:w w:val="102"/>
          </w:rPr>
          <w:t>被提名人</w:t>
        </w:r>
      </w:ins>
      <w:commentRangeEnd w:id="202"/>
      <w:ins w:id="205" w:author="成英 李" w:date="2025-06-30T12:20:00Z">
        <w:r w:rsidR="00F477AC">
          <w:rPr>
            <w:rStyle w:val="a7"/>
          </w:rPr>
          <w:commentReference w:id="202"/>
        </w:r>
      </w:ins>
      <w:r>
        <w:rPr>
          <w:color w:val="231F20"/>
          <w:spacing w:val="1"/>
          <w:w w:val="102"/>
        </w:rPr>
        <w:t>滿足</w:t>
      </w:r>
      <w:ins w:id="206" w:author="成英 李" w:date="2025-10-24T21:57:00Z">
        <w:r w:rsidR="00A20BB6">
          <w:rPr>
            <w:rFonts w:hint="eastAsia"/>
            <w:color w:val="231F20"/>
            <w:spacing w:val="1"/>
            <w:w w:val="102"/>
          </w:rPr>
          <w:t>「</w:t>
        </w:r>
      </w:ins>
      <w:r>
        <w:rPr>
          <w:color w:val="231F20"/>
          <w:spacing w:val="1"/>
          <w:w w:val="102"/>
        </w:rPr>
        <w:t>手冊</w:t>
      </w:r>
      <w:ins w:id="207" w:author="成英 李" w:date="2025-10-24T21:57:00Z">
        <w:r w:rsidR="00A20BB6">
          <w:rPr>
            <w:rFonts w:hint="eastAsia"/>
            <w:color w:val="231F20"/>
            <w:spacing w:val="1"/>
            <w:w w:val="102"/>
          </w:rPr>
          <w:t>」</w:t>
        </w:r>
      </w:ins>
      <w:r>
        <w:rPr>
          <w:color w:val="231F20"/>
          <w:w w:val="102"/>
        </w:rPr>
        <w:t>第</w:t>
      </w:r>
      <w:r>
        <w:rPr>
          <w:color w:val="231F20"/>
          <w:spacing w:val="-1"/>
        </w:rPr>
        <w:t xml:space="preserve"> </w:t>
      </w:r>
      <w:r>
        <w:rPr>
          <w:color w:val="231F20"/>
          <w:w w:val="102"/>
        </w:rPr>
        <w:t>33</w:t>
      </w:r>
      <w:r>
        <w:rPr>
          <w:color w:val="231F20"/>
          <w:spacing w:val="-1"/>
        </w:rPr>
        <w:t xml:space="preserve"> </w:t>
      </w:r>
      <w:r>
        <w:rPr>
          <w:color w:val="231F20"/>
          <w:spacing w:val="-8"/>
          <w:w w:val="102"/>
        </w:rPr>
        <w:t>條中有關教會職員的具體要求。</w:t>
      </w:r>
      <w:r>
        <w:rPr>
          <w:rFonts w:ascii="Noto Sans TC" w:eastAsia="Noto Sans TC"/>
          <w:color w:val="231F20"/>
          <w:w w:val="102"/>
        </w:rPr>
        <w:t>（215.2）</w:t>
      </w:r>
    </w:p>
    <w:p w14:paraId="78532824" w14:textId="263720C3" w:rsidR="003345E9" w:rsidRDefault="007169A0">
      <w:pPr>
        <w:pStyle w:val="a5"/>
        <w:numPr>
          <w:ilvl w:val="0"/>
          <w:numId w:val="25"/>
        </w:numPr>
        <w:tabs>
          <w:tab w:val="left" w:pos="1005"/>
        </w:tabs>
        <w:spacing w:before="3" w:line="204" w:lineRule="auto"/>
        <w:ind w:left="119" w:right="116" w:firstLine="408"/>
        <w:jc w:val="both"/>
        <w:rPr>
          <w:sz w:val="20"/>
        </w:rPr>
      </w:pPr>
      <w:r>
        <w:rPr>
          <w:color w:val="231F20"/>
          <w:w w:val="102"/>
          <w:sz w:val="20"/>
        </w:rPr>
        <w:t>地區可以授權轄下所有組織以電子方式開會。</w:t>
      </w:r>
      <w:ins w:id="208" w:author="成英 李" w:date="2025-06-30T12:22:00Z">
        <w:r w:rsidR="00F477AC">
          <w:rPr>
            <w:color w:val="231F20"/>
            <w:w w:val="102"/>
            <w:sz w:val="20"/>
          </w:rPr>
          <w:t>投票方式</w:t>
        </w:r>
        <w:r w:rsidR="00F477AC">
          <w:rPr>
            <w:rFonts w:hint="eastAsia"/>
            <w:color w:val="231F20"/>
            <w:w w:val="102"/>
            <w:sz w:val="20"/>
          </w:rPr>
          <w:t>則須經</w:t>
        </w:r>
      </w:ins>
      <w:r>
        <w:rPr>
          <w:color w:val="231F20"/>
          <w:w w:val="102"/>
          <w:sz w:val="20"/>
        </w:rPr>
        <w:t>地區指導委員</w:t>
      </w:r>
      <w:ins w:id="209" w:author="成英 李" w:date="2025-06-30T12:22:00Z">
        <w:r w:rsidR="00F477AC">
          <w:rPr>
            <w:rFonts w:hint="eastAsia"/>
            <w:color w:val="231F20"/>
            <w:w w:val="102"/>
            <w:sz w:val="20"/>
          </w:rPr>
          <w:t>批准</w:t>
        </w:r>
      </w:ins>
      <w:del w:id="210" w:author="成英 李" w:date="2025-06-30T12:22:00Z">
        <w:r w:rsidDel="00F477AC">
          <w:rPr>
            <w:color w:val="231F20"/>
            <w:w w:val="102"/>
            <w:sz w:val="20"/>
          </w:rPr>
          <w:delText>需要通過投票方式</w:delText>
        </w:r>
      </w:del>
      <w:r>
        <w:rPr>
          <w:color w:val="231F20"/>
          <w:w w:val="102"/>
          <w:sz w:val="20"/>
        </w:rPr>
        <w:t>。所有通訊和投票方式皆可以電子方式進行。</w:t>
      </w:r>
    </w:p>
    <w:p w14:paraId="2937E68A" w14:textId="77777777" w:rsidR="003345E9" w:rsidRDefault="007169A0">
      <w:pPr>
        <w:pStyle w:val="2"/>
        <w:spacing w:before="65"/>
      </w:pPr>
      <w:r>
        <w:rPr>
          <w:color w:val="231F20"/>
          <w:spacing w:val="-1"/>
        </w:rPr>
        <w:t>三、地區年議會之事務</w:t>
      </w:r>
    </w:p>
    <w:p w14:paraId="6094008A" w14:textId="77777777" w:rsidR="003345E9" w:rsidRDefault="007169A0">
      <w:pPr>
        <w:pStyle w:val="a5"/>
        <w:numPr>
          <w:ilvl w:val="0"/>
          <w:numId w:val="25"/>
        </w:numPr>
        <w:tabs>
          <w:tab w:val="left" w:pos="1005"/>
        </w:tabs>
        <w:spacing w:before="49" w:line="204" w:lineRule="auto"/>
        <w:ind w:left="120" w:right="15" w:firstLine="408"/>
        <w:rPr>
          <w:rFonts w:ascii="Noto Sans TC" w:eastAsia="Noto Sans TC"/>
          <w:sz w:val="20"/>
        </w:rPr>
      </w:pPr>
      <w:r>
        <w:rPr>
          <w:b/>
          <w:color w:val="231F20"/>
          <w:w w:val="102"/>
          <w:sz w:val="20"/>
        </w:rPr>
        <w:t>議事規則</w:t>
      </w:r>
      <w:r>
        <w:rPr>
          <w:color w:val="231F20"/>
          <w:spacing w:val="-18"/>
          <w:w w:val="102"/>
          <w:sz w:val="20"/>
        </w:rPr>
        <w:t>。在相關的法規、財團法人組織條例、及「</w:t>
      </w:r>
      <w:del w:id="211" w:author="成英 李" w:date="2025-08-25T19:44:00Z">
        <w:r w:rsidDel="00374C8F">
          <w:rPr>
            <w:color w:val="231F20"/>
            <w:spacing w:val="-18"/>
            <w:w w:val="102"/>
            <w:sz w:val="20"/>
          </w:rPr>
          <w:delText>教會</w:delText>
        </w:r>
      </w:del>
      <w:r>
        <w:rPr>
          <w:color w:val="231F20"/>
          <w:spacing w:val="-18"/>
          <w:w w:val="102"/>
          <w:sz w:val="20"/>
        </w:rPr>
        <w:t>手冊」</w:t>
      </w:r>
      <w:r>
        <w:rPr>
          <w:color w:val="231F20"/>
          <w:spacing w:val="2"/>
          <w:w w:val="102"/>
          <w:sz w:val="20"/>
        </w:rPr>
        <w:t>治理體制條例管理下，所有宣聖會</w:t>
      </w:r>
      <w:r>
        <w:rPr>
          <w:color w:val="231F20"/>
          <w:spacing w:val="4"/>
          <w:w w:val="102"/>
          <w:sz w:val="20"/>
        </w:rPr>
        <w:t>（</w:t>
      </w:r>
      <w:r>
        <w:rPr>
          <w:color w:val="231F20"/>
          <w:spacing w:val="3"/>
          <w:w w:val="102"/>
          <w:sz w:val="20"/>
        </w:rPr>
        <w:t>包含地方、地區和總會</w:t>
      </w:r>
      <w:r>
        <w:rPr>
          <w:color w:val="231F20"/>
          <w:spacing w:val="4"/>
          <w:w w:val="102"/>
          <w:sz w:val="20"/>
        </w:rPr>
        <w:t>）有關的</w:t>
      </w:r>
      <w:r>
        <w:rPr>
          <w:color w:val="231F20"/>
          <w:spacing w:val="1"/>
          <w:w w:val="102"/>
          <w:sz w:val="20"/>
        </w:rPr>
        <w:t>議會程序，財團法人會等皆應依照羅伯特議事規則</w:t>
      </w:r>
      <w:r>
        <w:rPr>
          <w:color w:val="231F20"/>
          <w:spacing w:val="4"/>
          <w:w w:val="102"/>
          <w:sz w:val="20"/>
        </w:rPr>
        <w:t>（最新版）作為議</w:t>
      </w:r>
      <w:r>
        <w:rPr>
          <w:color w:val="231F20"/>
          <w:spacing w:val="-26"/>
          <w:w w:val="102"/>
          <w:sz w:val="20"/>
        </w:rPr>
        <w:t>事程序。</w:t>
      </w:r>
      <w:r>
        <w:rPr>
          <w:rFonts w:ascii="Noto Sans TC" w:eastAsia="Noto Sans TC"/>
          <w:color w:val="231F20"/>
          <w:w w:val="102"/>
          <w:sz w:val="20"/>
        </w:rPr>
        <w:t>（34）</w:t>
      </w:r>
    </w:p>
    <w:p w14:paraId="28E5A81E" w14:textId="77777777" w:rsidR="003345E9" w:rsidRDefault="007169A0">
      <w:pPr>
        <w:pStyle w:val="a5"/>
        <w:numPr>
          <w:ilvl w:val="1"/>
          <w:numId w:val="25"/>
        </w:numPr>
        <w:tabs>
          <w:tab w:val="left" w:pos="1192"/>
        </w:tabs>
        <w:spacing w:line="314" w:lineRule="exact"/>
        <w:ind w:left="1192" w:hanging="664"/>
        <w:rPr>
          <w:sz w:val="20"/>
        </w:rPr>
      </w:pPr>
      <w:r>
        <w:rPr>
          <w:b/>
          <w:color w:val="231F20"/>
          <w:sz w:val="20"/>
        </w:rPr>
        <w:t>地區年議會之事務</w:t>
      </w:r>
      <w:r>
        <w:rPr>
          <w:color w:val="231F20"/>
          <w:spacing w:val="-4"/>
          <w:sz w:val="20"/>
        </w:rPr>
        <w:t>包括：</w:t>
      </w:r>
    </w:p>
    <w:p w14:paraId="0D6F55A7" w14:textId="77777777" w:rsidR="003345E9" w:rsidRDefault="007169A0">
      <w:pPr>
        <w:pStyle w:val="a5"/>
        <w:numPr>
          <w:ilvl w:val="1"/>
          <w:numId w:val="25"/>
        </w:numPr>
        <w:tabs>
          <w:tab w:val="left" w:pos="1192"/>
        </w:tabs>
        <w:spacing w:line="320" w:lineRule="exact"/>
        <w:ind w:left="1192" w:hanging="664"/>
        <w:rPr>
          <w:rFonts w:ascii="Noto Sans TC" w:eastAsia="Noto Sans TC"/>
          <w:sz w:val="20"/>
        </w:rPr>
      </w:pPr>
      <w:r>
        <w:rPr>
          <w:color w:val="231F20"/>
          <w:spacing w:val="-5"/>
          <w:sz w:val="20"/>
        </w:rPr>
        <w:t>在議會區範圍內，考慮並關注宣聖會的一切事宜。</w:t>
      </w:r>
      <w:r>
        <w:rPr>
          <w:rFonts w:ascii="Noto Sans TC" w:eastAsia="Noto Sans TC"/>
          <w:color w:val="231F20"/>
          <w:spacing w:val="-2"/>
          <w:sz w:val="20"/>
        </w:rPr>
        <w:t>（109）</w:t>
      </w:r>
    </w:p>
    <w:p w14:paraId="0335977A" w14:textId="77777777" w:rsidR="003345E9" w:rsidRDefault="007169A0">
      <w:pPr>
        <w:pStyle w:val="a5"/>
        <w:numPr>
          <w:ilvl w:val="1"/>
          <w:numId w:val="25"/>
        </w:numPr>
        <w:tabs>
          <w:tab w:val="left" w:pos="1193"/>
        </w:tabs>
        <w:spacing w:before="11" w:line="204" w:lineRule="auto"/>
        <w:ind w:left="120" w:right="115" w:firstLine="408"/>
        <w:jc w:val="both"/>
        <w:rPr>
          <w:sz w:val="20"/>
        </w:rPr>
      </w:pPr>
      <w:r>
        <w:rPr>
          <w:color w:val="231F20"/>
          <w:spacing w:val="1"/>
          <w:w w:val="102"/>
          <w:sz w:val="20"/>
        </w:rPr>
        <w:t>聽取或接受地區監督年度報告，其中應摘要地區的事工以</w:t>
      </w:r>
      <w:r>
        <w:rPr>
          <w:color w:val="231F20"/>
          <w:w w:val="102"/>
          <w:sz w:val="20"/>
        </w:rPr>
        <w:t>及新組織的教會。</w:t>
      </w:r>
    </w:p>
    <w:p w14:paraId="3A00D273" w14:textId="73D5F44E" w:rsidR="003345E9" w:rsidRDefault="007169A0">
      <w:pPr>
        <w:pStyle w:val="a5"/>
        <w:numPr>
          <w:ilvl w:val="1"/>
          <w:numId w:val="25"/>
        </w:numPr>
        <w:tabs>
          <w:tab w:val="left" w:pos="1193"/>
        </w:tabs>
        <w:spacing w:before="3" w:line="204" w:lineRule="auto"/>
        <w:ind w:left="120" w:right="111" w:firstLine="408"/>
        <w:jc w:val="both"/>
        <w:rPr>
          <w:rFonts w:ascii="Noto Sans TC" w:eastAsia="Noto Sans TC"/>
          <w:sz w:val="20"/>
        </w:rPr>
      </w:pPr>
      <w:r>
        <w:rPr>
          <w:color w:val="231F20"/>
          <w:spacing w:val="1"/>
          <w:w w:val="102"/>
          <w:sz w:val="20"/>
        </w:rPr>
        <w:t>聽取或接受所有按立及領有執照之座堂牧師或受差派</w:t>
      </w:r>
      <w:ins w:id="212" w:author="成英 李" w:date="2025-06-30T16:17:00Z">
        <w:r w:rsidR="006630C0">
          <w:rPr>
            <w:rFonts w:hint="eastAsia"/>
            <w:color w:val="231F20"/>
            <w:spacing w:val="1"/>
            <w:w w:val="102"/>
            <w:sz w:val="20"/>
          </w:rPr>
          <w:t>的</w:t>
        </w:r>
      </w:ins>
      <w:del w:id="213" w:author="成英 李" w:date="2025-06-30T16:17:00Z">
        <w:r w:rsidDel="006630C0">
          <w:rPr>
            <w:color w:val="231F20"/>
            <w:spacing w:val="1"/>
            <w:w w:val="102"/>
            <w:sz w:val="20"/>
          </w:rPr>
          <w:delText>之</w:delText>
        </w:r>
      </w:del>
      <w:r>
        <w:rPr>
          <w:color w:val="231F20"/>
          <w:spacing w:val="1"/>
          <w:w w:val="102"/>
          <w:sz w:val="20"/>
        </w:rPr>
        <w:t>佈道員的報告，並審察所有牧師、助牧和女助牧之品德。經地區年議會</w:t>
      </w:r>
      <w:r>
        <w:rPr>
          <w:color w:val="231F20"/>
          <w:w w:val="102"/>
          <w:sz w:val="20"/>
        </w:rPr>
        <w:t>表決後，所有牧師、助牧、女助牧、未</w:t>
      </w:r>
      <w:commentRangeStart w:id="214"/>
      <w:ins w:id="215" w:author="成英 李" w:date="2025-06-30T16:19:00Z">
        <w:r w:rsidR="006630C0">
          <w:rPr>
            <w:rFonts w:hint="eastAsia"/>
            <w:color w:val="231F20"/>
            <w:w w:val="102"/>
            <w:sz w:val="20"/>
          </w:rPr>
          <w:t>積極服事</w:t>
        </w:r>
        <w:commentRangeEnd w:id="214"/>
        <w:r w:rsidR="006630C0">
          <w:rPr>
            <w:rStyle w:val="a7"/>
          </w:rPr>
          <w:commentReference w:id="214"/>
        </w:r>
      </w:ins>
      <w:del w:id="216" w:author="成英 李" w:date="2025-06-30T16:19:00Z">
        <w:r w:rsidDel="006630C0">
          <w:rPr>
            <w:color w:val="231F20"/>
            <w:w w:val="102"/>
            <w:sz w:val="20"/>
          </w:rPr>
          <w:delText>從事活動</w:delText>
        </w:r>
      </w:del>
      <w:r>
        <w:rPr>
          <w:color w:val="231F20"/>
          <w:w w:val="102"/>
          <w:sz w:val="20"/>
        </w:rPr>
        <w:t>而領有執照之傳道人以及在地區內從事</w:t>
      </w:r>
      <w:r>
        <w:rPr>
          <w:color w:val="231F20"/>
          <w:sz w:val="20"/>
        </w:rPr>
        <w:t xml:space="preserve"> </w:t>
      </w:r>
      <w:r>
        <w:rPr>
          <w:rFonts w:ascii="Noto Sans TC" w:eastAsia="Noto Sans TC"/>
          <w:b/>
          <w:color w:val="231F20"/>
          <w:w w:val="102"/>
          <w:sz w:val="20"/>
        </w:rPr>
        <w:t>505</w:t>
      </w:r>
      <w:r>
        <w:rPr>
          <w:rFonts w:ascii="Noto Sans TC" w:eastAsia="Noto Sans TC"/>
          <w:b/>
          <w:color w:val="231F20"/>
          <w:spacing w:val="6"/>
          <w:sz w:val="20"/>
        </w:rPr>
        <w:t xml:space="preserve"> </w:t>
      </w:r>
      <w:r>
        <w:rPr>
          <w:color w:val="231F20"/>
          <w:w w:val="102"/>
          <w:sz w:val="20"/>
        </w:rPr>
        <w:t>～</w:t>
      </w:r>
      <w:r>
        <w:rPr>
          <w:color w:val="231F20"/>
          <w:sz w:val="20"/>
        </w:rPr>
        <w:t xml:space="preserve"> </w:t>
      </w:r>
      <w:r>
        <w:rPr>
          <w:rFonts w:ascii="Noto Sans TC" w:eastAsia="Noto Sans TC"/>
          <w:b/>
          <w:color w:val="231F20"/>
          <w:w w:val="102"/>
          <w:sz w:val="20"/>
        </w:rPr>
        <w:t>520.2</w:t>
      </w:r>
      <w:r>
        <w:rPr>
          <w:rFonts w:ascii="Noto Sans TC" w:eastAsia="Noto Sans TC"/>
          <w:b/>
          <w:color w:val="231F20"/>
          <w:spacing w:val="6"/>
          <w:sz w:val="20"/>
        </w:rPr>
        <w:t xml:space="preserve"> </w:t>
      </w:r>
      <w:r>
        <w:rPr>
          <w:color w:val="231F20"/>
          <w:w w:val="102"/>
          <w:sz w:val="20"/>
        </w:rPr>
        <w:t>所列之</w:t>
      </w:r>
      <w:commentRangeStart w:id="217"/>
      <w:del w:id="218" w:author="成英 李" w:date="2025-06-30T16:20:00Z">
        <w:r w:rsidDel="006630C0">
          <w:rPr>
            <w:rFonts w:hint="eastAsia"/>
            <w:color w:val="231F20"/>
            <w:w w:val="102"/>
            <w:sz w:val="20"/>
          </w:rPr>
          <w:delText>事工</w:delText>
        </w:r>
      </w:del>
      <w:ins w:id="219" w:author="成英 李" w:date="2025-06-30T16:20:00Z">
        <w:r w:rsidR="006630C0">
          <w:rPr>
            <w:rFonts w:hint="eastAsia"/>
            <w:color w:val="231F20"/>
            <w:w w:val="102"/>
            <w:sz w:val="20"/>
          </w:rPr>
          <w:t>服事職份</w:t>
        </w:r>
      </w:ins>
      <w:commentRangeEnd w:id="217"/>
      <w:ins w:id="220" w:author="成英 李" w:date="2025-06-30T16:21:00Z">
        <w:r w:rsidR="006630C0">
          <w:rPr>
            <w:rStyle w:val="a7"/>
          </w:rPr>
          <w:commentReference w:id="217"/>
        </w:r>
      </w:ins>
      <w:r>
        <w:rPr>
          <w:color w:val="231F20"/>
          <w:w w:val="102"/>
          <w:sz w:val="20"/>
        </w:rPr>
        <w:t>的傳道人，得以書面、報</w:t>
      </w:r>
      <w:r>
        <w:rPr>
          <w:color w:val="231F20"/>
          <w:spacing w:val="-7"/>
          <w:w w:val="102"/>
          <w:sz w:val="20"/>
        </w:rPr>
        <w:t>告代替口頭報告，送交地區秘書。</w:t>
      </w:r>
      <w:r>
        <w:rPr>
          <w:rFonts w:ascii="Noto Sans TC" w:eastAsia="Noto Sans TC"/>
          <w:color w:val="231F20"/>
          <w:w w:val="102"/>
          <w:sz w:val="20"/>
        </w:rPr>
        <w:t>（130，524.8，530.9）</w:t>
      </w:r>
    </w:p>
    <w:p w14:paraId="4C966949" w14:textId="77777777" w:rsidR="003345E9" w:rsidRDefault="007169A0">
      <w:pPr>
        <w:pStyle w:val="a5"/>
        <w:numPr>
          <w:ilvl w:val="1"/>
          <w:numId w:val="25"/>
        </w:numPr>
        <w:tabs>
          <w:tab w:val="left" w:pos="1195"/>
        </w:tabs>
        <w:spacing w:before="5" w:line="204" w:lineRule="auto"/>
        <w:ind w:left="120" w:right="15" w:firstLine="408"/>
        <w:jc w:val="both"/>
        <w:rPr>
          <w:sz w:val="20"/>
        </w:rPr>
      </w:pPr>
      <w:r>
        <w:rPr>
          <w:color w:val="231F20"/>
          <w:spacing w:val="11"/>
          <w:w w:val="102"/>
          <w:sz w:val="20"/>
        </w:rPr>
        <w:t>經教會委員會或地區指導委員會審查推薦，以及經地區</w:t>
      </w:r>
      <w:r>
        <w:rPr>
          <w:color w:val="231F20"/>
          <w:spacing w:val="5"/>
          <w:w w:val="102"/>
          <w:sz w:val="20"/>
        </w:rPr>
        <w:t>教牧資格審查委員會或地區教牧事工委員會同意換發執照給傳道人。</w:t>
      </w:r>
    </w:p>
    <w:p w14:paraId="4151E864" w14:textId="77777777" w:rsidR="003345E9" w:rsidRDefault="007169A0">
      <w:pPr>
        <w:pStyle w:val="a3"/>
        <w:spacing w:line="312" w:lineRule="exact"/>
        <w:ind w:left="18"/>
        <w:rPr>
          <w:rFonts w:ascii="Noto Sans TC" w:eastAsia="Noto Sans TC"/>
        </w:rPr>
      </w:pPr>
      <w:r>
        <w:rPr>
          <w:rFonts w:ascii="Noto Sans TC" w:eastAsia="Noto Sans TC"/>
          <w:color w:val="231F20"/>
          <w:spacing w:val="-2"/>
        </w:rPr>
        <w:t>（139.14，523.5，524.1，524.3）</w:t>
      </w:r>
    </w:p>
    <w:p w14:paraId="7E4D1A1E" w14:textId="77777777" w:rsidR="003345E9" w:rsidRDefault="007169A0">
      <w:pPr>
        <w:pStyle w:val="a5"/>
        <w:numPr>
          <w:ilvl w:val="1"/>
          <w:numId w:val="25"/>
        </w:numPr>
        <w:tabs>
          <w:tab w:val="left" w:pos="1194"/>
        </w:tabs>
        <w:spacing w:before="11" w:line="204" w:lineRule="auto"/>
        <w:ind w:left="120" w:right="16" w:firstLine="408"/>
        <w:rPr>
          <w:rFonts w:ascii="Noto Sans TC" w:eastAsia="Noto Sans TC"/>
          <w:sz w:val="20"/>
        </w:rPr>
      </w:pPr>
      <w:r>
        <w:rPr>
          <w:color w:val="231F20"/>
          <w:spacing w:val="4"/>
          <w:w w:val="102"/>
          <w:sz w:val="20"/>
        </w:rPr>
        <w:t>重新頒發執照給經教會委員會審查，與</w:t>
      </w:r>
      <w:r>
        <w:rPr>
          <w:color w:val="231F20"/>
          <w:spacing w:val="1"/>
          <w:sz w:val="20"/>
        </w:rPr>
        <w:t xml:space="preserve"> </w:t>
      </w:r>
      <w:r>
        <w:rPr>
          <w:color w:val="231F20"/>
          <w:w w:val="102"/>
          <w:sz w:val="20"/>
        </w:rPr>
        <w:t>508</w:t>
      </w:r>
      <w:r>
        <w:rPr>
          <w:color w:val="231F20"/>
          <w:spacing w:val="1"/>
          <w:sz w:val="20"/>
        </w:rPr>
        <w:t xml:space="preserve"> </w:t>
      </w:r>
      <w:r>
        <w:rPr>
          <w:color w:val="231F20"/>
          <w:spacing w:val="3"/>
          <w:w w:val="102"/>
          <w:sz w:val="20"/>
        </w:rPr>
        <w:t>條保持一致，</w:t>
      </w:r>
      <w:r>
        <w:rPr>
          <w:color w:val="231F20"/>
          <w:spacing w:val="4"/>
          <w:w w:val="102"/>
          <w:sz w:val="20"/>
        </w:rPr>
        <w:t>推薦並由地區教牧資格審查委員會或地區教牧事工委員會核准之領有</w:t>
      </w:r>
      <w:r>
        <w:rPr>
          <w:color w:val="231F20"/>
          <w:spacing w:val="-15"/>
          <w:w w:val="102"/>
          <w:sz w:val="20"/>
        </w:rPr>
        <w:t>執照之女助牧。</w:t>
      </w:r>
      <w:r>
        <w:rPr>
          <w:rFonts w:ascii="Noto Sans TC" w:eastAsia="Noto Sans TC"/>
          <w:color w:val="231F20"/>
          <w:w w:val="102"/>
          <w:sz w:val="20"/>
        </w:rPr>
        <w:t>（139.15）</w:t>
      </w:r>
    </w:p>
    <w:p w14:paraId="6EEFF046" w14:textId="77777777" w:rsidR="003345E9" w:rsidRDefault="007169A0">
      <w:pPr>
        <w:pStyle w:val="a5"/>
        <w:numPr>
          <w:ilvl w:val="1"/>
          <w:numId w:val="25"/>
        </w:numPr>
        <w:tabs>
          <w:tab w:val="left" w:pos="1193"/>
        </w:tabs>
        <w:spacing w:before="3" w:line="204" w:lineRule="auto"/>
        <w:ind w:left="120" w:right="117" w:firstLine="408"/>
        <w:rPr>
          <w:rFonts w:ascii="Noto Sans TC" w:eastAsia="Noto Sans TC"/>
          <w:sz w:val="20"/>
        </w:rPr>
      </w:pPr>
      <w:r>
        <w:rPr>
          <w:color w:val="231F20"/>
          <w:spacing w:val="1"/>
          <w:w w:val="102"/>
          <w:sz w:val="20"/>
        </w:rPr>
        <w:t>選舉經地區教牧資格審查委員會或地區教牧事工委員會審</w:t>
      </w:r>
      <w:r>
        <w:rPr>
          <w:color w:val="231F20"/>
          <w:spacing w:val="-6"/>
          <w:w w:val="102"/>
          <w:sz w:val="20"/>
        </w:rPr>
        <w:t>核符合資格且推薦之牧師或助牧。</w:t>
      </w:r>
      <w:r>
        <w:rPr>
          <w:rFonts w:ascii="Noto Sans TC" w:eastAsia="Noto Sans TC"/>
          <w:color w:val="231F20"/>
          <w:w w:val="102"/>
          <w:sz w:val="20"/>
        </w:rPr>
        <w:t>（525.3，526.3）</w:t>
      </w:r>
    </w:p>
    <w:p w14:paraId="05E1A58B" w14:textId="77777777" w:rsidR="003345E9" w:rsidRDefault="007169A0">
      <w:pPr>
        <w:pStyle w:val="a5"/>
        <w:numPr>
          <w:ilvl w:val="1"/>
          <w:numId w:val="25"/>
        </w:numPr>
        <w:tabs>
          <w:tab w:val="left" w:pos="1193"/>
        </w:tabs>
        <w:spacing w:line="204" w:lineRule="auto"/>
        <w:ind w:left="120" w:right="15" w:firstLine="408"/>
        <w:rPr>
          <w:sz w:val="20"/>
        </w:rPr>
      </w:pPr>
      <w:r>
        <w:rPr>
          <w:color w:val="231F20"/>
          <w:spacing w:val="1"/>
          <w:w w:val="102"/>
          <w:sz w:val="20"/>
        </w:rPr>
        <w:t>承認經地區教牧資格審查委員會或地區教牧事工委員會審</w:t>
      </w:r>
      <w:r>
        <w:rPr>
          <w:color w:val="231F20"/>
          <w:spacing w:val="2"/>
          <w:w w:val="102"/>
          <w:sz w:val="20"/>
        </w:rPr>
        <w:t>查核准，由其他教派轉入，並適當安置於宣聖會之聖職人員之資格。</w:t>
      </w:r>
    </w:p>
    <w:p w14:paraId="3C987F91" w14:textId="77777777" w:rsidR="003345E9" w:rsidRDefault="007169A0">
      <w:pPr>
        <w:pStyle w:val="a3"/>
        <w:spacing w:line="312" w:lineRule="exact"/>
        <w:ind w:left="18"/>
        <w:rPr>
          <w:rFonts w:ascii="Noto Sans TC" w:eastAsia="Noto Sans TC"/>
        </w:rPr>
      </w:pPr>
      <w:r>
        <w:rPr>
          <w:rFonts w:ascii="Noto Sans TC" w:eastAsia="Noto Sans TC"/>
          <w:color w:val="231F20"/>
        </w:rPr>
        <w:t>（524.2，527</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0"/>
        </w:rPr>
        <w:t xml:space="preserve"> </w:t>
      </w:r>
      <w:r>
        <w:rPr>
          <w:rFonts w:ascii="Noto Sans TC" w:eastAsia="Noto Sans TC"/>
          <w:color w:val="231F20"/>
          <w:spacing w:val="-2"/>
        </w:rPr>
        <w:t>527.2）</w:t>
      </w:r>
    </w:p>
    <w:p w14:paraId="4162AEC0" w14:textId="7BDF6E1F" w:rsidR="003345E9" w:rsidRDefault="007169A0">
      <w:pPr>
        <w:pStyle w:val="a5"/>
        <w:numPr>
          <w:ilvl w:val="1"/>
          <w:numId w:val="25"/>
        </w:numPr>
        <w:tabs>
          <w:tab w:val="left" w:pos="1195"/>
        </w:tabs>
        <w:spacing w:line="348" w:lineRule="exact"/>
        <w:ind w:left="1195" w:hanging="667"/>
        <w:rPr>
          <w:sz w:val="20"/>
        </w:rPr>
      </w:pPr>
      <w:r>
        <w:rPr>
          <w:color w:val="231F20"/>
          <w:spacing w:val="10"/>
          <w:sz w:val="20"/>
        </w:rPr>
        <w:t>接受由其他地區轉入的</w:t>
      </w:r>
      <w:del w:id="221" w:author="成英 李" w:date="2025-06-30T16:36:00Z">
        <w:r w:rsidDel="008143D3">
          <w:rPr>
            <w:rFonts w:hint="eastAsia"/>
            <w:color w:val="231F20"/>
            <w:spacing w:val="10"/>
            <w:sz w:val="20"/>
          </w:rPr>
          <w:delText>領有地區執照</w:delText>
        </w:r>
      </w:del>
      <w:ins w:id="222" w:author="成英 李" w:date="2025-06-30T16:36:00Z">
        <w:r w:rsidR="008143D3">
          <w:rPr>
            <w:rFonts w:hint="eastAsia"/>
            <w:color w:val="231F20"/>
            <w:spacing w:val="10"/>
            <w:sz w:val="20"/>
          </w:rPr>
          <w:t>擁有</w:t>
        </w:r>
        <w:commentRangeStart w:id="223"/>
        <w:r w:rsidR="008143D3">
          <w:rPr>
            <w:rFonts w:hint="eastAsia"/>
            <w:color w:val="231F20"/>
            <w:spacing w:val="10"/>
            <w:sz w:val="20"/>
          </w:rPr>
          <w:t>教牧資格</w:t>
        </w:r>
        <w:commentRangeEnd w:id="223"/>
        <w:r w:rsidR="008143D3">
          <w:rPr>
            <w:rStyle w:val="a7"/>
          </w:rPr>
          <w:commentReference w:id="223"/>
        </w:r>
      </w:ins>
      <w:r>
        <w:rPr>
          <w:color w:val="231F20"/>
          <w:spacing w:val="10"/>
          <w:sz w:val="20"/>
        </w:rPr>
        <w:t>的傳道人、神職人</w:t>
      </w:r>
    </w:p>
    <w:p w14:paraId="01D6C3C3" w14:textId="77777777" w:rsidR="003345E9" w:rsidRDefault="003345E9">
      <w:pPr>
        <w:pStyle w:val="a5"/>
        <w:spacing w:line="348" w:lineRule="exact"/>
        <w:rPr>
          <w:sz w:val="20"/>
        </w:rPr>
        <w:sectPr w:rsidR="003345E9">
          <w:pgSz w:w="8640" w:h="12960"/>
          <w:pgMar w:top="480" w:right="1080" w:bottom="1180" w:left="1080" w:header="0" w:footer="997" w:gutter="0"/>
          <w:cols w:space="720"/>
        </w:sectPr>
      </w:pPr>
    </w:p>
    <w:p w14:paraId="2720B24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C654975" w14:textId="63BA572C" w:rsidR="003345E9" w:rsidRDefault="007169A0">
      <w:pPr>
        <w:pStyle w:val="a3"/>
        <w:spacing w:before="240" w:line="204" w:lineRule="auto"/>
        <w:ind w:left="119" w:right="112"/>
        <w:jc w:val="both"/>
        <w:rPr>
          <w:rFonts w:ascii="Noto Sans TC" w:eastAsia="Noto Sans TC"/>
        </w:rPr>
      </w:pPr>
      <w:r>
        <w:rPr>
          <w:color w:val="231F20"/>
          <w:spacing w:val="1"/>
          <w:w w:val="102"/>
        </w:rPr>
        <w:t>員、和其他</w:t>
      </w:r>
      <w:ins w:id="224" w:author="成英 李" w:date="2025-06-30T16:37:00Z">
        <w:r w:rsidR="008143D3">
          <w:rPr>
            <w:rFonts w:hint="eastAsia"/>
            <w:color w:val="231F20"/>
            <w:spacing w:val="1"/>
            <w:w w:val="102"/>
          </w:rPr>
          <w:t>受</w:t>
        </w:r>
      </w:ins>
      <w:del w:id="225" w:author="成英 李" w:date="2025-06-30T16:37:00Z">
        <w:r w:rsidDel="008143D3">
          <w:rPr>
            <w:color w:val="231F20"/>
            <w:spacing w:val="1"/>
            <w:w w:val="102"/>
          </w:rPr>
          <w:delText>被</w:delText>
        </w:r>
      </w:del>
      <w:r>
        <w:rPr>
          <w:color w:val="231F20"/>
          <w:spacing w:val="1"/>
          <w:w w:val="102"/>
        </w:rPr>
        <w:t>差派</w:t>
      </w:r>
      <w:del w:id="226" w:author="成英 李" w:date="2025-06-30T16:37:00Z">
        <w:r w:rsidDel="008143D3">
          <w:rPr>
            <w:color w:val="231F20"/>
            <w:spacing w:val="1"/>
            <w:w w:val="102"/>
          </w:rPr>
          <w:delText>的</w:delText>
        </w:r>
      </w:del>
      <w:ins w:id="227" w:author="成英 李" w:date="2025-06-30T16:37:00Z">
        <w:r w:rsidR="008143D3">
          <w:rPr>
            <w:rFonts w:hint="eastAsia"/>
            <w:color w:val="231F20"/>
            <w:spacing w:val="1"/>
            <w:w w:val="102"/>
          </w:rPr>
          <w:t>擔任服事職份的人</w:t>
        </w:r>
      </w:ins>
      <w:del w:id="228" w:author="成英 李" w:date="2025-06-30T16:37:00Z">
        <w:r w:rsidDel="008143D3">
          <w:rPr>
            <w:color w:val="231F20"/>
            <w:spacing w:val="1"/>
            <w:w w:val="102"/>
          </w:rPr>
          <w:delText>職事</w:delText>
        </w:r>
      </w:del>
      <w:r>
        <w:rPr>
          <w:color w:val="231F20"/>
          <w:spacing w:val="1"/>
          <w:w w:val="102"/>
        </w:rPr>
        <w:t>，包括在年議會休會期間經地區指導委員會</w:t>
      </w:r>
      <w:r>
        <w:rPr>
          <w:color w:val="231F20"/>
          <w:w w:val="102"/>
        </w:rPr>
        <w:t>核准暫代牧師之轉換，這些人員在地區教牧資格審查委員會或地區教</w:t>
      </w:r>
      <w:r>
        <w:rPr>
          <w:color w:val="231F20"/>
          <w:spacing w:val="-3"/>
          <w:w w:val="102"/>
        </w:rPr>
        <w:t>牧事工委員會的推薦下可被視為合適的地區年議會之代表。</w:t>
      </w:r>
      <w:r>
        <w:rPr>
          <w:rFonts w:ascii="Noto Sans TC" w:eastAsia="Noto Sans TC"/>
          <w:color w:val="231F20"/>
          <w:w w:val="102"/>
        </w:rPr>
        <w:t>（231.9</w:t>
      </w:r>
      <w:r>
        <w:rPr>
          <w:rFonts w:ascii="Noto Sans TC" w:eastAsia="Noto Sans TC"/>
          <w:color w:val="231F20"/>
          <w:spacing w:val="6"/>
        </w:rPr>
        <w:t xml:space="preserve"> </w:t>
      </w:r>
      <w:r>
        <w:rPr>
          <w:rFonts w:ascii="Noto Sans TC" w:eastAsia="Noto Sans TC"/>
          <w:color w:val="231F20"/>
          <w:w w:val="102"/>
        </w:rPr>
        <w:t>～ 231.10，505，508</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511.1，529</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529.2）</w:t>
      </w:r>
    </w:p>
    <w:p w14:paraId="44BFE64B" w14:textId="32F20ABA" w:rsidR="003345E9" w:rsidRDefault="007169A0">
      <w:pPr>
        <w:pStyle w:val="a5"/>
        <w:numPr>
          <w:ilvl w:val="1"/>
          <w:numId w:val="25"/>
        </w:numPr>
        <w:tabs>
          <w:tab w:val="left" w:pos="1313"/>
        </w:tabs>
        <w:spacing w:before="3" w:line="204" w:lineRule="auto"/>
        <w:ind w:left="119" w:right="105" w:firstLine="408"/>
        <w:jc w:val="both"/>
        <w:rPr>
          <w:rFonts w:ascii="Noto Sans TC" w:eastAsia="Noto Sans TC"/>
          <w:sz w:val="20"/>
        </w:rPr>
      </w:pPr>
      <w:r>
        <w:rPr>
          <w:color w:val="231F20"/>
          <w:spacing w:val="6"/>
          <w:w w:val="102"/>
          <w:sz w:val="20"/>
        </w:rPr>
        <w:t>頒發移轉證書給經地區教牧資格審查委員會或地區教牧</w:t>
      </w:r>
      <w:r>
        <w:rPr>
          <w:color w:val="231F20"/>
          <w:spacing w:val="2"/>
          <w:w w:val="102"/>
          <w:sz w:val="20"/>
        </w:rPr>
        <w:t>事工委員會審查核准，且承認其適合移轉到其他地區之神職人員</w:t>
      </w:r>
      <w:del w:id="229" w:author="成英 李" w:date="2025-06-30T16:40:00Z">
        <w:r w:rsidDel="008143D3">
          <w:rPr>
            <w:color w:val="231F20"/>
            <w:spacing w:val="2"/>
            <w:w w:val="102"/>
            <w:sz w:val="20"/>
          </w:rPr>
          <w:delText>、</w:delText>
        </w:r>
      </w:del>
      <w:r>
        <w:rPr>
          <w:color w:val="231F20"/>
          <w:spacing w:val="2"/>
          <w:w w:val="102"/>
          <w:sz w:val="20"/>
        </w:rPr>
        <w:t>和</w:t>
      </w:r>
      <w:r>
        <w:rPr>
          <w:color w:val="231F20"/>
          <w:spacing w:val="9"/>
          <w:w w:val="102"/>
          <w:sz w:val="20"/>
        </w:rPr>
        <w:t>其他</w:t>
      </w:r>
      <w:ins w:id="230" w:author="成英 李" w:date="2025-06-30T16:41:00Z">
        <w:r w:rsidR="008143D3">
          <w:rPr>
            <w:rFonts w:hint="eastAsia"/>
            <w:color w:val="231F20"/>
            <w:spacing w:val="1"/>
            <w:w w:val="102"/>
          </w:rPr>
          <w:t>受</w:t>
        </w:r>
        <w:r w:rsidR="008143D3">
          <w:rPr>
            <w:color w:val="231F20"/>
            <w:spacing w:val="1"/>
            <w:w w:val="102"/>
          </w:rPr>
          <w:t>差派</w:t>
        </w:r>
        <w:r w:rsidR="008143D3">
          <w:rPr>
            <w:rFonts w:hint="eastAsia"/>
            <w:color w:val="231F20"/>
            <w:spacing w:val="1"/>
            <w:w w:val="102"/>
          </w:rPr>
          <w:t>擔任服事職份的人</w:t>
        </w:r>
      </w:ins>
      <w:del w:id="231" w:author="成英 李" w:date="2025-06-30T16:41:00Z">
        <w:r w:rsidDel="008143D3">
          <w:rPr>
            <w:color w:val="231F20"/>
            <w:spacing w:val="9"/>
            <w:w w:val="102"/>
            <w:sz w:val="20"/>
          </w:rPr>
          <w:delText>被差派的職事</w:delText>
        </w:r>
      </w:del>
      <w:r>
        <w:rPr>
          <w:color w:val="231F20"/>
          <w:spacing w:val="9"/>
          <w:w w:val="102"/>
          <w:sz w:val="20"/>
        </w:rPr>
        <w:t>，包括在年議會休會期間經地區指導委員會核准</w:t>
      </w:r>
      <w:r>
        <w:rPr>
          <w:color w:val="231F20"/>
          <w:spacing w:val="42"/>
          <w:w w:val="102"/>
          <w:sz w:val="20"/>
        </w:rPr>
        <w:t>暫代牧師之轉換</w:t>
      </w:r>
      <w:r>
        <w:rPr>
          <w:color w:val="231F20"/>
          <w:spacing w:val="-102"/>
          <w:w w:val="102"/>
          <w:sz w:val="20"/>
        </w:rPr>
        <w:t>。</w:t>
      </w:r>
      <w:r>
        <w:rPr>
          <w:rFonts w:ascii="Noto Sans TC" w:eastAsia="Noto Sans TC"/>
          <w:color w:val="231F20"/>
          <w:w w:val="102"/>
          <w:sz w:val="20"/>
        </w:rPr>
        <w:t>（</w:t>
      </w:r>
      <w:del w:id="232" w:author="成英 李" w:date="2025-06-30T16:42:00Z">
        <w:r w:rsidDel="008143D3">
          <w:rPr>
            <w:rFonts w:ascii="Noto Sans TC" w:eastAsia="Noto Sans TC"/>
            <w:color w:val="231F20"/>
            <w:w w:val="102"/>
            <w:sz w:val="20"/>
          </w:rPr>
          <w:delText>231.9</w:delText>
        </w:r>
        <w:r w:rsidDel="008143D3">
          <w:rPr>
            <w:rFonts w:ascii="Noto Sans TC" w:eastAsia="Noto Sans TC"/>
            <w:color w:val="231F20"/>
            <w:spacing w:val="18"/>
            <w:sz w:val="20"/>
          </w:rPr>
          <w:delText xml:space="preserve"> </w:delText>
        </w:r>
        <w:r w:rsidDel="008143D3">
          <w:rPr>
            <w:rFonts w:ascii="Noto Sans TC" w:eastAsia="Noto Sans TC"/>
            <w:color w:val="231F20"/>
            <w:w w:val="102"/>
            <w:sz w:val="20"/>
          </w:rPr>
          <w:delText>～</w:delText>
        </w:r>
        <w:r w:rsidDel="008143D3">
          <w:rPr>
            <w:rFonts w:ascii="Noto Sans TC" w:eastAsia="Noto Sans TC"/>
            <w:color w:val="231F20"/>
            <w:spacing w:val="18"/>
            <w:sz w:val="20"/>
          </w:rPr>
          <w:delText xml:space="preserve"> </w:delText>
        </w:r>
        <w:r w:rsidDel="008143D3">
          <w:rPr>
            <w:rFonts w:ascii="Noto Sans TC" w:eastAsia="Noto Sans TC"/>
            <w:color w:val="231F20"/>
            <w:w w:val="102"/>
            <w:sz w:val="20"/>
          </w:rPr>
          <w:delText>231.10，</w:delText>
        </w:r>
      </w:del>
      <w:r>
        <w:rPr>
          <w:rFonts w:ascii="Noto Sans TC" w:eastAsia="Noto Sans TC"/>
          <w:color w:val="231F20"/>
          <w:w w:val="102"/>
          <w:sz w:val="20"/>
        </w:rPr>
        <w:t>505，508</w:t>
      </w:r>
      <w:r>
        <w:rPr>
          <w:rFonts w:ascii="Noto Sans TC" w:eastAsia="Noto Sans TC"/>
          <w:color w:val="231F20"/>
          <w:spacing w:val="18"/>
          <w:sz w:val="20"/>
        </w:rPr>
        <w:t xml:space="preserve"> </w:t>
      </w:r>
      <w:r>
        <w:rPr>
          <w:rFonts w:ascii="Noto Sans TC" w:eastAsia="Noto Sans TC"/>
          <w:color w:val="231F20"/>
          <w:w w:val="102"/>
          <w:sz w:val="20"/>
        </w:rPr>
        <w:t>～</w:t>
      </w:r>
      <w:r>
        <w:rPr>
          <w:rFonts w:ascii="Noto Sans TC" w:eastAsia="Noto Sans TC"/>
          <w:color w:val="231F20"/>
          <w:spacing w:val="18"/>
          <w:sz w:val="20"/>
        </w:rPr>
        <w:t xml:space="preserve"> </w:t>
      </w:r>
      <w:r>
        <w:rPr>
          <w:rFonts w:ascii="Noto Sans TC" w:eastAsia="Noto Sans TC"/>
          <w:color w:val="231F20"/>
          <w:w w:val="102"/>
          <w:sz w:val="20"/>
        </w:rPr>
        <w:t>511.1，</w:t>
      </w:r>
      <w:ins w:id="233" w:author="成英 李" w:date="2025-06-30T16:42:00Z">
        <w:r w:rsidR="008143D3">
          <w:rPr>
            <w:rFonts w:ascii="Noto Sans TC" w:eastAsia="Noto Sans TC" w:hint="eastAsia"/>
            <w:color w:val="231F20"/>
            <w:w w:val="102"/>
            <w:sz w:val="20"/>
          </w:rPr>
          <w:t>2</w:t>
        </w:r>
        <w:r w:rsidR="008143D3">
          <w:rPr>
            <w:rFonts w:ascii="Noto Sans TC" w:eastAsia="Noto Sans TC"/>
            <w:color w:val="231F20"/>
            <w:w w:val="102"/>
            <w:sz w:val="20"/>
          </w:rPr>
          <w:t>31.9-231.10</w:t>
        </w:r>
        <w:r w:rsidR="008143D3">
          <w:rPr>
            <w:rFonts w:ascii="Noto Sans TC" w:eastAsia="Noto Sans TC" w:hint="eastAsia"/>
            <w:color w:val="231F20"/>
            <w:w w:val="102"/>
            <w:sz w:val="20"/>
          </w:rPr>
          <w:t>，</w:t>
        </w:r>
      </w:ins>
      <w:r>
        <w:rPr>
          <w:rFonts w:ascii="Noto Sans TC" w:eastAsia="Noto Sans TC"/>
          <w:color w:val="231F20"/>
          <w:w w:val="102"/>
          <w:sz w:val="20"/>
        </w:rPr>
        <w:t>529</w:t>
      </w:r>
      <w:r>
        <w:rPr>
          <w:rFonts w:ascii="Noto Sans TC" w:eastAsia="Noto Sans TC"/>
          <w:color w:val="231F20"/>
          <w:spacing w:val="18"/>
          <w:sz w:val="20"/>
        </w:rPr>
        <w:t xml:space="preserve"> </w:t>
      </w:r>
      <w:r>
        <w:rPr>
          <w:rFonts w:ascii="Noto Sans TC" w:eastAsia="Noto Sans TC"/>
          <w:color w:val="231F20"/>
          <w:w w:val="102"/>
          <w:sz w:val="20"/>
        </w:rPr>
        <w:t>～ 529.1）</w:t>
      </w:r>
    </w:p>
    <w:p w14:paraId="10F2AE74" w14:textId="7217AE50" w:rsidR="003345E9" w:rsidDel="008143D3" w:rsidRDefault="007169A0">
      <w:pPr>
        <w:pStyle w:val="a5"/>
        <w:numPr>
          <w:ilvl w:val="1"/>
          <w:numId w:val="25"/>
        </w:numPr>
        <w:tabs>
          <w:tab w:val="left" w:pos="1313"/>
        </w:tabs>
        <w:spacing w:line="314" w:lineRule="exact"/>
        <w:ind w:left="1313" w:hanging="786"/>
        <w:jc w:val="both"/>
        <w:rPr>
          <w:del w:id="234" w:author="成英 李" w:date="2025-06-30T16:45:00Z"/>
          <w:sz w:val="20"/>
        </w:rPr>
      </w:pPr>
      <w:r>
        <w:rPr>
          <w:color w:val="231F20"/>
          <w:spacing w:val="-1"/>
          <w:sz w:val="20"/>
        </w:rPr>
        <w:t>差派或委任經</w:t>
      </w:r>
      <w:ins w:id="235" w:author="成英 李" w:date="2025-06-30T16:45:00Z">
        <w:r w:rsidR="008143D3">
          <w:rPr>
            <w:rFonts w:hint="eastAsia"/>
            <w:color w:val="231F20"/>
            <w:spacing w:val="-1"/>
            <w:sz w:val="20"/>
          </w:rPr>
          <w:t>地區教牧資格審查委員會</w:t>
        </w:r>
      </w:ins>
      <w:ins w:id="236" w:author="成英 李" w:date="2025-06-30T16:46:00Z">
        <w:r w:rsidR="008143D3">
          <w:rPr>
            <w:rFonts w:hint="eastAsia"/>
            <w:color w:val="231F20"/>
            <w:spacing w:val="-1"/>
            <w:sz w:val="20"/>
          </w:rPr>
          <w:t>或</w:t>
        </w:r>
      </w:ins>
      <w:r>
        <w:rPr>
          <w:color w:val="231F20"/>
          <w:spacing w:val="-1"/>
          <w:sz w:val="20"/>
        </w:rPr>
        <w:t>地區教牧事工委員會或</w:t>
      </w:r>
      <w:del w:id="237" w:author="成英 李" w:date="2025-06-30T16:45:00Z">
        <w:r w:rsidDel="008143D3">
          <w:rPr>
            <w:color w:val="231F20"/>
            <w:spacing w:val="-1"/>
            <w:sz w:val="20"/>
          </w:rPr>
          <w:delText>地區教牧資格委員</w:delText>
        </w:r>
      </w:del>
      <w:ins w:id="238" w:author="成英 李" w:date="2025-06-30T16:46:00Z">
        <w:r w:rsidR="008143D3">
          <w:rPr>
            <w:rFonts w:hint="eastAsia"/>
            <w:color w:val="231F20"/>
            <w:sz w:val="20"/>
          </w:rPr>
          <w:t>積極推薦</w:t>
        </w:r>
      </w:ins>
    </w:p>
    <w:p w14:paraId="491B5E80" w14:textId="453D33E9" w:rsidR="003345E9" w:rsidRPr="008143D3" w:rsidRDefault="007169A0">
      <w:pPr>
        <w:pStyle w:val="a5"/>
        <w:numPr>
          <w:ilvl w:val="1"/>
          <w:numId w:val="25"/>
        </w:numPr>
        <w:tabs>
          <w:tab w:val="left" w:pos="1313"/>
        </w:tabs>
        <w:spacing w:line="314" w:lineRule="exact"/>
        <w:ind w:left="1313" w:hanging="786"/>
        <w:jc w:val="both"/>
        <w:rPr>
          <w:sz w:val="20"/>
        </w:rPr>
        <w:pPrChange w:id="239" w:author="成英 李" w:date="2025-06-30T16:45:00Z">
          <w:pPr>
            <w:spacing w:before="11" w:line="204" w:lineRule="auto"/>
            <w:ind w:left="120" w:right="117" w:hanging="1"/>
            <w:jc w:val="both"/>
          </w:pPr>
        </w:pPrChange>
      </w:pPr>
      <w:del w:id="240" w:author="成英 李" w:date="2025-06-30T16:45:00Z">
        <w:r w:rsidRPr="008143D3" w:rsidDel="008143D3">
          <w:rPr>
            <w:color w:val="231F20"/>
            <w:sz w:val="20"/>
          </w:rPr>
          <w:delText>會</w:delText>
        </w:r>
      </w:del>
      <w:del w:id="241" w:author="成英 李" w:date="2025-06-30T16:46:00Z">
        <w:r w:rsidRPr="008143D3" w:rsidDel="008143D3">
          <w:rPr>
            <w:color w:val="231F20"/>
            <w:sz w:val="20"/>
          </w:rPr>
          <w:delText>審查核准</w:delText>
        </w:r>
      </w:del>
      <w:r w:rsidRPr="008143D3">
        <w:rPr>
          <w:color w:val="231F20"/>
          <w:sz w:val="20"/>
        </w:rPr>
        <w:t xml:space="preserve">，且認其合格擔任 </w:t>
      </w:r>
      <w:r w:rsidRPr="008143D3">
        <w:rPr>
          <w:rFonts w:ascii="Noto Sans TC" w:eastAsia="Noto Sans TC"/>
          <w:b/>
          <w:color w:val="231F20"/>
          <w:sz w:val="20"/>
        </w:rPr>
        <w:t xml:space="preserve">505 </w:t>
      </w:r>
      <w:r w:rsidRPr="008143D3">
        <w:rPr>
          <w:color w:val="231F20"/>
          <w:sz w:val="20"/>
        </w:rPr>
        <w:t xml:space="preserve">～ </w:t>
      </w:r>
      <w:r w:rsidRPr="008143D3">
        <w:rPr>
          <w:rFonts w:ascii="Noto Sans TC" w:eastAsia="Noto Sans TC"/>
          <w:b/>
          <w:color w:val="231F20"/>
          <w:sz w:val="20"/>
        </w:rPr>
        <w:t xml:space="preserve">520.2 </w:t>
      </w:r>
      <w:r w:rsidRPr="008143D3">
        <w:rPr>
          <w:color w:val="231F20"/>
          <w:sz w:val="20"/>
        </w:rPr>
        <w:t>條所列之</w:t>
      </w:r>
      <w:ins w:id="242" w:author="成英 李" w:date="2025-06-30T16:47:00Z">
        <w:r w:rsidR="00890265">
          <w:rPr>
            <w:rFonts w:hint="eastAsia"/>
            <w:color w:val="231F20"/>
            <w:sz w:val="20"/>
          </w:rPr>
          <w:t>服事</w:t>
        </w:r>
      </w:ins>
      <w:ins w:id="243" w:author="成英 李" w:date="2025-06-30T16:48:00Z">
        <w:r w:rsidR="00890265">
          <w:rPr>
            <w:rFonts w:hint="eastAsia"/>
            <w:color w:val="231F20"/>
            <w:sz w:val="20"/>
          </w:rPr>
          <w:t>職份</w:t>
        </w:r>
      </w:ins>
      <w:del w:id="244" w:author="成英 李" w:date="2025-06-30T16:47:00Z">
        <w:r w:rsidRPr="008143D3" w:rsidDel="00890265">
          <w:rPr>
            <w:color w:val="231F20"/>
            <w:sz w:val="20"/>
          </w:rPr>
          <w:delText>職務</w:delText>
        </w:r>
      </w:del>
      <w:r w:rsidRPr="008143D3">
        <w:rPr>
          <w:color w:val="231F20"/>
          <w:sz w:val="20"/>
        </w:rPr>
        <w:t>者，委任期</w:t>
      </w:r>
      <w:r w:rsidRPr="008143D3">
        <w:rPr>
          <w:color w:val="231F20"/>
          <w:spacing w:val="-4"/>
          <w:sz w:val="20"/>
        </w:rPr>
        <w:t>為一年。</w:t>
      </w:r>
    </w:p>
    <w:p w14:paraId="3A051D7B" w14:textId="77777777" w:rsidR="003345E9" w:rsidRDefault="007169A0">
      <w:pPr>
        <w:pStyle w:val="a5"/>
        <w:numPr>
          <w:ilvl w:val="1"/>
          <w:numId w:val="25"/>
        </w:numPr>
        <w:tabs>
          <w:tab w:val="left" w:pos="1314"/>
        </w:tabs>
        <w:spacing w:line="206" w:lineRule="auto"/>
        <w:ind w:left="120" w:right="15" w:firstLine="408"/>
        <w:rPr>
          <w:sz w:val="20"/>
        </w:rPr>
      </w:pPr>
      <w:r>
        <w:rPr>
          <w:color w:val="231F20"/>
          <w:spacing w:val="5"/>
          <w:w w:val="102"/>
          <w:sz w:val="20"/>
        </w:rPr>
        <w:t>以投票方式選舉一位牧師為地區監督，但需達到出席年</w:t>
      </w:r>
      <w:r>
        <w:rPr>
          <w:color w:val="231F20"/>
          <w:spacing w:val="2"/>
          <w:w w:val="102"/>
          <w:sz w:val="20"/>
        </w:rPr>
        <w:t>議會代表三分之二贊成票，始得當選，其任期至下一屆地區年議會閉</w:t>
      </w:r>
      <w:r>
        <w:rPr>
          <w:color w:val="231F20"/>
          <w:spacing w:val="-15"/>
          <w:w w:val="102"/>
          <w:sz w:val="20"/>
        </w:rPr>
        <w:t>幕後三十天，並合格的繼任者選出為止。重選地區監督時，可以「同意」</w:t>
      </w:r>
      <w:r>
        <w:rPr>
          <w:color w:val="231F20"/>
          <w:w w:val="102"/>
          <w:sz w:val="20"/>
        </w:rPr>
        <w:t>與「反對」之方式投票表決。凡以往因懲戒緣故繳回證書的牧師，均不具競選此職任之資格。年滿七十歲者不得被選為或是連任地區監督。</w:t>
      </w:r>
    </w:p>
    <w:p w14:paraId="7148CE5F" w14:textId="429AD1C9" w:rsidR="003345E9" w:rsidRDefault="007169A0">
      <w:pPr>
        <w:pStyle w:val="a5"/>
        <w:numPr>
          <w:ilvl w:val="1"/>
          <w:numId w:val="25"/>
        </w:numPr>
        <w:tabs>
          <w:tab w:val="left" w:pos="1314"/>
        </w:tabs>
        <w:spacing w:line="204" w:lineRule="auto"/>
        <w:ind w:left="120" w:right="6" w:firstLine="408"/>
        <w:rPr>
          <w:rFonts w:ascii="Noto Sans TC" w:eastAsia="Noto Sans TC"/>
          <w:sz w:val="20"/>
        </w:rPr>
      </w:pPr>
      <w:r>
        <w:rPr>
          <w:color w:val="231F20"/>
          <w:spacing w:val="6"/>
          <w:w w:val="102"/>
          <w:sz w:val="20"/>
        </w:rPr>
        <w:t>第二期地區或第三期地區之地區監督於一地區服務至少</w:t>
      </w:r>
      <w:r>
        <w:rPr>
          <w:color w:val="231F20"/>
          <w:spacing w:val="3"/>
          <w:w w:val="102"/>
          <w:sz w:val="20"/>
        </w:rPr>
        <w:t>兩個</w:t>
      </w:r>
      <w:del w:id="245" w:author="成英 李" w:date="2025-06-30T17:02:00Z">
        <w:r w:rsidDel="00E65D93">
          <w:rPr>
            <w:color w:val="231F20"/>
            <w:spacing w:val="3"/>
            <w:w w:val="102"/>
            <w:sz w:val="20"/>
          </w:rPr>
          <w:delText>之</w:delText>
        </w:r>
      </w:del>
      <w:r>
        <w:rPr>
          <w:color w:val="231F20"/>
          <w:spacing w:val="3"/>
          <w:w w:val="102"/>
          <w:sz w:val="20"/>
        </w:rPr>
        <w:t>議會年度後，在主管區總監督同意下</w:t>
      </w:r>
      <w:ins w:id="246" w:author="成英 李" w:date="2025-06-30T17:03:00Z">
        <w:r w:rsidR="00E65D93">
          <w:rPr>
            <w:rFonts w:hint="eastAsia"/>
            <w:color w:val="231F20"/>
            <w:spacing w:val="3"/>
            <w:w w:val="102"/>
            <w:sz w:val="20"/>
          </w:rPr>
          <w:t>，</w:t>
        </w:r>
      </w:ins>
      <w:r>
        <w:rPr>
          <w:color w:val="231F20"/>
          <w:spacing w:val="3"/>
          <w:w w:val="102"/>
          <w:sz w:val="20"/>
        </w:rPr>
        <w:t>地區年議會可以選舉該名監督連任四年，延長任期之投票表決程序，應以「同意」或「反對」</w:t>
      </w:r>
      <w:r>
        <w:rPr>
          <w:color w:val="231F20"/>
          <w:spacing w:val="-5"/>
          <w:w w:val="102"/>
          <w:sz w:val="20"/>
        </w:rPr>
        <w:t>之方式進行投票，並須獲三分之二的贊成票始得通過。</w:t>
      </w:r>
      <w:r>
        <w:rPr>
          <w:rFonts w:ascii="Noto Sans TC" w:eastAsia="Noto Sans TC"/>
          <w:color w:val="231F20"/>
          <w:w w:val="102"/>
          <w:sz w:val="20"/>
        </w:rPr>
        <w:t>（200.2）</w:t>
      </w:r>
    </w:p>
    <w:p w14:paraId="112218C9" w14:textId="4457A16C" w:rsidR="003345E9" w:rsidRDefault="007169A0">
      <w:pPr>
        <w:pStyle w:val="a5"/>
        <w:numPr>
          <w:ilvl w:val="1"/>
          <w:numId w:val="25"/>
        </w:numPr>
        <w:tabs>
          <w:tab w:val="left" w:pos="1315"/>
        </w:tabs>
        <w:spacing w:line="206" w:lineRule="auto"/>
        <w:ind w:left="120" w:right="14" w:firstLine="408"/>
        <w:rPr>
          <w:sz w:val="20"/>
        </w:rPr>
      </w:pPr>
      <w:r>
        <w:rPr>
          <w:color w:val="231F20"/>
          <w:spacing w:val="9"/>
          <w:w w:val="102"/>
          <w:sz w:val="20"/>
        </w:rPr>
        <w:t>若總監督和地區指導委員會對地區監督之任期有意見，</w:t>
      </w:r>
      <w:r>
        <w:rPr>
          <w:color w:val="231F20"/>
          <w:spacing w:val="3"/>
          <w:w w:val="102"/>
          <w:sz w:val="20"/>
        </w:rPr>
        <w:t>認為該員之任期</w:t>
      </w:r>
      <w:del w:id="247" w:author="成英 李" w:date="2025-06-30T17:05:00Z">
        <w:r w:rsidDel="00E65D93">
          <w:rPr>
            <w:rFonts w:hint="eastAsia"/>
            <w:color w:val="231F20"/>
            <w:spacing w:val="3"/>
            <w:w w:val="102"/>
            <w:sz w:val="20"/>
          </w:rPr>
          <w:delText>應與年議會年度一同結束</w:delText>
        </w:r>
      </w:del>
      <w:ins w:id="248" w:author="成英 李" w:date="2025-06-30T17:05:00Z">
        <w:r w:rsidR="00E65D93">
          <w:rPr>
            <w:rFonts w:hint="eastAsia"/>
            <w:color w:val="231F20"/>
            <w:spacing w:val="3"/>
            <w:w w:val="102"/>
            <w:sz w:val="20"/>
          </w:rPr>
          <w:t>不應延至下一年</w:t>
        </w:r>
      </w:ins>
      <w:r>
        <w:rPr>
          <w:color w:val="231F20"/>
          <w:spacing w:val="3"/>
          <w:w w:val="102"/>
          <w:sz w:val="20"/>
        </w:rPr>
        <w:t>，主管區總監督和地區指導</w:t>
      </w:r>
      <w:r>
        <w:rPr>
          <w:color w:val="231F20"/>
          <w:w w:val="102"/>
          <w:sz w:val="20"/>
        </w:rPr>
        <w:t>委員會</w:t>
      </w:r>
      <w:del w:id="249" w:author="成英 李" w:date="2025-06-30T17:06:00Z">
        <w:r w:rsidDel="00E65D93">
          <w:rPr>
            <w:color w:val="231F20"/>
            <w:w w:val="102"/>
            <w:sz w:val="20"/>
          </w:rPr>
          <w:delText>，</w:delText>
        </w:r>
      </w:del>
      <w:r>
        <w:rPr>
          <w:color w:val="231F20"/>
          <w:w w:val="102"/>
          <w:sz w:val="20"/>
        </w:rPr>
        <w:t>得將此議案呈送至地區年議會進行表決。該議案可依下列形</w:t>
      </w:r>
      <w:r>
        <w:rPr>
          <w:color w:val="231F20"/>
          <w:spacing w:val="-11"/>
          <w:w w:val="102"/>
          <w:sz w:val="20"/>
        </w:rPr>
        <w:t>式提出：「現任地區監督應否在本地區年議會後繼續留任服務？」</w:t>
      </w:r>
    </w:p>
    <w:p w14:paraId="641D9DAD" w14:textId="77777777" w:rsidR="003345E9" w:rsidRDefault="007169A0">
      <w:pPr>
        <w:pStyle w:val="a3"/>
        <w:spacing w:line="206" w:lineRule="auto"/>
        <w:ind w:right="117" w:firstLine="408"/>
      </w:pPr>
      <w:r>
        <w:rPr>
          <w:color w:val="231F20"/>
          <w:spacing w:val="1"/>
          <w:w w:val="102"/>
        </w:rPr>
        <w:t>若經地區年議會投票結果，贊成留任之票數達三分之二，則該地區監督仍留任繼續工作，視此次投票並未發生。</w:t>
      </w:r>
    </w:p>
    <w:p w14:paraId="5F36DAB3" w14:textId="575C8C3B" w:rsidR="003345E9" w:rsidRDefault="007169A0">
      <w:pPr>
        <w:pStyle w:val="a3"/>
        <w:spacing w:line="204" w:lineRule="auto"/>
        <w:ind w:right="15" w:firstLine="408"/>
        <w:jc w:val="both"/>
        <w:rPr>
          <w:rFonts w:ascii="Noto Sans TC" w:eastAsia="Noto Sans TC"/>
        </w:rPr>
      </w:pPr>
      <w:r>
        <w:rPr>
          <w:color w:val="231F20"/>
          <w:w w:val="102"/>
        </w:rPr>
        <w:t>又若，地區年議會投票決定不繼續留任該地區監督時，其任期則</w:t>
      </w:r>
      <w:r>
        <w:rPr>
          <w:color w:val="231F20"/>
          <w:spacing w:val="11"/>
          <w:w w:val="102"/>
        </w:rPr>
        <w:t>由主管區總監督經與地區指導委員會商議下決定其離任</w:t>
      </w:r>
      <w:ins w:id="250" w:author="成英 李" w:date="2025-06-30T17:19:00Z">
        <w:r w:rsidR="001D0AFF">
          <w:rPr>
            <w:rFonts w:ascii="Cambria" w:hAnsi="Cambria" w:cs="Cambria" w:hint="eastAsia"/>
            <w:color w:val="231F20"/>
            <w:spacing w:val="11"/>
            <w:w w:val="102"/>
          </w:rPr>
          <w:t>日</w:t>
        </w:r>
      </w:ins>
      <w:r>
        <w:rPr>
          <w:rFonts w:hint="eastAsia"/>
          <w:color w:val="231F20"/>
          <w:spacing w:val="11"/>
          <w:w w:val="102"/>
        </w:rPr>
        <w:t>期</w:t>
      </w:r>
      <w:r>
        <w:rPr>
          <w:color w:val="231F20"/>
          <w:spacing w:val="11"/>
          <w:w w:val="102"/>
        </w:rPr>
        <w:t>，離任</w:t>
      </w:r>
      <w:ins w:id="251" w:author="成英 李" w:date="2025-06-30T17:19:00Z">
        <w:r w:rsidR="001D0AFF">
          <w:rPr>
            <w:rFonts w:hint="eastAsia"/>
            <w:color w:val="231F20"/>
            <w:spacing w:val="11"/>
            <w:w w:val="102"/>
          </w:rPr>
          <w:t>日</w:t>
        </w:r>
      </w:ins>
      <w:r>
        <w:rPr>
          <w:color w:val="231F20"/>
          <w:spacing w:val="11"/>
          <w:w w:val="102"/>
        </w:rPr>
        <w:t>期</w:t>
      </w:r>
      <w:r>
        <w:rPr>
          <w:color w:val="231F20"/>
          <w:spacing w:val="12"/>
          <w:w w:val="102"/>
        </w:rPr>
        <w:t>應在本屆地區年議會結束後三十至一百八十天之間</w:t>
      </w:r>
      <w:r>
        <w:rPr>
          <w:color w:val="231F20"/>
          <w:spacing w:val="-103"/>
          <w:w w:val="102"/>
        </w:rPr>
        <w:t>。</w:t>
      </w:r>
      <w:r>
        <w:rPr>
          <w:rFonts w:ascii="Noto Sans TC" w:eastAsia="Noto Sans TC"/>
          <w:color w:val="231F20"/>
          <w:w w:val="102"/>
        </w:rPr>
        <w:t>（206.2，208， 238）</w:t>
      </w:r>
    </w:p>
    <w:p w14:paraId="5670F199" w14:textId="695F1E02" w:rsidR="003345E9" w:rsidRDefault="007169A0">
      <w:pPr>
        <w:pStyle w:val="a5"/>
        <w:numPr>
          <w:ilvl w:val="1"/>
          <w:numId w:val="25"/>
        </w:numPr>
        <w:tabs>
          <w:tab w:val="left" w:pos="1314"/>
        </w:tabs>
        <w:spacing w:line="341" w:lineRule="exact"/>
        <w:ind w:left="1314" w:hanging="786"/>
        <w:jc w:val="both"/>
        <w:rPr>
          <w:sz w:val="20"/>
        </w:rPr>
      </w:pPr>
      <w:r>
        <w:rPr>
          <w:color w:val="231F20"/>
          <w:spacing w:val="-1"/>
          <w:sz w:val="20"/>
        </w:rPr>
        <w:t>投票選舉最多三位受委派按立</w:t>
      </w:r>
      <w:commentRangeStart w:id="252"/>
      <w:ins w:id="253" w:author="成英 李" w:date="2025-06-30T17:21:00Z">
        <w:r w:rsidR="001D0AFF">
          <w:rPr>
            <w:rFonts w:hint="eastAsia"/>
            <w:color w:val="231F20"/>
            <w:spacing w:val="-1"/>
            <w:sz w:val="20"/>
          </w:rPr>
          <w:t>的</w:t>
        </w:r>
        <w:commentRangeEnd w:id="252"/>
        <w:r w:rsidR="001D0AFF">
          <w:rPr>
            <w:rStyle w:val="a7"/>
          </w:rPr>
          <w:commentReference w:id="252"/>
        </w:r>
      </w:ins>
      <w:del w:id="254" w:author="成英 李" w:date="2025-06-30T17:21:00Z">
        <w:r w:rsidDel="001D0AFF">
          <w:rPr>
            <w:color w:val="231F20"/>
            <w:spacing w:val="-1"/>
            <w:sz w:val="20"/>
          </w:rPr>
          <w:delText>之</w:delText>
        </w:r>
      </w:del>
      <w:r>
        <w:rPr>
          <w:color w:val="231F20"/>
          <w:spacing w:val="-1"/>
          <w:sz w:val="20"/>
        </w:rPr>
        <w:t>牧師和三位信徒擔任地</w:t>
      </w:r>
    </w:p>
    <w:p w14:paraId="45F15BFD" w14:textId="77777777" w:rsidR="003345E9" w:rsidRDefault="003345E9">
      <w:pPr>
        <w:pStyle w:val="a5"/>
        <w:spacing w:line="341" w:lineRule="exact"/>
        <w:jc w:val="both"/>
        <w:rPr>
          <w:sz w:val="20"/>
        </w:rPr>
        <w:sectPr w:rsidR="003345E9">
          <w:pgSz w:w="8640" w:h="12960"/>
          <w:pgMar w:top="480" w:right="1080" w:bottom="1180" w:left="1080" w:header="0" w:footer="997" w:gutter="0"/>
          <w:cols w:space="720"/>
        </w:sectPr>
      </w:pPr>
    </w:p>
    <w:p w14:paraId="5762D7D8" w14:textId="77777777" w:rsidR="003345E9" w:rsidRDefault="007169A0">
      <w:pPr>
        <w:pStyle w:val="a3"/>
        <w:spacing w:before="50"/>
        <w:ind w:left="0"/>
        <w:jc w:val="center"/>
      </w:pPr>
      <w:r>
        <w:rPr>
          <w:color w:val="231F20"/>
          <w:spacing w:val="-2"/>
        </w:rPr>
        <w:lastRenderedPageBreak/>
        <w:t>章地區行政</w:t>
      </w:r>
    </w:p>
    <w:p w14:paraId="05FF58A2" w14:textId="77777777" w:rsidR="003345E9" w:rsidRDefault="007169A0">
      <w:pPr>
        <w:pStyle w:val="a3"/>
        <w:spacing w:before="237" w:line="206" w:lineRule="auto"/>
        <w:ind w:right="111"/>
      </w:pPr>
      <w:r>
        <w:rPr>
          <w:color w:val="231F20"/>
          <w:spacing w:val="1"/>
          <w:w w:val="102"/>
        </w:rPr>
        <w:t>區指導委員會委員，其任期不得超過四年，照地區年議會所定，並迄</w:t>
      </w:r>
      <w:r>
        <w:rPr>
          <w:color w:val="231F20"/>
          <w:w w:val="102"/>
        </w:rPr>
        <w:t>合格的繼任者選出接替為止。</w:t>
      </w:r>
    </w:p>
    <w:p w14:paraId="2FF7E631" w14:textId="45BDF49A" w:rsidR="003345E9" w:rsidRDefault="007169A0">
      <w:pPr>
        <w:pStyle w:val="a3"/>
        <w:spacing w:line="204" w:lineRule="auto"/>
        <w:ind w:right="112" w:firstLine="408"/>
        <w:jc w:val="both"/>
        <w:rPr>
          <w:rFonts w:ascii="Noto Sans TC" w:eastAsia="Noto Sans TC"/>
        </w:rPr>
      </w:pPr>
      <w:r>
        <w:rPr>
          <w:color w:val="231F20"/>
          <w:spacing w:val="1"/>
          <w:w w:val="102"/>
        </w:rPr>
        <w:t>然而，若地區會友總數超過五千人，則每增加二千五百人可增選</w:t>
      </w:r>
      <w:r>
        <w:rPr>
          <w:color w:val="231F20"/>
          <w:w w:val="102"/>
        </w:rPr>
        <w:t>一位受委派按立</w:t>
      </w:r>
      <w:commentRangeStart w:id="255"/>
      <w:ins w:id="256" w:author="成英 李" w:date="2025-07-01T10:00:00Z">
        <w:r w:rsidR="00D22D24">
          <w:rPr>
            <w:rFonts w:hint="eastAsia"/>
            <w:color w:val="231F20"/>
            <w:w w:val="102"/>
          </w:rPr>
          <w:t>的</w:t>
        </w:r>
      </w:ins>
      <w:commentRangeEnd w:id="255"/>
      <w:ins w:id="257" w:author="成英 李" w:date="2025-07-01T10:01:00Z">
        <w:r w:rsidR="00D22D24">
          <w:rPr>
            <w:rStyle w:val="a7"/>
          </w:rPr>
          <w:commentReference w:id="255"/>
        </w:r>
      </w:ins>
      <w:del w:id="258" w:author="成英 李" w:date="2025-07-01T10:00:00Z">
        <w:r w:rsidDel="00D22D24">
          <w:rPr>
            <w:color w:val="231F20"/>
            <w:w w:val="102"/>
          </w:rPr>
          <w:delText>之</w:delText>
        </w:r>
      </w:del>
      <w:r>
        <w:rPr>
          <w:color w:val="231F20"/>
          <w:w w:val="102"/>
        </w:rPr>
        <w:t>牧師和一位信徒擔任地區指導委員會委員，以此類推（請見下表示例</w:t>
      </w:r>
      <w:r>
        <w:rPr>
          <w:color w:val="231F20"/>
          <w:spacing w:val="-102"/>
          <w:w w:val="102"/>
        </w:rPr>
        <w:t>）。</w:t>
      </w:r>
      <w:r>
        <w:rPr>
          <w:rFonts w:ascii="Noto Sans TC" w:eastAsia="Noto Sans TC"/>
          <w:color w:val="231F20"/>
          <w:w w:val="102"/>
        </w:rPr>
        <w:t>（224）</w:t>
      </w:r>
    </w:p>
    <w:tbl>
      <w:tblPr>
        <w:tblW w:w="0" w:type="auto"/>
        <w:tblInd w:w="257" w:type="dxa"/>
        <w:tblLayout w:type="fixed"/>
        <w:tblCellMar>
          <w:left w:w="0" w:type="dxa"/>
          <w:right w:w="0" w:type="dxa"/>
        </w:tblCellMar>
        <w:tblLook w:val="01E0" w:firstRow="1" w:lastRow="1" w:firstColumn="1" w:lastColumn="1" w:noHBand="0" w:noVBand="0"/>
      </w:tblPr>
      <w:tblGrid>
        <w:gridCol w:w="1524"/>
        <w:gridCol w:w="1922"/>
        <w:gridCol w:w="698"/>
      </w:tblGrid>
      <w:tr w:rsidR="003345E9" w14:paraId="2EF8A780" w14:textId="77777777">
        <w:trPr>
          <w:trHeight w:val="306"/>
        </w:trPr>
        <w:tc>
          <w:tcPr>
            <w:tcW w:w="1524" w:type="dxa"/>
          </w:tcPr>
          <w:p w14:paraId="5446A723" w14:textId="77777777" w:rsidR="003345E9" w:rsidRDefault="007169A0">
            <w:pPr>
              <w:pStyle w:val="TableParagraph"/>
              <w:spacing w:line="287" w:lineRule="exact"/>
              <w:jc w:val="left"/>
              <w:rPr>
                <w:b/>
                <w:sz w:val="20"/>
              </w:rPr>
            </w:pPr>
            <w:r>
              <w:rPr>
                <w:b/>
                <w:color w:val="231F20"/>
                <w:spacing w:val="-2"/>
                <w:sz w:val="20"/>
              </w:rPr>
              <w:t>正式會友人數</w:t>
            </w:r>
          </w:p>
        </w:tc>
        <w:tc>
          <w:tcPr>
            <w:tcW w:w="1922" w:type="dxa"/>
          </w:tcPr>
          <w:p w14:paraId="3586D28A" w14:textId="4B506DCE" w:rsidR="003345E9" w:rsidRDefault="007169A0">
            <w:pPr>
              <w:pStyle w:val="TableParagraph"/>
              <w:spacing w:line="287" w:lineRule="exact"/>
              <w:ind w:left="2" w:right="189"/>
              <w:rPr>
                <w:b/>
                <w:sz w:val="20"/>
              </w:rPr>
            </w:pPr>
            <w:r>
              <w:rPr>
                <w:b/>
                <w:color w:val="231F20"/>
                <w:spacing w:val="-2"/>
                <w:sz w:val="20"/>
              </w:rPr>
              <w:t>受委派按立</w:t>
            </w:r>
            <w:ins w:id="259" w:author="成英 李" w:date="2025-07-01T10:01:00Z">
              <w:r w:rsidR="00D22D24">
                <w:rPr>
                  <w:rFonts w:hint="eastAsia"/>
                  <w:b/>
                  <w:color w:val="231F20"/>
                  <w:spacing w:val="-2"/>
                  <w:sz w:val="20"/>
                </w:rPr>
                <w:t>的</w:t>
              </w:r>
            </w:ins>
            <w:del w:id="260" w:author="成英 李" w:date="2025-07-01T10:01:00Z">
              <w:r w:rsidDel="00D22D24">
                <w:rPr>
                  <w:b/>
                  <w:color w:val="231F20"/>
                  <w:spacing w:val="-2"/>
                  <w:sz w:val="20"/>
                </w:rPr>
                <w:delText>之</w:delText>
              </w:r>
            </w:del>
            <w:r>
              <w:rPr>
                <w:b/>
                <w:color w:val="231F20"/>
                <w:spacing w:val="-2"/>
                <w:sz w:val="20"/>
              </w:rPr>
              <w:t>牧師</w:t>
            </w:r>
          </w:p>
        </w:tc>
        <w:tc>
          <w:tcPr>
            <w:tcW w:w="698" w:type="dxa"/>
          </w:tcPr>
          <w:p w14:paraId="1047D665" w14:textId="77777777" w:rsidR="003345E9" w:rsidRDefault="007169A0">
            <w:pPr>
              <w:pStyle w:val="TableParagraph"/>
              <w:spacing w:line="287" w:lineRule="exact"/>
              <w:ind w:left="190"/>
              <w:rPr>
                <w:b/>
                <w:sz w:val="20"/>
              </w:rPr>
            </w:pPr>
            <w:r>
              <w:rPr>
                <w:b/>
                <w:color w:val="231F20"/>
                <w:spacing w:val="-5"/>
                <w:sz w:val="20"/>
              </w:rPr>
              <w:t>信徒</w:t>
            </w:r>
          </w:p>
        </w:tc>
      </w:tr>
      <w:tr w:rsidR="003345E9" w14:paraId="4DDBA001" w14:textId="77777777">
        <w:trPr>
          <w:trHeight w:val="320"/>
        </w:trPr>
        <w:tc>
          <w:tcPr>
            <w:tcW w:w="1524" w:type="dxa"/>
          </w:tcPr>
          <w:p w14:paraId="143EA5EE" w14:textId="77777777" w:rsidR="003345E9" w:rsidRDefault="007169A0">
            <w:pPr>
              <w:pStyle w:val="TableParagraph"/>
              <w:spacing w:line="300" w:lineRule="exact"/>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4"/>
                <w:sz w:val="20"/>
              </w:rPr>
              <w:t>6250</w:t>
            </w:r>
          </w:p>
        </w:tc>
        <w:tc>
          <w:tcPr>
            <w:tcW w:w="1922" w:type="dxa"/>
          </w:tcPr>
          <w:p w14:paraId="4270596D" w14:textId="77777777" w:rsidR="003345E9" w:rsidRDefault="007169A0">
            <w:pPr>
              <w:pStyle w:val="TableParagraph"/>
              <w:spacing w:line="300" w:lineRule="exact"/>
              <w:ind w:left="1" w:right="189"/>
              <w:rPr>
                <w:sz w:val="20"/>
              </w:rPr>
            </w:pPr>
            <w:r>
              <w:rPr>
                <w:color w:val="231F20"/>
                <w:spacing w:val="-10"/>
                <w:sz w:val="20"/>
              </w:rPr>
              <w:t>3</w:t>
            </w:r>
          </w:p>
        </w:tc>
        <w:tc>
          <w:tcPr>
            <w:tcW w:w="698" w:type="dxa"/>
          </w:tcPr>
          <w:p w14:paraId="6B238CC0" w14:textId="77777777" w:rsidR="003345E9" w:rsidRDefault="007169A0">
            <w:pPr>
              <w:pStyle w:val="TableParagraph"/>
              <w:spacing w:line="300" w:lineRule="exact"/>
              <w:ind w:left="190" w:right="1"/>
              <w:rPr>
                <w:sz w:val="20"/>
              </w:rPr>
            </w:pPr>
            <w:r>
              <w:rPr>
                <w:color w:val="231F20"/>
                <w:spacing w:val="-10"/>
                <w:sz w:val="20"/>
              </w:rPr>
              <w:t>3</w:t>
            </w:r>
          </w:p>
        </w:tc>
      </w:tr>
      <w:tr w:rsidR="003345E9" w14:paraId="7E432382" w14:textId="77777777">
        <w:trPr>
          <w:trHeight w:val="320"/>
        </w:trPr>
        <w:tc>
          <w:tcPr>
            <w:tcW w:w="1524" w:type="dxa"/>
          </w:tcPr>
          <w:p w14:paraId="7D9622BF" w14:textId="77777777" w:rsidR="003345E9" w:rsidRDefault="007169A0">
            <w:pPr>
              <w:pStyle w:val="TableParagraph"/>
              <w:spacing w:line="300" w:lineRule="exact"/>
              <w:jc w:val="left"/>
              <w:rPr>
                <w:sz w:val="20"/>
              </w:rPr>
            </w:pPr>
            <w:r>
              <w:rPr>
                <w:color w:val="231F20"/>
                <w:sz w:val="20"/>
              </w:rPr>
              <w:t>6251</w:t>
            </w:r>
            <w:r>
              <w:rPr>
                <w:color w:val="231F20"/>
                <w:spacing w:val="5"/>
                <w:sz w:val="20"/>
              </w:rPr>
              <w:t xml:space="preserve"> </w:t>
            </w:r>
            <w:r>
              <w:rPr>
                <w:color w:val="231F20"/>
                <w:sz w:val="20"/>
              </w:rPr>
              <w:t>～</w:t>
            </w:r>
            <w:r>
              <w:rPr>
                <w:color w:val="231F20"/>
                <w:spacing w:val="5"/>
                <w:sz w:val="20"/>
              </w:rPr>
              <w:t xml:space="preserve"> </w:t>
            </w:r>
            <w:r>
              <w:rPr>
                <w:color w:val="231F20"/>
                <w:spacing w:val="-4"/>
                <w:sz w:val="20"/>
              </w:rPr>
              <w:t>8750</w:t>
            </w:r>
          </w:p>
        </w:tc>
        <w:tc>
          <w:tcPr>
            <w:tcW w:w="1922" w:type="dxa"/>
          </w:tcPr>
          <w:p w14:paraId="03BFF82B" w14:textId="77777777" w:rsidR="003345E9" w:rsidRDefault="007169A0">
            <w:pPr>
              <w:pStyle w:val="TableParagraph"/>
              <w:spacing w:line="300" w:lineRule="exact"/>
              <w:ind w:left="1" w:right="189"/>
              <w:rPr>
                <w:sz w:val="20"/>
              </w:rPr>
            </w:pPr>
            <w:r>
              <w:rPr>
                <w:color w:val="231F20"/>
                <w:spacing w:val="-10"/>
                <w:sz w:val="20"/>
              </w:rPr>
              <w:t>4</w:t>
            </w:r>
          </w:p>
        </w:tc>
        <w:tc>
          <w:tcPr>
            <w:tcW w:w="698" w:type="dxa"/>
          </w:tcPr>
          <w:p w14:paraId="76A049FB" w14:textId="77777777" w:rsidR="003345E9" w:rsidRDefault="007169A0">
            <w:pPr>
              <w:pStyle w:val="TableParagraph"/>
              <w:spacing w:line="300" w:lineRule="exact"/>
              <w:ind w:left="190" w:right="1"/>
              <w:rPr>
                <w:sz w:val="20"/>
              </w:rPr>
            </w:pPr>
            <w:r>
              <w:rPr>
                <w:color w:val="231F20"/>
                <w:spacing w:val="-10"/>
                <w:sz w:val="20"/>
              </w:rPr>
              <w:t>4</w:t>
            </w:r>
          </w:p>
        </w:tc>
      </w:tr>
      <w:tr w:rsidR="003345E9" w14:paraId="5627BF39" w14:textId="77777777">
        <w:trPr>
          <w:trHeight w:val="320"/>
        </w:trPr>
        <w:tc>
          <w:tcPr>
            <w:tcW w:w="1524" w:type="dxa"/>
          </w:tcPr>
          <w:p w14:paraId="70B61FD8" w14:textId="77777777" w:rsidR="003345E9" w:rsidRDefault="007169A0">
            <w:pPr>
              <w:pStyle w:val="TableParagraph"/>
              <w:spacing w:line="300" w:lineRule="exact"/>
              <w:jc w:val="left"/>
              <w:rPr>
                <w:sz w:val="20"/>
              </w:rPr>
            </w:pPr>
            <w:r>
              <w:rPr>
                <w:color w:val="231F20"/>
                <w:sz w:val="20"/>
              </w:rPr>
              <w:t>8751</w:t>
            </w:r>
            <w:r>
              <w:rPr>
                <w:color w:val="231F20"/>
                <w:spacing w:val="5"/>
                <w:sz w:val="20"/>
              </w:rPr>
              <w:t xml:space="preserve"> </w:t>
            </w:r>
            <w:r>
              <w:rPr>
                <w:color w:val="231F20"/>
                <w:sz w:val="20"/>
              </w:rPr>
              <w:t>～</w:t>
            </w:r>
            <w:r>
              <w:rPr>
                <w:color w:val="231F20"/>
                <w:spacing w:val="5"/>
                <w:sz w:val="20"/>
              </w:rPr>
              <w:t xml:space="preserve"> </w:t>
            </w:r>
            <w:r>
              <w:rPr>
                <w:color w:val="231F20"/>
                <w:spacing w:val="-2"/>
                <w:sz w:val="20"/>
              </w:rPr>
              <w:t>11250</w:t>
            </w:r>
          </w:p>
        </w:tc>
        <w:tc>
          <w:tcPr>
            <w:tcW w:w="1922" w:type="dxa"/>
          </w:tcPr>
          <w:p w14:paraId="15F097C9" w14:textId="77777777" w:rsidR="003345E9" w:rsidRDefault="007169A0">
            <w:pPr>
              <w:pStyle w:val="TableParagraph"/>
              <w:spacing w:line="300" w:lineRule="exact"/>
              <w:ind w:left="2" w:right="189"/>
              <w:rPr>
                <w:sz w:val="20"/>
              </w:rPr>
            </w:pPr>
            <w:r>
              <w:rPr>
                <w:color w:val="231F20"/>
                <w:spacing w:val="-10"/>
                <w:sz w:val="20"/>
              </w:rPr>
              <w:t>5</w:t>
            </w:r>
          </w:p>
        </w:tc>
        <w:tc>
          <w:tcPr>
            <w:tcW w:w="698" w:type="dxa"/>
          </w:tcPr>
          <w:p w14:paraId="49FBA64D" w14:textId="77777777" w:rsidR="003345E9" w:rsidRDefault="007169A0">
            <w:pPr>
              <w:pStyle w:val="TableParagraph"/>
              <w:spacing w:line="300" w:lineRule="exact"/>
              <w:ind w:left="190"/>
              <w:rPr>
                <w:sz w:val="20"/>
              </w:rPr>
            </w:pPr>
            <w:r>
              <w:rPr>
                <w:color w:val="231F20"/>
                <w:spacing w:val="-10"/>
                <w:sz w:val="20"/>
              </w:rPr>
              <w:t>5</w:t>
            </w:r>
          </w:p>
        </w:tc>
      </w:tr>
      <w:tr w:rsidR="003345E9" w14:paraId="33BDC090" w14:textId="77777777">
        <w:trPr>
          <w:trHeight w:val="320"/>
        </w:trPr>
        <w:tc>
          <w:tcPr>
            <w:tcW w:w="1524" w:type="dxa"/>
          </w:tcPr>
          <w:p w14:paraId="4DDFD316" w14:textId="77777777" w:rsidR="003345E9" w:rsidRDefault="007169A0">
            <w:pPr>
              <w:pStyle w:val="TableParagraph"/>
              <w:spacing w:line="300" w:lineRule="exact"/>
              <w:jc w:val="left"/>
              <w:rPr>
                <w:sz w:val="20"/>
              </w:rPr>
            </w:pPr>
            <w:r>
              <w:rPr>
                <w:color w:val="231F20"/>
                <w:sz w:val="20"/>
              </w:rPr>
              <w:t>11251</w:t>
            </w:r>
            <w:r>
              <w:rPr>
                <w:color w:val="231F20"/>
                <w:spacing w:val="6"/>
                <w:sz w:val="20"/>
              </w:rPr>
              <w:t xml:space="preserve"> </w:t>
            </w:r>
            <w:r>
              <w:rPr>
                <w:color w:val="231F20"/>
                <w:sz w:val="20"/>
              </w:rPr>
              <w:t>～</w:t>
            </w:r>
            <w:r>
              <w:rPr>
                <w:color w:val="231F20"/>
                <w:spacing w:val="6"/>
                <w:sz w:val="20"/>
              </w:rPr>
              <w:t xml:space="preserve"> </w:t>
            </w:r>
            <w:r>
              <w:rPr>
                <w:color w:val="231F20"/>
                <w:spacing w:val="-4"/>
                <w:sz w:val="20"/>
              </w:rPr>
              <w:t>13750</w:t>
            </w:r>
          </w:p>
        </w:tc>
        <w:tc>
          <w:tcPr>
            <w:tcW w:w="1922" w:type="dxa"/>
          </w:tcPr>
          <w:p w14:paraId="1EB1C39E" w14:textId="77777777" w:rsidR="003345E9" w:rsidRDefault="007169A0">
            <w:pPr>
              <w:pStyle w:val="TableParagraph"/>
              <w:spacing w:line="300" w:lineRule="exact"/>
              <w:ind w:left="2" w:right="189"/>
              <w:rPr>
                <w:sz w:val="20"/>
              </w:rPr>
            </w:pPr>
            <w:r>
              <w:rPr>
                <w:color w:val="231F20"/>
                <w:spacing w:val="-10"/>
                <w:sz w:val="20"/>
              </w:rPr>
              <w:t>6</w:t>
            </w:r>
          </w:p>
        </w:tc>
        <w:tc>
          <w:tcPr>
            <w:tcW w:w="698" w:type="dxa"/>
          </w:tcPr>
          <w:p w14:paraId="24AA48F6" w14:textId="77777777" w:rsidR="003345E9" w:rsidRDefault="007169A0">
            <w:pPr>
              <w:pStyle w:val="TableParagraph"/>
              <w:spacing w:line="300" w:lineRule="exact"/>
              <w:ind w:left="190"/>
              <w:rPr>
                <w:sz w:val="20"/>
              </w:rPr>
            </w:pPr>
            <w:r>
              <w:rPr>
                <w:color w:val="231F20"/>
                <w:spacing w:val="-10"/>
                <w:sz w:val="20"/>
              </w:rPr>
              <w:t>6</w:t>
            </w:r>
          </w:p>
        </w:tc>
      </w:tr>
      <w:tr w:rsidR="003345E9" w14:paraId="254DC60D" w14:textId="77777777">
        <w:trPr>
          <w:trHeight w:val="320"/>
        </w:trPr>
        <w:tc>
          <w:tcPr>
            <w:tcW w:w="1524" w:type="dxa"/>
          </w:tcPr>
          <w:p w14:paraId="11911AD3" w14:textId="77777777" w:rsidR="003345E9" w:rsidRDefault="007169A0">
            <w:pPr>
              <w:pStyle w:val="TableParagraph"/>
              <w:spacing w:line="300" w:lineRule="exact"/>
              <w:jc w:val="left"/>
              <w:rPr>
                <w:sz w:val="20"/>
              </w:rPr>
            </w:pPr>
            <w:r>
              <w:rPr>
                <w:color w:val="231F20"/>
                <w:sz w:val="20"/>
              </w:rPr>
              <w:t>13751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16250</w:t>
            </w:r>
          </w:p>
        </w:tc>
        <w:tc>
          <w:tcPr>
            <w:tcW w:w="1922" w:type="dxa"/>
          </w:tcPr>
          <w:p w14:paraId="06BEC136" w14:textId="77777777" w:rsidR="003345E9" w:rsidRDefault="007169A0">
            <w:pPr>
              <w:pStyle w:val="TableParagraph"/>
              <w:spacing w:line="300" w:lineRule="exact"/>
              <w:ind w:left="2" w:right="189"/>
              <w:rPr>
                <w:sz w:val="20"/>
              </w:rPr>
            </w:pPr>
            <w:r>
              <w:rPr>
                <w:color w:val="231F20"/>
                <w:spacing w:val="-10"/>
                <w:sz w:val="20"/>
              </w:rPr>
              <w:t>7</w:t>
            </w:r>
          </w:p>
        </w:tc>
        <w:tc>
          <w:tcPr>
            <w:tcW w:w="698" w:type="dxa"/>
          </w:tcPr>
          <w:p w14:paraId="5F06DCB4" w14:textId="77777777" w:rsidR="003345E9" w:rsidRDefault="007169A0">
            <w:pPr>
              <w:pStyle w:val="TableParagraph"/>
              <w:spacing w:line="300" w:lineRule="exact"/>
              <w:ind w:left="190" w:right="1"/>
              <w:rPr>
                <w:sz w:val="20"/>
              </w:rPr>
            </w:pPr>
            <w:r>
              <w:rPr>
                <w:color w:val="231F20"/>
                <w:spacing w:val="-10"/>
                <w:sz w:val="20"/>
              </w:rPr>
              <w:t>7</w:t>
            </w:r>
          </w:p>
        </w:tc>
      </w:tr>
      <w:tr w:rsidR="003345E9" w14:paraId="44CAB972" w14:textId="77777777">
        <w:trPr>
          <w:trHeight w:val="320"/>
        </w:trPr>
        <w:tc>
          <w:tcPr>
            <w:tcW w:w="1524" w:type="dxa"/>
          </w:tcPr>
          <w:p w14:paraId="33B3A056" w14:textId="77777777" w:rsidR="003345E9" w:rsidRDefault="007169A0">
            <w:pPr>
              <w:pStyle w:val="TableParagraph"/>
              <w:spacing w:line="300" w:lineRule="exact"/>
              <w:jc w:val="left"/>
              <w:rPr>
                <w:sz w:val="20"/>
              </w:rPr>
            </w:pPr>
            <w:r>
              <w:rPr>
                <w:color w:val="231F20"/>
                <w:sz w:val="20"/>
              </w:rPr>
              <w:t>16251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18750</w:t>
            </w:r>
          </w:p>
        </w:tc>
        <w:tc>
          <w:tcPr>
            <w:tcW w:w="1922" w:type="dxa"/>
          </w:tcPr>
          <w:p w14:paraId="0D1AE540" w14:textId="77777777" w:rsidR="003345E9" w:rsidRDefault="007169A0">
            <w:pPr>
              <w:pStyle w:val="TableParagraph"/>
              <w:spacing w:line="300" w:lineRule="exact"/>
              <w:ind w:left="0" w:right="189"/>
              <w:rPr>
                <w:sz w:val="20"/>
              </w:rPr>
            </w:pPr>
            <w:r>
              <w:rPr>
                <w:color w:val="231F20"/>
                <w:spacing w:val="-10"/>
                <w:sz w:val="20"/>
              </w:rPr>
              <w:t>8</w:t>
            </w:r>
          </w:p>
        </w:tc>
        <w:tc>
          <w:tcPr>
            <w:tcW w:w="698" w:type="dxa"/>
          </w:tcPr>
          <w:p w14:paraId="5BD99234" w14:textId="77777777" w:rsidR="003345E9" w:rsidRDefault="007169A0">
            <w:pPr>
              <w:pStyle w:val="TableParagraph"/>
              <w:spacing w:line="300" w:lineRule="exact"/>
              <w:ind w:left="190"/>
              <w:rPr>
                <w:sz w:val="20"/>
              </w:rPr>
            </w:pPr>
            <w:r>
              <w:rPr>
                <w:color w:val="231F20"/>
                <w:spacing w:val="-10"/>
                <w:sz w:val="20"/>
              </w:rPr>
              <w:t>8</w:t>
            </w:r>
          </w:p>
        </w:tc>
      </w:tr>
      <w:tr w:rsidR="003345E9" w14:paraId="46D28022" w14:textId="77777777">
        <w:trPr>
          <w:trHeight w:val="320"/>
        </w:trPr>
        <w:tc>
          <w:tcPr>
            <w:tcW w:w="1524" w:type="dxa"/>
          </w:tcPr>
          <w:p w14:paraId="30391B1D" w14:textId="77777777" w:rsidR="003345E9" w:rsidRDefault="007169A0">
            <w:pPr>
              <w:pStyle w:val="TableParagraph"/>
              <w:spacing w:line="300" w:lineRule="exact"/>
              <w:jc w:val="left"/>
              <w:rPr>
                <w:sz w:val="20"/>
              </w:rPr>
            </w:pPr>
            <w:r>
              <w:rPr>
                <w:color w:val="231F20"/>
                <w:sz w:val="20"/>
              </w:rPr>
              <w:t>18751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21250</w:t>
            </w:r>
          </w:p>
        </w:tc>
        <w:tc>
          <w:tcPr>
            <w:tcW w:w="1922" w:type="dxa"/>
          </w:tcPr>
          <w:p w14:paraId="19D1F311" w14:textId="77777777" w:rsidR="003345E9" w:rsidRDefault="007169A0">
            <w:pPr>
              <w:pStyle w:val="TableParagraph"/>
              <w:spacing w:line="300" w:lineRule="exact"/>
              <w:ind w:left="0" w:right="189"/>
              <w:rPr>
                <w:sz w:val="20"/>
              </w:rPr>
            </w:pPr>
            <w:r>
              <w:rPr>
                <w:color w:val="231F20"/>
                <w:spacing w:val="-10"/>
                <w:sz w:val="20"/>
              </w:rPr>
              <w:t>9</w:t>
            </w:r>
          </w:p>
        </w:tc>
        <w:tc>
          <w:tcPr>
            <w:tcW w:w="698" w:type="dxa"/>
          </w:tcPr>
          <w:p w14:paraId="26668A40" w14:textId="77777777" w:rsidR="003345E9" w:rsidRDefault="007169A0">
            <w:pPr>
              <w:pStyle w:val="TableParagraph"/>
              <w:spacing w:line="300" w:lineRule="exact"/>
              <w:ind w:left="190"/>
              <w:rPr>
                <w:sz w:val="20"/>
              </w:rPr>
            </w:pPr>
            <w:r>
              <w:rPr>
                <w:color w:val="231F20"/>
                <w:spacing w:val="-10"/>
                <w:sz w:val="20"/>
              </w:rPr>
              <w:t>9</w:t>
            </w:r>
          </w:p>
        </w:tc>
      </w:tr>
      <w:tr w:rsidR="003345E9" w14:paraId="34D7CD1F" w14:textId="77777777">
        <w:trPr>
          <w:trHeight w:val="320"/>
        </w:trPr>
        <w:tc>
          <w:tcPr>
            <w:tcW w:w="1524" w:type="dxa"/>
          </w:tcPr>
          <w:p w14:paraId="148A6BC0" w14:textId="77777777" w:rsidR="003345E9" w:rsidRDefault="007169A0">
            <w:pPr>
              <w:pStyle w:val="TableParagraph"/>
              <w:spacing w:line="300" w:lineRule="exact"/>
              <w:jc w:val="left"/>
              <w:rPr>
                <w:sz w:val="20"/>
              </w:rPr>
            </w:pPr>
            <w:r>
              <w:rPr>
                <w:color w:val="231F20"/>
                <w:sz w:val="20"/>
              </w:rPr>
              <w:t>21251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23750</w:t>
            </w:r>
          </w:p>
        </w:tc>
        <w:tc>
          <w:tcPr>
            <w:tcW w:w="1922" w:type="dxa"/>
          </w:tcPr>
          <w:p w14:paraId="1D545E99" w14:textId="77777777" w:rsidR="003345E9" w:rsidRDefault="007169A0">
            <w:pPr>
              <w:pStyle w:val="TableParagraph"/>
              <w:spacing w:line="300" w:lineRule="exact"/>
              <w:ind w:left="0" w:right="189"/>
              <w:rPr>
                <w:sz w:val="20"/>
              </w:rPr>
            </w:pPr>
            <w:r>
              <w:rPr>
                <w:color w:val="231F20"/>
                <w:spacing w:val="-5"/>
                <w:sz w:val="20"/>
              </w:rPr>
              <w:t>10</w:t>
            </w:r>
          </w:p>
        </w:tc>
        <w:tc>
          <w:tcPr>
            <w:tcW w:w="698" w:type="dxa"/>
          </w:tcPr>
          <w:p w14:paraId="48BDCFC0" w14:textId="77777777" w:rsidR="003345E9" w:rsidRDefault="007169A0">
            <w:pPr>
              <w:pStyle w:val="TableParagraph"/>
              <w:spacing w:line="300" w:lineRule="exact"/>
              <w:ind w:left="190"/>
              <w:rPr>
                <w:sz w:val="20"/>
              </w:rPr>
            </w:pPr>
            <w:r>
              <w:rPr>
                <w:color w:val="231F20"/>
                <w:spacing w:val="-5"/>
                <w:sz w:val="20"/>
              </w:rPr>
              <w:t>10</w:t>
            </w:r>
          </w:p>
        </w:tc>
      </w:tr>
      <w:tr w:rsidR="003345E9" w14:paraId="7CC49309" w14:textId="77777777">
        <w:trPr>
          <w:trHeight w:val="306"/>
        </w:trPr>
        <w:tc>
          <w:tcPr>
            <w:tcW w:w="1524" w:type="dxa"/>
          </w:tcPr>
          <w:p w14:paraId="55E4E5F8" w14:textId="77777777" w:rsidR="003345E9" w:rsidRDefault="007169A0">
            <w:pPr>
              <w:pStyle w:val="TableParagraph"/>
              <w:spacing w:line="287" w:lineRule="exact"/>
              <w:jc w:val="left"/>
              <w:rPr>
                <w:sz w:val="20"/>
              </w:rPr>
            </w:pPr>
            <w:r>
              <w:rPr>
                <w:color w:val="231F20"/>
                <w:sz w:val="20"/>
              </w:rPr>
              <w:t>23751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26250</w:t>
            </w:r>
          </w:p>
        </w:tc>
        <w:tc>
          <w:tcPr>
            <w:tcW w:w="1922" w:type="dxa"/>
          </w:tcPr>
          <w:p w14:paraId="49572E6A" w14:textId="77777777" w:rsidR="003345E9" w:rsidRDefault="007169A0">
            <w:pPr>
              <w:pStyle w:val="TableParagraph"/>
              <w:spacing w:line="287" w:lineRule="exact"/>
              <w:ind w:left="0" w:right="189"/>
              <w:rPr>
                <w:sz w:val="20"/>
              </w:rPr>
            </w:pPr>
            <w:r>
              <w:rPr>
                <w:color w:val="231F20"/>
                <w:spacing w:val="-5"/>
                <w:sz w:val="20"/>
              </w:rPr>
              <w:t>11</w:t>
            </w:r>
          </w:p>
        </w:tc>
        <w:tc>
          <w:tcPr>
            <w:tcW w:w="698" w:type="dxa"/>
          </w:tcPr>
          <w:p w14:paraId="309C71C0" w14:textId="77777777" w:rsidR="003345E9" w:rsidRDefault="007169A0">
            <w:pPr>
              <w:pStyle w:val="TableParagraph"/>
              <w:spacing w:line="287" w:lineRule="exact"/>
              <w:ind w:left="190"/>
              <w:rPr>
                <w:sz w:val="20"/>
              </w:rPr>
            </w:pPr>
            <w:r>
              <w:rPr>
                <w:color w:val="231F20"/>
                <w:spacing w:val="-5"/>
                <w:sz w:val="20"/>
              </w:rPr>
              <w:t>11</w:t>
            </w:r>
          </w:p>
        </w:tc>
      </w:tr>
    </w:tbl>
    <w:p w14:paraId="1C49BAA1" w14:textId="6035A82B" w:rsidR="003345E9" w:rsidRDefault="007169A0">
      <w:pPr>
        <w:pStyle w:val="a3"/>
        <w:spacing w:before="32" w:line="206" w:lineRule="auto"/>
        <w:ind w:right="115" w:hanging="102"/>
        <w:jc w:val="both"/>
      </w:pPr>
      <w:r>
        <w:rPr>
          <w:color w:val="231F20"/>
        </w:rPr>
        <w:t>（</w:t>
      </w:r>
      <w:r>
        <w:rPr>
          <w:color w:val="231F20"/>
          <w:spacing w:val="3"/>
        </w:rPr>
        <w:t xml:space="preserve">正式會友人數超過 </w:t>
      </w:r>
      <w:r>
        <w:rPr>
          <w:color w:val="231F20"/>
        </w:rPr>
        <w:t>26,250 名時，每二千五百人增加一名受委派按立</w:t>
      </w:r>
      <w:ins w:id="261" w:author="成英 李" w:date="2025-07-01T10:03:00Z">
        <w:r w:rsidR="00D22D24">
          <w:rPr>
            <w:rFonts w:hint="eastAsia"/>
            <w:color w:val="231F20"/>
            <w:spacing w:val="-2"/>
          </w:rPr>
          <w:t>的</w:t>
        </w:r>
      </w:ins>
      <w:del w:id="262" w:author="成英 李" w:date="2025-07-01T10:03:00Z">
        <w:r w:rsidDel="00D22D24">
          <w:rPr>
            <w:color w:val="231F20"/>
            <w:spacing w:val="-2"/>
          </w:rPr>
          <w:delText>之</w:delText>
        </w:r>
      </w:del>
      <w:r>
        <w:rPr>
          <w:color w:val="231F20"/>
          <w:spacing w:val="-2"/>
        </w:rPr>
        <w:t>牧師和一名信徒）</w:t>
      </w:r>
    </w:p>
    <w:p w14:paraId="53897DCA" w14:textId="3B4DB5AF" w:rsidR="003345E9" w:rsidDel="00C104EE" w:rsidRDefault="007169A0">
      <w:pPr>
        <w:pStyle w:val="a5"/>
        <w:numPr>
          <w:ilvl w:val="1"/>
          <w:numId w:val="25"/>
        </w:numPr>
        <w:tabs>
          <w:tab w:val="left" w:pos="1314"/>
        </w:tabs>
        <w:spacing w:line="206" w:lineRule="auto"/>
        <w:ind w:left="120" w:right="111" w:firstLine="408"/>
        <w:jc w:val="both"/>
        <w:rPr>
          <w:del w:id="263" w:author="成英 李" w:date="2025-07-01T10:09:00Z"/>
          <w:rFonts w:ascii="Noto Sans TC" w:eastAsia="Noto Sans TC"/>
          <w:sz w:val="20"/>
        </w:rPr>
      </w:pPr>
      <w:r>
        <w:rPr>
          <w:color w:val="231F20"/>
          <w:spacing w:val="5"/>
          <w:w w:val="102"/>
          <w:sz w:val="20"/>
        </w:rPr>
        <w:t>選舉地區教牧資格審查委員會，委員中不得少於五位受</w:t>
      </w:r>
      <w:r>
        <w:rPr>
          <w:color w:val="231F20"/>
          <w:spacing w:val="2"/>
          <w:w w:val="102"/>
          <w:sz w:val="20"/>
        </w:rPr>
        <w:t>委派按立</w:t>
      </w:r>
      <w:ins w:id="264" w:author="成英 李" w:date="2025-07-01T10:03:00Z">
        <w:r w:rsidR="00D22D24">
          <w:rPr>
            <w:rFonts w:hint="eastAsia"/>
            <w:color w:val="231F20"/>
            <w:spacing w:val="2"/>
            <w:w w:val="102"/>
            <w:sz w:val="20"/>
          </w:rPr>
          <w:t>的</w:t>
        </w:r>
      </w:ins>
      <w:del w:id="265" w:author="成英 李" w:date="2025-07-01T10:03:00Z">
        <w:r w:rsidDel="00D22D24">
          <w:rPr>
            <w:color w:val="231F20"/>
            <w:spacing w:val="2"/>
            <w:w w:val="102"/>
            <w:sz w:val="20"/>
          </w:rPr>
          <w:delText>之</w:delText>
        </w:r>
      </w:del>
      <w:r>
        <w:rPr>
          <w:color w:val="231F20"/>
          <w:spacing w:val="2"/>
          <w:w w:val="102"/>
          <w:sz w:val="20"/>
        </w:rPr>
        <w:t>牧師，其中兩位應為地區監督和已按立的地區秘書，委員</w:t>
      </w:r>
      <w:r>
        <w:rPr>
          <w:color w:val="231F20"/>
          <w:w w:val="102"/>
          <w:sz w:val="20"/>
        </w:rPr>
        <w:t>之任期為四年，並直到合格的繼任者選出接替為止。若地區秘書為信徒，</w:t>
      </w:r>
      <w:ins w:id="266" w:author="成英 李" w:date="2025-07-01T10:07:00Z">
        <w:r w:rsidR="00D22D24">
          <w:rPr>
            <w:rFonts w:hint="eastAsia"/>
            <w:color w:val="231F20"/>
            <w:w w:val="102"/>
            <w:sz w:val="20"/>
          </w:rPr>
          <w:t>則擔任</w:t>
        </w:r>
      </w:ins>
      <w:del w:id="267" w:author="成英 李" w:date="2025-07-01T10:07:00Z">
        <w:r w:rsidDel="00D22D24">
          <w:rPr>
            <w:color w:val="231F20"/>
            <w:w w:val="102"/>
            <w:sz w:val="20"/>
          </w:rPr>
          <w:delText>是</w:delText>
        </w:r>
      </w:del>
      <w:r>
        <w:rPr>
          <w:color w:val="231F20"/>
          <w:w w:val="102"/>
          <w:sz w:val="20"/>
        </w:rPr>
        <w:t>無投票權的</w:t>
      </w:r>
      <w:ins w:id="268" w:author="成英 李" w:date="2025-07-01T10:07:00Z">
        <w:r w:rsidR="00D22D24">
          <w:rPr>
            <w:rFonts w:hint="eastAsia"/>
            <w:color w:val="231F20"/>
            <w:w w:val="102"/>
            <w:sz w:val="20"/>
          </w:rPr>
          <w:t>委</w:t>
        </w:r>
      </w:ins>
      <w:del w:id="269" w:author="成英 李" w:date="2025-07-01T10:07:00Z">
        <w:r w:rsidDel="00D22D24">
          <w:rPr>
            <w:color w:val="231F20"/>
            <w:w w:val="102"/>
            <w:sz w:val="20"/>
          </w:rPr>
          <w:delText>成</w:delText>
        </w:r>
      </w:del>
      <w:r>
        <w:rPr>
          <w:color w:val="231F20"/>
          <w:w w:val="102"/>
          <w:sz w:val="20"/>
        </w:rPr>
        <w:t>員。該委員會應在地區年議會前召開，考核屬於</w:t>
      </w:r>
      <w:r>
        <w:rPr>
          <w:color w:val="231F20"/>
          <w:spacing w:val="1"/>
          <w:w w:val="102"/>
          <w:sz w:val="20"/>
        </w:rPr>
        <w:t>職權內的一切事務，且盡可能於地區年議會開始前完成其工作</w:t>
      </w:r>
      <w:r>
        <w:rPr>
          <w:color w:val="231F20"/>
          <w:spacing w:val="-103"/>
          <w:w w:val="102"/>
          <w:sz w:val="20"/>
        </w:rPr>
        <w:t>。</w:t>
      </w:r>
      <w:r>
        <w:rPr>
          <w:rFonts w:ascii="Noto Sans TC" w:eastAsia="Noto Sans TC"/>
          <w:color w:val="231F20"/>
          <w:w w:val="102"/>
          <w:sz w:val="20"/>
        </w:rPr>
        <w:t>（229</w:t>
      </w:r>
    </w:p>
    <w:p w14:paraId="5CAB9D46" w14:textId="77777777" w:rsidR="003345E9" w:rsidRPr="00C104EE" w:rsidRDefault="007169A0">
      <w:pPr>
        <w:pStyle w:val="a5"/>
        <w:numPr>
          <w:ilvl w:val="1"/>
          <w:numId w:val="25"/>
        </w:numPr>
        <w:tabs>
          <w:tab w:val="left" w:pos="1314"/>
        </w:tabs>
        <w:spacing w:line="206" w:lineRule="auto"/>
        <w:ind w:left="120" w:right="111" w:firstLine="408"/>
        <w:jc w:val="both"/>
        <w:rPr>
          <w:rFonts w:ascii="Noto Sans TC" w:eastAsia="Noto Sans TC"/>
          <w:rPrChange w:id="270" w:author="成英 李" w:date="2025-07-01T10:09:00Z">
            <w:rPr/>
          </w:rPrChange>
        </w:rPr>
        <w:pPrChange w:id="271" w:author="成英 李" w:date="2025-07-01T10:09:00Z">
          <w:pPr>
            <w:pStyle w:val="a3"/>
            <w:spacing w:line="301" w:lineRule="exact"/>
          </w:pPr>
        </w:pPrChange>
      </w:pPr>
      <w:r w:rsidRPr="00C104EE">
        <w:rPr>
          <w:rFonts w:ascii="Noto Sans TC" w:eastAsia="Noto Sans TC"/>
          <w:color w:val="231F20"/>
          <w:w w:val="155"/>
          <w:rPrChange w:id="272" w:author="成英 李" w:date="2025-07-01T10:09:00Z">
            <w:rPr>
              <w:w w:val="155"/>
            </w:rPr>
          </w:rPrChange>
        </w:rPr>
        <w:t>~</w:t>
      </w:r>
      <w:del w:id="273" w:author="成英 李" w:date="2025-07-01T10:10:00Z">
        <w:r w:rsidRPr="00C104EE" w:rsidDel="00C104EE">
          <w:rPr>
            <w:rFonts w:ascii="Noto Sans TC" w:eastAsia="Noto Sans TC"/>
            <w:color w:val="231F20"/>
            <w:spacing w:val="12"/>
            <w:w w:val="155"/>
            <w:rPrChange w:id="274" w:author="成英 李" w:date="2025-07-01T10:09:00Z">
              <w:rPr>
                <w:spacing w:val="12"/>
                <w:w w:val="155"/>
              </w:rPr>
            </w:rPrChange>
          </w:rPr>
          <w:delText xml:space="preserve"> </w:delText>
        </w:r>
      </w:del>
      <w:r w:rsidRPr="00C104EE">
        <w:rPr>
          <w:rFonts w:ascii="Noto Sans TC" w:eastAsia="Noto Sans TC"/>
          <w:color w:val="231F20"/>
          <w:spacing w:val="-2"/>
          <w:w w:val="120"/>
          <w:rPrChange w:id="275" w:author="成英 李" w:date="2025-07-01T10:09:00Z">
            <w:rPr>
              <w:w w:val="120"/>
            </w:rPr>
          </w:rPrChange>
        </w:rPr>
        <w:t>231.10）</w:t>
      </w:r>
    </w:p>
    <w:p w14:paraId="3EBD800A" w14:textId="3652E1F2" w:rsidR="003345E9" w:rsidRDefault="007169A0">
      <w:pPr>
        <w:pStyle w:val="a5"/>
        <w:numPr>
          <w:ilvl w:val="1"/>
          <w:numId w:val="25"/>
        </w:numPr>
        <w:tabs>
          <w:tab w:val="left" w:pos="1314"/>
        </w:tabs>
        <w:spacing w:before="6" w:line="204" w:lineRule="auto"/>
        <w:ind w:left="120" w:right="15" w:firstLine="408"/>
        <w:jc w:val="both"/>
        <w:rPr>
          <w:sz w:val="20"/>
        </w:rPr>
      </w:pPr>
      <w:r>
        <w:rPr>
          <w:color w:val="231F20"/>
          <w:spacing w:val="5"/>
          <w:w w:val="102"/>
          <w:sz w:val="20"/>
        </w:rPr>
        <w:t>選舉地區教牧進修委員會，由五位或以上受委派按立</w:t>
      </w:r>
      <w:ins w:id="276" w:author="成英 李" w:date="2025-07-01T10:17:00Z">
        <w:r w:rsidR="00C104EE">
          <w:rPr>
            <w:rFonts w:hint="eastAsia"/>
            <w:color w:val="231F20"/>
            <w:spacing w:val="5"/>
            <w:w w:val="102"/>
            <w:sz w:val="20"/>
          </w:rPr>
          <w:t>的</w:t>
        </w:r>
      </w:ins>
      <w:del w:id="277" w:author="成英 李" w:date="2025-07-01T10:17:00Z">
        <w:r w:rsidDel="00C104EE">
          <w:rPr>
            <w:color w:val="231F20"/>
            <w:spacing w:val="5"/>
            <w:w w:val="102"/>
            <w:sz w:val="20"/>
          </w:rPr>
          <w:delText>之</w:delText>
        </w:r>
      </w:del>
      <w:r>
        <w:rPr>
          <w:color w:val="231F20"/>
          <w:spacing w:val="3"/>
          <w:w w:val="102"/>
          <w:sz w:val="20"/>
        </w:rPr>
        <w:t>牧師擔任委員，委員任期為四年，並至合格的繼任者選出接替為止。</w:t>
      </w:r>
    </w:p>
    <w:p w14:paraId="06E5D1E8" w14:textId="77777777" w:rsidR="003345E9" w:rsidRDefault="007169A0">
      <w:pPr>
        <w:pStyle w:val="a3"/>
        <w:spacing w:line="312" w:lineRule="exact"/>
        <w:ind w:left="18"/>
        <w:rPr>
          <w:rFonts w:ascii="Noto Sans TC" w:eastAsia="Noto Sans TC"/>
        </w:rPr>
      </w:pPr>
      <w:r>
        <w:rPr>
          <w:rFonts w:ascii="Noto Sans TC" w:eastAsia="Noto Sans TC"/>
          <w:color w:val="231F20"/>
          <w:spacing w:val="-2"/>
        </w:rPr>
        <w:t>（232）</w:t>
      </w:r>
    </w:p>
    <w:p w14:paraId="39B275B1" w14:textId="3514EEC7" w:rsidR="003345E9" w:rsidRDefault="007169A0">
      <w:pPr>
        <w:pStyle w:val="a5"/>
        <w:numPr>
          <w:ilvl w:val="1"/>
          <w:numId w:val="25"/>
        </w:numPr>
        <w:tabs>
          <w:tab w:val="left" w:pos="1314"/>
        </w:tabs>
        <w:spacing w:before="9" w:line="206" w:lineRule="auto"/>
        <w:ind w:left="120" w:right="110" w:firstLine="408"/>
        <w:jc w:val="both"/>
        <w:rPr>
          <w:sz w:val="20"/>
        </w:rPr>
      </w:pPr>
      <w:r>
        <w:rPr>
          <w:color w:val="231F20"/>
          <w:spacing w:val="6"/>
          <w:w w:val="102"/>
          <w:sz w:val="20"/>
        </w:rPr>
        <w:t>為協助地區裝備按立候選人和提供神職人員支援和進修</w:t>
      </w:r>
      <w:r>
        <w:rPr>
          <w:color w:val="231F20"/>
          <w:spacing w:val="2"/>
          <w:w w:val="102"/>
          <w:sz w:val="20"/>
        </w:rPr>
        <w:t>之工作，地區可</w:t>
      </w:r>
      <w:ins w:id="278" w:author="成英 李" w:date="2025-07-01T10:28:00Z">
        <w:r w:rsidR="003F6F86">
          <w:rPr>
            <w:rFonts w:hint="eastAsia"/>
            <w:color w:val="231F20"/>
            <w:spacing w:val="2"/>
            <w:w w:val="102"/>
            <w:sz w:val="20"/>
          </w:rPr>
          <w:t>選舉所需委員人數，</w:t>
        </w:r>
      </w:ins>
      <w:ins w:id="279" w:author="成英 李" w:date="2025-07-01T10:29:00Z">
        <w:r w:rsidR="003F6F86">
          <w:rPr>
            <w:rFonts w:hint="eastAsia"/>
            <w:color w:val="231F20"/>
            <w:spacing w:val="2"/>
            <w:w w:val="102"/>
            <w:sz w:val="20"/>
          </w:rPr>
          <w:t>使其</w:t>
        </w:r>
      </w:ins>
      <w:ins w:id="280" w:author="成英 李" w:date="2025-07-01T10:28:00Z">
        <w:r w:rsidR="003F6F86">
          <w:rPr>
            <w:rFonts w:hint="eastAsia"/>
            <w:color w:val="231F20"/>
            <w:spacing w:val="2"/>
            <w:w w:val="102"/>
            <w:sz w:val="20"/>
          </w:rPr>
          <w:t>同時</w:t>
        </w:r>
      </w:ins>
      <w:ins w:id="281" w:author="成英 李" w:date="2025-07-01T10:29:00Z">
        <w:r w:rsidR="003F6F86">
          <w:rPr>
            <w:rFonts w:hint="eastAsia"/>
            <w:color w:val="231F20"/>
            <w:spacing w:val="2"/>
            <w:w w:val="102"/>
            <w:sz w:val="20"/>
          </w:rPr>
          <w:t>任職於</w:t>
        </w:r>
      </w:ins>
      <w:del w:id="282" w:author="成英 李" w:date="2025-07-01T10:28:00Z">
        <w:r w:rsidDel="003F6F86">
          <w:rPr>
            <w:rFonts w:hint="eastAsia"/>
            <w:color w:val="231F20"/>
            <w:spacing w:val="2"/>
            <w:w w:val="102"/>
            <w:sz w:val="20"/>
          </w:rPr>
          <w:delText>選</w:delText>
        </w:r>
        <w:r w:rsidDel="003F6F86">
          <w:rPr>
            <w:color w:val="231F20"/>
            <w:spacing w:val="2"/>
            <w:w w:val="102"/>
            <w:sz w:val="20"/>
          </w:rPr>
          <w:delText>擇將</w:delText>
        </w:r>
      </w:del>
      <w:r>
        <w:rPr>
          <w:color w:val="231F20"/>
          <w:spacing w:val="2"/>
          <w:w w:val="102"/>
          <w:sz w:val="20"/>
        </w:rPr>
        <w:t>地區教牧資格審查委員會和地區教牧進修委員</w:t>
      </w:r>
      <w:r>
        <w:rPr>
          <w:color w:val="231F20"/>
          <w:w w:val="102"/>
          <w:sz w:val="20"/>
        </w:rPr>
        <w:t>會</w:t>
      </w:r>
      <w:ins w:id="283" w:author="成英 李" w:date="2025-07-01T10:29:00Z">
        <w:r w:rsidR="003F6F86">
          <w:rPr>
            <w:rFonts w:hint="eastAsia"/>
            <w:color w:val="231F20"/>
            <w:w w:val="102"/>
            <w:sz w:val="20"/>
          </w:rPr>
          <w:t>，</w:t>
        </w:r>
      </w:ins>
      <w:r>
        <w:rPr>
          <w:color w:val="231F20"/>
          <w:w w:val="102"/>
          <w:sz w:val="20"/>
        </w:rPr>
        <w:t>組成為一個地區教牧事工委員會。委員任期四年。</w:t>
      </w:r>
    </w:p>
    <w:p w14:paraId="0E59DAED" w14:textId="09F33016" w:rsidR="003345E9" w:rsidRDefault="007169A0">
      <w:pPr>
        <w:pStyle w:val="a3"/>
        <w:spacing w:line="204" w:lineRule="auto"/>
        <w:ind w:right="111" w:firstLine="408"/>
        <w:jc w:val="both"/>
        <w:rPr>
          <w:rFonts w:ascii="Noto Sans TC" w:eastAsia="Noto Sans TC"/>
        </w:rPr>
      </w:pPr>
      <w:r>
        <w:rPr>
          <w:color w:val="231F20"/>
          <w:spacing w:val="3"/>
          <w:w w:val="102"/>
        </w:rPr>
        <w:t>地區監督為地區教牧事工委員會之當然主席，要安排</w:t>
      </w:r>
      <w:ins w:id="284" w:author="成英 李" w:date="2025-07-01T10:30:00Z">
        <w:r w:rsidR="005279CF">
          <w:rPr>
            <w:rFonts w:hint="eastAsia"/>
            <w:color w:val="231F20"/>
            <w:spacing w:val="3"/>
            <w:w w:val="102"/>
          </w:rPr>
          <w:t>地區</w:t>
        </w:r>
      </w:ins>
      <w:r>
        <w:rPr>
          <w:color w:val="231F20"/>
          <w:spacing w:val="3"/>
          <w:w w:val="102"/>
        </w:rPr>
        <w:t>教牧資格審</w:t>
      </w:r>
      <w:r>
        <w:rPr>
          <w:color w:val="231F20"/>
          <w:spacing w:val="-6"/>
          <w:w w:val="102"/>
        </w:rPr>
        <w:t>查委員會和地區教牧進修委員會之工作。</w:t>
      </w:r>
      <w:r>
        <w:rPr>
          <w:rFonts w:ascii="Noto Sans TC" w:eastAsia="Noto Sans TC"/>
          <w:color w:val="231F20"/>
          <w:w w:val="102"/>
        </w:rPr>
        <w:t>（216，229</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234.1）</w:t>
      </w:r>
    </w:p>
    <w:p w14:paraId="28305E7C" w14:textId="77777777" w:rsidR="003345E9" w:rsidRDefault="007169A0">
      <w:pPr>
        <w:pStyle w:val="a5"/>
        <w:numPr>
          <w:ilvl w:val="1"/>
          <w:numId w:val="25"/>
        </w:numPr>
        <w:tabs>
          <w:tab w:val="left" w:pos="1312"/>
        </w:tabs>
        <w:spacing w:line="338" w:lineRule="exact"/>
        <w:ind w:left="1312" w:hanging="784"/>
        <w:rPr>
          <w:rFonts w:ascii="Noto Sans TC" w:eastAsia="Noto Sans TC"/>
          <w:sz w:val="20"/>
        </w:rPr>
      </w:pPr>
      <w:r>
        <w:rPr>
          <w:color w:val="231F20"/>
          <w:spacing w:val="8"/>
          <w:sz w:val="20"/>
        </w:rPr>
        <w:t xml:space="preserve">依據第 </w:t>
      </w:r>
      <w:r>
        <w:rPr>
          <w:rFonts w:ascii="Noto Sans TC" w:eastAsia="Noto Sans TC"/>
          <w:color w:val="231F20"/>
          <w:sz w:val="20"/>
        </w:rPr>
        <w:t>236</w:t>
      </w:r>
      <w:r>
        <w:rPr>
          <w:rFonts w:ascii="Noto Sans TC" w:eastAsia="Noto Sans TC"/>
          <w:color w:val="231F20"/>
          <w:spacing w:val="41"/>
          <w:sz w:val="20"/>
        </w:rPr>
        <w:t xml:space="preserve"> </w:t>
      </w:r>
      <w:r>
        <w:rPr>
          <w:color w:val="231F20"/>
          <w:spacing w:val="-8"/>
          <w:sz w:val="20"/>
        </w:rPr>
        <w:t>條規定選出地區產業委員會。</w:t>
      </w:r>
      <w:r>
        <w:rPr>
          <w:rFonts w:ascii="Noto Sans TC" w:eastAsia="Noto Sans TC"/>
          <w:color w:val="231F20"/>
          <w:spacing w:val="-2"/>
          <w:sz w:val="20"/>
        </w:rPr>
        <w:t>（206.1）</w:t>
      </w:r>
    </w:p>
    <w:p w14:paraId="62A59136" w14:textId="77777777" w:rsidR="003345E9" w:rsidRDefault="003345E9">
      <w:pPr>
        <w:pStyle w:val="a5"/>
        <w:spacing w:line="338" w:lineRule="exact"/>
        <w:rPr>
          <w:rFonts w:ascii="Noto Sans TC" w:eastAsia="Noto Sans TC"/>
          <w:sz w:val="20"/>
        </w:rPr>
        <w:sectPr w:rsidR="003345E9">
          <w:pgSz w:w="8640" w:h="12960"/>
          <w:pgMar w:top="480" w:right="1080" w:bottom="1180" w:left="1080" w:header="0" w:footer="997" w:gutter="0"/>
          <w:cols w:space="720"/>
        </w:sectPr>
      </w:pPr>
    </w:p>
    <w:p w14:paraId="04C0C07A"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1A4C576" w14:textId="77777777" w:rsidR="003345E9" w:rsidRDefault="007169A0">
      <w:pPr>
        <w:pStyle w:val="a5"/>
        <w:numPr>
          <w:ilvl w:val="1"/>
          <w:numId w:val="25"/>
        </w:numPr>
        <w:tabs>
          <w:tab w:val="left" w:pos="1312"/>
        </w:tabs>
        <w:spacing w:before="199" w:line="349" w:lineRule="exact"/>
        <w:ind w:left="1312" w:hanging="784"/>
        <w:rPr>
          <w:sz w:val="20"/>
        </w:rPr>
      </w:pPr>
      <w:r>
        <w:rPr>
          <w:color w:val="231F20"/>
          <w:spacing w:val="-1"/>
          <w:sz w:val="20"/>
        </w:rPr>
        <w:t>由地區年議會決定，選出下列之一或兩者：</w:t>
      </w:r>
    </w:p>
    <w:p w14:paraId="59382219" w14:textId="77777777" w:rsidR="003345E9" w:rsidRDefault="007169A0">
      <w:pPr>
        <w:pStyle w:val="a3"/>
        <w:tabs>
          <w:tab w:val="left" w:pos="1019"/>
        </w:tabs>
        <w:spacing w:before="9" w:line="206" w:lineRule="auto"/>
        <w:ind w:left="1020" w:right="118" w:hanging="408"/>
      </w:pPr>
      <w:r>
        <w:rPr>
          <w:color w:val="231F20"/>
          <w:w w:val="102"/>
        </w:rPr>
        <w:t>➀</w:t>
      </w:r>
      <w:r>
        <w:rPr>
          <w:color w:val="231F20"/>
        </w:rPr>
        <w:tab/>
      </w:r>
      <w:r>
        <w:rPr>
          <w:color w:val="231F20"/>
          <w:w w:val="102"/>
        </w:rPr>
        <w:t>一個地區傳道委員會，其委員包括地區監督在內不得少於六名，</w:t>
      </w:r>
    </w:p>
    <w:p w14:paraId="5980F804" w14:textId="77777777" w:rsidR="003345E9" w:rsidRDefault="007169A0">
      <w:pPr>
        <w:pStyle w:val="a3"/>
        <w:tabs>
          <w:tab w:val="left" w:pos="1019"/>
        </w:tabs>
        <w:spacing w:line="308" w:lineRule="exact"/>
        <w:ind w:left="612"/>
      </w:pPr>
      <w:r>
        <w:rPr>
          <w:color w:val="231F20"/>
          <w:spacing w:val="-10"/>
        </w:rPr>
        <w:t>➁</w:t>
      </w:r>
      <w:r>
        <w:rPr>
          <w:color w:val="231F20"/>
        </w:rPr>
        <w:tab/>
      </w:r>
      <w:r>
        <w:rPr>
          <w:color w:val="231F20"/>
          <w:spacing w:val="-1"/>
        </w:rPr>
        <w:t>一名地區佈道總幹事。</w:t>
      </w:r>
    </w:p>
    <w:p w14:paraId="43B7909D" w14:textId="32CA5B72" w:rsidR="003345E9" w:rsidRDefault="007169A0">
      <w:pPr>
        <w:pStyle w:val="a3"/>
        <w:spacing w:before="12" w:line="204" w:lineRule="auto"/>
        <w:ind w:right="112" w:firstLine="408"/>
        <w:rPr>
          <w:rFonts w:ascii="Noto Sans TC" w:eastAsia="Noto Sans TC"/>
        </w:rPr>
      </w:pPr>
      <w:r>
        <w:rPr>
          <w:color w:val="231F20"/>
          <w:spacing w:val="2"/>
          <w:w w:val="102"/>
        </w:rPr>
        <w:t>任期均應自本屆地區年議會閉幕起，至下屆</w:t>
      </w:r>
      <w:ins w:id="285" w:author="成英 李" w:date="2025-07-01T10:34:00Z">
        <w:r w:rsidR="005279CF">
          <w:rPr>
            <w:rFonts w:hint="eastAsia"/>
            <w:color w:val="231F20"/>
            <w:spacing w:val="2"/>
            <w:w w:val="102"/>
          </w:rPr>
          <w:t>地區</w:t>
        </w:r>
      </w:ins>
      <w:r>
        <w:rPr>
          <w:color w:val="231F20"/>
          <w:spacing w:val="2"/>
          <w:w w:val="102"/>
        </w:rPr>
        <w:t>年議會閉幕，至合格</w:t>
      </w:r>
      <w:r>
        <w:rPr>
          <w:color w:val="231F20"/>
          <w:spacing w:val="-10"/>
          <w:w w:val="102"/>
        </w:rPr>
        <w:t>之繼任者選出接替為止。</w:t>
      </w:r>
      <w:r>
        <w:rPr>
          <w:rFonts w:ascii="Noto Sans TC" w:eastAsia="Noto Sans TC"/>
          <w:color w:val="231F20"/>
          <w:w w:val="102"/>
        </w:rPr>
        <w:t>（206.1，215）</w:t>
      </w:r>
    </w:p>
    <w:p w14:paraId="7433A4BC" w14:textId="06C64B73" w:rsidR="003345E9" w:rsidRDefault="007169A0">
      <w:pPr>
        <w:pStyle w:val="a5"/>
        <w:numPr>
          <w:ilvl w:val="1"/>
          <w:numId w:val="25"/>
        </w:numPr>
        <w:tabs>
          <w:tab w:val="left" w:pos="1312"/>
        </w:tabs>
        <w:spacing w:before="1" w:line="204" w:lineRule="auto"/>
        <w:ind w:left="120" w:right="111" w:firstLine="407"/>
        <w:jc w:val="both"/>
        <w:rPr>
          <w:rFonts w:ascii="Noto Sans TC" w:eastAsia="Noto Sans TC"/>
          <w:sz w:val="20"/>
        </w:rPr>
      </w:pPr>
      <w:r>
        <w:rPr>
          <w:color w:val="231F20"/>
          <w:spacing w:val="10"/>
          <w:sz w:val="20"/>
        </w:rPr>
        <w:t xml:space="preserve">依據 </w:t>
      </w:r>
      <w:r>
        <w:rPr>
          <w:rFonts w:ascii="Noto Sans TC" w:eastAsia="Noto Sans TC"/>
          <w:b/>
          <w:color w:val="231F20"/>
          <w:sz w:val="20"/>
        </w:rPr>
        <w:t>240</w:t>
      </w:r>
      <w:r>
        <w:rPr>
          <w:rFonts w:ascii="Noto Sans TC" w:eastAsia="Noto Sans TC"/>
          <w:b/>
          <w:color w:val="231F20"/>
          <w:spacing w:val="37"/>
          <w:sz w:val="20"/>
        </w:rPr>
        <w:t xml:space="preserve"> </w:t>
      </w:r>
      <w:r>
        <w:rPr>
          <w:color w:val="231F20"/>
          <w:sz w:val="20"/>
        </w:rPr>
        <w:t>條規定選出地區</w:t>
      </w:r>
      <w:del w:id="286" w:author="成英 李" w:date="2025-07-01T10:39:00Z">
        <w:r w:rsidDel="005279CF">
          <w:rPr>
            <w:rFonts w:hint="eastAsia"/>
            <w:color w:val="231F20"/>
            <w:sz w:val="20"/>
          </w:rPr>
          <w:delText>國際門訓事工</w:delText>
        </w:r>
      </w:del>
      <w:ins w:id="287" w:author="成英 李" w:date="2025-07-01T10:39:00Z">
        <w:r w:rsidR="005279CF">
          <w:rPr>
            <w:rFonts w:hint="eastAsia"/>
            <w:color w:val="231F20"/>
            <w:sz w:val="20"/>
          </w:rPr>
          <w:t>宣聖會</w:t>
        </w:r>
      </w:ins>
      <w:ins w:id="288" w:author="成英 李" w:date="2025-07-01T10:40:00Z">
        <w:r w:rsidR="005279CF">
          <w:rPr>
            <w:rFonts w:hint="eastAsia"/>
            <w:color w:val="231F20"/>
            <w:sz w:val="20"/>
          </w:rPr>
          <w:t>門徒訓練事工</w:t>
        </w:r>
      </w:ins>
      <w:r>
        <w:rPr>
          <w:color w:val="231F20"/>
          <w:sz w:val="20"/>
        </w:rPr>
        <w:t>委員會，其任期</w:t>
      </w:r>
      <w:r>
        <w:rPr>
          <w:color w:val="231F20"/>
          <w:spacing w:val="-10"/>
          <w:sz w:val="20"/>
        </w:rPr>
        <w:t>至合格之繼任者選出接替為止。</w:t>
      </w:r>
      <w:r>
        <w:rPr>
          <w:rFonts w:ascii="Noto Sans TC" w:eastAsia="Noto Sans TC"/>
          <w:color w:val="231F20"/>
          <w:spacing w:val="-2"/>
          <w:sz w:val="20"/>
        </w:rPr>
        <w:t>（206.1，215）</w:t>
      </w:r>
    </w:p>
    <w:p w14:paraId="7C43A7FF" w14:textId="04DB21AA" w:rsidR="003345E9" w:rsidRDefault="007169A0">
      <w:pPr>
        <w:pStyle w:val="a5"/>
        <w:numPr>
          <w:ilvl w:val="1"/>
          <w:numId w:val="25"/>
        </w:numPr>
        <w:tabs>
          <w:tab w:val="left" w:pos="1314"/>
        </w:tabs>
        <w:spacing w:line="204" w:lineRule="auto"/>
        <w:ind w:left="120" w:right="111" w:firstLine="408"/>
        <w:jc w:val="both"/>
        <w:rPr>
          <w:rFonts w:ascii="Noto Sans TC" w:eastAsia="Noto Sans TC"/>
          <w:sz w:val="20"/>
        </w:rPr>
      </w:pPr>
      <w:r>
        <w:rPr>
          <w:color w:val="231F20"/>
          <w:spacing w:val="5"/>
          <w:w w:val="102"/>
          <w:sz w:val="20"/>
        </w:rPr>
        <w:t>選出一個地區上訴法庭，由三位受委派按立</w:t>
      </w:r>
      <w:ins w:id="289" w:author="成英 李" w:date="2025-07-01T10:41:00Z">
        <w:r w:rsidR="005279CF">
          <w:rPr>
            <w:rFonts w:hint="eastAsia"/>
            <w:color w:val="231F20"/>
            <w:spacing w:val="5"/>
            <w:w w:val="102"/>
            <w:sz w:val="20"/>
          </w:rPr>
          <w:t>的</w:t>
        </w:r>
      </w:ins>
      <w:del w:id="290" w:author="成英 李" w:date="2025-07-01T10:41:00Z">
        <w:r w:rsidDel="005279CF">
          <w:rPr>
            <w:color w:val="231F20"/>
            <w:spacing w:val="5"/>
            <w:w w:val="102"/>
            <w:sz w:val="20"/>
          </w:rPr>
          <w:delText>之</w:delText>
        </w:r>
      </w:del>
      <w:r>
        <w:rPr>
          <w:color w:val="231F20"/>
          <w:spacing w:val="5"/>
          <w:w w:val="102"/>
          <w:sz w:val="20"/>
        </w:rPr>
        <w:t>牧師</w:t>
      </w:r>
      <w:ins w:id="291" w:author="成英 李" w:date="2025-07-01T10:42:00Z">
        <w:r w:rsidR="000056AD">
          <w:rPr>
            <w:rFonts w:hint="eastAsia"/>
            <w:color w:val="231F20"/>
            <w:spacing w:val="5"/>
            <w:w w:val="102"/>
            <w:sz w:val="20"/>
          </w:rPr>
          <w:t>，</w:t>
        </w:r>
        <w:r w:rsidR="000056AD">
          <w:rPr>
            <w:rFonts w:ascii="Cambria" w:hAnsi="Cambria" w:cs="Cambria" w:hint="eastAsia"/>
            <w:color w:val="231F20"/>
            <w:spacing w:val="5"/>
            <w:w w:val="102"/>
            <w:sz w:val="20"/>
          </w:rPr>
          <w:t>其中</w:t>
        </w:r>
      </w:ins>
      <w:ins w:id="292" w:author="成英 李" w:date="2025-07-01T10:43:00Z">
        <w:r w:rsidR="000056AD">
          <w:rPr>
            <w:rFonts w:ascii="Cambria" w:hAnsi="Cambria" w:cs="Cambria" w:hint="eastAsia"/>
            <w:color w:val="231F20"/>
            <w:spacing w:val="5"/>
            <w:w w:val="102"/>
            <w:sz w:val="20"/>
          </w:rPr>
          <w:t>包含</w:t>
        </w:r>
      </w:ins>
      <w:del w:id="293" w:author="成英 李" w:date="2025-07-01T10:42:00Z">
        <w:r w:rsidDel="000056AD">
          <w:rPr>
            <w:color w:val="231F20"/>
            <w:spacing w:val="5"/>
            <w:w w:val="102"/>
            <w:sz w:val="20"/>
          </w:rPr>
          <w:delText>以及</w:delText>
        </w:r>
      </w:del>
      <w:r>
        <w:rPr>
          <w:color w:val="231F20"/>
          <w:spacing w:val="2"/>
          <w:w w:val="102"/>
          <w:sz w:val="20"/>
        </w:rPr>
        <w:t>地區監督</w:t>
      </w:r>
      <w:ins w:id="294" w:author="成英 李" w:date="2025-07-01T10:43:00Z">
        <w:r w:rsidR="000056AD">
          <w:rPr>
            <w:rFonts w:hint="eastAsia"/>
            <w:color w:val="231F20"/>
            <w:spacing w:val="2"/>
            <w:w w:val="102"/>
            <w:sz w:val="20"/>
          </w:rPr>
          <w:t>，以及</w:t>
        </w:r>
      </w:ins>
      <w:del w:id="295" w:author="成英 李" w:date="2025-07-01T10:43:00Z">
        <w:r w:rsidDel="000056AD">
          <w:rPr>
            <w:color w:val="231F20"/>
            <w:spacing w:val="2"/>
            <w:w w:val="102"/>
            <w:sz w:val="20"/>
          </w:rPr>
          <w:delText>和</w:delText>
        </w:r>
      </w:del>
      <w:r>
        <w:rPr>
          <w:color w:val="231F20"/>
          <w:spacing w:val="2"/>
          <w:w w:val="102"/>
          <w:sz w:val="20"/>
        </w:rPr>
        <w:t>兩位信徒組成，其任期不得超過四年，並直到合格繼任者</w:t>
      </w:r>
      <w:r>
        <w:rPr>
          <w:color w:val="231F20"/>
          <w:spacing w:val="-15"/>
          <w:w w:val="102"/>
          <w:sz w:val="20"/>
        </w:rPr>
        <w:t>選出接替為止。</w:t>
      </w:r>
      <w:r>
        <w:rPr>
          <w:rFonts w:ascii="Noto Sans TC" w:eastAsia="Noto Sans TC"/>
          <w:color w:val="231F20"/>
          <w:w w:val="102"/>
          <w:sz w:val="20"/>
        </w:rPr>
        <w:t>（610）</w:t>
      </w:r>
    </w:p>
    <w:p w14:paraId="4A90CA76" w14:textId="5D333559" w:rsidR="003345E9" w:rsidRDefault="007169A0">
      <w:pPr>
        <w:pStyle w:val="a5"/>
        <w:numPr>
          <w:ilvl w:val="1"/>
          <w:numId w:val="25"/>
        </w:numPr>
        <w:tabs>
          <w:tab w:val="left" w:pos="1314"/>
        </w:tabs>
        <w:spacing w:line="206" w:lineRule="auto"/>
        <w:ind w:left="120" w:right="15" w:firstLine="408"/>
        <w:rPr>
          <w:rFonts w:ascii="Noto Sans TC" w:eastAsia="Noto Sans TC"/>
          <w:sz w:val="20"/>
        </w:rPr>
      </w:pPr>
      <w:r>
        <w:rPr>
          <w:color w:val="231F20"/>
          <w:spacing w:val="5"/>
          <w:w w:val="102"/>
          <w:sz w:val="20"/>
        </w:rPr>
        <w:t>在總議會即將召</w:t>
      </w:r>
      <w:ins w:id="296" w:author="成英 李" w:date="2025-07-01T10:45:00Z">
        <w:r w:rsidR="000056AD">
          <w:rPr>
            <w:rFonts w:hint="eastAsia"/>
            <w:color w:val="231F20"/>
            <w:spacing w:val="5"/>
            <w:w w:val="102"/>
            <w:sz w:val="20"/>
          </w:rPr>
          <w:t>開</w:t>
        </w:r>
      </w:ins>
      <w:r>
        <w:rPr>
          <w:color w:val="231F20"/>
          <w:spacing w:val="5"/>
          <w:w w:val="102"/>
          <w:sz w:val="20"/>
        </w:rPr>
        <w:t>前之十六個月，</w:t>
      </w:r>
      <w:del w:id="297" w:author="成英 李" w:date="2025-07-01T10:48:00Z">
        <w:r w:rsidDel="000056AD">
          <w:rPr>
            <w:color w:val="231F20"/>
            <w:spacing w:val="5"/>
            <w:w w:val="102"/>
            <w:sz w:val="20"/>
          </w:rPr>
          <w:delText>或在必須辦理旅行簽證</w:delText>
        </w:r>
        <w:r w:rsidDel="000056AD">
          <w:rPr>
            <w:color w:val="231F20"/>
            <w:spacing w:val="3"/>
            <w:w w:val="102"/>
            <w:sz w:val="20"/>
          </w:rPr>
          <w:delText>或其他特殊預備工作的地區則需要廿四個月內，</w:delText>
        </w:r>
      </w:del>
      <w:r>
        <w:rPr>
          <w:color w:val="231F20"/>
          <w:spacing w:val="3"/>
          <w:w w:val="102"/>
          <w:sz w:val="20"/>
        </w:rPr>
        <w:t>選出信徒代表和傳道</w:t>
      </w:r>
      <w:r>
        <w:rPr>
          <w:color w:val="231F20"/>
          <w:w w:val="102"/>
          <w:sz w:val="20"/>
        </w:rPr>
        <w:t>人代表，地區監督是傳道人代表之一</w:t>
      </w:r>
      <w:ins w:id="298" w:author="成英 李" w:date="2025-07-01T10:48:00Z">
        <w:r w:rsidR="000056AD">
          <w:rPr>
            <w:rFonts w:hint="eastAsia"/>
            <w:color w:val="231F20"/>
            <w:w w:val="102"/>
            <w:sz w:val="20"/>
          </w:rPr>
          <w:t>，</w:t>
        </w:r>
        <w:r w:rsidR="000056AD">
          <w:rPr>
            <w:color w:val="231F20"/>
            <w:spacing w:val="5"/>
            <w:w w:val="102"/>
            <w:sz w:val="20"/>
          </w:rPr>
          <w:t>在必須辦理旅行簽證</w:t>
        </w:r>
        <w:r w:rsidR="000056AD">
          <w:rPr>
            <w:color w:val="231F20"/>
            <w:spacing w:val="3"/>
            <w:w w:val="102"/>
            <w:sz w:val="20"/>
          </w:rPr>
          <w:t>或其他特殊預備工作的地區</w:t>
        </w:r>
      </w:ins>
      <w:ins w:id="299" w:author="成英 李" w:date="2025-07-01T10:49:00Z">
        <w:r w:rsidR="000056AD">
          <w:rPr>
            <w:rFonts w:hint="eastAsia"/>
            <w:color w:val="231F20"/>
            <w:spacing w:val="3"/>
            <w:w w:val="102"/>
            <w:sz w:val="20"/>
          </w:rPr>
          <w:t>應在</w:t>
        </w:r>
      </w:ins>
      <w:ins w:id="300" w:author="成英 李" w:date="2025-07-01T10:48:00Z">
        <w:r w:rsidR="000056AD">
          <w:rPr>
            <w:color w:val="231F20"/>
            <w:spacing w:val="3"/>
            <w:w w:val="102"/>
            <w:sz w:val="20"/>
          </w:rPr>
          <w:t>廿四個月內</w:t>
        </w:r>
      </w:ins>
      <w:ins w:id="301" w:author="成英 李" w:date="2025-07-01T10:49:00Z">
        <w:r w:rsidR="000056AD">
          <w:rPr>
            <w:rFonts w:hint="eastAsia"/>
            <w:color w:val="231F20"/>
            <w:spacing w:val="3"/>
            <w:w w:val="102"/>
            <w:sz w:val="20"/>
          </w:rPr>
          <w:t>完成此事</w:t>
        </w:r>
      </w:ins>
      <w:r>
        <w:rPr>
          <w:color w:val="231F20"/>
          <w:w w:val="102"/>
          <w:sz w:val="20"/>
        </w:rPr>
        <w:t>。每一個第三期地區年議會都有</w:t>
      </w:r>
      <w:r>
        <w:rPr>
          <w:color w:val="231F20"/>
          <w:spacing w:val="5"/>
          <w:w w:val="102"/>
          <w:sz w:val="20"/>
        </w:rPr>
        <w:t>權派代表參加總議會，其代表人數中</w:t>
      </w:r>
      <w:del w:id="302" w:author="成英 李" w:date="2025-07-01T10:50:00Z">
        <w:r w:rsidDel="000056AD">
          <w:rPr>
            <w:color w:val="231F20"/>
            <w:spacing w:val="5"/>
            <w:w w:val="102"/>
            <w:sz w:val="20"/>
          </w:rPr>
          <w:delText>已按立</w:delText>
        </w:r>
      </w:del>
      <w:r>
        <w:rPr>
          <w:color w:val="231F20"/>
          <w:spacing w:val="5"/>
          <w:w w:val="102"/>
          <w:sz w:val="20"/>
        </w:rPr>
        <w:t>傳道人與信徒各佔半數。</w:t>
      </w:r>
      <w:r>
        <w:rPr>
          <w:color w:val="231F20"/>
          <w:spacing w:val="2"/>
          <w:w w:val="102"/>
          <w:sz w:val="20"/>
        </w:rPr>
        <w:t>在總議會中，地區監督是傳道人代表之一，其餘傳道人代表應為受按</w:t>
      </w:r>
      <w:r>
        <w:rPr>
          <w:color w:val="231F20"/>
          <w:spacing w:val="-17"/>
          <w:w w:val="102"/>
          <w:sz w:val="20"/>
        </w:rPr>
        <w:t>立之教牧。若地區監督不克出席，或有出缺而新的地區監督尚未</w:t>
      </w:r>
      <w:commentRangeStart w:id="303"/>
      <w:del w:id="304" w:author="成英 李" w:date="2025-07-01T10:54:00Z">
        <w:r w:rsidDel="000056AD">
          <w:rPr>
            <w:rFonts w:hint="eastAsia"/>
            <w:color w:val="231F20"/>
            <w:spacing w:val="-17"/>
            <w:w w:val="102"/>
            <w:sz w:val="20"/>
          </w:rPr>
          <w:delText>指派</w:delText>
        </w:r>
      </w:del>
      <w:ins w:id="305" w:author="成英 李" w:date="2025-07-01T10:54:00Z">
        <w:r w:rsidR="000056AD">
          <w:rPr>
            <w:rFonts w:hint="eastAsia"/>
            <w:color w:val="231F20"/>
            <w:spacing w:val="-17"/>
            <w:w w:val="102"/>
            <w:sz w:val="20"/>
          </w:rPr>
          <w:t>委任</w:t>
        </w:r>
        <w:commentRangeEnd w:id="303"/>
        <w:r w:rsidR="000056AD">
          <w:rPr>
            <w:rStyle w:val="a7"/>
          </w:rPr>
          <w:commentReference w:id="303"/>
        </w:r>
      </w:ins>
      <w:r>
        <w:rPr>
          <w:color w:val="231F20"/>
          <w:spacing w:val="-17"/>
          <w:w w:val="102"/>
          <w:sz w:val="20"/>
        </w:rPr>
        <w:t>時，</w:t>
      </w:r>
      <w:r>
        <w:rPr>
          <w:color w:val="231F20"/>
          <w:spacing w:val="2"/>
          <w:w w:val="102"/>
          <w:sz w:val="20"/>
        </w:rPr>
        <w:t>可由經選出之傳道人候補</w:t>
      </w:r>
      <w:ins w:id="306" w:author="成英 李" w:date="2025-07-01T10:55:00Z">
        <w:r w:rsidR="00AA36A1">
          <w:rPr>
            <w:rFonts w:hint="eastAsia"/>
            <w:color w:val="231F20"/>
            <w:spacing w:val="2"/>
            <w:w w:val="102"/>
            <w:sz w:val="20"/>
          </w:rPr>
          <w:t>將</w:t>
        </w:r>
      </w:ins>
      <w:del w:id="307" w:author="成英 李" w:date="2025-07-01T10:55:00Z">
        <w:r w:rsidDel="00AA36A1">
          <w:rPr>
            <w:color w:val="231F20"/>
            <w:spacing w:val="2"/>
            <w:w w:val="102"/>
            <w:sz w:val="20"/>
          </w:rPr>
          <w:delText>者，</w:delText>
        </w:r>
      </w:del>
      <w:r>
        <w:rPr>
          <w:color w:val="231F20"/>
          <w:spacing w:val="2"/>
          <w:w w:val="102"/>
          <w:sz w:val="20"/>
        </w:rPr>
        <w:t>代替地區監督之席位。提名委員會要投</w:t>
      </w:r>
      <w:r>
        <w:rPr>
          <w:color w:val="231F20"/>
          <w:spacing w:val="1"/>
          <w:w w:val="102"/>
          <w:sz w:val="20"/>
        </w:rPr>
        <w:t>票決定從該地區選出合格的代表候選人，候選人數應為投票選出之正</w:t>
      </w:r>
      <w:r>
        <w:rPr>
          <w:color w:val="231F20"/>
          <w:spacing w:val="3"/>
          <w:w w:val="102"/>
          <w:sz w:val="20"/>
        </w:rPr>
        <w:t>式代表之六倍，傳道人與平信徒皆同。</w:t>
      </w:r>
      <w:del w:id="308" w:author="成英 李" w:date="2025-07-01T11:00:00Z">
        <w:r w:rsidDel="00AA36A1">
          <w:rPr>
            <w:color w:val="231F20"/>
            <w:spacing w:val="3"/>
            <w:w w:val="102"/>
            <w:sz w:val="20"/>
          </w:rPr>
          <w:delText>依據</w:delText>
        </w:r>
        <w:r w:rsidDel="00AA36A1">
          <w:rPr>
            <w:color w:val="231F20"/>
            <w:sz w:val="20"/>
          </w:rPr>
          <w:delText xml:space="preserve"> </w:delText>
        </w:r>
        <w:r w:rsidDel="00AA36A1">
          <w:rPr>
            <w:rFonts w:ascii="Noto Sans TC" w:eastAsia="Noto Sans TC"/>
            <w:color w:val="231F20"/>
            <w:w w:val="102"/>
            <w:sz w:val="20"/>
          </w:rPr>
          <w:delText>301.1</w:delText>
        </w:r>
        <w:r w:rsidDel="00AA36A1">
          <w:rPr>
            <w:rFonts w:ascii="Noto Sans TC" w:eastAsia="Noto Sans TC"/>
            <w:color w:val="231F20"/>
            <w:spacing w:val="7"/>
            <w:sz w:val="20"/>
          </w:rPr>
          <w:delText xml:space="preserve"> </w:delText>
        </w:r>
        <w:r w:rsidDel="00AA36A1">
          <w:rPr>
            <w:rFonts w:ascii="Noto Sans TC" w:eastAsia="Noto Sans TC"/>
            <w:color w:val="231F20"/>
            <w:w w:val="102"/>
            <w:sz w:val="20"/>
          </w:rPr>
          <w:delText>～</w:delText>
        </w:r>
        <w:r w:rsidDel="00AA36A1">
          <w:rPr>
            <w:rFonts w:ascii="Noto Sans TC" w:eastAsia="Noto Sans TC"/>
            <w:color w:val="231F20"/>
            <w:spacing w:val="7"/>
            <w:sz w:val="20"/>
          </w:rPr>
          <w:delText xml:space="preserve"> </w:delText>
        </w:r>
        <w:r w:rsidDel="00AA36A1">
          <w:rPr>
            <w:rFonts w:ascii="Noto Sans TC" w:eastAsia="Noto Sans TC"/>
            <w:color w:val="231F20"/>
            <w:w w:val="102"/>
            <w:sz w:val="20"/>
          </w:rPr>
          <w:delText>301.3</w:delText>
        </w:r>
        <w:r w:rsidDel="00AA36A1">
          <w:rPr>
            <w:rFonts w:ascii="Noto Sans TC" w:eastAsia="Noto Sans TC"/>
            <w:color w:val="231F20"/>
            <w:spacing w:val="7"/>
            <w:sz w:val="20"/>
          </w:rPr>
          <w:delText xml:space="preserve"> </w:delText>
        </w:r>
        <w:r w:rsidDel="00AA36A1">
          <w:rPr>
            <w:color w:val="231F20"/>
            <w:spacing w:val="6"/>
            <w:w w:val="102"/>
            <w:sz w:val="20"/>
          </w:rPr>
          <w:delText>條之規定</w:delText>
        </w:r>
        <w:r w:rsidDel="00AA36A1">
          <w:rPr>
            <w:color w:val="231F20"/>
            <w:spacing w:val="2"/>
            <w:w w:val="102"/>
            <w:sz w:val="20"/>
          </w:rPr>
          <w:delText>以多數票決制，可</w:delText>
        </w:r>
      </w:del>
      <w:r>
        <w:rPr>
          <w:color w:val="231F20"/>
          <w:spacing w:val="2"/>
          <w:w w:val="102"/>
          <w:sz w:val="20"/>
        </w:rPr>
        <w:t>從這些被提名的候選人中，將候選人名單減少至應</w:t>
      </w:r>
      <w:r>
        <w:rPr>
          <w:color w:val="231F20"/>
          <w:w w:val="102"/>
          <w:sz w:val="20"/>
        </w:rPr>
        <w:t>選人數之三倍，並</w:t>
      </w:r>
      <w:ins w:id="309" w:author="成英 李" w:date="2025-07-01T11:01:00Z">
        <w:r w:rsidR="00AA36A1">
          <w:rPr>
            <w:color w:val="231F20"/>
            <w:spacing w:val="3"/>
            <w:w w:val="102"/>
            <w:sz w:val="20"/>
          </w:rPr>
          <w:t>依據</w:t>
        </w:r>
        <w:r w:rsidR="00AA36A1">
          <w:rPr>
            <w:color w:val="231F20"/>
            <w:sz w:val="20"/>
          </w:rPr>
          <w:t xml:space="preserve"> </w:t>
        </w:r>
        <w:r w:rsidR="00AA36A1">
          <w:rPr>
            <w:rFonts w:ascii="Noto Sans TC" w:eastAsia="Noto Sans TC"/>
            <w:color w:val="231F20"/>
            <w:w w:val="102"/>
            <w:sz w:val="20"/>
          </w:rPr>
          <w:t>301.1</w:t>
        </w:r>
        <w:r w:rsidR="00AA36A1">
          <w:rPr>
            <w:rFonts w:ascii="Noto Sans TC" w:eastAsia="Noto Sans TC"/>
            <w:color w:val="231F20"/>
            <w:spacing w:val="7"/>
            <w:sz w:val="20"/>
          </w:rPr>
          <w:t xml:space="preserve"> </w:t>
        </w:r>
        <w:r w:rsidR="00AA36A1">
          <w:rPr>
            <w:rFonts w:ascii="Noto Sans TC" w:eastAsia="Noto Sans TC"/>
            <w:color w:val="231F20"/>
            <w:w w:val="102"/>
            <w:sz w:val="20"/>
          </w:rPr>
          <w:t>～</w:t>
        </w:r>
        <w:r w:rsidR="00AA36A1">
          <w:rPr>
            <w:rFonts w:ascii="Noto Sans TC" w:eastAsia="Noto Sans TC"/>
            <w:color w:val="231F20"/>
            <w:spacing w:val="7"/>
            <w:sz w:val="20"/>
          </w:rPr>
          <w:t xml:space="preserve"> </w:t>
        </w:r>
        <w:r w:rsidR="00AA36A1">
          <w:rPr>
            <w:rFonts w:ascii="Noto Sans TC" w:eastAsia="Noto Sans TC"/>
            <w:color w:val="231F20"/>
            <w:w w:val="102"/>
            <w:sz w:val="20"/>
          </w:rPr>
          <w:t>301.3</w:t>
        </w:r>
        <w:r w:rsidR="00AA36A1">
          <w:rPr>
            <w:rFonts w:ascii="Noto Sans TC" w:eastAsia="Noto Sans TC"/>
            <w:color w:val="231F20"/>
            <w:spacing w:val="7"/>
            <w:sz w:val="20"/>
          </w:rPr>
          <w:t xml:space="preserve"> </w:t>
        </w:r>
        <w:r w:rsidR="00AA36A1">
          <w:rPr>
            <w:color w:val="231F20"/>
            <w:spacing w:val="6"/>
            <w:w w:val="102"/>
            <w:sz w:val="20"/>
          </w:rPr>
          <w:t>條之規定</w:t>
        </w:r>
        <w:r w:rsidR="00AA36A1">
          <w:rPr>
            <w:color w:val="231F20"/>
            <w:spacing w:val="2"/>
            <w:w w:val="102"/>
            <w:sz w:val="20"/>
          </w:rPr>
          <w:t>以多數票決</w:t>
        </w:r>
      </w:ins>
      <w:r>
        <w:rPr>
          <w:color w:val="231F20"/>
          <w:w w:val="102"/>
          <w:sz w:val="20"/>
        </w:rPr>
        <w:t>選出正式代表與候補代表。每一地區所選出之候補代表不應超出代表人數之兩倍。在簽發旅遊簽證有困難的地區，地區年議會可以授權地區指導委員會增選</w:t>
      </w:r>
      <w:commentRangeStart w:id="310"/>
      <w:ins w:id="311" w:author="成英 李" w:date="2025-07-01T11:05:00Z">
        <w:r w:rsidR="00AA36A1">
          <w:rPr>
            <w:rFonts w:hint="eastAsia"/>
            <w:color w:val="231F20"/>
            <w:w w:val="102"/>
            <w:sz w:val="20"/>
          </w:rPr>
          <w:t>候補</w:t>
        </w:r>
      </w:ins>
      <w:commentRangeEnd w:id="310"/>
      <w:ins w:id="312" w:author="成英 李" w:date="2025-07-01T11:06:00Z">
        <w:r w:rsidR="00AA36A1">
          <w:rPr>
            <w:rStyle w:val="a7"/>
          </w:rPr>
          <w:commentReference w:id="310"/>
        </w:r>
      </w:ins>
      <w:del w:id="313" w:author="成英 李" w:date="2025-07-01T11:05:00Z">
        <w:r w:rsidDel="00AA36A1">
          <w:rPr>
            <w:color w:val="231F20"/>
            <w:w w:val="102"/>
            <w:sz w:val="20"/>
          </w:rPr>
          <w:delText>替補</w:delText>
        </w:r>
      </w:del>
      <w:r>
        <w:rPr>
          <w:color w:val="231F20"/>
          <w:w w:val="102"/>
          <w:sz w:val="20"/>
        </w:rPr>
        <w:t>人選。當選代表理應全程出</w:t>
      </w:r>
      <w:r>
        <w:rPr>
          <w:color w:val="231F20"/>
          <w:spacing w:val="12"/>
          <w:w w:val="102"/>
          <w:sz w:val="20"/>
        </w:rPr>
        <w:t>席總議會，</w:t>
      </w:r>
      <w:r>
        <w:rPr>
          <w:color w:val="231F20"/>
          <w:spacing w:val="-29"/>
          <w:sz w:val="20"/>
        </w:rPr>
        <w:t xml:space="preserve"> </w:t>
      </w:r>
      <w:r>
        <w:rPr>
          <w:color w:val="231F20"/>
          <w:spacing w:val="19"/>
          <w:w w:val="102"/>
          <w:sz w:val="20"/>
        </w:rPr>
        <w:t>除非有無可避免之原因</w:t>
      </w:r>
      <w:r>
        <w:rPr>
          <w:color w:val="231F20"/>
          <w:spacing w:val="-103"/>
          <w:w w:val="102"/>
          <w:sz w:val="20"/>
        </w:rPr>
        <w:t>。</w:t>
      </w:r>
      <w:r>
        <w:rPr>
          <w:rFonts w:ascii="Noto Sans TC" w:eastAsia="Noto Sans TC"/>
          <w:color w:val="231F20"/>
          <w:w w:val="102"/>
          <w:sz w:val="20"/>
        </w:rPr>
        <w:t>（25</w:t>
      </w:r>
      <w:r>
        <w:rPr>
          <w:rFonts w:ascii="Noto Sans TC" w:eastAsia="Noto Sans TC"/>
          <w:color w:val="231F20"/>
          <w:spacing w:val="11"/>
          <w:sz w:val="20"/>
        </w:rPr>
        <w:t xml:space="preserve"> </w:t>
      </w:r>
      <w:r>
        <w:rPr>
          <w:rFonts w:ascii="Noto Sans TC" w:eastAsia="Noto Sans TC"/>
          <w:color w:val="231F20"/>
          <w:w w:val="102"/>
          <w:sz w:val="20"/>
        </w:rPr>
        <w:t>～</w:t>
      </w:r>
      <w:r>
        <w:rPr>
          <w:rFonts w:ascii="Noto Sans TC" w:eastAsia="Noto Sans TC"/>
          <w:color w:val="231F20"/>
          <w:spacing w:val="11"/>
          <w:sz w:val="20"/>
        </w:rPr>
        <w:t xml:space="preserve"> </w:t>
      </w:r>
      <w:r>
        <w:rPr>
          <w:rFonts w:ascii="Noto Sans TC" w:eastAsia="Noto Sans TC"/>
          <w:color w:val="231F20"/>
          <w:w w:val="102"/>
          <w:sz w:val="20"/>
        </w:rPr>
        <w:t>25.2，301.1</w:t>
      </w:r>
      <w:r>
        <w:rPr>
          <w:rFonts w:ascii="Noto Sans TC" w:eastAsia="Noto Sans TC"/>
          <w:color w:val="231F20"/>
          <w:spacing w:val="11"/>
          <w:sz w:val="20"/>
        </w:rPr>
        <w:t xml:space="preserve"> </w:t>
      </w:r>
      <w:r>
        <w:rPr>
          <w:rFonts w:ascii="Noto Sans TC" w:eastAsia="Noto Sans TC"/>
          <w:color w:val="231F20"/>
          <w:w w:val="102"/>
          <w:sz w:val="20"/>
        </w:rPr>
        <w:t>～</w:t>
      </w:r>
      <w:r>
        <w:rPr>
          <w:rFonts w:ascii="Noto Sans TC" w:eastAsia="Noto Sans TC"/>
          <w:color w:val="231F20"/>
          <w:spacing w:val="11"/>
          <w:sz w:val="20"/>
        </w:rPr>
        <w:t xml:space="preserve"> </w:t>
      </w:r>
      <w:r>
        <w:rPr>
          <w:rFonts w:ascii="Noto Sans TC" w:eastAsia="Noto Sans TC"/>
          <w:color w:val="231F20"/>
          <w:w w:val="102"/>
          <w:sz w:val="20"/>
        </w:rPr>
        <w:t>301.3， 303，332.1）</w:t>
      </w:r>
    </w:p>
    <w:p w14:paraId="2FB3EF34" w14:textId="127D539C" w:rsidR="003345E9" w:rsidRDefault="007169A0">
      <w:pPr>
        <w:pStyle w:val="a5"/>
        <w:numPr>
          <w:ilvl w:val="1"/>
          <w:numId w:val="25"/>
        </w:numPr>
        <w:tabs>
          <w:tab w:val="left" w:pos="1314"/>
        </w:tabs>
        <w:spacing w:line="284" w:lineRule="exact"/>
        <w:ind w:left="1314" w:hanging="786"/>
        <w:rPr>
          <w:sz w:val="20"/>
        </w:rPr>
      </w:pPr>
      <w:r>
        <w:rPr>
          <w:color w:val="231F20"/>
          <w:spacing w:val="-1"/>
          <w:sz w:val="20"/>
        </w:rPr>
        <w:t>由地區年議會決定，可為地方教會建立一項</w:t>
      </w:r>
      <w:commentRangeStart w:id="314"/>
      <w:r>
        <w:rPr>
          <w:color w:val="231F20"/>
          <w:spacing w:val="-1"/>
          <w:sz w:val="20"/>
        </w:rPr>
        <w:t>聯盟會</w:t>
      </w:r>
      <w:ins w:id="315" w:author="成英 李" w:date="2025-07-01T11:14:00Z">
        <w:r w:rsidR="00A273C5">
          <w:rPr>
            <w:rFonts w:hint="eastAsia"/>
            <w:color w:val="231F20"/>
            <w:spacing w:val="-1"/>
            <w:sz w:val="20"/>
          </w:rPr>
          <w:t>員</w:t>
        </w:r>
        <w:commentRangeEnd w:id="314"/>
        <w:r w:rsidR="00A273C5">
          <w:rPr>
            <w:rStyle w:val="a7"/>
          </w:rPr>
          <w:commentReference w:id="314"/>
        </w:r>
      </w:ins>
      <w:del w:id="316" w:author="成英 李" w:date="2025-07-01T11:14:00Z">
        <w:r w:rsidDel="00A273C5">
          <w:rPr>
            <w:color w:val="231F20"/>
            <w:spacing w:val="-1"/>
            <w:sz w:val="20"/>
          </w:rPr>
          <w:delText>友</w:delText>
        </w:r>
      </w:del>
      <w:r>
        <w:rPr>
          <w:color w:val="231F20"/>
          <w:spacing w:val="-1"/>
          <w:sz w:val="20"/>
        </w:rPr>
        <w:t>制</w:t>
      </w:r>
    </w:p>
    <w:p w14:paraId="24EC6BAB" w14:textId="77777777" w:rsidR="003345E9" w:rsidRDefault="007169A0">
      <w:pPr>
        <w:pStyle w:val="a3"/>
        <w:spacing w:line="319" w:lineRule="exact"/>
      </w:pPr>
      <w:r>
        <w:rPr>
          <w:color w:val="231F20"/>
          <w:spacing w:val="-16"/>
        </w:rPr>
        <w:t>度，但聯盟會友不得算為正式會友，亦不算在出席年議會代表人數之內。</w:t>
      </w:r>
    </w:p>
    <w:p w14:paraId="1CEB476E"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（110）</w:t>
      </w:r>
    </w:p>
    <w:p w14:paraId="0920054E" w14:textId="3278E46C" w:rsidR="003345E9" w:rsidRDefault="007169A0">
      <w:pPr>
        <w:pStyle w:val="a5"/>
        <w:numPr>
          <w:ilvl w:val="1"/>
          <w:numId w:val="25"/>
        </w:numPr>
        <w:tabs>
          <w:tab w:val="left" w:pos="1314"/>
        </w:tabs>
        <w:spacing w:before="9" w:line="206" w:lineRule="auto"/>
        <w:ind w:left="120" w:right="111" w:firstLine="408"/>
        <w:jc w:val="both"/>
        <w:rPr>
          <w:sz w:val="20"/>
        </w:rPr>
      </w:pPr>
      <w:r>
        <w:rPr>
          <w:color w:val="231F20"/>
          <w:spacing w:val="5"/>
          <w:w w:val="102"/>
          <w:sz w:val="20"/>
        </w:rPr>
        <w:t>每年清查地區</w:t>
      </w:r>
      <w:ins w:id="317" w:author="成英 李" w:date="2025-07-01T11:15:00Z">
        <w:r w:rsidR="00A273C5">
          <w:rPr>
            <w:rFonts w:hint="eastAsia"/>
            <w:color w:val="231F20"/>
            <w:spacing w:val="5"/>
            <w:w w:val="102"/>
            <w:sz w:val="20"/>
          </w:rPr>
          <w:t>財務主管</w:t>
        </w:r>
      </w:ins>
      <w:del w:id="318" w:author="成英 李" w:date="2025-07-01T11:15:00Z">
        <w:r w:rsidDel="00A273C5">
          <w:rPr>
            <w:color w:val="231F20"/>
            <w:spacing w:val="5"/>
            <w:w w:val="102"/>
            <w:sz w:val="20"/>
          </w:rPr>
          <w:delText>司庫</w:delText>
        </w:r>
      </w:del>
      <w:r>
        <w:rPr>
          <w:color w:val="231F20"/>
          <w:spacing w:val="5"/>
          <w:w w:val="102"/>
          <w:sz w:val="20"/>
        </w:rPr>
        <w:t>之</w:t>
      </w:r>
      <w:del w:id="319" w:author="成英 李" w:date="2025-07-01T11:17:00Z">
        <w:r w:rsidDel="00A273C5">
          <w:rPr>
            <w:rFonts w:hint="eastAsia"/>
            <w:color w:val="231F20"/>
            <w:spacing w:val="5"/>
            <w:w w:val="102"/>
            <w:sz w:val="20"/>
          </w:rPr>
          <w:delText>帳</w:delText>
        </w:r>
      </w:del>
      <w:ins w:id="320" w:author="成英 李" w:date="2025-07-01T11:17:00Z">
        <w:r w:rsidR="00A273C5">
          <w:rPr>
            <w:rFonts w:hint="eastAsia"/>
            <w:color w:val="231F20"/>
            <w:spacing w:val="5"/>
            <w:w w:val="102"/>
            <w:sz w:val="20"/>
          </w:rPr>
          <w:t>賬</w:t>
        </w:r>
      </w:ins>
      <w:r>
        <w:rPr>
          <w:color w:val="231F20"/>
          <w:spacing w:val="5"/>
          <w:w w:val="102"/>
          <w:sz w:val="20"/>
        </w:rPr>
        <w:t>冊，至少應在相關之國家或地區</w:t>
      </w:r>
      <w:r>
        <w:rPr>
          <w:color w:val="231F20"/>
          <w:spacing w:val="3"/>
          <w:w w:val="102"/>
          <w:sz w:val="20"/>
        </w:rPr>
        <w:t>法令標準或經認同之專業標準要求下進行稽核。稽核可由推選出來的</w:t>
      </w:r>
      <w:commentRangeStart w:id="321"/>
      <w:del w:id="322" w:author="成英 李" w:date="2025-09-09T09:49:00Z">
        <w:r w:rsidDel="00B10C94">
          <w:rPr>
            <w:rFonts w:hint="eastAsia"/>
            <w:color w:val="231F20"/>
            <w:spacing w:val="1"/>
            <w:w w:val="102"/>
            <w:sz w:val="20"/>
          </w:rPr>
          <w:delText>地區查帳委員會</w:delText>
        </w:r>
      </w:del>
      <w:ins w:id="323" w:author="成英 李" w:date="2025-09-09T09:49:00Z">
        <w:r w:rsidR="00B10C94">
          <w:rPr>
            <w:rFonts w:hint="eastAsia"/>
            <w:color w:val="231F20"/>
            <w:spacing w:val="1"/>
            <w:w w:val="102"/>
            <w:sz w:val="20"/>
          </w:rPr>
          <w:t>地區財務稽查委員會</w:t>
        </w:r>
      </w:ins>
      <w:commentRangeEnd w:id="321"/>
      <w:ins w:id="324" w:author="成英 李" w:date="2025-09-09T09:51:00Z">
        <w:r w:rsidR="00B10C94">
          <w:rPr>
            <w:rStyle w:val="a7"/>
          </w:rPr>
          <w:commentReference w:id="321"/>
        </w:r>
      </w:ins>
      <w:r>
        <w:rPr>
          <w:color w:val="231F20"/>
          <w:spacing w:val="1"/>
          <w:w w:val="102"/>
          <w:sz w:val="20"/>
        </w:rPr>
        <w:t>、或</w:t>
      </w:r>
      <w:ins w:id="325" w:author="成英 李" w:date="2025-07-01T11:21:00Z">
        <w:r w:rsidR="006B7B56">
          <w:rPr>
            <w:rFonts w:hint="eastAsia"/>
            <w:color w:val="231F20"/>
            <w:spacing w:val="1"/>
            <w:w w:val="102"/>
            <w:sz w:val="20"/>
          </w:rPr>
          <w:t>由</w:t>
        </w:r>
      </w:ins>
      <w:r>
        <w:rPr>
          <w:color w:val="231F20"/>
          <w:spacing w:val="1"/>
          <w:w w:val="102"/>
          <w:sz w:val="20"/>
        </w:rPr>
        <w:t>獨立</w:t>
      </w:r>
      <w:del w:id="326" w:author="成英 李" w:date="2025-07-01T11:21:00Z">
        <w:r w:rsidDel="006B7B56">
          <w:rPr>
            <w:color w:val="231F20"/>
            <w:spacing w:val="1"/>
            <w:w w:val="102"/>
            <w:sz w:val="20"/>
          </w:rPr>
          <w:delText>之</w:delText>
        </w:r>
      </w:del>
      <w:r>
        <w:rPr>
          <w:color w:val="231F20"/>
          <w:spacing w:val="1"/>
          <w:w w:val="102"/>
          <w:sz w:val="20"/>
        </w:rPr>
        <w:t>查察員</w:t>
      </w:r>
      <w:ins w:id="327" w:author="成英 李" w:date="2025-07-01T11:21:00Z">
        <w:r w:rsidR="006B7B56">
          <w:rPr>
            <w:rFonts w:hint="eastAsia"/>
            <w:color w:val="231F20"/>
            <w:spacing w:val="1"/>
            <w:w w:val="102"/>
            <w:sz w:val="20"/>
          </w:rPr>
          <w:t>組成的委員會</w:t>
        </w:r>
      </w:ins>
      <w:r>
        <w:rPr>
          <w:color w:val="231F20"/>
          <w:spacing w:val="1"/>
          <w:w w:val="102"/>
          <w:sz w:val="20"/>
        </w:rPr>
        <w:t>、或是其他被地區指導委員會選出</w:t>
      </w:r>
    </w:p>
    <w:p w14:paraId="2C78399C"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1B46D8F6" w14:textId="77777777" w:rsidR="003345E9" w:rsidRDefault="007169A0">
      <w:pPr>
        <w:pStyle w:val="a3"/>
        <w:spacing w:before="50"/>
        <w:ind w:left="0"/>
        <w:jc w:val="center"/>
      </w:pPr>
      <w:r>
        <w:rPr>
          <w:color w:val="231F20"/>
          <w:spacing w:val="-2"/>
        </w:rPr>
        <w:lastRenderedPageBreak/>
        <w:t>章地區行政</w:t>
      </w:r>
    </w:p>
    <w:p w14:paraId="07FE0D31" w14:textId="2E0771AC" w:rsidR="003345E9" w:rsidRDefault="007169A0">
      <w:pPr>
        <w:pStyle w:val="a3"/>
        <w:spacing w:before="199" w:line="348" w:lineRule="exact"/>
        <w:ind w:left="119"/>
        <w:rPr>
          <w:rFonts w:ascii="Noto Sans TC" w:eastAsia="Noto Sans TC"/>
        </w:rPr>
      </w:pPr>
      <w:r>
        <w:rPr>
          <w:color w:val="231F20"/>
          <w:spacing w:val="-8"/>
        </w:rPr>
        <w:t>之合適、合格之人選進行查</w:t>
      </w:r>
      <w:ins w:id="328" w:author="成英 李" w:date="2025-07-01T11:23:00Z">
        <w:r w:rsidR="006B7B56">
          <w:rPr>
            <w:rFonts w:hint="eastAsia"/>
            <w:color w:val="231F20"/>
            <w:spacing w:val="-8"/>
          </w:rPr>
          <w:t>賬</w:t>
        </w:r>
      </w:ins>
      <w:del w:id="329" w:author="成英 李" w:date="2025-07-01T11:23:00Z">
        <w:r w:rsidDel="006B7B56">
          <w:rPr>
            <w:color w:val="231F20"/>
            <w:spacing w:val="-8"/>
          </w:rPr>
          <w:delText>帳</w:delText>
        </w:r>
      </w:del>
      <w:r>
        <w:rPr>
          <w:color w:val="231F20"/>
          <w:spacing w:val="-8"/>
        </w:rPr>
        <w:t>。</w:t>
      </w:r>
      <w:r>
        <w:rPr>
          <w:rFonts w:ascii="Noto Sans TC" w:eastAsia="Noto Sans TC"/>
          <w:color w:val="231F20"/>
          <w:spacing w:val="-2"/>
        </w:rPr>
        <w:t>（225.24）</w:t>
      </w:r>
    </w:p>
    <w:p w14:paraId="384CD0A4" w14:textId="77777777" w:rsidR="003345E9" w:rsidRDefault="007169A0">
      <w:pPr>
        <w:pStyle w:val="a5"/>
        <w:numPr>
          <w:ilvl w:val="1"/>
          <w:numId w:val="25"/>
        </w:numPr>
        <w:tabs>
          <w:tab w:val="left" w:pos="1313"/>
        </w:tabs>
        <w:spacing w:before="11" w:line="204" w:lineRule="auto"/>
        <w:ind w:left="119" w:right="16" w:firstLine="408"/>
        <w:jc w:val="both"/>
        <w:rPr>
          <w:rFonts w:ascii="Noto Sans TC" w:eastAsia="Noto Sans TC"/>
          <w:sz w:val="20"/>
        </w:rPr>
      </w:pPr>
      <w:r>
        <w:rPr>
          <w:color w:val="231F20"/>
          <w:spacing w:val="6"/>
          <w:w w:val="102"/>
          <w:sz w:val="20"/>
        </w:rPr>
        <w:t>經由地區教牧資格審查委員會或地區教牧事工委員會推</w:t>
      </w:r>
      <w:r>
        <w:rPr>
          <w:color w:val="231F20"/>
          <w:spacing w:val="7"/>
          <w:w w:val="102"/>
          <w:sz w:val="20"/>
        </w:rPr>
        <w:t>薦，同意傳道人退休。任何身份的改變，必需經由地區教牧資格審查委員會或地區教牧事工委員會推薦，由地區年議會核准</w:t>
      </w:r>
      <w:r>
        <w:rPr>
          <w:color w:val="231F20"/>
          <w:spacing w:val="-101"/>
          <w:w w:val="102"/>
          <w:sz w:val="20"/>
        </w:rPr>
        <w:t>。</w:t>
      </w:r>
      <w:r>
        <w:rPr>
          <w:rFonts w:ascii="Noto Sans TC" w:eastAsia="Noto Sans TC"/>
          <w:color w:val="231F20"/>
          <w:w w:val="102"/>
          <w:sz w:val="20"/>
        </w:rPr>
        <w:t>（231.8， 528）</w:t>
      </w:r>
    </w:p>
    <w:p w14:paraId="75ECF420" w14:textId="77777777" w:rsidR="003345E9" w:rsidRDefault="007169A0">
      <w:pPr>
        <w:pStyle w:val="a5"/>
        <w:numPr>
          <w:ilvl w:val="1"/>
          <w:numId w:val="25"/>
        </w:numPr>
        <w:tabs>
          <w:tab w:val="left" w:pos="1313"/>
        </w:tabs>
        <w:spacing w:before="3" w:line="204" w:lineRule="auto"/>
        <w:ind w:left="119" w:right="112" w:firstLine="408"/>
        <w:jc w:val="both"/>
        <w:rPr>
          <w:sz w:val="20"/>
        </w:rPr>
      </w:pPr>
      <w:r>
        <w:rPr>
          <w:color w:val="231F20"/>
          <w:spacing w:val="5"/>
          <w:w w:val="102"/>
          <w:sz w:val="20"/>
        </w:rPr>
        <w:t>除非另有聲明，必須按宣聖會之精神和程序處理任何其</w:t>
      </w:r>
      <w:r>
        <w:rPr>
          <w:color w:val="231F20"/>
          <w:w w:val="102"/>
          <w:sz w:val="20"/>
        </w:rPr>
        <w:t>他有關事務。</w:t>
      </w:r>
    </w:p>
    <w:p w14:paraId="1E5E5395" w14:textId="77777777" w:rsidR="003345E9" w:rsidRDefault="007169A0">
      <w:pPr>
        <w:pStyle w:val="a5"/>
        <w:numPr>
          <w:ilvl w:val="0"/>
          <w:numId w:val="25"/>
        </w:numPr>
        <w:tabs>
          <w:tab w:val="left" w:pos="1005"/>
        </w:tabs>
        <w:spacing w:line="206" w:lineRule="auto"/>
        <w:ind w:left="119" w:right="17" w:firstLine="408"/>
        <w:rPr>
          <w:rFonts w:ascii="Noto Sans TC" w:eastAsia="Noto Sans TC"/>
          <w:sz w:val="20"/>
        </w:rPr>
      </w:pPr>
      <w:r>
        <w:rPr>
          <w:b/>
          <w:color w:val="231F20"/>
          <w:spacing w:val="1"/>
          <w:w w:val="102"/>
          <w:sz w:val="20"/>
        </w:rPr>
        <w:t>其他有關地區年議會之規則</w:t>
      </w:r>
      <w:r>
        <w:rPr>
          <w:color w:val="231F20"/>
          <w:w w:val="102"/>
          <w:sz w:val="20"/>
        </w:rPr>
        <w:t>。在當地政府法律許可下，地區</w:t>
      </w:r>
      <w:r>
        <w:rPr>
          <w:color w:val="231F20"/>
          <w:spacing w:val="3"/>
          <w:w w:val="102"/>
          <w:sz w:val="20"/>
        </w:rPr>
        <w:t>年議會得授權地區指導委員會組織財團法人。一旦上述之財團法人成</w:t>
      </w:r>
      <w:r>
        <w:rPr>
          <w:color w:val="231F20"/>
          <w:w w:val="102"/>
          <w:sz w:val="20"/>
        </w:rPr>
        <w:t>立，地區指導委員會有權自行決定購置、擁有、出賣、交換、抵押、契約信託、典當、贖回、以及讓渡任何實業和私人產業，只要財團法</w:t>
      </w:r>
      <w:r>
        <w:rPr>
          <w:color w:val="231F20"/>
          <w:spacing w:val="-6"/>
          <w:w w:val="102"/>
          <w:sz w:val="20"/>
        </w:rPr>
        <w:t>人認為有需要且可行時，可全權處理之。</w:t>
      </w:r>
      <w:r>
        <w:rPr>
          <w:rFonts w:ascii="Noto Sans TC" w:eastAsia="Noto Sans TC"/>
          <w:color w:val="231F20"/>
          <w:w w:val="102"/>
          <w:sz w:val="20"/>
        </w:rPr>
        <w:t>（225.6）</w:t>
      </w:r>
    </w:p>
    <w:p w14:paraId="23B93A98" w14:textId="77777777" w:rsidR="003345E9" w:rsidRDefault="007169A0">
      <w:pPr>
        <w:pStyle w:val="a5"/>
        <w:numPr>
          <w:ilvl w:val="1"/>
          <w:numId w:val="25"/>
        </w:numPr>
        <w:tabs>
          <w:tab w:val="left" w:pos="1192"/>
        </w:tabs>
        <w:spacing w:line="204" w:lineRule="auto"/>
        <w:ind w:left="119" w:right="113" w:firstLine="408"/>
        <w:rPr>
          <w:sz w:val="20"/>
        </w:rPr>
      </w:pPr>
      <w:r>
        <w:rPr>
          <w:color w:val="231F20"/>
          <w:spacing w:val="-1"/>
          <w:w w:val="102"/>
          <w:sz w:val="20"/>
        </w:rPr>
        <w:t>除「</w:t>
      </w:r>
      <w:del w:id="330" w:author="成英 李" w:date="2025-08-25T19:44:00Z">
        <w:r w:rsidDel="00374C8F">
          <w:rPr>
            <w:color w:val="231F20"/>
            <w:spacing w:val="-1"/>
            <w:w w:val="102"/>
            <w:sz w:val="20"/>
          </w:rPr>
          <w:delText>教會</w:delText>
        </w:r>
      </w:del>
      <w:r>
        <w:rPr>
          <w:color w:val="231F20"/>
          <w:spacing w:val="-1"/>
          <w:w w:val="102"/>
          <w:sz w:val="20"/>
        </w:rPr>
        <w:t>手冊」另有特殊規定外，地區各個委員會之委員</w:t>
      </w:r>
      <w:r>
        <w:rPr>
          <w:color w:val="231F20"/>
          <w:w w:val="102"/>
          <w:sz w:val="20"/>
        </w:rPr>
        <w:t>席位，應使信徒與傳道人之席位相等。</w:t>
      </w:r>
    </w:p>
    <w:p w14:paraId="1409AD4B" w14:textId="77777777" w:rsidR="003345E9" w:rsidDel="00A20BB6" w:rsidRDefault="007169A0">
      <w:pPr>
        <w:pStyle w:val="a5"/>
        <w:numPr>
          <w:ilvl w:val="1"/>
          <w:numId w:val="25"/>
        </w:numPr>
        <w:tabs>
          <w:tab w:val="left" w:pos="1193"/>
        </w:tabs>
        <w:spacing w:line="312" w:lineRule="exact"/>
        <w:rPr>
          <w:del w:id="331" w:author="成英 李" w:date="2025-10-24T22:09:00Z"/>
          <w:sz w:val="20"/>
        </w:rPr>
      </w:pPr>
      <w:r>
        <w:rPr>
          <w:b/>
          <w:color w:val="231F20"/>
          <w:sz w:val="20"/>
        </w:rPr>
        <w:t>第一期地區及第二期地區之地區監督</w:t>
      </w:r>
      <w:r>
        <w:rPr>
          <w:color w:val="231F20"/>
          <w:spacing w:val="-2"/>
          <w:sz w:val="20"/>
        </w:rPr>
        <w:t>應依照「</w:t>
      </w:r>
      <w:del w:id="332" w:author="成英 李" w:date="2025-08-25T19:44:00Z">
        <w:r w:rsidDel="00374C8F">
          <w:rPr>
            <w:color w:val="231F20"/>
            <w:spacing w:val="-2"/>
            <w:sz w:val="20"/>
          </w:rPr>
          <w:delText>教會</w:delText>
        </w:r>
      </w:del>
      <w:r>
        <w:rPr>
          <w:color w:val="231F20"/>
          <w:spacing w:val="-2"/>
          <w:sz w:val="20"/>
        </w:rPr>
        <w:t>手冊」</w:t>
      </w:r>
    </w:p>
    <w:p w14:paraId="5249C214" w14:textId="77777777" w:rsidR="003345E9" w:rsidRDefault="007169A0" w:rsidP="00A20BB6">
      <w:pPr>
        <w:pStyle w:val="a5"/>
        <w:numPr>
          <w:ilvl w:val="1"/>
          <w:numId w:val="25"/>
        </w:numPr>
        <w:tabs>
          <w:tab w:val="left" w:pos="1193"/>
        </w:tabs>
        <w:spacing w:line="312" w:lineRule="exact"/>
        <w:pPrChange w:id="333" w:author="成英 李" w:date="2025-10-24T22:09:00Z">
          <w:pPr>
            <w:pStyle w:val="a3"/>
            <w:spacing w:line="320" w:lineRule="exact"/>
            <w:ind w:left="119"/>
          </w:pPr>
        </w:pPrChange>
      </w:pPr>
      <w:r w:rsidRPr="00A20BB6">
        <w:rPr>
          <w:rFonts w:ascii="Noto Sans TC" w:eastAsia="Noto Sans TC"/>
          <w:color w:val="231F20"/>
          <w:rPrChange w:id="334" w:author="成英 李" w:date="2025-10-24T22:09:00Z">
            <w:rPr/>
          </w:rPrChange>
        </w:rPr>
        <w:t>200.2.</w:t>
      </w:r>
      <w:del w:id="335" w:author="成英 李" w:date="2025-10-24T22:09:00Z">
        <w:r w:rsidRPr="00A20BB6" w:rsidDel="00A20BB6">
          <w:rPr>
            <w:rFonts w:ascii="Noto Sans TC" w:eastAsia="Noto Sans TC"/>
            <w:color w:val="231F20"/>
            <w:spacing w:val="33"/>
            <w:rPrChange w:id="336" w:author="成英 李" w:date="2025-10-24T22:09:00Z">
              <w:rPr>
                <w:spacing w:val="33"/>
              </w:rPr>
            </w:rPrChange>
          </w:rPr>
          <w:delText xml:space="preserve"> </w:delText>
        </w:r>
      </w:del>
      <w:r w:rsidRPr="00A20BB6">
        <w:rPr>
          <w:color w:val="231F20"/>
          <w:spacing w:val="-2"/>
          <w:rPrChange w:id="337" w:author="成英 李" w:date="2025-10-24T22:09:00Z">
            <w:rPr>
              <w:spacing w:val="-2"/>
            </w:rPr>
          </w:rPrChange>
        </w:rPr>
        <w:t>條選擇之。</w:t>
      </w:r>
    </w:p>
    <w:p w14:paraId="72A75D11" w14:textId="3F821046" w:rsidR="003345E9" w:rsidRDefault="007169A0">
      <w:pPr>
        <w:pStyle w:val="a5"/>
        <w:numPr>
          <w:ilvl w:val="1"/>
          <w:numId w:val="25"/>
        </w:numPr>
        <w:tabs>
          <w:tab w:val="left" w:pos="1192"/>
        </w:tabs>
        <w:spacing w:line="206" w:lineRule="auto"/>
        <w:ind w:left="119" w:right="34" w:firstLine="408"/>
        <w:jc w:val="both"/>
        <w:rPr>
          <w:sz w:val="20"/>
        </w:rPr>
      </w:pPr>
      <w:r>
        <w:rPr>
          <w:color w:val="231F20"/>
          <w:spacing w:val="1"/>
          <w:w w:val="102"/>
          <w:sz w:val="20"/>
        </w:rPr>
        <w:t>當</w:t>
      </w:r>
      <w:del w:id="338" w:author="成英 李" w:date="2025-07-01T11:48:00Z">
        <w:r w:rsidDel="00AF653A">
          <w:rPr>
            <w:color w:val="231F20"/>
            <w:spacing w:val="1"/>
            <w:w w:val="102"/>
            <w:sz w:val="20"/>
          </w:rPr>
          <w:delText>一</w:delText>
        </w:r>
      </w:del>
      <w:r>
        <w:rPr>
          <w:color w:val="231F20"/>
          <w:spacing w:val="1"/>
          <w:w w:val="102"/>
          <w:sz w:val="20"/>
        </w:rPr>
        <w:t>地區年議會之</w:t>
      </w:r>
      <w:commentRangeStart w:id="339"/>
      <w:ins w:id="340" w:author="成英 李" w:date="2025-07-01T11:44:00Z">
        <w:r w:rsidR="00AF653A">
          <w:rPr>
            <w:rFonts w:hint="eastAsia"/>
            <w:color w:val="231F20"/>
            <w:spacing w:val="1"/>
            <w:w w:val="102"/>
            <w:sz w:val="20"/>
          </w:rPr>
          <w:t>會議</w:t>
        </w:r>
      </w:ins>
      <w:r>
        <w:rPr>
          <w:color w:val="231F20"/>
          <w:spacing w:val="1"/>
          <w:w w:val="102"/>
          <w:sz w:val="20"/>
        </w:rPr>
        <w:t>主席</w:t>
      </w:r>
      <w:commentRangeEnd w:id="339"/>
      <w:r w:rsidR="00AF653A">
        <w:rPr>
          <w:rStyle w:val="a7"/>
        </w:rPr>
        <w:commentReference w:id="339"/>
      </w:r>
      <w:del w:id="341" w:author="成英 李" w:date="2025-07-01T11:47:00Z">
        <w:r w:rsidDel="00AF653A">
          <w:rPr>
            <w:rFonts w:hint="eastAsia"/>
            <w:color w:val="231F20"/>
            <w:spacing w:val="1"/>
            <w:w w:val="102"/>
            <w:sz w:val="20"/>
          </w:rPr>
          <w:delText>，因任何原因而</w:delText>
        </w:r>
      </w:del>
      <w:ins w:id="342" w:author="成英 李" w:date="2025-07-01T11:47:00Z">
        <w:r w:rsidR="00AF653A">
          <w:rPr>
            <w:rFonts w:hint="eastAsia"/>
            <w:color w:val="231F20"/>
            <w:spacing w:val="1"/>
            <w:w w:val="102"/>
            <w:sz w:val="20"/>
          </w:rPr>
          <w:t>認為</w:t>
        </w:r>
      </w:ins>
      <w:r>
        <w:rPr>
          <w:color w:val="231F20"/>
          <w:spacing w:val="1"/>
          <w:w w:val="102"/>
          <w:sz w:val="20"/>
        </w:rPr>
        <w:t>無法召開或繼續舉</w:t>
      </w:r>
      <w:r>
        <w:rPr>
          <w:color w:val="231F20"/>
          <w:spacing w:val="2"/>
          <w:w w:val="102"/>
          <w:sz w:val="20"/>
        </w:rPr>
        <w:t>行地區年議會</w:t>
      </w:r>
      <w:del w:id="343" w:author="成英 李" w:date="2025-07-01T11:47:00Z">
        <w:r w:rsidDel="00AF653A">
          <w:rPr>
            <w:color w:val="231F20"/>
            <w:spacing w:val="2"/>
            <w:w w:val="102"/>
            <w:sz w:val="20"/>
          </w:rPr>
          <w:delText>時</w:delText>
        </w:r>
      </w:del>
      <w:r>
        <w:rPr>
          <w:color w:val="231F20"/>
          <w:spacing w:val="2"/>
          <w:w w:val="102"/>
          <w:sz w:val="20"/>
        </w:rPr>
        <w:t>，</w:t>
      </w:r>
      <w:ins w:id="344" w:author="成英 李" w:date="2025-07-01T11:48:00Z">
        <w:r w:rsidR="00AF653A">
          <w:rPr>
            <w:rFonts w:hint="eastAsia"/>
            <w:color w:val="231F20"/>
            <w:spacing w:val="2"/>
            <w:w w:val="102"/>
            <w:sz w:val="20"/>
          </w:rPr>
          <w:t>並</w:t>
        </w:r>
      </w:ins>
      <w:ins w:id="345" w:author="成英 李" w:date="2025-07-01T11:47:00Z">
        <w:r w:rsidR="00AF653A">
          <w:rPr>
            <w:rFonts w:hint="eastAsia"/>
            <w:color w:val="231F20"/>
            <w:spacing w:val="2"/>
            <w:w w:val="102"/>
            <w:sz w:val="20"/>
          </w:rPr>
          <w:t>因此推遲、</w:t>
        </w:r>
        <w:r w:rsidR="00AF653A">
          <w:rPr>
            <w:rFonts w:ascii="Cambria" w:hAnsi="Cambria" w:cs="Cambria" w:hint="eastAsia"/>
            <w:color w:val="231F20"/>
            <w:spacing w:val="2"/>
            <w:w w:val="102"/>
            <w:sz w:val="20"/>
          </w:rPr>
          <w:t>取消或</w:t>
        </w:r>
      </w:ins>
      <w:ins w:id="346" w:author="成英 李" w:date="2025-07-01T11:50:00Z">
        <w:r w:rsidR="00AF653A">
          <w:rPr>
            <w:rFonts w:ascii="Cambria" w:hAnsi="Cambria" w:cs="Cambria" w:hint="eastAsia"/>
            <w:color w:val="231F20"/>
            <w:spacing w:val="2"/>
            <w:w w:val="102"/>
            <w:sz w:val="20"/>
          </w:rPr>
          <w:t>中</w:t>
        </w:r>
      </w:ins>
      <w:ins w:id="347" w:author="成英 李" w:date="2025-07-01T11:47:00Z">
        <w:r w:rsidR="00AF653A">
          <w:rPr>
            <w:rFonts w:ascii="Cambria" w:hAnsi="Cambria" w:cs="Cambria" w:hint="eastAsia"/>
            <w:color w:val="231F20"/>
            <w:spacing w:val="2"/>
            <w:w w:val="102"/>
            <w:sz w:val="20"/>
          </w:rPr>
          <w:t>止</w:t>
        </w:r>
      </w:ins>
      <w:ins w:id="348" w:author="成英 李" w:date="2025-07-01T11:48:00Z">
        <w:r w:rsidR="00AF653A">
          <w:rPr>
            <w:rFonts w:ascii="Cambria" w:hAnsi="Cambria" w:cs="Cambria" w:hint="eastAsia"/>
            <w:color w:val="231F20"/>
            <w:spacing w:val="2"/>
            <w:w w:val="102"/>
            <w:sz w:val="20"/>
          </w:rPr>
          <w:t>地區年議會</w:t>
        </w:r>
      </w:ins>
      <w:ins w:id="349" w:author="成英 李" w:date="2025-07-01T11:49:00Z">
        <w:r w:rsidR="00AF653A">
          <w:rPr>
            <w:rFonts w:ascii="Cambria" w:hAnsi="Cambria" w:cs="Cambria" w:hint="eastAsia"/>
            <w:color w:val="231F20"/>
            <w:spacing w:val="2"/>
            <w:w w:val="102"/>
            <w:sz w:val="20"/>
          </w:rPr>
          <w:t>時</w:t>
        </w:r>
      </w:ins>
      <w:ins w:id="350" w:author="成英 李" w:date="2025-07-01T11:48:00Z">
        <w:r w:rsidR="00AF653A">
          <w:rPr>
            <w:rFonts w:ascii="Cambria" w:hAnsi="Cambria" w:cs="Cambria" w:hint="eastAsia"/>
            <w:color w:val="231F20"/>
            <w:spacing w:val="2"/>
            <w:w w:val="102"/>
            <w:sz w:val="20"/>
          </w:rPr>
          <w:t>，</w:t>
        </w:r>
      </w:ins>
      <w:del w:id="351" w:author="成英 李" w:date="2025-07-01T11:50:00Z">
        <w:r w:rsidDel="00AF653A">
          <w:rPr>
            <w:color w:val="231F20"/>
            <w:spacing w:val="2"/>
            <w:w w:val="102"/>
            <w:sz w:val="20"/>
          </w:rPr>
          <w:delText>經</w:delText>
        </w:r>
      </w:del>
      <w:r>
        <w:rPr>
          <w:color w:val="231F20"/>
          <w:spacing w:val="2"/>
          <w:w w:val="102"/>
          <w:sz w:val="20"/>
        </w:rPr>
        <w:t>主管區總監督與總監督會協商後</w:t>
      </w:r>
      <w:ins w:id="352" w:author="成英 李" w:date="2025-07-01T11:56:00Z">
        <w:r w:rsidR="00AF653A">
          <w:rPr>
            <w:rFonts w:hint="eastAsia"/>
            <w:color w:val="231F20"/>
            <w:spacing w:val="2"/>
            <w:w w:val="102"/>
            <w:sz w:val="20"/>
          </w:rPr>
          <w:t>，委任</w:t>
        </w:r>
      </w:ins>
      <w:del w:id="353" w:author="成英 李" w:date="2025-07-01T11:55:00Z">
        <w:r w:rsidDel="00AF653A">
          <w:rPr>
            <w:color w:val="231F20"/>
            <w:spacing w:val="2"/>
            <w:w w:val="102"/>
            <w:sz w:val="20"/>
          </w:rPr>
          <w:delText>，得宣佈休會或</w:delText>
        </w:r>
        <w:r w:rsidDel="00AF653A">
          <w:rPr>
            <w:color w:val="231F20"/>
            <w:spacing w:val="-1"/>
            <w:w w:val="102"/>
            <w:sz w:val="20"/>
          </w:rPr>
          <w:delText>延後，而</w:delText>
        </w:r>
      </w:del>
      <w:r>
        <w:rPr>
          <w:color w:val="231F20"/>
          <w:spacing w:val="-1"/>
          <w:w w:val="102"/>
          <w:sz w:val="20"/>
        </w:rPr>
        <w:t>所有在休會前</w:t>
      </w:r>
      <w:del w:id="354" w:author="成英 李" w:date="2025-07-01T11:56:00Z">
        <w:r w:rsidDel="00AF653A">
          <w:rPr>
            <w:rFonts w:hint="eastAsia"/>
            <w:color w:val="231F20"/>
            <w:spacing w:val="-1"/>
            <w:w w:val="102"/>
            <w:sz w:val="20"/>
          </w:rPr>
          <w:delText>留下的空缺，由主管區總監督委派，</w:delText>
        </w:r>
      </w:del>
      <w:ins w:id="355" w:author="成英 李" w:date="2025-07-01T11:56:00Z">
        <w:r w:rsidR="00AF653A">
          <w:rPr>
            <w:rFonts w:hint="eastAsia"/>
            <w:color w:val="231F20"/>
            <w:spacing w:val="-1"/>
            <w:w w:val="102"/>
            <w:sz w:val="20"/>
          </w:rPr>
          <w:t>未選舉出</w:t>
        </w:r>
      </w:ins>
      <w:ins w:id="356" w:author="成英 李" w:date="2025-07-01T11:57:00Z">
        <w:r w:rsidR="00AF653A">
          <w:rPr>
            <w:rFonts w:hint="eastAsia"/>
            <w:color w:val="231F20"/>
            <w:spacing w:val="-1"/>
            <w:w w:val="102"/>
            <w:sz w:val="20"/>
          </w:rPr>
          <w:t>的地區職員，</w:t>
        </w:r>
      </w:ins>
      <w:r>
        <w:rPr>
          <w:color w:val="231F20"/>
          <w:spacing w:val="-1"/>
          <w:w w:val="102"/>
          <w:sz w:val="20"/>
        </w:rPr>
        <w:t>任期一年。</w:t>
      </w:r>
    </w:p>
    <w:p w14:paraId="19AA5348" w14:textId="77777777" w:rsidR="003345E9" w:rsidRDefault="007169A0">
      <w:pPr>
        <w:pStyle w:val="2"/>
        <w:spacing w:before="57"/>
      </w:pPr>
      <w:r>
        <w:rPr>
          <w:color w:val="231F20"/>
          <w:spacing w:val="-2"/>
        </w:rPr>
        <w:t>四、地區年議會日誌</w:t>
      </w:r>
    </w:p>
    <w:p w14:paraId="3649BF9B" w14:textId="77777777" w:rsidR="003345E9" w:rsidRDefault="007169A0">
      <w:pPr>
        <w:pStyle w:val="a5"/>
        <w:numPr>
          <w:ilvl w:val="0"/>
          <w:numId w:val="25"/>
        </w:numPr>
        <w:tabs>
          <w:tab w:val="left" w:pos="1005"/>
        </w:tabs>
        <w:spacing w:before="10" w:line="348" w:lineRule="exact"/>
        <w:ind w:left="1005" w:hanging="477"/>
        <w:jc w:val="both"/>
        <w:rPr>
          <w:sz w:val="20"/>
        </w:rPr>
      </w:pPr>
      <w:r>
        <w:rPr>
          <w:color w:val="231F20"/>
          <w:spacing w:val="-1"/>
          <w:sz w:val="20"/>
        </w:rPr>
        <w:t>日誌應為地區年議會之正式會議記錄。</w:t>
      </w:r>
    </w:p>
    <w:p w14:paraId="46487DF7" w14:textId="1FEAB8E5" w:rsidR="003345E9" w:rsidRDefault="007169A0">
      <w:pPr>
        <w:pStyle w:val="a5"/>
        <w:numPr>
          <w:ilvl w:val="1"/>
          <w:numId w:val="25"/>
        </w:numPr>
        <w:tabs>
          <w:tab w:val="left" w:pos="1193"/>
        </w:tabs>
        <w:spacing w:before="11" w:line="204" w:lineRule="auto"/>
        <w:ind w:left="120" w:right="112" w:firstLine="408"/>
        <w:jc w:val="both"/>
        <w:rPr>
          <w:rFonts w:ascii="Noto Sans TC" w:eastAsia="Noto Sans TC"/>
          <w:sz w:val="20"/>
        </w:rPr>
      </w:pPr>
      <w:r>
        <w:rPr>
          <w:color w:val="231F20"/>
          <w:spacing w:val="1"/>
          <w:w w:val="102"/>
          <w:sz w:val="20"/>
        </w:rPr>
        <w:t>每屆地區年議會日誌應依照總秘書辦公室所同意之格式予</w:t>
      </w:r>
      <w:r>
        <w:rPr>
          <w:color w:val="231F20"/>
          <w:spacing w:val="2"/>
          <w:w w:val="102"/>
          <w:sz w:val="20"/>
        </w:rPr>
        <w:t>以記錄並</w:t>
      </w:r>
      <w:r>
        <w:rPr>
          <w:rFonts w:hint="eastAsia"/>
          <w:color w:val="231F20"/>
          <w:spacing w:val="2"/>
          <w:w w:val="102"/>
          <w:sz w:val="20"/>
        </w:rPr>
        <w:t>歸</w:t>
      </w:r>
      <w:r>
        <w:rPr>
          <w:color w:val="231F20"/>
          <w:spacing w:val="2"/>
          <w:w w:val="102"/>
          <w:sz w:val="20"/>
        </w:rPr>
        <w:t>檔。歸檔的日誌將由總議會每四年檢查一次。會議紀錄可</w:t>
      </w:r>
      <w:r>
        <w:rPr>
          <w:color w:val="231F20"/>
          <w:spacing w:val="-15"/>
          <w:w w:val="102"/>
          <w:sz w:val="20"/>
        </w:rPr>
        <w:t>以在當地印行。</w:t>
      </w:r>
      <w:r>
        <w:rPr>
          <w:rFonts w:ascii="Noto Sans TC" w:eastAsia="Noto Sans TC"/>
          <w:color w:val="231F20"/>
          <w:w w:val="102"/>
          <w:sz w:val="20"/>
        </w:rPr>
        <w:t>（220.5）</w:t>
      </w:r>
    </w:p>
    <w:p w14:paraId="661552B5" w14:textId="77777777" w:rsidR="003345E9" w:rsidRDefault="007169A0">
      <w:pPr>
        <w:pStyle w:val="a5"/>
        <w:numPr>
          <w:ilvl w:val="1"/>
          <w:numId w:val="25"/>
        </w:numPr>
        <w:tabs>
          <w:tab w:val="left" w:pos="1192"/>
        </w:tabs>
        <w:spacing w:line="312" w:lineRule="exact"/>
        <w:ind w:left="1192" w:hanging="664"/>
        <w:jc w:val="both"/>
        <w:rPr>
          <w:sz w:val="20"/>
        </w:rPr>
      </w:pPr>
      <w:r>
        <w:rPr>
          <w:color w:val="231F20"/>
          <w:spacing w:val="-1"/>
          <w:sz w:val="20"/>
        </w:rPr>
        <w:t>各種不同的事項，應以不同之段落記載。</w:t>
      </w:r>
    </w:p>
    <w:p w14:paraId="5B12CBC2" w14:textId="77777777" w:rsidR="003345E9" w:rsidRDefault="007169A0">
      <w:pPr>
        <w:pStyle w:val="a5"/>
        <w:numPr>
          <w:ilvl w:val="1"/>
          <w:numId w:val="25"/>
        </w:numPr>
        <w:tabs>
          <w:tab w:val="left" w:pos="1193"/>
        </w:tabs>
        <w:spacing w:before="11" w:line="204" w:lineRule="auto"/>
        <w:ind w:left="120" w:right="117" w:firstLine="408"/>
        <w:jc w:val="both"/>
        <w:rPr>
          <w:sz w:val="20"/>
        </w:rPr>
      </w:pPr>
      <w:r>
        <w:rPr>
          <w:color w:val="231F20"/>
          <w:spacing w:val="1"/>
          <w:w w:val="102"/>
          <w:sz w:val="20"/>
        </w:rPr>
        <w:t>日誌應盡可能依照總秘書與總監督會諮商後所製訂的目錄編排。目錄表應於地區年議會召開前提供給地區秘書。</w:t>
      </w:r>
    </w:p>
    <w:p w14:paraId="7B1FC1CA" w14:textId="77777777" w:rsidR="003345E9" w:rsidRDefault="007169A0">
      <w:pPr>
        <w:pStyle w:val="a5"/>
        <w:numPr>
          <w:ilvl w:val="1"/>
          <w:numId w:val="25"/>
        </w:numPr>
        <w:tabs>
          <w:tab w:val="left" w:pos="1193"/>
        </w:tabs>
        <w:spacing w:before="3" w:line="204" w:lineRule="auto"/>
        <w:ind w:left="120" w:right="113" w:firstLine="408"/>
        <w:jc w:val="both"/>
        <w:rPr>
          <w:rFonts w:ascii="Noto Sans TC" w:eastAsia="Noto Sans TC"/>
          <w:sz w:val="20"/>
        </w:rPr>
      </w:pPr>
      <w:r>
        <w:rPr>
          <w:color w:val="231F20"/>
          <w:spacing w:val="1"/>
          <w:w w:val="102"/>
          <w:sz w:val="20"/>
        </w:rPr>
        <w:t>日誌不僅須包括各地方教會座堂牧師之派任，也應包括地</w:t>
      </w:r>
      <w:r>
        <w:rPr>
          <w:color w:val="231F20"/>
          <w:spacing w:val="3"/>
          <w:w w:val="102"/>
          <w:sz w:val="20"/>
        </w:rPr>
        <w:t>區年議會傳道人和信徒代表所有被派任從事的職務，使他們有權考慮</w:t>
      </w:r>
      <w:r>
        <w:rPr>
          <w:color w:val="231F20"/>
          <w:spacing w:val="2"/>
          <w:w w:val="102"/>
          <w:sz w:val="20"/>
        </w:rPr>
        <w:t>若申請退休金委員會之福利，退休金委員會有責任安排該地區之退休</w:t>
      </w:r>
      <w:r>
        <w:rPr>
          <w:color w:val="231F20"/>
          <w:spacing w:val="-13"/>
          <w:w w:val="102"/>
          <w:sz w:val="20"/>
        </w:rPr>
        <w:t>金和福利金方案。</w:t>
      </w:r>
      <w:r>
        <w:rPr>
          <w:rFonts w:ascii="Noto Sans TC" w:eastAsia="Noto Sans TC"/>
          <w:color w:val="231F20"/>
          <w:w w:val="102"/>
          <w:sz w:val="20"/>
        </w:rPr>
        <w:t>（117，530.3）</w:t>
      </w:r>
    </w:p>
    <w:p w14:paraId="0C5A6D4E" w14:textId="77777777" w:rsidR="003345E9" w:rsidRDefault="003345E9">
      <w:pPr>
        <w:pStyle w:val="a5"/>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041FF3D3"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58D998C1" w14:textId="77777777" w:rsidR="003345E9" w:rsidRDefault="007169A0">
      <w:pPr>
        <w:pStyle w:val="2"/>
      </w:pPr>
      <w:r>
        <w:rPr>
          <w:color w:val="231F20"/>
          <w:spacing w:val="-2"/>
        </w:rPr>
        <w:t>五、地區監督</w:t>
      </w:r>
    </w:p>
    <w:p w14:paraId="2EC5F94F" w14:textId="65BB97E0" w:rsidR="003345E9" w:rsidRDefault="007169A0">
      <w:pPr>
        <w:pStyle w:val="a5"/>
        <w:numPr>
          <w:ilvl w:val="0"/>
          <w:numId w:val="25"/>
        </w:numPr>
        <w:tabs>
          <w:tab w:val="left" w:pos="1008"/>
        </w:tabs>
        <w:spacing w:before="46" w:line="206" w:lineRule="auto"/>
        <w:ind w:left="120" w:right="16" w:firstLine="408"/>
        <w:rPr>
          <w:rFonts w:ascii="Noto Sans TC" w:eastAsia="Noto Sans TC"/>
          <w:sz w:val="20"/>
        </w:rPr>
      </w:pPr>
      <w:r>
        <w:rPr>
          <w:color w:val="231F20"/>
          <w:spacing w:val="8"/>
          <w:w w:val="102"/>
          <w:sz w:val="20"/>
        </w:rPr>
        <w:t>地區監督係由地區年議會選出，任期始於該年議會結束後</w:t>
      </w:r>
      <w:r>
        <w:rPr>
          <w:color w:val="231F20"/>
          <w:spacing w:val="-15"/>
          <w:w w:val="102"/>
          <w:sz w:val="20"/>
        </w:rPr>
        <w:t>三十天，為兩整年之議會年度，直到最後一年之地區議會休會後三十天，</w:t>
      </w:r>
      <w:r>
        <w:rPr>
          <w:color w:val="231F20"/>
          <w:w w:val="102"/>
          <w:sz w:val="20"/>
        </w:rPr>
        <w:t>在上述議會期間，地區監督可</w:t>
      </w:r>
      <w:del w:id="357" w:author="成英 李" w:date="2025-07-02T14:49:00Z">
        <w:r w:rsidDel="002B5573">
          <w:rPr>
            <w:color w:val="231F20"/>
            <w:w w:val="102"/>
            <w:sz w:val="20"/>
          </w:rPr>
          <w:delText>被</w:delText>
        </w:r>
      </w:del>
      <w:ins w:id="358" w:author="成英 李" w:date="2025-07-02T14:49:00Z">
        <w:r w:rsidR="002B5573">
          <w:rPr>
            <w:rFonts w:hint="eastAsia"/>
            <w:color w:val="231F20"/>
            <w:w w:val="102"/>
            <w:sz w:val="20"/>
          </w:rPr>
          <w:t>連選連任</w:t>
        </w:r>
      </w:ins>
      <w:del w:id="359" w:author="成英 李" w:date="2025-07-02T14:49:00Z">
        <w:r w:rsidDel="002B5573">
          <w:rPr>
            <w:color w:val="231F20"/>
            <w:w w:val="102"/>
            <w:sz w:val="20"/>
          </w:rPr>
          <w:delText>重選</w:delText>
        </w:r>
      </w:del>
      <w:ins w:id="360" w:author="成英 李" w:date="2025-07-02T14:44:00Z">
        <w:r w:rsidR="002B5573">
          <w:rPr>
            <w:rFonts w:hint="eastAsia"/>
            <w:color w:val="231F20"/>
            <w:w w:val="102"/>
            <w:sz w:val="20"/>
          </w:rPr>
          <w:t>，</w:t>
        </w:r>
      </w:ins>
      <w:r>
        <w:rPr>
          <w:color w:val="231F20"/>
          <w:w w:val="102"/>
          <w:sz w:val="20"/>
        </w:rPr>
        <w:t>或</w:t>
      </w:r>
      <w:ins w:id="361" w:author="成英 李" w:date="2025-07-02T14:45:00Z">
        <w:r w:rsidR="002B5573">
          <w:rPr>
            <w:color w:val="231F20"/>
            <w:w w:val="102"/>
            <w:sz w:val="20"/>
          </w:rPr>
          <w:t>合格的繼任者</w:t>
        </w:r>
      </w:ins>
      <w:ins w:id="362" w:author="成英 李" w:date="2025-07-02T14:46:00Z">
        <w:r w:rsidR="002B5573">
          <w:rPr>
            <w:rFonts w:hint="eastAsia"/>
            <w:color w:val="231F20"/>
            <w:w w:val="102"/>
            <w:sz w:val="20"/>
          </w:rPr>
          <w:t>被</w:t>
        </w:r>
      </w:ins>
      <w:r>
        <w:rPr>
          <w:color w:val="231F20"/>
          <w:w w:val="102"/>
          <w:sz w:val="20"/>
        </w:rPr>
        <w:t>選出</w:t>
      </w:r>
      <w:del w:id="363" w:author="成英 李" w:date="2025-07-02T14:45:00Z">
        <w:r w:rsidDel="002B5573">
          <w:rPr>
            <w:color w:val="231F20"/>
            <w:w w:val="102"/>
            <w:sz w:val="20"/>
          </w:rPr>
          <w:delText>合格的繼任者</w:delText>
        </w:r>
      </w:del>
      <w:r>
        <w:rPr>
          <w:color w:val="231F20"/>
          <w:w w:val="102"/>
          <w:sz w:val="20"/>
        </w:rPr>
        <w:t>或</w:t>
      </w:r>
      <w:ins w:id="364" w:author="成英 李" w:date="2025-07-02T14:45:00Z">
        <w:r w:rsidR="002B5573">
          <w:rPr>
            <w:rFonts w:hint="eastAsia"/>
            <w:color w:val="231F20"/>
            <w:w w:val="102"/>
            <w:sz w:val="20"/>
          </w:rPr>
          <w:t>委任</w:t>
        </w:r>
      </w:ins>
      <w:del w:id="365" w:author="成英 李" w:date="2025-07-02T14:45:00Z">
        <w:r w:rsidDel="002B5573">
          <w:rPr>
            <w:color w:val="231F20"/>
            <w:w w:val="102"/>
            <w:sz w:val="20"/>
          </w:rPr>
          <w:delText>指派</w:delText>
        </w:r>
      </w:del>
      <w:r>
        <w:rPr>
          <w:color w:val="231F20"/>
          <w:w w:val="102"/>
          <w:sz w:val="20"/>
        </w:rPr>
        <w:t>接替</w:t>
      </w:r>
      <w:ins w:id="366" w:author="成英 李" w:date="2025-07-02T14:49:00Z">
        <w:r w:rsidR="002B5573">
          <w:rPr>
            <w:rFonts w:hint="eastAsia"/>
            <w:color w:val="231F20"/>
            <w:w w:val="102"/>
            <w:sz w:val="20"/>
          </w:rPr>
          <w:t>為止</w:t>
        </w:r>
      </w:ins>
      <w:r>
        <w:rPr>
          <w:color w:val="231F20"/>
          <w:w w:val="102"/>
          <w:sz w:val="20"/>
        </w:rPr>
        <w:t>。</w:t>
      </w:r>
      <w:r>
        <w:rPr>
          <w:color w:val="231F20"/>
          <w:spacing w:val="3"/>
          <w:w w:val="102"/>
          <w:sz w:val="20"/>
        </w:rPr>
        <w:t>由主管區總監督</w:t>
      </w:r>
      <w:ins w:id="367" w:author="成英 李" w:date="2025-07-02T14:46:00Z">
        <w:r w:rsidR="002B5573">
          <w:rPr>
            <w:rFonts w:hint="eastAsia"/>
            <w:color w:val="231F20"/>
            <w:spacing w:val="3"/>
            <w:w w:val="102"/>
            <w:sz w:val="20"/>
          </w:rPr>
          <w:t>委任</w:t>
        </w:r>
      </w:ins>
      <w:del w:id="368" w:author="成英 李" w:date="2025-07-02T14:46:00Z">
        <w:r w:rsidDel="002B5573">
          <w:rPr>
            <w:color w:val="231F20"/>
            <w:spacing w:val="3"/>
            <w:w w:val="102"/>
            <w:sz w:val="20"/>
          </w:rPr>
          <w:delText>派任</w:delText>
        </w:r>
      </w:del>
      <w:r>
        <w:rPr>
          <w:color w:val="231F20"/>
          <w:spacing w:val="3"/>
          <w:w w:val="102"/>
          <w:sz w:val="20"/>
        </w:rPr>
        <w:t>之地區監督，應自派任之時起任職至餘下之教會</w:t>
      </w:r>
      <w:r>
        <w:rPr>
          <w:color w:val="231F20"/>
          <w:spacing w:val="1"/>
          <w:w w:val="102"/>
          <w:sz w:val="20"/>
        </w:rPr>
        <w:t>年度及連續兩個</w:t>
      </w:r>
      <w:ins w:id="369" w:author="成英 李" w:date="2025-07-02T14:47:00Z">
        <w:r w:rsidR="002B5573">
          <w:rPr>
            <w:rFonts w:hint="eastAsia"/>
            <w:color w:val="231F20"/>
            <w:spacing w:val="1"/>
            <w:w w:val="102"/>
            <w:sz w:val="20"/>
          </w:rPr>
          <w:t>教</w:t>
        </w:r>
      </w:ins>
      <w:del w:id="370" w:author="成英 李" w:date="2025-07-02T14:47:00Z">
        <w:r w:rsidDel="002B5573">
          <w:rPr>
            <w:color w:val="231F20"/>
            <w:spacing w:val="1"/>
            <w:w w:val="102"/>
            <w:sz w:val="20"/>
          </w:rPr>
          <w:delText>議</w:delText>
        </w:r>
      </w:del>
      <w:r>
        <w:rPr>
          <w:color w:val="231F20"/>
          <w:spacing w:val="1"/>
          <w:w w:val="102"/>
          <w:sz w:val="20"/>
        </w:rPr>
        <w:t>會年度，直到地區年議會閉幕三十天為止，此期間</w:t>
      </w:r>
      <w:r>
        <w:rPr>
          <w:color w:val="231F20"/>
          <w:w w:val="102"/>
          <w:sz w:val="20"/>
        </w:rPr>
        <w:t>地區監督可連選連任</w:t>
      </w:r>
      <w:ins w:id="371" w:author="成英 李" w:date="2025-07-02T14:49:00Z">
        <w:r w:rsidR="002B5573">
          <w:rPr>
            <w:rFonts w:hint="eastAsia"/>
            <w:color w:val="231F20"/>
            <w:w w:val="102"/>
            <w:sz w:val="20"/>
          </w:rPr>
          <w:t>，</w:t>
        </w:r>
      </w:ins>
      <w:r>
        <w:rPr>
          <w:color w:val="231F20"/>
          <w:w w:val="102"/>
          <w:sz w:val="20"/>
        </w:rPr>
        <w:t>或合格</w:t>
      </w:r>
      <w:ins w:id="372" w:author="成英 李" w:date="2025-07-02T14:49:00Z">
        <w:r w:rsidR="002B5573">
          <w:rPr>
            <w:rFonts w:hint="eastAsia"/>
            <w:color w:val="231F20"/>
            <w:w w:val="102"/>
            <w:sz w:val="20"/>
          </w:rPr>
          <w:t>的</w:t>
        </w:r>
      </w:ins>
      <w:del w:id="373" w:author="成英 李" w:date="2025-07-02T14:49:00Z">
        <w:r w:rsidDel="002B5573">
          <w:rPr>
            <w:color w:val="231F20"/>
            <w:w w:val="102"/>
            <w:sz w:val="20"/>
          </w:rPr>
          <w:delText>之</w:delText>
        </w:r>
      </w:del>
      <w:r>
        <w:rPr>
          <w:color w:val="231F20"/>
          <w:w w:val="102"/>
          <w:sz w:val="20"/>
        </w:rPr>
        <w:t>繼任者</w:t>
      </w:r>
      <w:ins w:id="374" w:author="成英 李" w:date="2025-07-02T14:49:00Z">
        <w:r w:rsidR="002B5573">
          <w:rPr>
            <w:rFonts w:hint="eastAsia"/>
            <w:color w:val="231F20"/>
            <w:w w:val="102"/>
            <w:sz w:val="20"/>
          </w:rPr>
          <w:t>被</w:t>
        </w:r>
      </w:ins>
      <w:r>
        <w:rPr>
          <w:color w:val="231F20"/>
          <w:w w:val="102"/>
          <w:sz w:val="20"/>
        </w:rPr>
        <w:t>選出或</w:t>
      </w:r>
      <w:ins w:id="375" w:author="成英 李" w:date="2025-07-02T14:49:00Z">
        <w:r w:rsidR="002B5573">
          <w:rPr>
            <w:rFonts w:hint="eastAsia"/>
            <w:color w:val="231F20"/>
            <w:w w:val="102"/>
            <w:sz w:val="20"/>
          </w:rPr>
          <w:t>委任</w:t>
        </w:r>
      </w:ins>
      <w:del w:id="376" w:author="成英 李" w:date="2025-07-02T14:49:00Z">
        <w:r w:rsidDel="002B5573">
          <w:rPr>
            <w:color w:val="231F20"/>
            <w:w w:val="102"/>
            <w:sz w:val="20"/>
          </w:rPr>
          <w:delText>派任</w:delText>
        </w:r>
      </w:del>
      <w:r>
        <w:rPr>
          <w:color w:val="231F20"/>
          <w:w w:val="102"/>
          <w:sz w:val="20"/>
        </w:rPr>
        <w:t>接替為止。在地區辦</w:t>
      </w:r>
      <w:r>
        <w:rPr>
          <w:color w:val="231F20"/>
          <w:spacing w:val="4"/>
          <w:w w:val="102"/>
          <w:sz w:val="20"/>
        </w:rPr>
        <w:t>公室任職之牧師，非經由地區指導委員會以及主管區總監督之認可，</w:t>
      </w:r>
      <w:r>
        <w:rPr>
          <w:color w:val="231F20"/>
          <w:spacing w:val="6"/>
          <w:w w:val="102"/>
          <w:sz w:val="20"/>
        </w:rPr>
        <w:t>不得被選或被</w:t>
      </w:r>
      <w:ins w:id="377" w:author="成英 李" w:date="2025-07-02T14:50:00Z">
        <w:r w:rsidR="002B5573">
          <w:rPr>
            <w:rFonts w:hint="eastAsia"/>
            <w:color w:val="231F20"/>
            <w:spacing w:val="6"/>
            <w:w w:val="102"/>
            <w:sz w:val="20"/>
          </w:rPr>
          <w:t>委任</w:t>
        </w:r>
      </w:ins>
      <w:del w:id="378" w:author="成英 李" w:date="2025-07-02T14:50:00Z">
        <w:r w:rsidDel="002B5573">
          <w:rPr>
            <w:color w:val="231F20"/>
            <w:spacing w:val="6"/>
            <w:w w:val="102"/>
            <w:sz w:val="20"/>
          </w:rPr>
          <w:delText>委派</w:delText>
        </w:r>
      </w:del>
      <w:r>
        <w:rPr>
          <w:color w:val="231F20"/>
          <w:spacing w:val="6"/>
          <w:w w:val="102"/>
          <w:sz w:val="20"/>
        </w:rPr>
        <w:t>擔任該地區之地區監督</w:t>
      </w:r>
      <w:r>
        <w:rPr>
          <w:color w:val="231F20"/>
          <w:spacing w:val="-102"/>
          <w:w w:val="102"/>
          <w:sz w:val="20"/>
        </w:rPr>
        <w:t>。</w:t>
      </w:r>
      <w:r>
        <w:rPr>
          <w:color w:val="231F20"/>
          <w:spacing w:val="7"/>
          <w:w w:val="102"/>
          <w:sz w:val="20"/>
        </w:rPr>
        <w:t>（</w:t>
      </w:r>
      <w:r>
        <w:rPr>
          <w:color w:val="231F20"/>
          <w:spacing w:val="6"/>
          <w:w w:val="102"/>
          <w:sz w:val="20"/>
        </w:rPr>
        <w:t>本條款與條款第</w:t>
      </w:r>
      <w:r>
        <w:rPr>
          <w:color w:val="231F20"/>
          <w:sz w:val="20"/>
        </w:rPr>
        <w:t xml:space="preserve"> </w:t>
      </w:r>
      <w:r>
        <w:rPr>
          <w:rFonts w:ascii="Noto Sans TC" w:eastAsia="Noto Sans TC"/>
          <w:color w:val="231F20"/>
          <w:w w:val="102"/>
          <w:sz w:val="20"/>
        </w:rPr>
        <w:t>117</w:t>
      </w:r>
      <w:r>
        <w:rPr>
          <w:rFonts w:ascii="Noto Sans TC" w:eastAsia="Noto Sans TC"/>
          <w:color w:val="231F20"/>
          <w:spacing w:val="8"/>
          <w:sz w:val="20"/>
        </w:rPr>
        <w:t xml:space="preserve"> </w:t>
      </w:r>
      <w:r>
        <w:rPr>
          <w:color w:val="231F20"/>
          <w:w w:val="102"/>
          <w:sz w:val="20"/>
        </w:rPr>
        <w:t>之規定一致</w:t>
      </w:r>
      <w:r>
        <w:rPr>
          <w:rFonts w:ascii="Noto Sans TC" w:eastAsia="Noto Sans TC"/>
          <w:color w:val="231F20"/>
          <w:spacing w:val="-102"/>
          <w:w w:val="102"/>
          <w:sz w:val="20"/>
        </w:rPr>
        <w:t>）</w:t>
      </w:r>
      <w:r>
        <w:rPr>
          <w:rFonts w:ascii="Noto Sans TC" w:eastAsia="Noto Sans TC"/>
          <w:color w:val="231F20"/>
          <w:w w:val="102"/>
          <w:sz w:val="20"/>
        </w:rPr>
        <w:t>（205.12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205.14）</w:t>
      </w:r>
    </w:p>
    <w:p w14:paraId="7BFA1354" w14:textId="77777777" w:rsidR="003345E9" w:rsidRDefault="007169A0">
      <w:pPr>
        <w:pStyle w:val="a5"/>
        <w:numPr>
          <w:ilvl w:val="0"/>
          <w:numId w:val="25"/>
        </w:numPr>
        <w:tabs>
          <w:tab w:val="left" w:pos="1006"/>
        </w:tabs>
        <w:spacing w:line="294" w:lineRule="exact"/>
        <w:ind w:hanging="478"/>
        <w:rPr>
          <w:sz w:val="20"/>
        </w:rPr>
      </w:pPr>
      <w:r>
        <w:rPr>
          <w:color w:val="231F20"/>
          <w:spacing w:val="-1"/>
          <w:sz w:val="20"/>
        </w:rPr>
        <w:t>在地區年議會休會期間，若地區監督出缺時，總監督與地區</w:t>
      </w:r>
    </w:p>
    <w:p w14:paraId="43C4703B" w14:textId="77777777" w:rsidR="003345E9" w:rsidRDefault="007169A0">
      <w:pPr>
        <w:pStyle w:val="a3"/>
        <w:spacing w:before="12" w:line="204" w:lineRule="auto"/>
        <w:ind w:right="113"/>
        <w:rPr>
          <w:rFonts w:ascii="Noto Sans TC" w:eastAsia="Noto Sans TC"/>
        </w:rPr>
      </w:pPr>
      <w:r>
        <w:rPr>
          <w:color w:val="231F20"/>
          <w:spacing w:val="3"/>
          <w:w w:val="102"/>
        </w:rPr>
        <w:t>指導委員會商議後可共同地或分別地填補空缺。商議過程應包括成立</w:t>
      </w:r>
      <w:r>
        <w:rPr>
          <w:color w:val="231F20"/>
          <w:spacing w:val="-5"/>
          <w:w w:val="102"/>
        </w:rPr>
        <w:t>委員會，並與主管區總監督共同考慮候選名單。</w:t>
      </w:r>
      <w:r>
        <w:rPr>
          <w:rFonts w:ascii="Noto Sans TC" w:eastAsia="Noto Sans TC"/>
          <w:color w:val="231F20"/>
          <w:w w:val="102"/>
        </w:rPr>
        <w:t>（238，307.7）</w:t>
      </w:r>
    </w:p>
    <w:p w14:paraId="621264DE" w14:textId="77777777" w:rsidR="003345E9" w:rsidRDefault="007169A0">
      <w:pPr>
        <w:pStyle w:val="a5"/>
        <w:numPr>
          <w:ilvl w:val="1"/>
          <w:numId w:val="25"/>
        </w:numPr>
        <w:tabs>
          <w:tab w:val="left" w:pos="1193"/>
        </w:tabs>
        <w:spacing w:line="204" w:lineRule="auto"/>
        <w:ind w:left="120" w:right="112" w:firstLine="408"/>
        <w:jc w:val="both"/>
        <w:rPr>
          <w:rFonts w:ascii="Noto Sans TC" w:eastAsia="Noto Sans TC"/>
          <w:sz w:val="20"/>
        </w:rPr>
      </w:pPr>
      <w:r>
        <w:rPr>
          <w:color w:val="231F20"/>
          <w:spacing w:val="1"/>
          <w:w w:val="102"/>
          <w:sz w:val="20"/>
        </w:rPr>
        <w:t>在第一期及第二期地區中，主管區總監督可宣佈因特殊原</w:t>
      </w:r>
      <w:r>
        <w:rPr>
          <w:color w:val="231F20"/>
          <w:spacing w:val="2"/>
          <w:w w:val="102"/>
          <w:sz w:val="20"/>
        </w:rPr>
        <w:t>因地區監督為出缺。在第三期地區中，地區監督之職位可在地區指導</w:t>
      </w:r>
      <w:r>
        <w:rPr>
          <w:color w:val="231F20"/>
          <w:spacing w:val="-6"/>
          <w:w w:val="102"/>
          <w:sz w:val="20"/>
        </w:rPr>
        <w:t>委員會三分之二票決的情況下被定為出缺。</w:t>
      </w:r>
      <w:r>
        <w:rPr>
          <w:rFonts w:ascii="Noto Sans TC" w:eastAsia="Noto Sans TC"/>
          <w:color w:val="231F20"/>
          <w:w w:val="102"/>
          <w:sz w:val="20"/>
        </w:rPr>
        <w:t>（238，321）</w:t>
      </w:r>
    </w:p>
    <w:p w14:paraId="76B485E4" w14:textId="5B586684" w:rsidR="003345E9" w:rsidRDefault="007169A0">
      <w:pPr>
        <w:pStyle w:val="a5"/>
        <w:numPr>
          <w:ilvl w:val="1"/>
          <w:numId w:val="25"/>
        </w:numPr>
        <w:tabs>
          <w:tab w:val="left" w:pos="1193"/>
        </w:tabs>
        <w:spacing w:before="3" w:line="204" w:lineRule="auto"/>
        <w:ind w:left="120" w:right="112" w:firstLine="408"/>
        <w:jc w:val="both"/>
        <w:rPr>
          <w:rFonts w:ascii="Noto Sans TC" w:eastAsia="Noto Sans TC"/>
          <w:sz w:val="20"/>
        </w:rPr>
      </w:pPr>
      <w:r>
        <w:rPr>
          <w:color w:val="231F20"/>
          <w:spacing w:val="1"/>
          <w:w w:val="102"/>
          <w:sz w:val="20"/>
        </w:rPr>
        <w:t>當現任地區監督暫時不勝任時，主管區總監督與地區指導</w:t>
      </w:r>
      <w:r>
        <w:rPr>
          <w:color w:val="231F20"/>
          <w:spacing w:val="2"/>
          <w:w w:val="102"/>
          <w:sz w:val="20"/>
        </w:rPr>
        <w:t>委員會協商之後，可</w:t>
      </w:r>
      <w:ins w:id="379" w:author="成英 李" w:date="2025-07-02T14:57:00Z">
        <w:r w:rsidR="0078450B">
          <w:rPr>
            <w:rFonts w:hint="eastAsia"/>
            <w:color w:val="231F20"/>
            <w:spacing w:val="2"/>
            <w:w w:val="102"/>
            <w:sz w:val="20"/>
          </w:rPr>
          <w:t>委任</w:t>
        </w:r>
      </w:ins>
      <w:del w:id="380" w:author="成英 李" w:date="2025-07-02T14:57:00Z">
        <w:r w:rsidDel="0078450B">
          <w:rPr>
            <w:color w:val="231F20"/>
            <w:spacing w:val="2"/>
            <w:w w:val="102"/>
            <w:sz w:val="20"/>
          </w:rPr>
          <w:delText>指派</w:delText>
        </w:r>
      </w:del>
      <w:r>
        <w:rPr>
          <w:color w:val="231F20"/>
          <w:spacing w:val="2"/>
          <w:w w:val="102"/>
          <w:sz w:val="20"/>
        </w:rPr>
        <w:t>一位合格的牧師充當</w:t>
      </w:r>
      <w:commentRangeStart w:id="381"/>
      <w:r>
        <w:rPr>
          <w:color w:val="231F20"/>
          <w:spacing w:val="2"/>
          <w:w w:val="102"/>
          <w:sz w:val="20"/>
        </w:rPr>
        <w:t>過渡的</w:t>
      </w:r>
      <w:commentRangeEnd w:id="381"/>
      <w:r w:rsidR="0078450B">
        <w:rPr>
          <w:rStyle w:val="a7"/>
        </w:rPr>
        <w:commentReference w:id="381"/>
      </w:r>
      <w:r>
        <w:rPr>
          <w:color w:val="231F20"/>
          <w:spacing w:val="2"/>
          <w:w w:val="102"/>
          <w:sz w:val="20"/>
        </w:rPr>
        <w:t>地區監督。何為</w:t>
      </w:r>
      <w:r>
        <w:rPr>
          <w:color w:val="231F20"/>
          <w:spacing w:val="-5"/>
          <w:w w:val="102"/>
          <w:sz w:val="20"/>
        </w:rPr>
        <w:t>不勝任應由主管區總監督和地區指導委員會決定之。</w:t>
      </w:r>
      <w:r>
        <w:rPr>
          <w:rFonts w:ascii="Noto Sans TC" w:eastAsia="Noto Sans TC"/>
          <w:color w:val="231F20"/>
          <w:w w:val="102"/>
          <w:sz w:val="20"/>
        </w:rPr>
        <w:t>（307.8）</w:t>
      </w:r>
    </w:p>
    <w:p w14:paraId="06817597" w14:textId="77777777" w:rsidR="003345E9" w:rsidRDefault="007169A0">
      <w:pPr>
        <w:pStyle w:val="a5"/>
        <w:numPr>
          <w:ilvl w:val="1"/>
          <w:numId w:val="25"/>
        </w:numPr>
        <w:tabs>
          <w:tab w:val="left" w:pos="1194"/>
        </w:tabs>
        <w:spacing w:line="206" w:lineRule="auto"/>
        <w:ind w:left="120" w:right="17" w:firstLine="408"/>
        <w:rPr>
          <w:sz w:val="20"/>
        </w:rPr>
      </w:pPr>
      <w:r>
        <w:rPr>
          <w:color w:val="231F20"/>
          <w:spacing w:val="4"/>
          <w:w w:val="102"/>
          <w:sz w:val="20"/>
        </w:rPr>
        <w:t>在地區監督辭職或是停職的情況下，地區辦公室的職員，</w:t>
      </w:r>
      <w:commentRangeStart w:id="382"/>
      <w:r>
        <w:rPr>
          <w:color w:val="231F20"/>
          <w:spacing w:val="1"/>
          <w:w w:val="102"/>
          <w:sz w:val="20"/>
        </w:rPr>
        <w:t>各主責事工之職員</w:t>
      </w:r>
      <w:commentRangeEnd w:id="382"/>
      <w:r w:rsidR="0044357B">
        <w:rPr>
          <w:rStyle w:val="a7"/>
        </w:rPr>
        <w:commentReference w:id="382"/>
      </w:r>
      <w:r>
        <w:rPr>
          <w:color w:val="231F20"/>
          <w:spacing w:val="1"/>
          <w:w w:val="102"/>
          <w:sz w:val="20"/>
        </w:rPr>
        <w:t>，其他附屬機構之主管，不論支薪與否，例如助理</w:t>
      </w:r>
      <w:r>
        <w:rPr>
          <w:color w:val="231F20"/>
          <w:w w:val="102"/>
          <w:sz w:val="20"/>
        </w:rPr>
        <w:t>區監督和辦公室秘書，均應提出辭呈，並在地區監督任職之最後一日</w:t>
      </w:r>
      <w:r>
        <w:rPr>
          <w:color w:val="231F20"/>
          <w:spacing w:val="8"/>
          <w:w w:val="102"/>
          <w:sz w:val="20"/>
        </w:rPr>
        <w:t>生效。但是其中一位或數位職員可在主管區總監督以及地區指導委</w:t>
      </w:r>
      <w:r>
        <w:rPr>
          <w:color w:val="231F20"/>
          <w:spacing w:val="5"/>
          <w:w w:val="102"/>
          <w:sz w:val="20"/>
        </w:rPr>
        <w:t>員的書面同意下繼續任職，但其任期不得超過新任地區監督就職日。</w:t>
      </w:r>
    </w:p>
    <w:p w14:paraId="2F88DBC7" w14:textId="77777777" w:rsidR="003345E9" w:rsidRDefault="007169A0">
      <w:pPr>
        <w:pStyle w:val="a3"/>
        <w:spacing w:line="303" w:lineRule="exact"/>
        <w:ind w:left="18"/>
        <w:rPr>
          <w:rFonts w:ascii="Noto Sans TC" w:eastAsia="Noto Sans TC"/>
        </w:rPr>
      </w:pPr>
      <w:r>
        <w:rPr>
          <w:rFonts w:ascii="Noto Sans TC" w:eastAsia="Noto Sans TC"/>
          <w:color w:val="231F20"/>
          <w:spacing w:val="-2"/>
        </w:rPr>
        <w:t>（244.3）</w:t>
      </w:r>
    </w:p>
    <w:p w14:paraId="3064246E" w14:textId="4211AFD9" w:rsidR="003345E9" w:rsidRDefault="007169A0">
      <w:pPr>
        <w:pStyle w:val="a5"/>
        <w:numPr>
          <w:ilvl w:val="1"/>
          <w:numId w:val="25"/>
        </w:numPr>
        <w:tabs>
          <w:tab w:val="left" w:pos="1194"/>
        </w:tabs>
        <w:spacing w:before="11" w:line="204" w:lineRule="auto"/>
        <w:ind w:left="120" w:right="17" w:firstLine="408"/>
        <w:rPr>
          <w:rFonts w:ascii="Noto Sans TC" w:eastAsia="Noto Sans TC"/>
          <w:sz w:val="20"/>
        </w:rPr>
      </w:pPr>
      <w:r>
        <w:rPr>
          <w:color w:val="231F20"/>
          <w:spacing w:val="4"/>
          <w:w w:val="102"/>
          <w:sz w:val="20"/>
        </w:rPr>
        <w:t>經與地區指導委員會商討，並在主管區總監督之核准下，新選出或</w:t>
      </w:r>
      <w:ins w:id="383" w:author="成英 李" w:date="2025-07-02T15:04:00Z">
        <w:r w:rsidR="00605BF9">
          <w:rPr>
            <w:rFonts w:hint="eastAsia"/>
            <w:color w:val="231F20"/>
            <w:spacing w:val="4"/>
            <w:w w:val="102"/>
            <w:sz w:val="20"/>
          </w:rPr>
          <w:t>委</w:t>
        </w:r>
      </w:ins>
      <w:del w:id="384" w:author="成英 李" w:date="2025-07-02T15:04:00Z">
        <w:r w:rsidDel="00605BF9">
          <w:rPr>
            <w:color w:val="231F20"/>
            <w:spacing w:val="4"/>
            <w:w w:val="102"/>
            <w:sz w:val="20"/>
          </w:rPr>
          <w:delText>派</w:delText>
        </w:r>
      </w:del>
      <w:r>
        <w:rPr>
          <w:color w:val="231F20"/>
          <w:spacing w:val="4"/>
          <w:w w:val="102"/>
          <w:sz w:val="20"/>
        </w:rPr>
        <w:t>任之地區監督有推薦前任地區職員之特權</w:t>
      </w:r>
      <w:r>
        <w:rPr>
          <w:color w:val="231F20"/>
          <w:spacing w:val="-102"/>
          <w:w w:val="102"/>
          <w:sz w:val="20"/>
        </w:rPr>
        <w:t>。</w:t>
      </w:r>
      <w:r>
        <w:rPr>
          <w:rFonts w:ascii="Noto Sans TC" w:eastAsia="Noto Sans TC"/>
          <w:color w:val="231F20"/>
          <w:w w:val="102"/>
          <w:sz w:val="20"/>
        </w:rPr>
        <w:t>（244.3）</w:t>
      </w:r>
    </w:p>
    <w:p w14:paraId="0CD66036" w14:textId="77777777" w:rsidR="003345E9" w:rsidRDefault="007169A0">
      <w:pPr>
        <w:pStyle w:val="a5"/>
        <w:numPr>
          <w:ilvl w:val="0"/>
          <w:numId w:val="25"/>
        </w:numPr>
        <w:tabs>
          <w:tab w:val="left" w:pos="1006"/>
        </w:tabs>
        <w:spacing w:line="204" w:lineRule="auto"/>
        <w:ind w:left="120" w:right="114" w:firstLine="408"/>
        <w:rPr>
          <w:sz w:val="20"/>
        </w:rPr>
      </w:pPr>
      <w:r>
        <w:rPr>
          <w:color w:val="231F20"/>
          <w:spacing w:val="1"/>
          <w:w w:val="102"/>
          <w:sz w:val="20"/>
        </w:rPr>
        <w:t>地區監督之角色是在地區內為教牧和教會提供監管和屬靈的</w:t>
      </w:r>
      <w:r>
        <w:rPr>
          <w:color w:val="231F20"/>
          <w:w w:val="102"/>
          <w:sz w:val="20"/>
        </w:rPr>
        <w:t>領導，僅列如下：</w:t>
      </w:r>
    </w:p>
    <w:p w14:paraId="1735BFB3" w14:textId="77777777" w:rsidR="003345E9" w:rsidRDefault="007169A0">
      <w:pPr>
        <w:pStyle w:val="a3"/>
        <w:tabs>
          <w:tab w:val="left" w:pos="1019"/>
        </w:tabs>
        <w:spacing w:line="312" w:lineRule="exact"/>
        <w:ind w:left="612"/>
      </w:pPr>
      <w:r>
        <w:rPr>
          <w:color w:val="231F20"/>
          <w:spacing w:val="-10"/>
        </w:rPr>
        <w:t>➀</w:t>
      </w:r>
      <w:r>
        <w:rPr>
          <w:color w:val="231F20"/>
        </w:rPr>
        <w:tab/>
      </w:r>
      <w:r>
        <w:rPr>
          <w:color w:val="231F20"/>
          <w:spacing w:val="-1"/>
        </w:rPr>
        <w:t>成為過祈禱生活和忠於聖經的典範</w:t>
      </w:r>
    </w:p>
    <w:p w14:paraId="040805D4" w14:textId="77777777" w:rsidR="003345E9" w:rsidRDefault="007169A0">
      <w:pPr>
        <w:pStyle w:val="a3"/>
        <w:tabs>
          <w:tab w:val="left" w:pos="1019"/>
        </w:tabs>
        <w:spacing w:line="320" w:lineRule="exact"/>
        <w:ind w:left="612"/>
      </w:pPr>
      <w:r>
        <w:rPr>
          <w:color w:val="231F20"/>
          <w:spacing w:val="-10"/>
        </w:rPr>
        <w:t>➁</w:t>
      </w:r>
      <w:r>
        <w:rPr>
          <w:color w:val="231F20"/>
        </w:rPr>
        <w:tab/>
      </w:r>
      <w:r>
        <w:rPr>
          <w:color w:val="231F20"/>
          <w:spacing w:val="-1"/>
        </w:rPr>
        <w:t>在地區的神職人員當中提倡合乎聖經的教牧神學和實踐</w:t>
      </w:r>
    </w:p>
    <w:p w14:paraId="42D45AA6" w14:textId="77777777" w:rsidR="003345E9" w:rsidRDefault="007169A0">
      <w:pPr>
        <w:pStyle w:val="a3"/>
        <w:tabs>
          <w:tab w:val="left" w:pos="1019"/>
        </w:tabs>
        <w:spacing w:line="347" w:lineRule="exact"/>
        <w:ind w:left="612"/>
      </w:pPr>
      <w:r>
        <w:rPr>
          <w:color w:val="231F20"/>
          <w:spacing w:val="-10"/>
        </w:rPr>
        <w:t>➂</w:t>
      </w:r>
      <w:r>
        <w:rPr>
          <w:color w:val="231F20"/>
        </w:rPr>
        <w:tab/>
      </w:r>
      <w:r>
        <w:rPr>
          <w:color w:val="231F20"/>
          <w:spacing w:val="-1"/>
        </w:rPr>
        <w:t>在地區內提倡衛斯理 - 聖潔神學和實踐</w:t>
      </w:r>
    </w:p>
    <w:p w14:paraId="67A67AD4" w14:textId="77777777" w:rsidR="003345E9" w:rsidRDefault="003345E9">
      <w:pPr>
        <w:pStyle w:val="a3"/>
        <w:spacing w:line="347" w:lineRule="exact"/>
        <w:sectPr w:rsidR="003345E9">
          <w:pgSz w:w="8640" w:h="12960"/>
          <w:pgMar w:top="480" w:right="1080" w:bottom="1180" w:left="1080" w:header="0" w:footer="997" w:gutter="0"/>
          <w:cols w:space="720"/>
        </w:sectPr>
      </w:pPr>
    </w:p>
    <w:p w14:paraId="78C2FFC3" w14:textId="77777777" w:rsidR="003345E9" w:rsidRDefault="007169A0">
      <w:pPr>
        <w:pStyle w:val="a3"/>
        <w:spacing w:before="50"/>
        <w:ind w:left="0"/>
        <w:jc w:val="center"/>
      </w:pPr>
      <w:r>
        <w:rPr>
          <w:color w:val="231F20"/>
          <w:spacing w:val="-2"/>
        </w:rPr>
        <w:lastRenderedPageBreak/>
        <w:t>章地區行政</w:t>
      </w:r>
    </w:p>
    <w:p w14:paraId="6BDAD97E" w14:textId="77777777" w:rsidR="003345E9" w:rsidRDefault="007169A0">
      <w:pPr>
        <w:pStyle w:val="a3"/>
        <w:tabs>
          <w:tab w:val="left" w:pos="1019"/>
        </w:tabs>
        <w:spacing w:before="201" w:line="347" w:lineRule="exact"/>
        <w:ind w:left="612"/>
      </w:pPr>
      <w:r>
        <w:rPr>
          <w:color w:val="231F20"/>
          <w:spacing w:val="-10"/>
        </w:rPr>
        <w:t>➃</w:t>
      </w:r>
      <w:r>
        <w:rPr>
          <w:color w:val="231F20"/>
        </w:rPr>
        <w:tab/>
      </w:r>
      <w:r>
        <w:rPr>
          <w:color w:val="231F20"/>
          <w:spacing w:val="-1"/>
        </w:rPr>
        <w:t>在地區內倡議佈道和植堂的異象</w:t>
      </w:r>
    </w:p>
    <w:p w14:paraId="45D6A824" w14:textId="7A571F16" w:rsidR="003345E9" w:rsidRDefault="007169A0">
      <w:pPr>
        <w:pStyle w:val="a3"/>
        <w:tabs>
          <w:tab w:val="left" w:pos="1019"/>
        </w:tabs>
        <w:spacing w:line="319" w:lineRule="exact"/>
        <w:ind w:left="612"/>
      </w:pPr>
      <w:r>
        <w:rPr>
          <w:color w:val="231F20"/>
          <w:spacing w:val="-10"/>
        </w:rPr>
        <w:t>➄</w:t>
      </w:r>
      <w:r>
        <w:rPr>
          <w:color w:val="231F20"/>
        </w:rPr>
        <w:tab/>
      </w:r>
      <w:r>
        <w:rPr>
          <w:color w:val="231F20"/>
          <w:spacing w:val="-1"/>
        </w:rPr>
        <w:t>為地區內教會提供資源，建立</w:t>
      </w:r>
      <w:ins w:id="385" w:author="成英 李" w:date="2025-07-02T15:07:00Z">
        <w:r w:rsidR="00605BF9">
          <w:rPr>
            <w:rFonts w:hint="eastAsia"/>
            <w:color w:val="231F20"/>
            <w:spacing w:val="-1"/>
          </w:rPr>
          <w:t>健</w:t>
        </w:r>
      </w:ins>
      <w:del w:id="386" w:author="成英 李" w:date="2025-07-02T15:07:00Z">
        <w:r w:rsidDel="00605BF9">
          <w:rPr>
            <w:color w:val="231F20"/>
            <w:spacing w:val="-1"/>
          </w:rPr>
          <w:delText>建</w:delText>
        </w:r>
      </w:del>
      <w:r>
        <w:rPr>
          <w:color w:val="231F20"/>
          <w:spacing w:val="-1"/>
        </w:rPr>
        <w:t>全的組織</w:t>
      </w:r>
    </w:p>
    <w:p w14:paraId="56FD402C" w14:textId="77777777" w:rsidR="003345E9" w:rsidRDefault="007169A0">
      <w:pPr>
        <w:pStyle w:val="3"/>
        <w:numPr>
          <w:ilvl w:val="0"/>
          <w:numId w:val="25"/>
        </w:numPr>
        <w:tabs>
          <w:tab w:val="left" w:pos="1000"/>
        </w:tabs>
        <w:spacing w:line="320" w:lineRule="exact"/>
        <w:ind w:left="1000" w:hanging="472"/>
        <w:rPr>
          <w:b w:val="0"/>
        </w:rPr>
      </w:pPr>
      <w:r>
        <w:rPr>
          <w:color w:val="231F20"/>
        </w:rPr>
        <w:t>地區監督之職責為</w:t>
      </w:r>
      <w:r>
        <w:rPr>
          <w:b w:val="0"/>
          <w:color w:val="231F20"/>
          <w:spacing w:val="-10"/>
        </w:rPr>
        <w:t>：</w:t>
      </w:r>
    </w:p>
    <w:p w14:paraId="4C93C2AF" w14:textId="77777777" w:rsidR="003345E9" w:rsidRDefault="007169A0">
      <w:pPr>
        <w:pStyle w:val="a5"/>
        <w:numPr>
          <w:ilvl w:val="1"/>
          <w:numId w:val="25"/>
        </w:numPr>
        <w:tabs>
          <w:tab w:val="left" w:pos="1194"/>
        </w:tabs>
        <w:spacing w:before="11" w:line="204" w:lineRule="auto"/>
        <w:ind w:left="120" w:right="15" w:firstLine="408"/>
        <w:rPr>
          <w:rFonts w:ascii="Noto Sans TC" w:eastAsia="Noto Sans TC"/>
          <w:sz w:val="20"/>
        </w:rPr>
      </w:pPr>
      <w:r>
        <w:rPr>
          <w:color w:val="231F20"/>
          <w:spacing w:val="3"/>
          <w:w w:val="102"/>
          <w:sz w:val="20"/>
        </w:rPr>
        <w:t>其所屬議會地區內，經主管區總監督之核准，負責組織、</w:t>
      </w:r>
      <w:r>
        <w:rPr>
          <w:color w:val="231F20"/>
          <w:spacing w:val="-6"/>
          <w:w w:val="102"/>
          <w:sz w:val="20"/>
        </w:rPr>
        <w:t>承認，並監督各地方教會。</w:t>
      </w:r>
      <w:r>
        <w:rPr>
          <w:color w:val="231F20"/>
          <w:w w:val="102"/>
          <w:sz w:val="20"/>
        </w:rPr>
        <w:t>（</w:t>
      </w:r>
      <w:r>
        <w:rPr>
          <w:rFonts w:ascii="Noto Sans TC" w:eastAsia="Noto Sans TC"/>
          <w:color w:val="231F20"/>
          <w:w w:val="102"/>
          <w:sz w:val="20"/>
        </w:rPr>
        <w:t>100，102.3，108</w:t>
      </w:r>
      <w:r>
        <w:rPr>
          <w:rFonts w:ascii="Noto Sans TC" w:eastAsia="Noto Sans TC"/>
          <w:color w:val="231F20"/>
          <w:spacing w:val="6"/>
          <w:sz w:val="20"/>
        </w:rPr>
        <w:t xml:space="preserve"> </w:t>
      </w:r>
      <w:r>
        <w:rPr>
          <w:color w:val="231F20"/>
          <w:w w:val="102"/>
          <w:sz w:val="20"/>
        </w:rPr>
        <w:t>～</w:t>
      </w:r>
      <w:r>
        <w:rPr>
          <w:color w:val="231F20"/>
          <w:spacing w:val="-1"/>
          <w:sz w:val="20"/>
        </w:rPr>
        <w:t xml:space="preserve"> </w:t>
      </w:r>
      <w:r>
        <w:rPr>
          <w:rFonts w:ascii="Noto Sans TC" w:eastAsia="Noto Sans TC"/>
          <w:color w:val="231F20"/>
          <w:w w:val="102"/>
          <w:sz w:val="20"/>
        </w:rPr>
        <w:t>108.5，530.15）</w:t>
      </w:r>
    </w:p>
    <w:p w14:paraId="5BA08039" w14:textId="222FD951" w:rsidR="003345E9" w:rsidRDefault="007169A0">
      <w:pPr>
        <w:pStyle w:val="a5"/>
        <w:numPr>
          <w:ilvl w:val="1"/>
          <w:numId w:val="25"/>
        </w:numPr>
        <w:tabs>
          <w:tab w:val="left" w:pos="1193"/>
        </w:tabs>
        <w:spacing w:line="206" w:lineRule="auto"/>
        <w:ind w:left="120" w:right="15" w:firstLine="408"/>
        <w:rPr>
          <w:sz w:val="20"/>
        </w:rPr>
      </w:pPr>
      <w:commentRangeStart w:id="387"/>
      <w:r>
        <w:rPr>
          <w:color w:val="231F20"/>
          <w:spacing w:val="1"/>
          <w:w w:val="102"/>
          <w:sz w:val="20"/>
        </w:rPr>
        <w:t>每年盡可能至少一次</w:t>
      </w:r>
      <w:commentRangeEnd w:id="387"/>
      <w:r w:rsidR="00594EE9">
        <w:rPr>
          <w:rStyle w:val="a7"/>
        </w:rPr>
        <w:commentReference w:id="387"/>
      </w:r>
      <w:r>
        <w:rPr>
          <w:color w:val="231F20"/>
          <w:spacing w:val="1"/>
          <w:w w:val="102"/>
          <w:sz w:val="20"/>
        </w:rPr>
        <w:t>訪問本議會地區之各地方教會，並會</w:t>
      </w:r>
      <w:r>
        <w:rPr>
          <w:color w:val="231F20"/>
          <w:spacing w:val="4"/>
          <w:w w:val="102"/>
          <w:sz w:val="20"/>
        </w:rPr>
        <w:t>見地方教會委員會</w:t>
      </w:r>
      <w:ins w:id="388" w:author="成英 李" w:date="2025-07-02T15:14:00Z">
        <w:r w:rsidR="008B4B0B">
          <w:rPr>
            <w:rFonts w:hint="eastAsia"/>
            <w:color w:val="231F20"/>
            <w:spacing w:val="4"/>
            <w:w w:val="102"/>
            <w:sz w:val="20"/>
          </w:rPr>
          <w:t>，</w:t>
        </w:r>
      </w:ins>
      <w:r>
        <w:rPr>
          <w:color w:val="231F20"/>
          <w:spacing w:val="4"/>
          <w:w w:val="102"/>
          <w:sz w:val="20"/>
        </w:rPr>
        <w:t>共同商討有關屬靈的、財務的</w:t>
      </w:r>
      <w:del w:id="389" w:author="成英 李" w:date="2025-07-02T15:15:00Z">
        <w:r w:rsidDel="008B4B0B">
          <w:rPr>
            <w:color w:val="231F20"/>
            <w:spacing w:val="4"/>
            <w:w w:val="102"/>
            <w:sz w:val="20"/>
          </w:rPr>
          <w:delText>，</w:delText>
        </w:r>
      </w:del>
      <w:r>
        <w:rPr>
          <w:color w:val="231F20"/>
          <w:spacing w:val="4"/>
          <w:w w:val="102"/>
          <w:sz w:val="20"/>
        </w:rPr>
        <w:t>以及牧養的問題，必要時給予勸勉及支持。</w:t>
      </w:r>
    </w:p>
    <w:p w14:paraId="376403F1" w14:textId="3DA20A49" w:rsidR="003345E9" w:rsidRDefault="007169A0">
      <w:pPr>
        <w:pStyle w:val="a5"/>
        <w:numPr>
          <w:ilvl w:val="1"/>
          <w:numId w:val="25"/>
        </w:numPr>
        <w:tabs>
          <w:tab w:val="left" w:pos="1193"/>
        </w:tabs>
        <w:spacing w:line="206" w:lineRule="auto"/>
        <w:ind w:left="120" w:right="112" w:firstLine="408"/>
        <w:jc w:val="both"/>
        <w:rPr>
          <w:sz w:val="20"/>
        </w:rPr>
      </w:pPr>
      <w:r>
        <w:rPr>
          <w:color w:val="231F20"/>
          <w:w w:val="102"/>
          <w:sz w:val="20"/>
        </w:rPr>
        <w:t>若地區監督認為一個教會處於不健康、衰退的情況下，長</w:t>
      </w:r>
      <w:r>
        <w:rPr>
          <w:color w:val="231F20"/>
          <w:spacing w:val="1"/>
          <w:w w:val="102"/>
          <w:sz w:val="20"/>
        </w:rPr>
        <w:t>此以往，教會的活力及</w:t>
      </w:r>
      <w:commentRangeStart w:id="390"/>
      <w:r>
        <w:rPr>
          <w:color w:val="231F20"/>
          <w:spacing w:val="1"/>
          <w:w w:val="102"/>
          <w:sz w:val="20"/>
        </w:rPr>
        <w:t>效能</w:t>
      </w:r>
      <w:commentRangeEnd w:id="390"/>
      <w:r w:rsidR="00B10C94">
        <w:rPr>
          <w:rStyle w:val="a7"/>
        </w:rPr>
        <w:commentReference w:id="390"/>
      </w:r>
      <w:r>
        <w:rPr>
          <w:color w:val="231F20"/>
          <w:spacing w:val="1"/>
          <w:w w:val="102"/>
          <w:sz w:val="20"/>
        </w:rPr>
        <w:t>大受威脅，則可與座堂牧師或與座堂牧師</w:t>
      </w:r>
      <w:r>
        <w:rPr>
          <w:color w:val="231F20"/>
          <w:w w:val="102"/>
          <w:sz w:val="20"/>
        </w:rPr>
        <w:t>及教會委員會進行接觸</w:t>
      </w:r>
      <w:ins w:id="391" w:author="成英 李" w:date="2025-07-02T15:33:00Z">
        <w:r w:rsidR="00594EE9">
          <w:rPr>
            <w:rFonts w:hint="eastAsia"/>
            <w:color w:val="231F20"/>
            <w:w w:val="102"/>
            <w:sz w:val="20"/>
          </w:rPr>
          <w:t>，</w:t>
        </w:r>
      </w:ins>
      <w:r>
        <w:rPr>
          <w:color w:val="231F20"/>
          <w:w w:val="102"/>
          <w:sz w:val="20"/>
        </w:rPr>
        <w:t>以評估情況。盡一切努力與座堂牧師及教會委員會來排解達成</w:t>
      </w:r>
      <w:commentRangeStart w:id="392"/>
      <w:r>
        <w:rPr>
          <w:color w:val="231F20"/>
          <w:w w:val="102"/>
          <w:sz w:val="20"/>
        </w:rPr>
        <w:t>使命效能</w:t>
      </w:r>
      <w:commentRangeEnd w:id="392"/>
      <w:r w:rsidR="00B10C94">
        <w:rPr>
          <w:rStyle w:val="a7"/>
        </w:rPr>
        <w:commentReference w:id="392"/>
      </w:r>
      <w:r>
        <w:rPr>
          <w:color w:val="231F20"/>
          <w:w w:val="102"/>
          <w:sz w:val="20"/>
        </w:rPr>
        <w:t>之攔阻。</w:t>
      </w:r>
    </w:p>
    <w:p w14:paraId="12F80A59" w14:textId="13A4B9F1" w:rsidR="003345E9" w:rsidRDefault="007169A0">
      <w:pPr>
        <w:pStyle w:val="a3"/>
        <w:spacing w:line="206" w:lineRule="auto"/>
        <w:ind w:right="111" w:firstLine="408"/>
        <w:jc w:val="both"/>
      </w:pPr>
      <w:r>
        <w:rPr>
          <w:color w:val="231F20"/>
          <w:spacing w:val="3"/>
          <w:w w:val="102"/>
        </w:rPr>
        <w:t>若地區監督與座堂牧師及</w:t>
      </w:r>
      <w:r>
        <w:rPr>
          <w:color w:val="231F20"/>
          <w:spacing w:val="4"/>
          <w:w w:val="102"/>
        </w:rPr>
        <w:t>（或）</w:t>
      </w:r>
      <w:r>
        <w:rPr>
          <w:color w:val="231F20"/>
          <w:spacing w:val="2"/>
          <w:w w:val="102"/>
        </w:rPr>
        <w:t>委員會商討之後，認為需要更進</w:t>
      </w:r>
      <w:r>
        <w:rPr>
          <w:color w:val="231F20"/>
          <w:spacing w:val="1"/>
          <w:w w:val="102"/>
        </w:rPr>
        <w:t>一步的干預，</w:t>
      </w:r>
      <w:ins w:id="393" w:author="成英 李" w:date="2025-07-02T15:36:00Z">
        <w:r w:rsidR="00594EE9">
          <w:rPr>
            <w:color w:val="231F20"/>
            <w:spacing w:val="1"/>
            <w:w w:val="102"/>
          </w:rPr>
          <w:t>可在地區指導委員會核准下，</w:t>
        </w:r>
      </w:ins>
      <w:r>
        <w:rPr>
          <w:color w:val="231F20"/>
          <w:spacing w:val="1"/>
          <w:w w:val="102"/>
        </w:rPr>
        <w:t>宣告為危機中之教會，</w:t>
      </w:r>
      <w:ins w:id="394" w:author="成英 李" w:date="2025-07-02T15:36:00Z">
        <w:r w:rsidR="0086620A">
          <w:rPr>
            <w:rFonts w:hint="eastAsia"/>
            <w:color w:val="231F20"/>
            <w:spacing w:val="1"/>
            <w:w w:val="102"/>
          </w:rPr>
          <w:t>並</w:t>
        </w:r>
      </w:ins>
      <w:del w:id="395" w:author="成英 李" w:date="2025-07-02T15:35:00Z">
        <w:r w:rsidDel="00594EE9">
          <w:rPr>
            <w:color w:val="231F20"/>
            <w:spacing w:val="1"/>
            <w:w w:val="102"/>
          </w:rPr>
          <w:delText>可在地區指導委員會核准下，</w:delText>
        </w:r>
      </w:del>
      <w:r>
        <w:rPr>
          <w:color w:val="231F20"/>
          <w:spacing w:val="1"/>
          <w:w w:val="102"/>
        </w:rPr>
        <w:t>採</w:t>
      </w:r>
      <w:r>
        <w:rPr>
          <w:color w:val="231F20"/>
          <w:w w:val="102"/>
        </w:rPr>
        <w:t>取適當行動來應變。這些行動可包含，但不限於：</w:t>
      </w:r>
    </w:p>
    <w:p w14:paraId="50B1AAFC" w14:textId="77777777" w:rsidR="003345E9" w:rsidRDefault="007169A0">
      <w:pPr>
        <w:pStyle w:val="a3"/>
        <w:tabs>
          <w:tab w:val="left" w:pos="1019"/>
        </w:tabs>
        <w:spacing w:line="307" w:lineRule="exact"/>
        <w:ind w:left="612"/>
      </w:pPr>
      <w:r>
        <w:rPr>
          <w:color w:val="231F20"/>
          <w:spacing w:val="-10"/>
        </w:rPr>
        <w:t>➀</w:t>
      </w:r>
      <w:r>
        <w:rPr>
          <w:color w:val="231F20"/>
        </w:rPr>
        <w:tab/>
      </w:r>
      <w:r>
        <w:rPr>
          <w:color w:val="231F20"/>
          <w:spacing w:val="-2"/>
        </w:rPr>
        <w:t>將座堂牧師免職；</w:t>
      </w:r>
    </w:p>
    <w:p w14:paraId="4AF9574B" w14:textId="77777777" w:rsidR="003345E9" w:rsidRDefault="007169A0">
      <w:pPr>
        <w:pStyle w:val="a3"/>
        <w:tabs>
          <w:tab w:val="left" w:pos="1019"/>
        </w:tabs>
        <w:spacing w:line="320" w:lineRule="exact"/>
        <w:ind w:left="612"/>
      </w:pPr>
      <w:r>
        <w:rPr>
          <w:color w:val="231F20"/>
          <w:spacing w:val="-10"/>
        </w:rPr>
        <w:t>➁</w:t>
      </w:r>
      <w:r>
        <w:rPr>
          <w:color w:val="231F20"/>
        </w:rPr>
        <w:tab/>
      </w:r>
      <w:r>
        <w:rPr>
          <w:color w:val="231F20"/>
          <w:spacing w:val="-2"/>
        </w:rPr>
        <w:t>解散教會委員會；</w:t>
      </w:r>
    </w:p>
    <w:p w14:paraId="5A96B89A" w14:textId="77777777" w:rsidR="003345E9" w:rsidRDefault="007169A0">
      <w:pPr>
        <w:pStyle w:val="a3"/>
        <w:tabs>
          <w:tab w:val="left" w:pos="1019"/>
        </w:tabs>
        <w:spacing w:line="319" w:lineRule="exact"/>
        <w:ind w:left="612"/>
      </w:pPr>
      <w:r>
        <w:rPr>
          <w:color w:val="231F20"/>
          <w:spacing w:val="-10"/>
        </w:rPr>
        <w:t>➂</w:t>
      </w:r>
      <w:r>
        <w:rPr>
          <w:color w:val="231F20"/>
        </w:rPr>
        <w:tab/>
      </w:r>
      <w:r>
        <w:rPr>
          <w:color w:val="231F20"/>
          <w:spacing w:val="-1"/>
        </w:rPr>
        <w:t>開始採取特別干預，以便恢復教會的健康和使命效能。</w:t>
      </w:r>
    </w:p>
    <w:p w14:paraId="6334DC69" w14:textId="6D95A82E" w:rsidR="003345E9" w:rsidDel="00A20BB6" w:rsidRDefault="007169A0">
      <w:pPr>
        <w:pStyle w:val="a3"/>
        <w:spacing w:line="320" w:lineRule="exact"/>
        <w:ind w:left="528"/>
        <w:rPr>
          <w:del w:id="396" w:author="成英 李" w:date="2025-10-24T22:11:00Z"/>
        </w:rPr>
      </w:pPr>
      <w:r>
        <w:rPr>
          <w:color w:val="231F20"/>
          <w:spacing w:val="10"/>
        </w:rPr>
        <w:t>已組織的教會，除非依照</w:t>
      </w:r>
      <w:ins w:id="397" w:author="成英 李" w:date="2025-10-24T22:11:00Z">
        <w:r w:rsidR="00A20BB6">
          <w:rPr>
            <w:rFonts w:hint="eastAsia"/>
            <w:color w:val="231F20"/>
            <w:spacing w:val="10"/>
          </w:rPr>
          <w:t>「</w:t>
        </w:r>
      </w:ins>
      <w:r>
        <w:rPr>
          <w:color w:val="231F20"/>
          <w:spacing w:val="10"/>
        </w:rPr>
        <w:t>手冊</w:t>
      </w:r>
      <w:ins w:id="398" w:author="成英 李" w:date="2025-10-24T22:11:00Z">
        <w:r w:rsidR="00A20BB6">
          <w:rPr>
            <w:rFonts w:hint="eastAsia"/>
            <w:color w:val="231F20"/>
            <w:spacing w:val="10"/>
          </w:rPr>
          <w:t>」</w:t>
        </w:r>
      </w:ins>
      <w:r>
        <w:rPr>
          <w:color w:val="231F20"/>
          <w:spacing w:val="10"/>
        </w:rPr>
        <w:t xml:space="preserve"> </w:t>
      </w:r>
      <w:r>
        <w:rPr>
          <w:rFonts w:ascii="Noto Sans TC" w:eastAsia="Noto Sans TC"/>
          <w:color w:val="231F20"/>
        </w:rPr>
        <w:t>108.5</w:t>
      </w:r>
      <w:r>
        <w:rPr>
          <w:rFonts w:ascii="Noto Sans TC" w:eastAsia="Noto Sans TC"/>
          <w:color w:val="231F20"/>
          <w:spacing w:val="62"/>
        </w:rPr>
        <w:t xml:space="preserve"> </w:t>
      </w:r>
      <w:r>
        <w:rPr>
          <w:color w:val="231F20"/>
          <w:spacing w:val="7"/>
        </w:rPr>
        <w:t>之規定宣告為不活躍教會，</w:t>
      </w:r>
    </w:p>
    <w:p w14:paraId="7DF89AA2" w14:textId="77777777" w:rsidR="003345E9" w:rsidDel="00A20BB6" w:rsidRDefault="007169A0" w:rsidP="00A20BB6">
      <w:pPr>
        <w:pStyle w:val="a3"/>
        <w:spacing w:line="320" w:lineRule="exact"/>
        <w:ind w:left="528"/>
        <w:rPr>
          <w:del w:id="399" w:author="成英 李" w:date="2025-10-24T22:11:00Z"/>
        </w:rPr>
        <w:pPrChange w:id="400" w:author="成英 李" w:date="2025-10-24T22:11:00Z">
          <w:pPr>
            <w:pStyle w:val="a3"/>
            <w:spacing w:line="321" w:lineRule="exact"/>
          </w:pPr>
        </w:pPrChange>
      </w:pPr>
      <w:r>
        <w:rPr>
          <w:color w:val="231F20"/>
          <w:spacing w:val="10"/>
        </w:rPr>
        <w:t xml:space="preserve">或依照  </w:t>
      </w:r>
      <w:r>
        <w:rPr>
          <w:rFonts w:ascii="Noto Sans TC" w:eastAsia="Noto Sans TC"/>
          <w:color w:val="231F20"/>
        </w:rPr>
        <w:t>108.1</w:t>
      </w:r>
      <w:r>
        <w:rPr>
          <w:rFonts w:ascii="Noto Sans TC" w:eastAsia="Noto Sans TC"/>
          <w:color w:val="231F20"/>
          <w:spacing w:val="34"/>
        </w:rPr>
        <w:t xml:space="preserve">  </w:t>
      </w:r>
      <w:r>
        <w:rPr>
          <w:color w:val="231F20"/>
          <w:spacing w:val="-1"/>
        </w:rPr>
        <w:t>之規定解散，其財產仍保留在此合法結合的地方教會之</w:t>
      </w:r>
    </w:p>
    <w:p w14:paraId="455127AC" w14:textId="77777777" w:rsidR="003345E9" w:rsidDel="00A20BB6" w:rsidRDefault="007169A0" w:rsidP="00A20BB6">
      <w:pPr>
        <w:pStyle w:val="a3"/>
        <w:spacing w:line="320" w:lineRule="exact"/>
        <w:ind w:left="528"/>
        <w:rPr>
          <w:del w:id="401" w:author="成英 李" w:date="2025-10-24T22:11:00Z"/>
        </w:rPr>
        <w:pPrChange w:id="402" w:author="成英 李" w:date="2025-10-24T22:11:00Z">
          <w:pPr>
            <w:pStyle w:val="a3"/>
            <w:spacing w:line="319" w:lineRule="exact"/>
          </w:pPr>
        </w:pPrChange>
      </w:pPr>
      <w:r>
        <w:rPr>
          <w:color w:val="231F20"/>
          <w:spacing w:val="13"/>
        </w:rPr>
        <w:t xml:space="preserve">管理權限之下。地區採取行動 </w:t>
      </w:r>
      <w:r>
        <w:rPr>
          <w:color w:val="231F20"/>
        </w:rPr>
        <w:t>30</w:t>
      </w:r>
      <w:r>
        <w:rPr>
          <w:color w:val="231F20"/>
          <w:spacing w:val="12"/>
        </w:rPr>
        <w:t xml:space="preserve"> 天內應告知主管區總監督</w:t>
      </w:r>
      <w:r>
        <w:rPr>
          <w:color w:val="231F20"/>
          <w:spacing w:val="-102"/>
        </w:rPr>
        <w:t>。</w:t>
      </w:r>
      <w:r>
        <w:rPr>
          <w:color w:val="231F20"/>
          <w:spacing w:val="-2"/>
        </w:rPr>
        <w:t>（136-</w:t>
      </w:r>
    </w:p>
    <w:p w14:paraId="556BBDD6" w14:textId="77777777" w:rsidR="003345E9" w:rsidRDefault="007169A0" w:rsidP="00A20BB6">
      <w:pPr>
        <w:pStyle w:val="a3"/>
        <w:spacing w:line="320" w:lineRule="exact"/>
        <w:ind w:left="528"/>
        <w:rPr>
          <w:rFonts w:ascii="Noto Sans TC" w:eastAsia="Noto Sans TC"/>
        </w:rPr>
        <w:pPrChange w:id="403" w:author="成英 李" w:date="2025-10-24T22:11:00Z">
          <w:pPr>
            <w:pStyle w:val="a3"/>
            <w:spacing w:line="320" w:lineRule="exact"/>
          </w:pPr>
        </w:pPrChange>
      </w:pPr>
      <w:r>
        <w:rPr>
          <w:rFonts w:ascii="Noto Sans TC" w:eastAsia="Noto Sans TC"/>
          <w:color w:val="231F20"/>
          <w:spacing w:val="-2"/>
        </w:rPr>
        <w:t>136.1）</w:t>
      </w:r>
    </w:p>
    <w:p w14:paraId="215E981B" w14:textId="3B1F208A" w:rsidR="003345E9" w:rsidRDefault="007169A0">
      <w:pPr>
        <w:pStyle w:val="a5"/>
        <w:numPr>
          <w:ilvl w:val="1"/>
          <w:numId w:val="25"/>
        </w:numPr>
        <w:tabs>
          <w:tab w:val="left" w:pos="1193"/>
        </w:tabs>
        <w:spacing w:line="206" w:lineRule="auto"/>
        <w:ind w:left="120" w:right="113" w:firstLine="408"/>
        <w:jc w:val="both"/>
        <w:rPr>
          <w:sz w:val="20"/>
        </w:rPr>
      </w:pPr>
      <w:r>
        <w:rPr>
          <w:color w:val="231F20"/>
          <w:w w:val="102"/>
          <w:sz w:val="20"/>
        </w:rPr>
        <w:t>按</w:t>
      </w:r>
      <w:r>
        <w:rPr>
          <w:color w:val="231F20"/>
          <w:sz w:val="20"/>
        </w:rPr>
        <w:t xml:space="preserve"> </w:t>
      </w:r>
      <w:r>
        <w:rPr>
          <w:rFonts w:ascii="Noto Sans TC" w:eastAsia="Noto Sans TC"/>
          <w:color w:val="231F20"/>
          <w:w w:val="102"/>
          <w:sz w:val="20"/>
        </w:rPr>
        <w:t>136.1</w:t>
      </w:r>
      <w:r>
        <w:rPr>
          <w:rFonts w:ascii="Noto Sans TC" w:eastAsia="Noto Sans TC"/>
          <w:color w:val="231F20"/>
          <w:spacing w:val="7"/>
          <w:sz w:val="20"/>
        </w:rPr>
        <w:t xml:space="preserve"> </w:t>
      </w:r>
      <w:r>
        <w:rPr>
          <w:color w:val="231F20"/>
          <w:spacing w:val="2"/>
          <w:w w:val="102"/>
          <w:sz w:val="20"/>
        </w:rPr>
        <w:t>已宣佈為危機中之教會，地區監督認為其已完成</w:t>
      </w:r>
      <w:r>
        <w:rPr>
          <w:color w:val="231F20"/>
          <w:spacing w:val="3"/>
          <w:w w:val="102"/>
          <w:sz w:val="20"/>
        </w:rPr>
        <w:t>各種介入後</w:t>
      </w:r>
      <w:ins w:id="404" w:author="成英 李" w:date="2025-07-02T15:40:00Z">
        <w:r w:rsidR="0086620A">
          <w:rPr>
            <w:rFonts w:hint="eastAsia"/>
            <w:color w:val="231F20"/>
            <w:spacing w:val="3"/>
            <w:w w:val="102"/>
            <w:sz w:val="20"/>
          </w:rPr>
          <w:t>，</w:t>
        </w:r>
      </w:ins>
      <w:r>
        <w:rPr>
          <w:color w:val="231F20"/>
          <w:spacing w:val="3"/>
          <w:w w:val="102"/>
          <w:sz w:val="20"/>
        </w:rPr>
        <w:t>已準備可以回復其正常服事之狀態時，地區指導委員會以</w:t>
      </w:r>
      <w:r>
        <w:rPr>
          <w:color w:val="231F20"/>
          <w:spacing w:val="2"/>
          <w:w w:val="102"/>
          <w:sz w:val="20"/>
        </w:rPr>
        <w:t>過半數票通過</w:t>
      </w:r>
      <w:ins w:id="405" w:author="成英 李" w:date="2025-07-02T15:40:00Z">
        <w:r w:rsidR="0086620A">
          <w:rPr>
            <w:rFonts w:hint="eastAsia"/>
            <w:color w:val="231F20"/>
            <w:spacing w:val="2"/>
            <w:w w:val="102"/>
            <w:sz w:val="20"/>
          </w:rPr>
          <w:t>，</w:t>
        </w:r>
      </w:ins>
      <w:r>
        <w:rPr>
          <w:color w:val="231F20"/>
          <w:spacing w:val="2"/>
          <w:w w:val="102"/>
          <w:sz w:val="20"/>
        </w:rPr>
        <w:t>可讓讓教會脫離危機身份。地區監督須於三十天內通知</w:t>
      </w:r>
      <w:r>
        <w:rPr>
          <w:color w:val="231F20"/>
          <w:w w:val="102"/>
          <w:sz w:val="20"/>
        </w:rPr>
        <w:t>主管區總監督。</w:t>
      </w:r>
    </w:p>
    <w:p w14:paraId="44FE03B9" w14:textId="77777777" w:rsidR="003345E9" w:rsidRDefault="007169A0">
      <w:pPr>
        <w:pStyle w:val="a5"/>
        <w:numPr>
          <w:ilvl w:val="1"/>
          <w:numId w:val="25"/>
        </w:numPr>
        <w:tabs>
          <w:tab w:val="left" w:pos="1193"/>
        </w:tabs>
        <w:spacing w:line="206" w:lineRule="auto"/>
        <w:ind w:left="120" w:right="112" w:firstLine="408"/>
        <w:jc w:val="both"/>
        <w:rPr>
          <w:sz w:val="20"/>
        </w:rPr>
      </w:pPr>
      <w:r>
        <w:rPr>
          <w:color w:val="231F20"/>
          <w:sz w:val="20"/>
        </w:rPr>
        <w:t xml:space="preserve">依據 </w:t>
      </w:r>
      <w:r>
        <w:rPr>
          <w:rFonts w:ascii="Noto Sans TC" w:eastAsia="Noto Sans TC"/>
          <w:color w:val="231F20"/>
          <w:sz w:val="20"/>
        </w:rPr>
        <w:t xml:space="preserve">133 ～ 133.7 </w:t>
      </w:r>
      <w:r>
        <w:rPr>
          <w:color w:val="231F20"/>
          <w:sz w:val="20"/>
        </w:rPr>
        <w:t>條之規定，與各地方教會委員會安排和進行定期教會 / 教牧關係評估。地區監督需每年提供各教會 / 教牧關</w:t>
      </w:r>
      <w:r>
        <w:rPr>
          <w:color w:val="231F20"/>
          <w:spacing w:val="-2"/>
          <w:sz w:val="20"/>
        </w:rPr>
        <w:t>係評估的紀錄予地區指導委員會和主管區總監督。</w:t>
      </w:r>
    </w:p>
    <w:p w14:paraId="5FE1A7B9" w14:textId="77777777" w:rsidR="003345E9" w:rsidRDefault="007169A0">
      <w:pPr>
        <w:pStyle w:val="a5"/>
        <w:numPr>
          <w:ilvl w:val="1"/>
          <w:numId w:val="25"/>
        </w:numPr>
        <w:tabs>
          <w:tab w:val="left" w:pos="1192"/>
        </w:tabs>
        <w:spacing w:line="306" w:lineRule="exact"/>
        <w:ind w:left="1192" w:hanging="664"/>
        <w:jc w:val="both"/>
        <w:rPr>
          <w:sz w:val="20"/>
        </w:rPr>
      </w:pPr>
      <w:r>
        <w:rPr>
          <w:color w:val="231F20"/>
          <w:spacing w:val="-1"/>
          <w:sz w:val="20"/>
        </w:rPr>
        <w:t>在本地區之範圍內，特別督導轄下的佈道所。</w:t>
      </w:r>
    </w:p>
    <w:p w14:paraId="6EEC440A" w14:textId="77777777" w:rsidR="003345E9" w:rsidRDefault="007169A0">
      <w:pPr>
        <w:pStyle w:val="a5"/>
        <w:numPr>
          <w:ilvl w:val="1"/>
          <w:numId w:val="25"/>
        </w:numPr>
        <w:tabs>
          <w:tab w:val="left" w:pos="1193"/>
        </w:tabs>
        <w:spacing w:line="204" w:lineRule="auto"/>
        <w:ind w:left="120" w:right="115" w:firstLine="408"/>
        <w:jc w:val="both"/>
        <w:rPr>
          <w:rFonts w:ascii="Noto Sans TC" w:eastAsia="Noto Sans TC"/>
          <w:sz w:val="20"/>
        </w:rPr>
      </w:pPr>
      <w:r>
        <w:rPr>
          <w:color w:val="231F20"/>
          <w:spacing w:val="1"/>
          <w:w w:val="102"/>
          <w:sz w:val="20"/>
        </w:rPr>
        <w:t>當地區秘書出缺時，向地區指導委員會提名一位候選人填</w:t>
      </w:r>
      <w:r>
        <w:rPr>
          <w:color w:val="231F20"/>
          <w:spacing w:val="-21"/>
          <w:w w:val="102"/>
          <w:sz w:val="20"/>
        </w:rPr>
        <w:t>補該職缺。</w:t>
      </w:r>
      <w:r>
        <w:rPr>
          <w:rFonts w:ascii="Noto Sans TC" w:eastAsia="Noto Sans TC"/>
          <w:color w:val="231F20"/>
          <w:w w:val="102"/>
          <w:sz w:val="20"/>
        </w:rPr>
        <w:t>（219.1）</w:t>
      </w:r>
    </w:p>
    <w:p w14:paraId="78FB19AF" w14:textId="77777777" w:rsidR="003345E9" w:rsidRDefault="003345E9">
      <w:pPr>
        <w:pStyle w:val="a5"/>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541537B3"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D06A1DF" w14:textId="23A59186" w:rsidR="003345E9" w:rsidRDefault="007169A0">
      <w:pPr>
        <w:pStyle w:val="a5"/>
        <w:numPr>
          <w:ilvl w:val="1"/>
          <w:numId w:val="25"/>
        </w:numPr>
        <w:tabs>
          <w:tab w:val="left" w:pos="1192"/>
        </w:tabs>
        <w:spacing w:before="238" w:line="204" w:lineRule="auto"/>
        <w:ind w:left="120" w:right="115" w:firstLine="407"/>
        <w:jc w:val="both"/>
        <w:rPr>
          <w:rFonts w:ascii="Noto Sans TC" w:eastAsia="Noto Sans TC"/>
          <w:sz w:val="20"/>
        </w:rPr>
      </w:pPr>
      <w:r>
        <w:rPr>
          <w:color w:val="231F20"/>
          <w:spacing w:val="1"/>
          <w:w w:val="102"/>
          <w:sz w:val="20"/>
        </w:rPr>
        <w:t>當地區</w:t>
      </w:r>
      <w:ins w:id="406" w:author="成英 李" w:date="2025-07-02T15:48:00Z">
        <w:r w:rsidR="00B125AC">
          <w:rPr>
            <w:rFonts w:hint="eastAsia"/>
            <w:color w:val="231F20"/>
            <w:spacing w:val="1"/>
            <w:w w:val="102"/>
            <w:sz w:val="20"/>
          </w:rPr>
          <w:t>財務主管</w:t>
        </w:r>
      </w:ins>
      <w:del w:id="407" w:author="成英 李" w:date="2025-07-02T15:48:00Z">
        <w:r w:rsidDel="00B125AC">
          <w:rPr>
            <w:color w:val="231F20"/>
            <w:spacing w:val="1"/>
            <w:w w:val="102"/>
            <w:sz w:val="20"/>
          </w:rPr>
          <w:delText>司庫</w:delText>
        </w:r>
      </w:del>
      <w:r>
        <w:rPr>
          <w:color w:val="231F20"/>
          <w:spacing w:val="1"/>
          <w:w w:val="102"/>
          <w:sz w:val="20"/>
        </w:rPr>
        <w:t>出缺時，應向地區指導委員會提名一位候選人</w:t>
      </w:r>
      <w:r>
        <w:rPr>
          <w:color w:val="231F20"/>
          <w:spacing w:val="-17"/>
          <w:w w:val="102"/>
          <w:sz w:val="20"/>
        </w:rPr>
        <w:t>填補該職缺。</w:t>
      </w:r>
      <w:r>
        <w:rPr>
          <w:rFonts w:ascii="Noto Sans TC" w:eastAsia="Noto Sans TC"/>
          <w:color w:val="231F20"/>
          <w:w w:val="102"/>
          <w:sz w:val="20"/>
        </w:rPr>
        <w:t>（222.1）</w:t>
      </w:r>
    </w:p>
    <w:p w14:paraId="127CCBAB" w14:textId="4E65BCAC" w:rsidR="003345E9" w:rsidRDefault="00B125AC">
      <w:pPr>
        <w:pStyle w:val="a5"/>
        <w:numPr>
          <w:ilvl w:val="1"/>
          <w:numId w:val="25"/>
        </w:numPr>
        <w:tabs>
          <w:tab w:val="left" w:pos="1193"/>
        </w:tabs>
        <w:spacing w:line="204" w:lineRule="auto"/>
        <w:ind w:left="120" w:right="113" w:firstLine="408"/>
        <w:jc w:val="both"/>
        <w:rPr>
          <w:rFonts w:ascii="Noto Sans TC" w:eastAsia="Noto Sans TC"/>
          <w:sz w:val="20"/>
        </w:rPr>
      </w:pPr>
      <w:ins w:id="408" w:author="成英 李" w:date="2025-07-02T15:49:00Z">
        <w:r>
          <w:rPr>
            <w:rFonts w:hint="eastAsia"/>
            <w:color w:val="231F20"/>
            <w:w w:val="102"/>
            <w:sz w:val="20"/>
          </w:rPr>
          <w:t>委任</w:t>
        </w:r>
      </w:ins>
      <w:del w:id="409" w:author="成英 李" w:date="2025-07-02T15:49:00Z">
        <w:r w:rsidR="007169A0" w:rsidDel="00B125AC">
          <w:rPr>
            <w:color w:val="231F20"/>
            <w:w w:val="102"/>
            <w:sz w:val="20"/>
          </w:rPr>
          <w:delText>任命</w:delText>
        </w:r>
      </w:del>
      <w:r w:rsidR="007169A0">
        <w:rPr>
          <w:color w:val="231F20"/>
          <w:w w:val="102"/>
          <w:sz w:val="20"/>
        </w:rPr>
        <w:t>一名地區院牧事工總幹事，通過院牧事工來促進，擴</w:t>
      </w:r>
      <w:r w:rsidR="007169A0">
        <w:rPr>
          <w:color w:val="231F20"/>
          <w:spacing w:val="-17"/>
          <w:w w:val="102"/>
          <w:sz w:val="20"/>
        </w:rPr>
        <w:t>大聖潔佈道。</w:t>
      </w:r>
      <w:r w:rsidR="007169A0">
        <w:rPr>
          <w:rFonts w:ascii="Noto Sans TC" w:eastAsia="Noto Sans TC"/>
          <w:color w:val="231F20"/>
          <w:w w:val="102"/>
          <w:sz w:val="20"/>
        </w:rPr>
        <w:t>（239）</w:t>
      </w:r>
    </w:p>
    <w:p w14:paraId="43FD51F9" w14:textId="77777777" w:rsidR="00B125AC" w:rsidRDefault="007169A0" w:rsidP="00B125AC">
      <w:pPr>
        <w:pStyle w:val="a5"/>
        <w:numPr>
          <w:ilvl w:val="1"/>
          <w:numId w:val="25"/>
        </w:numPr>
        <w:tabs>
          <w:tab w:val="left" w:pos="1314"/>
        </w:tabs>
        <w:spacing w:line="204" w:lineRule="auto"/>
        <w:ind w:left="120" w:right="17" w:firstLine="408"/>
        <w:jc w:val="both"/>
        <w:rPr>
          <w:ins w:id="410" w:author="成英 李" w:date="2025-07-02T15:52:00Z"/>
          <w:rFonts w:ascii="Noto Sans TC" w:eastAsia="Noto Sans TC"/>
          <w:sz w:val="20"/>
        </w:rPr>
      </w:pPr>
      <w:r>
        <w:rPr>
          <w:color w:val="231F20"/>
          <w:spacing w:val="6"/>
          <w:w w:val="102"/>
          <w:sz w:val="20"/>
        </w:rPr>
        <w:t>與地方教會委員會商討有關提名一位牧師或一位領有執</w:t>
      </w:r>
      <w:r>
        <w:rPr>
          <w:color w:val="231F20"/>
          <w:spacing w:val="-1"/>
          <w:w w:val="102"/>
          <w:sz w:val="20"/>
        </w:rPr>
        <w:t>照</w:t>
      </w:r>
      <w:commentRangeStart w:id="411"/>
      <w:del w:id="412" w:author="成英 李" w:date="2025-07-02T15:50:00Z">
        <w:r w:rsidDel="00B125AC">
          <w:rPr>
            <w:rFonts w:hint="eastAsia"/>
            <w:color w:val="231F20"/>
            <w:spacing w:val="-1"/>
            <w:w w:val="102"/>
            <w:sz w:val="20"/>
          </w:rPr>
          <w:delText>的</w:delText>
        </w:r>
      </w:del>
      <w:ins w:id="413" w:author="成英 李" w:date="2025-07-02T15:50:00Z">
        <w:r w:rsidR="00B125AC">
          <w:rPr>
            <w:rFonts w:hint="eastAsia"/>
            <w:color w:val="231F20"/>
            <w:spacing w:val="-1"/>
            <w:w w:val="102"/>
            <w:sz w:val="20"/>
          </w:rPr>
          <w:t>之</w:t>
        </w:r>
        <w:commentRangeEnd w:id="411"/>
        <w:r w:rsidR="00B125AC">
          <w:rPr>
            <w:rStyle w:val="a7"/>
          </w:rPr>
          <w:commentReference w:id="411"/>
        </w:r>
      </w:ins>
      <w:r>
        <w:rPr>
          <w:color w:val="231F20"/>
          <w:spacing w:val="-1"/>
          <w:w w:val="102"/>
          <w:sz w:val="20"/>
        </w:rPr>
        <w:t>傳道人</w:t>
      </w:r>
      <w:r>
        <w:rPr>
          <w:color w:val="231F20"/>
          <w:w w:val="102"/>
          <w:sz w:val="20"/>
        </w:rPr>
        <w:t>（申請按立為牧師者</w:t>
      </w:r>
      <w:r>
        <w:rPr>
          <w:color w:val="231F20"/>
          <w:spacing w:val="-102"/>
          <w:w w:val="102"/>
          <w:sz w:val="20"/>
        </w:rPr>
        <w:t>）</w:t>
      </w:r>
      <w:r>
        <w:rPr>
          <w:color w:val="231F20"/>
          <w:w w:val="102"/>
          <w:sz w:val="20"/>
        </w:rPr>
        <w:t>，來擔任教會之座堂牧師，並對該項</w:t>
      </w:r>
      <w:r>
        <w:rPr>
          <w:color w:val="231F20"/>
          <w:spacing w:val="1"/>
          <w:w w:val="102"/>
          <w:sz w:val="20"/>
        </w:rPr>
        <w:t>提名予以核准或否決，並按</w:t>
      </w:r>
      <w:r>
        <w:rPr>
          <w:color w:val="231F20"/>
          <w:spacing w:val="1"/>
          <w:sz w:val="20"/>
        </w:rPr>
        <w:t xml:space="preserve"> </w:t>
      </w:r>
      <w:r>
        <w:rPr>
          <w:rFonts w:ascii="Noto Sans TC" w:eastAsia="Noto Sans TC"/>
          <w:color w:val="231F20"/>
          <w:w w:val="102"/>
          <w:sz w:val="20"/>
        </w:rPr>
        <w:t>117</w:t>
      </w:r>
      <w:r>
        <w:rPr>
          <w:rFonts w:ascii="Noto Sans TC" w:eastAsia="Noto Sans TC"/>
          <w:color w:val="231F20"/>
          <w:spacing w:val="7"/>
          <w:sz w:val="20"/>
        </w:rPr>
        <w:t xml:space="preserve"> </w:t>
      </w:r>
      <w:r>
        <w:rPr>
          <w:color w:val="231F20"/>
          <w:spacing w:val="2"/>
          <w:w w:val="102"/>
          <w:sz w:val="20"/>
        </w:rPr>
        <w:t>條再交地區指導委員會最後通過。</w:t>
      </w:r>
    </w:p>
    <w:p w14:paraId="589E28ED" w14:textId="7704D754" w:rsidR="003345E9" w:rsidRPr="00B125AC" w:rsidRDefault="007169A0">
      <w:pPr>
        <w:tabs>
          <w:tab w:val="left" w:pos="1314"/>
        </w:tabs>
        <w:spacing w:line="204" w:lineRule="auto"/>
        <w:ind w:left="528" w:right="17"/>
        <w:jc w:val="both"/>
        <w:rPr>
          <w:rFonts w:ascii="Noto Sans TC" w:eastAsia="Noto Sans TC"/>
          <w:sz w:val="20"/>
          <w:rPrChange w:id="414" w:author="成英 李" w:date="2025-07-02T15:52:00Z">
            <w:rPr>
              <w:rFonts w:ascii="Noto Sans TC" w:eastAsia="Noto Sans TC"/>
            </w:rPr>
          </w:rPrChange>
        </w:rPr>
        <w:pPrChange w:id="415" w:author="成英 李" w:date="2025-07-02T15:52:00Z">
          <w:pPr>
            <w:pStyle w:val="a5"/>
            <w:numPr>
              <w:ilvl w:val="1"/>
              <w:numId w:val="25"/>
            </w:numPr>
            <w:tabs>
              <w:tab w:val="left" w:pos="1314"/>
            </w:tabs>
            <w:spacing w:line="204" w:lineRule="auto"/>
            <w:ind w:left="1193" w:right="17" w:hanging="666"/>
            <w:jc w:val="both"/>
          </w:pPr>
        </w:pPrChange>
      </w:pPr>
      <w:r w:rsidRPr="00B125AC">
        <w:rPr>
          <w:color w:val="231F20"/>
          <w:spacing w:val="2"/>
          <w:w w:val="102"/>
          <w:sz w:val="20"/>
          <w:rPrChange w:id="416" w:author="成英 李" w:date="2025-07-02T15:52:00Z">
            <w:rPr>
              <w:spacing w:val="2"/>
              <w:w w:val="102"/>
            </w:rPr>
          </w:rPrChange>
        </w:rPr>
        <w:t>地</w:t>
      </w:r>
      <w:r w:rsidRPr="00B125AC">
        <w:rPr>
          <w:color w:val="231F20"/>
          <w:spacing w:val="3"/>
          <w:w w:val="102"/>
          <w:sz w:val="20"/>
          <w:rPrChange w:id="417" w:author="成英 李" w:date="2025-07-02T15:52:00Z">
            <w:rPr>
              <w:w w:val="102"/>
            </w:rPr>
          </w:rPrChange>
        </w:rPr>
        <w:t>區監督需</w:t>
      </w:r>
      <w:ins w:id="418" w:author="成英 李" w:date="2025-07-02T15:53:00Z">
        <w:r w:rsidR="00B125AC" w:rsidRPr="00E346F8">
          <w:rPr>
            <w:color w:val="231F20"/>
            <w:spacing w:val="3"/>
            <w:w w:val="102"/>
            <w:sz w:val="20"/>
          </w:rPr>
          <w:t>在教會委員會投</w:t>
        </w:r>
        <w:r w:rsidR="00B125AC">
          <w:rPr>
            <w:rFonts w:hint="eastAsia"/>
            <w:color w:val="231F20"/>
            <w:spacing w:val="3"/>
            <w:w w:val="102"/>
            <w:sz w:val="20"/>
          </w:rPr>
          <w:t>票</w:t>
        </w:r>
        <w:r w:rsidR="00B125AC" w:rsidRPr="00E346F8">
          <w:rPr>
            <w:color w:val="231F20"/>
            <w:spacing w:val="3"/>
            <w:w w:val="102"/>
            <w:sz w:val="20"/>
          </w:rPr>
          <w:t>前</w:t>
        </w:r>
      </w:ins>
      <w:r w:rsidRPr="00B125AC">
        <w:rPr>
          <w:color w:val="231F20"/>
          <w:spacing w:val="3"/>
          <w:w w:val="102"/>
          <w:sz w:val="20"/>
          <w:rPrChange w:id="419" w:author="成英 李" w:date="2025-07-02T15:52:00Z">
            <w:rPr>
              <w:w w:val="102"/>
            </w:rPr>
          </w:rPrChange>
        </w:rPr>
        <w:t>確保對候選人</w:t>
      </w:r>
      <w:ins w:id="420" w:author="成英 李" w:date="2025-07-02T15:53:00Z">
        <w:r w:rsidR="00B125AC">
          <w:rPr>
            <w:rFonts w:hint="eastAsia"/>
            <w:color w:val="231F20"/>
            <w:spacing w:val="3"/>
            <w:w w:val="102"/>
            <w:sz w:val="20"/>
          </w:rPr>
          <w:t>進行</w:t>
        </w:r>
      </w:ins>
      <w:del w:id="421" w:author="成英 李" w:date="2025-07-02T15:53:00Z">
        <w:r w:rsidRPr="00B125AC" w:rsidDel="00B125AC">
          <w:rPr>
            <w:color w:val="231F20"/>
            <w:spacing w:val="3"/>
            <w:w w:val="102"/>
            <w:sz w:val="20"/>
            <w:rPrChange w:id="422" w:author="成英 李" w:date="2025-07-02T15:52:00Z">
              <w:rPr>
                <w:w w:val="102"/>
              </w:rPr>
            </w:rPrChange>
          </w:rPr>
          <w:delText>在教會委員會投標前</w:delText>
        </w:r>
      </w:del>
      <w:r w:rsidRPr="00B125AC">
        <w:rPr>
          <w:color w:val="231F20"/>
          <w:spacing w:val="3"/>
          <w:w w:val="102"/>
          <w:sz w:val="20"/>
          <w:rPrChange w:id="423" w:author="成英 李" w:date="2025-07-02T15:52:00Z">
            <w:rPr>
              <w:w w:val="102"/>
            </w:rPr>
          </w:rPrChange>
        </w:rPr>
        <w:t>充分審查。審查過程應包</w:t>
      </w:r>
      <w:r w:rsidRPr="00B125AC">
        <w:rPr>
          <w:color w:val="231F20"/>
          <w:spacing w:val="5"/>
          <w:w w:val="102"/>
          <w:sz w:val="20"/>
          <w:rPrChange w:id="424" w:author="成英 李" w:date="2025-07-02T15:52:00Z">
            <w:rPr>
              <w:spacing w:val="5"/>
              <w:w w:val="102"/>
            </w:rPr>
          </w:rPrChange>
        </w:rPr>
        <w:t>含與候選人所屬之地區監督的對話。如果候選人未受委派成為牧師，</w:t>
      </w:r>
      <w:r w:rsidRPr="00B125AC">
        <w:rPr>
          <w:color w:val="231F20"/>
          <w:spacing w:val="-11"/>
          <w:w w:val="102"/>
          <w:sz w:val="20"/>
          <w:rPrChange w:id="425" w:author="成英 李" w:date="2025-07-02T15:52:00Z">
            <w:rPr>
              <w:spacing w:val="-11"/>
              <w:w w:val="102"/>
            </w:rPr>
          </w:rPrChange>
        </w:rPr>
        <w:t>應與其事工督導對話。</w:t>
      </w:r>
      <w:r w:rsidRPr="00B125AC">
        <w:rPr>
          <w:rFonts w:ascii="Noto Sans TC" w:eastAsia="Noto Sans TC"/>
          <w:color w:val="231F20"/>
          <w:w w:val="102"/>
          <w:sz w:val="20"/>
          <w:rPrChange w:id="426" w:author="成英 李" w:date="2025-07-02T15:52:00Z">
            <w:rPr>
              <w:rFonts w:ascii="Noto Sans TC" w:eastAsia="Noto Sans TC"/>
              <w:w w:val="102"/>
            </w:rPr>
          </w:rPrChange>
        </w:rPr>
        <w:t>（139.2，169.8，225.16）</w:t>
      </w:r>
    </w:p>
    <w:p w14:paraId="4694E2B7" w14:textId="7029A690" w:rsidR="003345E9" w:rsidRDefault="007169A0">
      <w:pPr>
        <w:pStyle w:val="a5"/>
        <w:numPr>
          <w:ilvl w:val="1"/>
          <w:numId w:val="25"/>
        </w:numPr>
        <w:tabs>
          <w:tab w:val="left" w:pos="1317"/>
        </w:tabs>
        <w:spacing w:before="8" w:line="204" w:lineRule="auto"/>
        <w:ind w:left="120" w:right="98" w:firstLine="408"/>
        <w:jc w:val="both"/>
        <w:rPr>
          <w:sz w:val="20"/>
        </w:rPr>
      </w:pPr>
      <w:r>
        <w:rPr>
          <w:color w:val="231F20"/>
          <w:spacing w:val="12"/>
          <w:sz w:val="20"/>
        </w:rPr>
        <w:t>在教會委員會提出特殊教會 / 教牧關係審核申請後之</w:t>
      </w:r>
      <w:r>
        <w:rPr>
          <w:color w:val="231F20"/>
          <w:sz w:val="20"/>
        </w:rPr>
        <w:t>九十日內，安排一次特殊教會 / 教牧關係審核</w:t>
      </w:r>
      <w:ins w:id="427" w:author="成英 李" w:date="2025-07-02T15:58:00Z">
        <w:r w:rsidR="00B125AC">
          <w:rPr>
            <w:rFonts w:hint="eastAsia"/>
            <w:color w:val="231F20"/>
            <w:sz w:val="20"/>
          </w:rPr>
          <w:t>，以</w:t>
        </w:r>
        <w:r w:rsidR="00B125AC">
          <w:rPr>
            <w:rFonts w:ascii="Cambria" w:hAnsi="Cambria" w:cs="Cambria" w:hint="eastAsia"/>
            <w:color w:val="231F20"/>
            <w:sz w:val="20"/>
          </w:rPr>
          <w:t>確定是否延續此教會</w:t>
        </w:r>
        <w:r w:rsidR="00B125AC">
          <w:rPr>
            <w:rFonts w:ascii="Cambria" w:hAnsi="Cambria" w:cs="Cambria" w:hint="eastAsia"/>
            <w:color w:val="231F20"/>
            <w:sz w:val="20"/>
          </w:rPr>
          <w:t>/</w:t>
        </w:r>
        <w:r w:rsidR="00B125AC">
          <w:rPr>
            <w:rFonts w:ascii="Cambria" w:hAnsi="Cambria" w:cs="Cambria" w:hint="eastAsia"/>
            <w:color w:val="231F20"/>
            <w:sz w:val="20"/>
          </w:rPr>
          <w:t>教牧關係</w:t>
        </w:r>
      </w:ins>
      <w:ins w:id="428" w:author="成英 李" w:date="2025-07-02T15:59:00Z">
        <w:r w:rsidR="00B125AC">
          <w:rPr>
            <w:color w:val="231F20"/>
            <w:sz w:val="20"/>
          </w:rPr>
          <w:t>。</w:t>
        </w:r>
      </w:ins>
      <w:r>
        <w:rPr>
          <w:rFonts w:ascii="Noto Sans TC" w:eastAsia="Noto Sans TC"/>
          <w:color w:val="231F20"/>
          <w:spacing w:val="20"/>
          <w:sz w:val="20"/>
        </w:rPr>
        <w:t>（135</w:t>
      </w:r>
      <w:r>
        <w:rPr>
          <w:rFonts w:ascii="Noto Sans TC" w:eastAsia="Noto Sans TC"/>
          <w:color w:val="231F20"/>
          <w:spacing w:val="-82"/>
          <w:sz w:val="20"/>
        </w:rPr>
        <w:t>）</w:t>
      </w:r>
      <w:del w:id="429" w:author="成英 李" w:date="2025-07-02T15:59:00Z">
        <w:r w:rsidDel="00B125AC">
          <w:rPr>
            <w:color w:val="231F20"/>
            <w:sz w:val="20"/>
          </w:rPr>
          <w:delText>。</w:delText>
        </w:r>
      </w:del>
    </w:p>
    <w:p w14:paraId="58CA5F6B" w14:textId="77777777" w:rsidR="003345E9" w:rsidRDefault="007169A0">
      <w:pPr>
        <w:pStyle w:val="a5"/>
        <w:numPr>
          <w:ilvl w:val="1"/>
          <w:numId w:val="25"/>
        </w:numPr>
        <w:tabs>
          <w:tab w:val="left" w:pos="1316"/>
        </w:tabs>
        <w:spacing w:line="204" w:lineRule="auto"/>
        <w:ind w:left="120" w:right="100" w:firstLine="408"/>
        <w:jc w:val="both"/>
        <w:rPr>
          <w:rFonts w:ascii="Noto Sans TC" w:eastAsia="Noto Sans TC"/>
          <w:sz w:val="20"/>
        </w:rPr>
      </w:pPr>
      <w:r>
        <w:rPr>
          <w:color w:val="231F20"/>
          <w:spacing w:val="14"/>
          <w:sz w:val="20"/>
        </w:rPr>
        <w:t>在地方教會</w:t>
      </w:r>
      <w:r>
        <w:rPr>
          <w:rFonts w:ascii="Noto Serif SC" w:eastAsia="Noto Serif SC"/>
          <w:color w:val="231F20"/>
          <w:spacing w:val="14"/>
          <w:sz w:val="20"/>
        </w:rPr>
        <w:t>没</w:t>
      </w:r>
      <w:r>
        <w:rPr>
          <w:color w:val="231F20"/>
          <w:spacing w:val="12"/>
          <w:sz w:val="20"/>
        </w:rPr>
        <w:t>有已按立的牧師為座堂牧師時，去批准</w:t>
      </w:r>
      <w:r>
        <w:rPr>
          <w:color w:val="231F20"/>
          <w:spacing w:val="10"/>
          <w:sz w:val="20"/>
        </w:rPr>
        <w:t>或否決任何一位宣聖會之會友申請或換發地方傳道執照</w:t>
      </w:r>
      <w:r>
        <w:rPr>
          <w:color w:val="231F20"/>
          <w:spacing w:val="-104"/>
          <w:sz w:val="20"/>
        </w:rPr>
        <w:t>。</w:t>
      </w:r>
      <w:r>
        <w:rPr>
          <w:rFonts w:ascii="Noto Sans TC" w:eastAsia="Noto Sans TC"/>
          <w:color w:val="231F20"/>
          <w:sz w:val="20"/>
        </w:rPr>
        <w:t xml:space="preserve">（523.1 ～ </w:t>
      </w:r>
      <w:r>
        <w:rPr>
          <w:rFonts w:ascii="Noto Sans TC" w:eastAsia="Noto Sans TC"/>
          <w:color w:val="231F20"/>
          <w:spacing w:val="-2"/>
          <w:sz w:val="20"/>
        </w:rPr>
        <w:t>523.3）</w:t>
      </w:r>
    </w:p>
    <w:p w14:paraId="66BB7D03" w14:textId="0DFD2E29" w:rsidR="003345E9" w:rsidRDefault="007169A0">
      <w:pPr>
        <w:pStyle w:val="a5"/>
        <w:numPr>
          <w:ilvl w:val="1"/>
          <w:numId w:val="25"/>
        </w:numPr>
        <w:tabs>
          <w:tab w:val="left" w:pos="1314"/>
        </w:tabs>
        <w:spacing w:line="206" w:lineRule="auto"/>
        <w:ind w:left="120" w:right="15" w:firstLine="408"/>
        <w:rPr>
          <w:rFonts w:ascii="Noto Sans TC" w:eastAsia="Noto Sans TC"/>
          <w:sz w:val="20"/>
        </w:rPr>
      </w:pPr>
      <w:r>
        <w:rPr>
          <w:color w:val="231F20"/>
          <w:spacing w:val="6"/>
          <w:w w:val="102"/>
          <w:sz w:val="20"/>
        </w:rPr>
        <w:t>對於座堂牧師和地方教會委員會提出之招募義務副牧或</w:t>
      </w:r>
      <w:r>
        <w:rPr>
          <w:color w:val="231F20"/>
          <w:spacing w:val="3"/>
          <w:w w:val="102"/>
          <w:sz w:val="20"/>
        </w:rPr>
        <w:t>聘用受薪地方助理</w:t>
      </w:r>
      <w:r>
        <w:rPr>
          <w:color w:val="231F20"/>
          <w:spacing w:val="4"/>
          <w:w w:val="102"/>
          <w:sz w:val="20"/>
        </w:rPr>
        <w:t>（</w:t>
      </w:r>
      <w:r>
        <w:rPr>
          <w:color w:val="231F20"/>
          <w:spacing w:val="2"/>
          <w:w w:val="102"/>
          <w:sz w:val="20"/>
        </w:rPr>
        <w:t>例如副牧、基督教教育傳道</w:t>
      </w:r>
      <w:commentRangeStart w:id="430"/>
      <w:ins w:id="431" w:author="成英 李" w:date="2025-07-02T16:57:00Z">
        <w:r w:rsidR="004363DA">
          <w:rPr>
            <w:rFonts w:hint="eastAsia"/>
            <w:color w:val="231F20"/>
            <w:spacing w:val="2"/>
            <w:w w:val="102"/>
            <w:sz w:val="20"/>
          </w:rPr>
          <w:t>人</w:t>
        </w:r>
        <w:commentRangeEnd w:id="430"/>
        <w:r w:rsidR="004363DA">
          <w:rPr>
            <w:rStyle w:val="a7"/>
          </w:rPr>
          <w:commentReference w:id="430"/>
        </w:r>
      </w:ins>
      <w:r>
        <w:rPr>
          <w:color w:val="231F20"/>
          <w:spacing w:val="2"/>
          <w:w w:val="102"/>
          <w:sz w:val="20"/>
        </w:rPr>
        <w:t>或總幹事、</w:t>
      </w:r>
      <w:ins w:id="432" w:author="成英 李" w:date="2025-07-02T16:58:00Z">
        <w:r w:rsidR="00507E41">
          <w:rPr>
            <w:rFonts w:hint="eastAsia"/>
            <w:color w:val="231F20"/>
            <w:spacing w:val="2"/>
            <w:w w:val="102"/>
            <w:sz w:val="20"/>
          </w:rPr>
          <w:t>兒</w:t>
        </w:r>
      </w:ins>
      <w:r>
        <w:rPr>
          <w:color w:val="231F20"/>
          <w:spacing w:val="2"/>
          <w:w w:val="102"/>
          <w:sz w:val="20"/>
        </w:rPr>
        <w:t>童青年及</w:t>
      </w:r>
      <w:r>
        <w:rPr>
          <w:color w:val="231F20"/>
          <w:spacing w:val="6"/>
          <w:w w:val="102"/>
          <w:sz w:val="20"/>
        </w:rPr>
        <w:t>成人事工之總幹事、音樂總幹事、以及托兒所</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學校</w:t>
      </w:r>
      <w:ins w:id="433" w:author="成英 李" w:date="2025-07-02T17:01:00Z">
        <w:r w:rsidR="00507E41">
          <w:rPr>
            <w:rFonts w:ascii="Cambria" w:hAnsi="Cambria" w:hint="eastAsia"/>
            <w:color w:val="231F20"/>
            <w:spacing w:val="10"/>
            <w:w w:val="102"/>
            <w:sz w:val="20"/>
          </w:rPr>
          <w:t>[</w:t>
        </w:r>
      </w:ins>
      <w:del w:id="434" w:author="成英 李" w:date="2025-07-02T17:01:00Z">
        <w:r w:rsidDel="00507E41">
          <w:rPr>
            <w:color w:val="231F20"/>
            <w:spacing w:val="10"/>
            <w:w w:val="102"/>
            <w:sz w:val="20"/>
          </w:rPr>
          <w:delText>（</w:delText>
        </w:r>
      </w:del>
      <w:r>
        <w:rPr>
          <w:color w:val="231F20"/>
          <w:spacing w:val="10"/>
          <w:w w:val="102"/>
          <w:sz w:val="20"/>
        </w:rPr>
        <w:t>出生至中學</w:t>
      </w:r>
      <w:ins w:id="435" w:author="成英 李" w:date="2025-07-02T17:01:00Z">
        <w:r w:rsidR="00507E41">
          <w:rPr>
            <w:rFonts w:ascii="Cambria" w:hAnsi="Cambria" w:hint="eastAsia"/>
            <w:color w:val="231F20"/>
            <w:w w:val="102"/>
            <w:sz w:val="20"/>
          </w:rPr>
          <w:t>]</w:t>
        </w:r>
      </w:ins>
      <w:del w:id="436" w:author="成英 李" w:date="2025-07-02T17:01:00Z">
        <w:r w:rsidDel="00507E41">
          <w:rPr>
            <w:color w:val="231F20"/>
            <w:w w:val="102"/>
            <w:sz w:val="20"/>
          </w:rPr>
          <w:delText>）</w:delText>
        </w:r>
      </w:del>
      <w:r>
        <w:rPr>
          <w:color w:val="231F20"/>
          <w:spacing w:val="4"/>
          <w:w w:val="102"/>
          <w:sz w:val="20"/>
        </w:rPr>
        <w:t>之總幹事）</w:t>
      </w:r>
      <w:r>
        <w:rPr>
          <w:color w:val="231F20"/>
          <w:spacing w:val="1"/>
          <w:w w:val="102"/>
          <w:sz w:val="20"/>
        </w:rPr>
        <w:t>的</w:t>
      </w:r>
      <w:ins w:id="437" w:author="成英 李" w:date="2025-07-02T17:02:00Z">
        <w:r w:rsidR="00507E41">
          <w:rPr>
            <w:rFonts w:hint="eastAsia"/>
            <w:color w:val="231F20"/>
            <w:spacing w:val="1"/>
            <w:w w:val="102"/>
            <w:sz w:val="20"/>
          </w:rPr>
          <w:t>書面</w:t>
        </w:r>
      </w:ins>
      <w:r>
        <w:rPr>
          <w:color w:val="231F20"/>
          <w:spacing w:val="1"/>
          <w:w w:val="102"/>
          <w:sz w:val="20"/>
        </w:rPr>
        <w:t>請求，予以</w:t>
      </w:r>
      <w:del w:id="438" w:author="成英 李" w:date="2025-07-02T17:02:00Z">
        <w:r w:rsidDel="00507E41">
          <w:rPr>
            <w:color w:val="231F20"/>
            <w:spacing w:val="1"/>
            <w:w w:val="102"/>
            <w:sz w:val="20"/>
          </w:rPr>
          <w:delText>書面之</w:delText>
        </w:r>
      </w:del>
      <w:r>
        <w:rPr>
          <w:color w:val="231F20"/>
          <w:spacing w:val="1"/>
          <w:w w:val="102"/>
          <w:sz w:val="20"/>
        </w:rPr>
        <w:t>核准或否決。地區監督決定核准與否</w:t>
      </w:r>
      <w:r>
        <w:rPr>
          <w:color w:val="231F20"/>
          <w:spacing w:val="-1"/>
          <w:w w:val="102"/>
          <w:sz w:val="20"/>
        </w:rPr>
        <w:t>之理念標準在於教會</w:t>
      </w:r>
      <w:ins w:id="439" w:author="成英 李" w:date="2025-07-02T17:03:00Z">
        <w:r w:rsidR="00507E41">
          <w:rPr>
            <w:rFonts w:hint="eastAsia"/>
            <w:color w:val="231F20"/>
            <w:spacing w:val="-1"/>
            <w:w w:val="102"/>
            <w:sz w:val="20"/>
          </w:rPr>
          <w:t>聘用受薪</w:t>
        </w:r>
      </w:ins>
      <w:ins w:id="440" w:author="成英 李" w:date="2025-07-02T17:04:00Z">
        <w:r w:rsidR="00507E41">
          <w:rPr>
            <w:rFonts w:hint="eastAsia"/>
            <w:color w:val="231F20"/>
            <w:spacing w:val="-1"/>
            <w:w w:val="102"/>
            <w:sz w:val="20"/>
          </w:rPr>
          <w:t>職員</w:t>
        </w:r>
      </w:ins>
      <w:r>
        <w:rPr>
          <w:color w:val="231F20"/>
          <w:spacing w:val="-1"/>
          <w:w w:val="102"/>
          <w:sz w:val="20"/>
        </w:rPr>
        <w:t>的意願和能力，完成其地方、地區和總會之義務。</w:t>
      </w:r>
      <w:r>
        <w:rPr>
          <w:color w:val="231F20"/>
          <w:spacing w:val="2"/>
          <w:w w:val="102"/>
          <w:sz w:val="20"/>
        </w:rPr>
        <w:t>座堂牧師有責任審查和選擇其牧養助理。不過，地區監督應有權否決</w:t>
      </w:r>
      <w:r>
        <w:rPr>
          <w:color w:val="231F20"/>
          <w:spacing w:val="-26"/>
          <w:w w:val="102"/>
          <w:sz w:val="20"/>
        </w:rPr>
        <w:t>其提名。</w:t>
      </w:r>
      <w:r>
        <w:rPr>
          <w:rFonts w:ascii="Noto Sans TC" w:eastAsia="Noto Sans TC"/>
          <w:color w:val="231F20"/>
          <w:w w:val="102"/>
          <w:sz w:val="20"/>
        </w:rPr>
        <w:t>（139.27，169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169.8）</w:t>
      </w:r>
    </w:p>
    <w:p w14:paraId="41B7C092" w14:textId="77777777" w:rsidR="003345E9" w:rsidRDefault="007169A0">
      <w:pPr>
        <w:pStyle w:val="a5"/>
        <w:numPr>
          <w:ilvl w:val="1"/>
          <w:numId w:val="25"/>
        </w:numPr>
        <w:tabs>
          <w:tab w:val="left" w:pos="1314"/>
        </w:tabs>
        <w:spacing w:line="204" w:lineRule="auto"/>
        <w:ind w:left="120" w:right="15" w:firstLine="408"/>
        <w:jc w:val="both"/>
        <w:rPr>
          <w:rFonts w:ascii="Noto Sans TC" w:eastAsia="Noto Sans TC"/>
          <w:sz w:val="20"/>
        </w:rPr>
      </w:pPr>
      <w:r>
        <w:rPr>
          <w:color w:val="231F20"/>
          <w:sz w:val="20"/>
        </w:rPr>
        <w:t>對於地方教會要求經營基督教托兒所</w:t>
      </w:r>
      <w:r>
        <w:rPr>
          <w:color w:val="231F20"/>
          <w:spacing w:val="64"/>
          <w:w w:val="150"/>
          <w:sz w:val="20"/>
        </w:rPr>
        <w:t xml:space="preserve"> </w:t>
      </w:r>
      <w:r>
        <w:rPr>
          <w:color w:val="231F20"/>
          <w:sz w:val="20"/>
        </w:rPr>
        <w:t>/</w:t>
      </w:r>
      <w:r>
        <w:rPr>
          <w:color w:val="231F20"/>
          <w:spacing w:val="65"/>
          <w:w w:val="150"/>
          <w:sz w:val="20"/>
        </w:rPr>
        <w:t xml:space="preserve"> </w:t>
      </w:r>
      <w:r>
        <w:rPr>
          <w:color w:val="231F20"/>
          <w:sz w:val="20"/>
        </w:rPr>
        <w:t>學校（</w:t>
      </w:r>
      <w:r>
        <w:rPr>
          <w:color w:val="231F20"/>
          <w:spacing w:val="-1"/>
          <w:sz w:val="20"/>
        </w:rPr>
        <w:t>出生至中學</w:t>
      </w:r>
      <w:r>
        <w:rPr>
          <w:color w:val="231F20"/>
          <w:spacing w:val="-57"/>
          <w:sz w:val="20"/>
        </w:rPr>
        <w:t>）</w:t>
      </w:r>
      <w:r>
        <w:rPr>
          <w:color w:val="231F20"/>
          <w:spacing w:val="-7"/>
          <w:sz w:val="20"/>
        </w:rPr>
        <w:t>，經與地區指導委員會共同商議，給予核准或否決。</w:t>
      </w:r>
      <w:r>
        <w:rPr>
          <w:rFonts w:ascii="Noto Sans TC" w:eastAsia="Noto Sans TC"/>
          <w:color w:val="231F20"/>
          <w:spacing w:val="-2"/>
          <w:sz w:val="20"/>
        </w:rPr>
        <w:t>（126，161， 225.14）</w:t>
      </w:r>
    </w:p>
    <w:p w14:paraId="41636AC5" w14:textId="77777777" w:rsidR="003345E9" w:rsidRDefault="007169A0">
      <w:pPr>
        <w:pStyle w:val="a5"/>
        <w:numPr>
          <w:ilvl w:val="1"/>
          <w:numId w:val="25"/>
        </w:numPr>
        <w:tabs>
          <w:tab w:val="left" w:pos="1314"/>
        </w:tabs>
        <w:spacing w:line="204" w:lineRule="auto"/>
        <w:ind w:left="120" w:right="110" w:firstLine="408"/>
        <w:jc w:val="both"/>
        <w:rPr>
          <w:rFonts w:ascii="Noto Sans TC" w:eastAsia="Noto Sans TC"/>
          <w:sz w:val="20"/>
        </w:rPr>
      </w:pPr>
      <w:r>
        <w:rPr>
          <w:color w:val="231F20"/>
          <w:spacing w:val="6"/>
          <w:w w:val="102"/>
          <w:sz w:val="20"/>
        </w:rPr>
        <w:t>與地區指導委員會之秘書共同執行與簽署所有該地區法</w:t>
      </w:r>
      <w:r>
        <w:rPr>
          <w:color w:val="231F20"/>
          <w:spacing w:val="-26"/>
          <w:w w:val="102"/>
          <w:sz w:val="20"/>
        </w:rPr>
        <w:t>律文件。</w:t>
      </w:r>
      <w:r>
        <w:rPr>
          <w:rFonts w:ascii="Noto Sans TC" w:eastAsia="Noto Sans TC"/>
          <w:color w:val="231F20"/>
          <w:w w:val="102"/>
          <w:sz w:val="20"/>
        </w:rPr>
        <w:t>（225.6）</w:t>
      </w:r>
    </w:p>
    <w:p w14:paraId="1E03D738" w14:textId="77777777" w:rsidR="003345E9" w:rsidRDefault="007169A0">
      <w:pPr>
        <w:spacing w:line="309" w:lineRule="exact"/>
        <w:ind w:left="528"/>
        <w:jc w:val="both"/>
        <w:rPr>
          <w:sz w:val="20"/>
        </w:rPr>
      </w:pPr>
      <w:r>
        <w:rPr>
          <w:rFonts w:ascii="Noto Sans TC" w:eastAsia="Noto Sans TC"/>
          <w:b/>
          <w:color w:val="231F20"/>
          <w:sz w:val="20"/>
        </w:rPr>
        <w:t>211.16</w:t>
      </w:r>
      <w:r>
        <w:rPr>
          <w:rFonts w:ascii="Noto Sans TC" w:eastAsia="Noto Sans TC"/>
          <w:b/>
          <w:color w:val="231F20"/>
          <w:spacing w:val="34"/>
          <w:sz w:val="20"/>
        </w:rPr>
        <w:t xml:space="preserve">  </w:t>
      </w:r>
      <w:r>
        <w:rPr>
          <w:color w:val="231F20"/>
          <w:spacing w:val="11"/>
          <w:sz w:val="20"/>
        </w:rPr>
        <w:t>向地區指導委員會提名，並督導該地區任何受薪助理。</w:t>
      </w:r>
    </w:p>
    <w:p w14:paraId="1464360B"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（244）</w:t>
      </w:r>
    </w:p>
    <w:p w14:paraId="637A0E66" w14:textId="172A7E59" w:rsidR="003345E9" w:rsidRDefault="007169A0">
      <w:pPr>
        <w:pStyle w:val="a5"/>
        <w:numPr>
          <w:ilvl w:val="1"/>
          <w:numId w:val="24"/>
        </w:numPr>
        <w:tabs>
          <w:tab w:val="left" w:pos="1312"/>
        </w:tabs>
        <w:spacing w:line="320" w:lineRule="exact"/>
        <w:ind w:left="1312" w:hanging="784"/>
        <w:rPr>
          <w:sz w:val="20"/>
        </w:rPr>
      </w:pPr>
      <w:r>
        <w:rPr>
          <w:color w:val="231F20"/>
          <w:spacing w:val="6"/>
          <w:sz w:val="20"/>
        </w:rPr>
        <w:t xml:space="preserve">依據 </w:t>
      </w:r>
      <w:r>
        <w:rPr>
          <w:rFonts w:ascii="Noto Sans TC" w:eastAsia="Noto Sans TC"/>
          <w:color w:val="231F20"/>
          <w:sz w:val="20"/>
        </w:rPr>
        <w:t>119</w:t>
      </w:r>
      <w:r>
        <w:rPr>
          <w:rFonts w:ascii="Noto Sans TC" w:eastAsia="Noto Sans TC"/>
          <w:color w:val="231F20"/>
          <w:spacing w:val="27"/>
          <w:sz w:val="20"/>
        </w:rPr>
        <w:t xml:space="preserve"> </w:t>
      </w:r>
      <w:r>
        <w:rPr>
          <w:color w:val="231F20"/>
          <w:spacing w:val="-2"/>
          <w:sz w:val="20"/>
        </w:rPr>
        <w:t>條</w:t>
      </w:r>
      <w:ins w:id="441" w:author="成英 李" w:date="2025-07-02T17:07:00Z">
        <w:r w:rsidR="00507E41">
          <w:rPr>
            <w:rFonts w:hint="eastAsia"/>
            <w:color w:val="231F20"/>
            <w:spacing w:val="-2"/>
            <w:sz w:val="20"/>
          </w:rPr>
          <w:t>委任</w:t>
        </w:r>
      </w:ins>
      <w:del w:id="442" w:author="成英 李" w:date="2025-07-02T17:06:00Z">
        <w:r w:rsidDel="00507E41">
          <w:rPr>
            <w:color w:val="231F20"/>
            <w:spacing w:val="-2"/>
            <w:sz w:val="20"/>
          </w:rPr>
          <w:delText>指派</w:delText>
        </w:r>
      </w:del>
      <w:r>
        <w:rPr>
          <w:color w:val="231F20"/>
          <w:spacing w:val="-2"/>
          <w:sz w:val="20"/>
        </w:rPr>
        <w:t>座堂牧師。</w:t>
      </w:r>
    </w:p>
    <w:p w14:paraId="5C87470E" w14:textId="77777777" w:rsidR="003345E9" w:rsidRDefault="007169A0">
      <w:pPr>
        <w:pStyle w:val="a5"/>
        <w:numPr>
          <w:ilvl w:val="1"/>
          <w:numId w:val="24"/>
        </w:numPr>
        <w:tabs>
          <w:tab w:val="left" w:pos="1329"/>
        </w:tabs>
        <w:spacing w:line="204" w:lineRule="auto"/>
        <w:ind w:left="120" w:right="110" w:firstLine="408"/>
        <w:rPr>
          <w:sz w:val="20"/>
        </w:rPr>
      </w:pPr>
      <w:r>
        <w:rPr>
          <w:color w:val="231F20"/>
          <w:spacing w:val="4"/>
          <w:w w:val="102"/>
          <w:sz w:val="20"/>
        </w:rPr>
        <w:t>如果某地方教會組成少於五年，或上一次教會年議會時</w:t>
      </w:r>
      <w:r>
        <w:rPr>
          <w:color w:val="231F20"/>
          <w:spacing w:val="2"/>
          <w:w w:val="102"/>
          <w:sz w:val="20"/>
        </w:rPr>
        <w:t>出席投票會友人數少於卅五名，或自該地區接受定期之財務支援，或</w:t>
      </w:r>
    </w:p>
    <w:p w14:paraId="4CBDC26C"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26D87703" w14:textId="77777777" w:rsidR="003345E9" w:rsidRDefault="007169A0">
      <w:pPr>
        <w:pStyle w:val="a3"/>
        <w:spacing w:before="50"/>
        <w:ind w:left="0"/>
        <w:jc w:val="center"/>
      </w:pPr>
      <w:r>
        <w:rPr>
          <w:color w:val="231F20"/>
          <w:spacing w:val="-2"/>
        </w:rPr>
        <w:lastRenderedPageBreak/>
        <w:t>章地區行政</w:t>
      </w:r>
    </w:p>
    <w:p w14:paraId="595A7665" w14:textId="1ACAB0AB" w:rsidR="003345E9" w:rsidRDefault="007169A0">
      <w:pPr>
        <w:pStyle w:val="a3"/>
        <w:spacing w:before="240" w:line="204" w:lineRule="auto"/>
        <w:ind w:left="119" w:right="16"/>
        <w:rPr>
          <w:rFonts w:ascii="Noto Sans TC" w:eastAsia="Noto Sans TC"/>
        </w:rPr>
      </w:pPr>
      <w:r>
        <w:rPr>
          <w:color w:val="231F20"/>
          <w:spacing w:val="2"/>
          <w:w w:val="102"/>
        </w:rPr>
        <w:t>被宣告為危機狀態中，在地區指導委員會之同意下，地區監督得</w:t>
      </w:r>
      <w:ins w:id="443" w:author="成英 李" w:date="2025-07-02T17:09:00Z">
        <w:r w:rsidR="0044357B">
          <w:rPr>
            <w:rFonts w:hint="eastAsia"/>
            <w:color w:val="231F20"/>
            <w:spacing w:val="2"/>
            <w:w w:val="102"/>
          </w:rPr>
          <w:t>委任</w:t>
        </w:r>
      </w:ins>
      <w:del w:id="444" w:author="成英 李" w:date="2025-07-02T17:09:00Z">
        <w:r w:rsidDel="0044357B">
          <w:rPr>
            <w:color w:val="231F20"/>
            <w:spacing w:val="2"/>
            <w:w w:val="102"/>
          </w:rPr>
          <w:delText>指派</w:delText>
        </w:r>
      </w:del>
      <w:r>
        <w:rPr>
          <w:color w:val="231F20"/>
          <w:w w:val="102"/>
        </w:rPr>
        <w:t>教會委員會之委員（</w:t>
      </w:r>
      <w:commentRangeStart w:id="445"/>
      <w:r>
        <w:rPr>
          <w:color w:val="231F20"/>
          <w:spacing w:val="-1"/>
          <w:w w:val="102"/>
        </w:rPr>
        <w:t>執事</w:t>
      </w:r>
      <w:commentRangeEnd w:id="445"/>
      <w:r w:rsidR="0044357B">
        <w:rPr>
          <w:rStyle w:val="a7"/>
        </w:rPr>
        <w:commentReference w:id="445"/>
      </w:r>
      <w:r>
        <w:rPr>
          <w:color w:val="231F20"/>
          <w:spacing w:val="-1"/>
          <w:w w:val="102"/>
        </w:rPr>
        <w:t>、董事</w:t>
      </w:r>
      <w:r>
        <w:rPr>
          <w:color w:val="231F20"/>
          <w:spacing w:val="-102"/>
          <w:w w:val="102"/>
        </w:rPr>
        <w:t>）</w:t>
      </w:r>
      <w:r>
        <w:rPr>
          <w:color w:val="231F20"/>
          <w:w w:val="102"/>
        </w:rPr>
        <w:t>、</w:t>
      </w:r>
      <w:del w:id="446" w:author="成英 李" w:date="2025-07-02T17:10:00Z">
        <w:r w:rsidDel="0044357B">
          <w:rPr>
            <w:rFonts w:hint="eastAsia"/>
            <w:color w:val="231F20"/>
            <w:w w:val="102"/>
          </w:rPr>
          <w:delText>國際門訓</w:delText>
        </w:r>
      </w:del>
      <w:ins w:id="447" w:author="成英 李" w:date="2025-07-02T17:10:00Z">
        <w:r w:rsidR="0044357B">
          <w:rPr>
            <w:rFonts w:hint="eastAsia"/>
            <w:color w:val="231F20"/>
            <w:w w:val="102"/>
          </w:rPr>
          <w:t>宣聖會門徒訓練</w:t>
        </w:r>
      </w:ins>
      <w:r>
        <w:rPr>
          <w:color w:val="231F20"/>
          <w:w w:val="102"/>
        </w:rPr>
        <w:t>事工委員會之主席和其他</w:t>
      </w:r>
      <w:r>
        <w:rPr>
          <w:color w:val="231F20"/>
          <w:spacing w:val="-21"/>
          <w:w w:val="102"/>
        </w:rPr>
        <w:t>教會之職員</w:t>
      </w:r>
      <w:r>
        <w:rPr>
          <w:color w:val="231F20"/>
          <w:w w:val="102"/>
        </w:rPr>
        <w:t>（</w:t>
      </w:r>
      <w:r>
        <w:rPr>
          <w:color w:val="231F20"/>
          <w:spacing w:val="-21"/>
          <w:w w:val="102"/>
        </w:rPr>
        <w:t>秘書、</w:t>
      </w:r>
      <w:ins w:id="448" w:author="成英 李" w:date="2025-07-02T17:11:00Z">
        <w:r w:rsidR="0044357B">
          <w:rPr>
            <w:rFonts w:hint="eastAsia"/>
            <w:color w:val="231F20"/>
            <w:spacing w:val="-21"/>
            <w:w w:val="102"/>
          </w:rPr>
          <w:t>財務主管</w:t>
        </w:r>
      </w:ins>
      <w:del w:id="449" w:author="成英 李" w:date="2025-07-02T17:11:00Z">
        <w:r w:rsidDel="0044357B">
          <w:rPr>
            <w:color w:val="231F20"/>
            <w:spacing w:val="-21"/>
            <w:w w:val="102"/>
          </w:rPr>
          <w:delText>司庫</w:delText>
        </w:r>
      </w:del>
      <w:r>
        <w:rPr>
          <w:color w:val="231F20"/>
          <w:spacing w:val="-102"/>
          <w:w w:val="102"/>
        </w:rPr>
        <w:t>）</w:t>
      </w:r>
      <w:r>
        <w:rPr>
          <w:color w:val="231F20"/>
          <w:spacing w:val="-8"/>
          <w:w w:val="102"/>
        </w:rPr>
        <w:t>。這種委員會之委員總數不得少於三名</w:t>
      </w:r>
      <w:r>
        <w:rPr>
          <w:color w:val="231F20"/>
          <w:spacing w:val="-161"/>
          <w:w w:val="102"/>
        </w:rPr>
        <w:t>。</w:t>
      </w:r>
      <w:r>
        <w:rPr>
          <w:rFonts w:ascii="Noto Sans TC" w:eastAsia="Noto Sans TC"/>
          <w:color w:val="231F20"/>
          <w:spacing w:val="-4"/>
          <w:w w:val="102"/>
        </w:rPr>
        <w:t>（119，</w:t>
      </w:r>
      <w:r>
        <w:rPr>
          <w:rFonts w:ascii="Noto Sans TC" w:eastAsia="Noto Sans TC"/>
          <w:color w:val="231F20"/>
          <w:w w:val="102"/>
        </w:rPr>
        <w:t xml:space="preserve"> 136）</w:t>
      </w:r>
    </w:p>
    <w:p w14:paraId="7E7CE564" w14:textId="77777777" w:rsidR="003345E9" w:rsidRDefault="007169A0">
      <w:pPr>
        <w:pStyle w:val="a5"/>
        <w:numPr>
          <w:ilvl w:val="1"/>
          <w:numId w:val="24"/>
        </w:numPr>
        <w:tabs>
          <w:tab w:val="left" w:pos="1313"/>
        </w:tabs>
        <w:spacing w:before="3" w:line="204" w:lineRule="auto"/>
        <w:ind w:left="119" w:right="112" w:firstLine="408"/>
        <w:rPr>
          <w:sz w:val="20"/>
        </w:rPr>
      </w:pPr>
      <w:r>
        <w:rPr>
          <w:color w:val="231F20"/>
          <w:spacing w:val="13"/>
          <w:sz w:val="20"/>
        </w:rPr>
        <w:t xml:space="preserve">依據 </w:t>
      </w:r>
      <w:r>
        <w:rPr>
          <w:rFonts w:ascii="Noto Sans TC" w:eastAsia="Noto Sans TC"/>
          <w:color w:val="231F20"/>
          <w:sz w:val="20"/>
        </w:rPr>
        <w:t>606</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606.3</w:t>
      </w:r>
      <w:r>
        <w:rPr>
          <w:rFonts w:ascii="Noto Sans TC" w:eastAsia="Noto Sans TC"/>
          <w:color w:val="231F20"/>
          <w:spacing w:val="40"/>
          <w:sz w:val="20"/>
        </w:rPr>
        <w:t xml:space="preserve"> </w:t>
      </w:r>
      <w:r>
        <w:rPr>
          <w:color w:val="231F20"/>
          <w:sz w:val="20"/>
        </w:rPr>
        <w:t>之規定，調查在其地區內對一位傳道</w:t>
      </w:r>
      <w:r>
        <w:rPr>
          <w:color w:val="231F20"/>
          <w:spacing w:val="-2"/>
          <w:sz w:val="20"/>
        </w:rPr>
        <w:t>人之書面指控。</w:t>
      </w:r>
    </w:p>
    <w:p w14:paraId="18793254" w14:textId="0C48D28A" w:rsidR="003345E9" w:rsidRDefault="007169A0">
      <w:pPr>
        <w:pStyle w:val="a5"/>
        <w:numPr>
          <w:ilvl w:val="1"/>
          <w:numId w:val="24"/>
        </w:numPr>
        <w:tabs>
          <w:tab w:val="left" w:pos="1314"/>
        </w:tabs>
        <w:spacing w:before="3" w:line="204" w:lineRule="auto"/>
        <w:ind w:left="119" w:right="17" w:firstLine="408"/>
        <w:rPr>
          <w:rFonts w:ascii="Noto Sans TC" w:eastAsia="Noto Sans TC"/>
          <w:sz w:val="20"/>
        </w:rPr>
      </w:pPr>
      <w:del w:id="450" w:author="成英 李" w:date="2025-08-04T12:31:00Z">
        <w:r w:rsidDel="00666D3D">
          <w:rPr>
            <w:color w:val="231F20"/>
            <w:spacing w:val="8"/>
            <w:w w:val="102"/>
            <w:sz w:val="20"/>
          </w:rPr>
          <w:delText>在</w:delText>
        </w:r>
      </w:del>
      <w:r>
        <w:rPr>
          <w:color w:val="231F20"/>
          <w:spacing w:val="8"/>
          <w:w w:val="102"/>
          <w:sz w:val="20"/>
        </w:rPr>
        <w:t>地區內神職人員失德時，與地區指導委員會商討後，</w:t>
      </w:r>
      <w:del w:id="451" w:author="成英 李" w:date="2025-08-04T12:31:00Z">
        <w:r w:rsidDel="00666D3D">
          <w:rPr>
            <w:color w:val="231F20"/>
            <w:spacing w:val="5"/>
            <w:w w:val="102"/>
            <w:sz w:val="20"/>
          </w:rPr>
          <w:delText>要</w:delText>
        </w:r>
      </w:del>
      <w:r>
        <w:rPr>
          <w:color w:val="231F20"/>
          <w:spacing w:val="5"/>
          <w:w w:val="102"/>
          <w:sz w:val="20"/>
        </w:rPr>
        <w:t>委任合</w:t>
      </w:r>
      <w:del w:id="452" w:author="成英 李" w:date="2025-08-04T12:32:00Z">
        <w:r w:rsidDel="00666D3D">
          <w:rPr>
            <w:color w:val="231F20"/>
            <w:spacing w:val="5"/>
            <w:w w:val="102"/>
            <w:sz w:val="20"/>
          </w:rPr>
          <w:delText>資</w:delText>
        </w:r>
      </w:del>
      <w:r>
        <w:rPr>
          <w:color w:val="231F20"/>
          <w:spacing w:val="5"/>
          <w:w w:val="102"/>
          <w:sz w:val="20"/>
        </w:rPr>
        <w:t>格的神職人員和信徒組成修復小組為</w:t>
      </w:r>
      <w:commentRangeStart w:id="453"/>
      <w:ins w:id="454" w:author="成英 李" w:date="2025-08-04T12:32:00Z">
        <w:r w:rsidR="00666D3D">
          <w:rPr>
            <w:rFonts w:hint="eastAsia"/>
            <w:color w:val="231F20"/>
            <w:spacing w:val="5"/>
            <w:w w:val="102"/>
            <w:sz w:val="20"/>
          </w:rPr>
          <w:t>傳道人</w:t>
        </w:r>
        <w:commentRangeEnd w:id="453"/>
        <w:r w:rsidR="00666D3D">
          <w:rPr>
            <w:rStyle w:val="a7"/>
          </w:rPr>
          <w:commentReference w:id="453"/>
        </w:r>
      </w:ins>
      <w:del w:id="455" w:author="成英 李" w:date="2025-08-04T12:32:00Z">
        <w:r w:rsidDel="00666D3D">
          <w:rPr>
            <w:color w:val="231F20"/>
            <w:spacing w:val="5"/>
            <w:w w:val="102"/>
            <w:sz w:val="20"/>
          </w:rPr>
          <w:delText>教牧</w:delText>
        </w:r>
      </w:del>
      <w:r>
        <w:rPr>
          <w:color w:val="231F20"/>
          <w:spacing w:val="5"/>
          <w:w w:val="102"/>
          <w:sz w:val="20"/>
        </w:rPr>
        <w:t>、配偶和家人、</w:t>
      </w:r>
      <w:r>
        <w:rPr>
          <w:color w:val="231F20"/>
          <w:spacing w:val="2"/>
          <w:w w:val="102"/>
          <w:sz w:val="20"/>
        </w:rPr>
        <w:t>教會和社區提供合時和以挽回為目的之回應。當有此等事故發生，地</w:t>
      </w:r>
      <w:r>
        <w:rPr>
          <w:color w:val="231F20"/>
          <w:spacing w:val="-6"/>
          <w:w w:val="102"/>
          <w:sz w:val="20"/>
        </w:rPr>
        <w:t>區監督需按地區指引儘快差派修復小組行動。</w:t>
      </w:r>
      <w:r>
        <w:rPr>
          <w:rFonts w:ascii="Noto Sans TC" w:eastAsia="Noto Sans TC"/>
          <w:color w:val="231F20"/>
          <w:w w:val="102"/>
          <w:sz w:val="20"/>
        </w:rPr>
        <w:t>（225.5，532.1）</w:t>
      </w:r>
    </w:p>
    <w:p w14:paraId="7C8C83DF" w14:textId="1913DBBF" w:rsidR="003345E9" w:rsidRDefault="007169A0">
      <w:pPr>
        <w:pStyle w:val="a5"/>
        <w:numPr>
          <w:ilvl w:val="1"/>
          <w:numId w:val="23"/>
        </w:numPr>
        <w:tabs>
          <w:tab w:val="left" w:pos="1244"/>
        </w:tabs>
        <w:spacing w:before="5" w:line="204" w:lineRule="auto"/>
        <w:ind w:right="117" w:firstLine="407"/>
        <w:rPr>
          <w:sz w:val="20"/>
        </w:rPr>
      </w:pPr>
      <w:r>
        <w:rPr>
          <w:color w:val="231F20"/>
          <w:sz w:val="20"/>
        </w:rPr>
        <w:t xml:space="preserve">地區監督應按 </w:t>
      </w:r>
      <w:r>
        <w:rPr>
          <w:rFonts w:ascii="Noto Sans TC" w:eastAsia="Noto Sans TC"/>
          <w:color w:val="231F20"/>
          <w:sz w:val="20"/>
        </w:rPr>
        <w:t xml:space="preserve">510.4 </w:t>
      </w:r>
      <w:r>
        <w:rPr>
          <w:color w:val="231F20"/>
          <w:sz w:val="20"/>
        </w:rPr>
        <w:t>條</w:t>
      </w:r>
      <w:ins w:id="456" w:author="成英 李" w:date="2025-08-04T12:41:00Z">
        <w:r w:rsidR="007D1EBB">
          <w:rPr>
            <w:rFonts w:ascii="宋体" w:eastAsia="宋体" w:hAnsi="宋体" w:cs="宋体" w:hint="eastAsia"/>
            <w:color w:val="231F20"/>
            <w:sz w:val="20"/>
          </w:rPr>
          <w:t>與</w:t>
        </w:r>
      </w:ins>
      <w:del w:id="457" w:author="成英 李" w:date="2025-08-04T12:41:00Z">
        <w:r w:rsidDel="007D1EBB">
          <w:rPr>
            <w:color w:val="231F20"/>
            <w:sz w:val="20"/>
          </w:rPr>
          <w:delText>為</w:delText>
        </w:r>
      </w:del>
      <w:r>
        <w:rPr>
          <w:color w:val="231F20"/>
          <w:sz w:val="20"/>
        </w:rPr>
        <w:t>終身佈道員</w:t>
      </w:r>
      <w:ins w:id="458" w:author="成英 李" w:date="2025-08-04T12:42:00Z">
        <w:r w:rsidR="007D1EBB">
          <w:rPr>
            <w:rFonts w:hint="eastAsia"/>
            <w:color w:val="231F20"/>
            <w:sz w:val="20"/>
          </w:rPr>
          <w:t>商討，為</w:t>
        </w:r>
        <w:r w:rsidR="007D1EBB">
          <w:rPr>
            <w:rFonts w:ascii="Cambria" w:hAnsi="Cambria" w:cs="Cambria" w:hint="eastAsia"/>
            <w:color w:val="231F20"/>
            <w:sz w:val="20"/>
          </w:rPr>
          <w:t>其</w:t>
        </w:r>
      </w:ins>
      <w:r>
        <w:rPr>
          <w:color w:val="231F20"/>
          <w:sz w:val="20"/>
        </w:rPr>
        <w:t>安排和進行自我評</w:t>
      </w:r>
      <w:commentRangeStart w:id="459"/>
      <w:ins w:id="460" w:author="成英 李" w:date="2025-08-04T12:41:00Z">
        <w:r w:rsidR="007D1EBB">
          <w:rPr>
            <w:rFonts w:hint="eastAsia"/>
            <w:color w:val="231F20"/>
            <w:sz w:val="20"/>
          </w:rPr>
          <w:t>估</w:t>
        </w:r>
        <w:commentRangeEnd w:id="459"/>
        <w:r w:rsidR="007D1EBB">
          <w:rPr>
            <w:rStyle w:val="a7"/>
          </w:rPr>
          <w:commentReference w:id="459"/>
        </w:r>
      </w:ins>
      <w:del w:id="461" w:author="成英 李" w:date="2025-08-04T12:41:00Z">
        <w:r w:rsidDel="007D1EBB">
          <w:rPr>
            <w:color w:val="231F20"/>
            <w:sz w:val="20"/>
          </w:rPr>
          <w:delText>核</w:delText>
        </w:r>
      </w:del>
      <w:r>
        <w:rPr>
          <w:color w:val="231F20"/>
          <w:spacing w:val="-4"/>
          <w:sz w:val="20"/>
        </w:rPr>
        <w:t>與回顧。</w:t>
      </w:r>
    </w:p>
    <w:p w14:paraId="35AC0D87" w14:textId="77777777" w:rsidR="003345E9" w:rsidRDefault="007169A0">
      <w:pPr>
        <w:pStyle w:val="a5"/>
        <w:numPr>
          <w:ilvl w:val="1"/>
          <w:numId w:val="23"/>
        </w:numPr>
        <w:tabs>
          <w:tab w:val="left" w:pos="1245"/>
        </w:tabs>
        <w:spacing w:before="3" w:line="204" w:lineRule="auto"/>
        <w:ind w:right="116" w:firstLine="408"/>
        <w:rPr>
          <w:sz w:val="20"/>
        </w:rPr>
      </w:pPr>
      <w:r>
        <w:rPr>
          <w:color w:val="231F20"/>
          <w:spacing w:val="-2"/>
          <w:sz w:val="20"/>
        </w:rPr>
        <w:t>與地區領導一同鼓勵每一間地方教會達到對總會、地區和教育機構的捐獻目標。</w:t>
      </w:r>
    </w:p>
    <w:p w14:paraId="248FD647" w14:textId="22C1BCFC" w:rsidR="003345E9" w:rsidRDefault="007169A0">
      <w:pPr>
        <w:pStyle w:val="a5"/>
        <w:numPr>
          <w:ilvl w:val="0"/>
          <w:numId w:val="25"/>
        </w:numPr>
        <w:tabs>
          <w:tab w:val="left" w:pos="1007"/>
        </w:tabs>
        <w:spacing w:before="2" w:line="204" w:lineRule="auto"/>
        <w:ind w:left="119" w:right="16" w:firstLine="408"/>
        <w:rPr>
          <w:rFonts w:ascii="Noto Sans TC" w:eastAsia="Noto Sans TC"/>
          <w:sz w:val="20"/>
        </w:rPr>
      </w:pPr>
      <w:r>
        <w:rPr>
          <w:color w:val="231F20"/>
          <w:spacing w:val="7"/>
          <w:w w:val="102"/>
          <w:sz w:val="20"/>
        </w:rPr>
        <w:t>在教會委員會之同意下，地區監督得</w:t>
      </w:r>
      <w:commentRangeStart w:id="462"/>
      <w:ins w:id="463" w:author="成英 李" w:date="2025-08-04T12:45:00Z">
        <w:r w:rsidR="007D1EBB">
          <w:rPr>
            <w:rFonts w:hint="eastAsia"/>
            <w:color w:val="231F20"/>
            <w:spacing w:val="7"/>
            <w:w w:val="102"/>
            <w:sz w:val="20"/>
          </w:rPr>
          <w:t>委任</w:t>
        </w:r>
        <w:commentRangeEnd w:id="462"/>
        <w:r w:rsidR="007D1EBB">
          <w:rPr>
            <w:rStyle w:val="a7"/>
          </w:rPr>
          <w:commentReference w:id="462"/>
        </w:r>
      </w:ins>
      <w:del w:id="464" w:author="成英 李" w:date="2025-08-04T12:45:00Z">
        <w:r w:rsidDel="007D1EBB">
          <w:rPr>
            <w:color w:val="231F20"/>
            <w:spacing w:val="7"/>
            <w:w w:val="102"/>
            <w:sz w:val="20"/>
          </w:rPr>
          <w:delText>指派</w:delText>
        </w:r>
      </w:del>
      <w:r>
        <w:rPr>
          <w:color w:val="231F20"/>
          <w:spacing w:val="7"/>
          <w:w w:val="102"/>
          <w:sz w:val="20"/>
        </w:rPr>
        <w:t>一位臨時牧者填</w:t>
      </w:r>
      <w:r>
        <w:rPr>
          <w:color w:val="231F20"/>
          <w:spacing w:val="2"/>
          <w:w w:val="102"/>
          <w:sz w:val="20"/>
        </w:rPr>
        <w:t>補座堂牧師之職缺，直到下一屆地區年議會為止。教會</w:t>
      </w:r>
      <w:ins w:id="465" w:author="成英 李" w:date="2025-08-04T12:47:00Z">
        <w:r w:rsidR="007D1EBB">
          <w:rPr>
            <w:rFonts w:hint="eastAsia"/>
            <w:color w:val="231F20"/>
            <w:spacing w:val="2"/>
            <w:w w:val="102"/>
            <w:sz w:val="20"/>
          </w:rPr>
          <w:t>委員會</w:t>
        </w:r>
      </w:ins>
      <w:r>
        <w:rPr>
          <w:color w:val="231F20"/>
          <w:spacing w:val="2"/>
          <w:w w:val="102"/>
          <w:sz w:val="20"/>
        </w:rPr>
        <w:t>和地方教會</w:t>
      </w:r>
      <w:del w:id="466" w:author="成英 李" w:date="2025-08-04T12:47:00Z">
        <w:r w:rsidDel="007D1EBB">
          <w:rPr>
            <w:color w:val="231F20"/>
            <w:spacing w:val="2"/>
            <w:w w:val="102"/>
            <w:sz w:val="20"/>
          </w:rPr>
          <w:delText>委</w:delText>
        </w:r>
        <w:r w:rsidDel="007D1EBB">
          <w:rPr>
            <w:color w:val="231F20"/>
            <w:spacing w:val="7"/>
            <w:w w:val="102"/>
            <w:sz w:val="20"/>
          </w:rPr>
          <w:delText>員會</w:delText>
        </w:r>
      </w:del>
      <w:r>
        <w:rPr>
          <w:color w:val="231F20"/>
          <w:spacing w:val="7"/>
          <w:w w:val="102"/>
          <w:sz w:val="20"/>
        </w:rPr>
        <w:t>不滿意該臨時牧者之工作時，地區監督有權予以解職</w:t>
      </w:r>
      <w:r>
        <w:rPr>
          <w:color w:val="231F20"/>
          <w:spacing w:val="-101"/>
          <w:w w:val="102"/>
          <w:sz w:val="20"/>
        </w:rPr>
        <w:t>。</w:t>
      </w:r>
      <w:r>
        <w:rPr>
          <w:rFonts w:ascii="Noto Sans TC" w:eastAsia="Noto Sans TC"/>
          <w:color w:val="231F20"/>
          <w:w w:val="102"/>
          <w:sz w:val="20"/>
        </w:rPr>
        <w:t>（139.5， 516，523.6）</w:t>
      </w:r>
    </w:p>
    <w:p w14:paraId="3D1C1A4A" w14:textId="743C80BA" w:rsidR="003345E9" w:rsidRDefault="007169A0">
      <w:pPr>
        <w:pStyle w:val="a5"/>
        <w:numPr>
          <w:ilvl w:val="1"/>
          <w:numId w:val="25"/>
        </w:numPr>
        <w:tabs>
          <w:tab w:val="left" w:pos="1192"/>
        </w:tabs>
        <w:spacing w:line="206" w:lineRule="auto"/>
        <w:ind w:left="119" w:right="16" w:firstLine="408"/>
        <w:rPr>
          <w:sz w:val="20"/>
        </w:rPr>
      </w:pPr>
      <w:r>
        <w:rPr>
          <w:color w:val="231F20"/>
          <w:spacing w:val="1"/>
          <w:w w:val="102"/>
          <w:sz w:val="20"/>
        </w:rPr>
        <w:t>地區監督在教會委員會及地區指導委員會之同意下可以</w:t>
      </w:r>
      <w:ins w:id="467" w:author="成英 李" w:date="2025-08-04T12:56:00Z">
        <w:r w:rsidR="006A6615">
          <w:rPr>
            <w:rFonts w:hint="eastAsia"/>
            <w:color w:val="231F20"/>
            <w:spacing w:val="2"/>
            <w:w w:val="102"/>
            <w:sz w:val="20"/>
          </w:rPr>
          <w:t>委任</w:t>
        </w:r>
      </w:ins>
      <w:del w:id="468" w:author="成英 李" w:date="2025-08-04T12:56:00Z">
        <w:r w:rsidDel="006A6615">
          <w:rPr>
            <w:color w:val="231F20"/>
            <w:spacing w:val="1"/>
            <w:w w:val="102"/>
            <w:sz w:val="20"/>
          </w:rPr>
          <w:delText>指</w:delText>
        </w:r>
        <w:r w:rsidDel="006A6615">
          <w:rPr>
            <w:color w:val="231F20"/>
            <w:spacing w:val="2"/>
            <w:w w:val="102"/>
            <w:sz w:val="20"/>
          </w:rPr>
          <w:delText>派</w:delText>
        </w:r>
      </w:del>
      <w:r>
        <w:rPr>
          <w:color w:val="231F20"/>
          <w:spacing w:val="2"/>
          <w:w w:val="102"/>
          <w:sz w:val="20"/>
        </w:rPr>
        <w:t>一暫代牧師以替代座堂牧師之職責，直到聘請正式之座堂牧師。地</w:t>
      </w:r>
      <w:r>
        <w:rPr>
          <w:color w:val="231F20"/>
          <w:spacing w:val="-13"/>
          <w:w w:val="102"/>
          <w:sz w:val="20"/>
        </w:rPr>
        <w:t>區監督</w:t>
      </w:r>
      <w:del w:id="469" w:author="成英 李" w:date="2025-08-04T12:57:00Z">
        <w:r w:rsidDel="006A6615">
          <w:rPr>
            <w:color w:val="231F20"/>
            <w:spacing w:val="-13"/>
            <w:w w:val="102"/>
            <w:sz w:val="20"/>
          </w:rPr>
          <w:delText>經</w:delText>
        </w:r>
      </w:del>
      <w:r>
        <w:rPr>
          <w:color w:val="231F20"/>
          <w:spacing w:val="-13"/>
          <w:w w:val="102"/>
          <w:sz w:val="20"/>
        </w:rPr>
        <w:t>與教會委員會協商後，若認為必要，可延暫代牧師之服事期限</w:t>
      </w:r>
      <w:ins w:id="470" w:author="成英 李" w:date="2025-08-04T12:57:00Z">
        <w:r w:rsidR="006A6615">
          <w:rPr>
            <w:rFonts w:hint="eastAsia"/>
            <w:color w:val="231F20"/>
            <w:spacing w:val="-13"/>
            <w:w w:val="102"/>
            <w:sz w:val="20"/>
          </w:rPr>
          <w:t>，</w:t>
        </w:r>
      </w:ins>
      <w:del w:id="471" w:author="成英 李" w:date="2025-08-04T12:57:00Z">
        <w:r w:rsidDel="006A6615">
          <w:rPr>
            <w:color w:val="231F20"/>
            <w:spacing w:val="-13"/>
            <w:w w:val="102"/>
            <w:sz w:val="20"/>
          </w:rPr>
          <w:delText>。</w:delText>
        </w:r>
      </w:del>
      <w:r>
        <w:rPr>
          <w:color w:val="231F20"/>
          <w:spacing w:val="3"/>
          <w:w w:val="102"/>
          <w:sz w:val="20"/>
        </w:rPr>
        <w:t>並授權暫代牧師執行座堂牧師之所有職權。若暫代牧師</w:t>
      </w:r>
      <w:ins w:id="472" w:author="成英 李" w:date="2025-08-04T13:00:00Z">
        <w:r w:rsidR="006A6615">
          <w:rPr>
            <w:rFonts w:hint="eastAsia"/>
            <w:color w:val="231F20"/>
            <w:spacing w:val="3"/>
            <w:w w:val="102"/>
            <w:sz w:val="20"/>
          </w:rPr>
          <w:t>的</w:t>
        </w:r>
      </w:ins>
      <w:ins w:id="473" w:author="成英 李" w:date="2025-08-04T13:01:00Z">
        <w:r w:rsidR="006A6615">
          <w:rPr>
            <w:rFonts w:hint="eastAsia"/>
            <w:color w:val="231F20"/>
            <w:spacing w:val="3"/>
            <w:w w:val="102"/>
            <w:sz w:val="20"/>
          </w:rPr>
          <w:t>會籍</w:t>
        </w:r>
      </w:ins>
      <w:r>
        <w:rPr>
          <w:color w:val="231F20"/>
          <w:spacing w:val="3"/>
          <w:w w:val="102"/>
          <w:sz w:val="20"/>
        </w:rPr>
        <w:t>屬於該派令地</w:t>
      </w:r>
      <w:r>
        <w:rPr>
          <w:color w:val="231F20"/>
          <w:w w:val="102"/>
          <w:sz w:val="20"/>
        </w:rPr>
        <w:t>區，該牧</w:t>
      </w:r>
      <w:ins w:id="474" w:author="成英 李" w:date="2025-08-04T13:01:00Z">
        <w:r w:rsidR="006A6615">
          <w:rPr>
            <w:rFonts w:hint="eastAsia"/>
            <w:color w:val="231F20"/>
            <w:w w:val="102"/>
            <w:sz w:val="20"/>
          </w:rPr>
          <w:t>師</w:t>
        </w:r>
      </w:ins>
      <w:del w:id="475" w:author="成英 李" w:date="2025-08-04T13:01:00Z">
        <w:r w:rsidDel="006A6615">
          <w:rPr>
            <w:color w:val="231F20"/>
            <w:w w:val="102"/>
            <w:sz w:val="20"/>
          </w:rPr>
          <w:delText>者</w:delText>
        </w:r>
      </w:del>
      <w:r>
        <w:rPr>
          <w:color w:val="231F20"/>
          <w:w w:val="102"/>
          <w:sz w:val="20"/>
        </w:rPr>
        <w:t>同時也應為地區年議會之代表。</w:t>
      </w:r>
    </w:p>
    <w:p w14:paraId="7A296112" w14:textId="44E40CA5" w:rsidR="003345E9" w:rsidRDefault="007169A0">
      <w:pPr>
        <w:pStyle w:val="a3"/>
        <w:spacing w:line="204" w:lineRule="auto"/>
        <w:ind w:left="119" w:right="15" w:firstLine="408"/>
        <w:rPr>
          <w:rFonts w:ascii="Noto Sans TC" w:eastAsia="Noto Sans TC"/>
        </w:rPr>
      </w:pPr>
      <w:r>
        <w:rPr>
          <w:color w:val="231F20"/>
          <w:spacing w:val="4"/>
          <w:w w:val="102"/>
        </w:rPr>
        <w:t>在任何情況下，</w:t>
      </w:r>
      <w:ins w:id="476" w:author="成英 李" w:date="2025-08-04T13:02:00Z">
        <w:r w:rsidR="006A6615">
          <w:rPr>
            <w:rFonts w:hint="eastAsia"/>
            <w:color w:val="231F20"/>
            <w:spacing w:val="4"/>
            <w:w w:val="102"/>
          </w:rPr>
          <w:t>受委派的</w:t>
        </w:r>
      </w:ins>
      <w:r>
        <w:rPr>
          <w:color w:val="231F20"/>
          <w:spacing w:val="4"/>
          <w:w w:val="102"/>
        </w:rPr>
        <w:t>暫代牧師</w:t>
      </w:r>
      <w:ins w:id="477" w:author="成英 李" w:date="2025-08-04T13:03:00Z">
        <w:r w:rsidR="006A6615">
          <w:rPr>
            <w:rFonts w:hint="eastAsia"/>
            <w:color w:val="231F20"/>
            <w:spacing w:val="4"/>
            <w:w w:val="102"/>
          </w:rPr>
          <w:t>都應</w:t>
        </w:r>
      </w:ins>
      <w:ins w:id="478" w:author="成英 李" w:date="2025-08-04T13:04:00Z">
        <w:r w:rsidR="006A6615">
          <w:rPr>
            <w:rFonts w:hint="eastAsia"/>
            <w:color w:val="231F20"/>
            <w:spacing w:val="4"/>
            <w:w w:val="102"/>
          </w:rPr>
          <w:t>服從於</w:t>
        </w:r>
      </w:ins>
      <w:del w:id="479" w:author="成英 李" w:date="2025-08-04T13:03:00Z">
        <w:r w:rsidDel="006A6615">
          <w:rPr>
            <w:color w:val="231F20"/>
            <w:spacing w:val="4"/>
            <w:w w:val="102"/>
          </w:rPr>
          <w:delText>皆由</w:delText>
        </w:r>
      </w:del>
      <w:r>
        <w:rPr>
          <w:color w:val="231F20"/>
          <w:spacing w:val="4"/>
          <w:w w:val="102"/>
        </w:rPr>
        <w:t>地區監督及地區指導委員會</w:t>
      </w:r>
      <w:del w:id="480" w:author="成英 李" w:date="2025-08-04T13:04:00Z">
        <w:r w:rsidDel="006A6615">
          <w:rPr>
            <w:color w:val="231F20"/>
            <w:spacing w:val="4"/>
            <w:w w:val="102"/>
          </w:rPr>
          <w:delText>指派</w:delText>
        </w:r>
      </w:del>
      <w:ins w:id="481" w:author="成英 李" w:date="2025-08-04T13:04:00Z">
        <w:r w:rsidR="006A6615">
          <w:rPr>
            <w:rFonts w:hint="eastAsia"/>
            <w:color w:val="231F20"/>
            <w:spacing w:val="4"/>
            <w:w w:val="102"/>
          </w:rPr>
          <w:t>。</w:t>
        </w:r>
      </w:ins>
      <w:del w:id="482" w:author="成英 李" w:date="2025-08-04T13:04:00Z">
        <w:r w:rsidDel="006A6615">
          <w:rPr>
            <w:color w:val="231F20"/>
            <w:spacing w:val="4"/>
            <w:w w:val="102"/>
          </w:rPr>
          <w:delText>，</w:delText>
        </w:r>
      </w:del>
      <w:r>
        <w:rPr>
          <w:color w:val="231F20"/>
          <w:spacing w:val="4"/>
          <w:w w:val="102"/>
        </w:rPr>
        <w:t>地區監督與教會委員會</w:t>
      </w:r>
      <w:del w:id="483" w:author="成英 李" w:date="2025-08-04T13:04:00Z">
        <w:r w:rsidDel="006A6615">
          <w:rPr>
            <w:color w:val="231F20"/>
            <w:spacing w:val="4"/>
            <w:w w:val="102"/>
          </w:rPr>
          <w:delText>之</w:delText>
        </w:r>
      </w:del>
      <w:r>
        <w:rPr>
          <w:color w:val="231F20"/>
          <w:spacing w:val="4"/>
          <w:w w:val="102"/>
        </w:rPr>
        <w:t>商討</w:t>
      </w:r>
      <w:ins w:id="484" w:author="成英 李" w:date="2025-08-04T13:04:00Z">
        <w:r w:rsidR="006A6615">
          <w:rPr>
            <w:rFonts w:hint="eastAsia"/>
            <w:color w:val="231F20"/>
            <w:spacing w:val="4"/>
            <w:w w:val="102"/>
          </w:rPr>
          <w:t>後</w:t>
        </w:r>
      </w:ins>
      <w:del w:id="485" w:author="成英 李" w:date="2025-08-04T13:04:00Z">
        <w:r w:rsidDel="006A6615">
          <w:rPr>
            <w:color w:val="231F20"/>
            <w:spacing w:val="4"/>
            <w:w w:val="102"/>
          </w:rPr>
          <w:delText>下</w:delText>
        </w:r>
      </w:del>
      <w:r>
        <w:rPr>
          <w:color w:val="231F20"/>
          <w:spacing w:val="4"/>
          <w:w w:val="102"/>
        </w:rPr>
        <w:t>也可解除暫代牧師之職任</w:t>
      </w:r>
      <w:r>
        <w:rPr>
          <w:color w:val="231F20"/>
          <w:spacing w:val="-102"/>
          <w:w w:val="102"/>
        </w:rPr>
        <w:t>。</w:t>
      </w:r>
      <w:r>
        <w:rPr>
          <w:rFonts w:ascii="Noto Sans TC" w:eastAsia="Noto Sans TC"/>
          <w:color w:val="231F20"/>
          <w:w w:val="102"/>
        </w:rPr>
        <w:t>（518）</w:t>
      </w:r>
    </w:p>
    <w:p w14:paraId="207DE7BA" w14:textId="59AC20C9" w:rsidR="003345E9" w:rsidRDefault="007169A0">
      <w:pPr>
        <w:pStyle w:val="a5"/>
        <w:numPr>
          <w:ilvl w:val="0"/>
          <w:numId w:val="25"/>
        </w:numPr>
        <w:tabs>
          <w:tab w:val="left" w:pos="1005"/>
        </w:tabs>
        <w:spacing w:line="204" w:lineRule="auto"/>
        <w:ind w:left="119" w:right="116" w:firstLine="408"/>
        <w:jc w:val="both"/>
        <w:rPr>
          <w:rFonts w:ascii="Noto Sans TC" w:eastAsia="Noto Sans TC"/>
          <w:sz w:val="20"/>
        </w:rPr>
      </w:pPr>
      <w:r>
        <w:rPr>
          <w:color w:val="231F20"/>
          <w:w w:val="102"/>
          <w:sz w:val="20"/>
        </w:rPr>
        <w:t>當地方教會的座堂牧師或臨時牧者出缺時，地區監督</w:t>
      </w:r>
      <w:ins w:id="486" w:author="成英 李" w:date="2025-08-04T13:10:00Z">
        <w:r w:rsidR="004571CB">
          <w:rPr>
            <w:rFonts w:hint="eastAsia"/>
            <w:color w:val="231F20"/>
            <w:w w:val="102"/>
            <w:sz w:val="20"/>
          </w:rPr>
          <w:t>有權</w:t>
        </w:r>
      </w:ins>
      <w:del w:id="487" w:author="成英 李" w:date="2025-08-04T13:10:00Z">
        <w:r w:rsidDel="004571CB">
          <w:rPr>
            <w:color w:val="231F20"/>
            <w:w w:val="102"/>
            <w:sz w:val="20"/>
          </w:rPr>
          <w:delText>被授權</w:delText>
        </w:r>
      </w:del>
      <w:r>
        <w:rPr>
          <w:color w:val="231F20"/>
          <w:spacing w:val="-5"/>
          <w:w w:val="102"/>
          <w:sz w:val="20"/>
        </w:rPr>
        <w:t>在其地區範圍內為一地方教會行使</w:t>
      </w:r>
      <w:del w:id="488" w:author="成英 李" w:date="2025-08-04T13:11:00Z">
        <w:r w:rsidDel="004571CB">
          <w:rPr>
            <w:color w:val="231F20"/>
            <w:spacing w:val="-5"/>
            <w:w w:val="102"/>
            <w:sz w:val="20"/>
          </w:rPr>
          <w:delText>一切</w:delText>
        </w:r>
      </w:del>
      <w:r>
        <w:rPr>
          <w:color w:val="231F20"/>
          <w:spacing w:val="-5"/>
          <w:w w:val="102"/>
          <w:sz w:val="20"/>
        </w:rPr>
        <w:t>座堂牧師的</w:t>
      </w:r>
      <w:ins w:id="489" w:author="成英 李" w:date="2025-08-04T13:11:00Z">
        <w:r w:rsidR="004571CB">
          <w:rPr>
            <w:rFonts w:hint="eastAsia"/>
            <w:color w:val="231F20"/>
            <w:spacing w:val="-5"/>
            <w:w w:val="102"/>
            <w:sz w:val="20"/>
          </w:rPr>
          <w:t>一切</w:t>
        </w:r>
      </w:ins>
      <w:r>
        <w:rPr>
          <w:color w:val="231F20"/>
          <w:spacing w:val="-5"/>
          <w:w w:val="102"/>
          <w:sz w:val="20"/>
        </w:rPr>
        <w:t>功能。</w:t>
      </w:r>
      <w:r>
        <w:rPr>
          <w:rFonts w:ascii="Noto Sans TC" w:eastAsia="Noto Sans TC"/>
          <w:color w:val="231F20"/>
          <w:w w:val="102"/>
          <w:sz w:val="20"/>
        </w:rPr>
        <w:t>（514）</w:t>
      </w:r>
    </w:p>
    <w:p w14:paraId="192F8B89" w14:textId="3B41C4AB" w:rsidR="003345E9" w:rsidRDefault="007169A0">
      <w:pPr>
        <w:pStyle w:val="a5"/>
        <w:numPr>
          <w:ilvl w:val="1"/>
          <w:numId w:val="25"/>
        </w:numPr>
        <w:tabs>
          <w:tab w:val="left" w:pos="1192"/>
        </w:tabs>
        <w:spacing w:line="204" w:lineRule="auto"/>
        <w:ind w:left="120" w:right="115" w:firstLine="407"/>
        <w:jc w:val="both"/>
        <w:rPr>
          <w:rFonts w:ascii="Noto Sans TC" w:eastAsia="Noto Sans TC"/>
          <w:sz w:val="20"/>
        </w:rPr>
      </w:pPr>
      <w:r>
        <w:rPr>
          <w:color w:val="231F20"/>
          <w:spacing w:val="1"/>
          <w:w w:val="102"/>
          <w:sz w:val="20"/>
        </w:rPr>
        <w:t>地區監督可擔任地方教會年議會或特別會議之主席，或</w:t>
      </w:r>
      <w:del w:id="490" w:author="成英 李" w:date="2025-08-04T13:11:00Z">
        <w:r w:rsidDel="004571CB">
          <w:rPr>
            <w:rFonts w:hint="eastAsia"/>
            <w:color w:val="231F20"/>
            <w:spacing w:val="1"/>
            <w:w w:val="102"/>
            <w:sz w:val="20"/>
          </w:rPr>
          <w:delText>委</w:delText>
        </w:r>
        <w:r w:rsidDel="004571CB">
          <w:rPr>
            <w:rFonts w:hint="eastAsia"/>
            <w:color w:val="231F20"/>
            <w:spacing w:val="-12"/>
            <w:w w:val="102"/>
            <w:sz w:val="20"/>
          </w:rPr>
          <w:delText>派</w:delText>
        </w:r>
      </w:del>
      <w:ins w:id="491" w:author="成英 李" w:date="2025-08-04T13:12:00Z">
        <w:r w:rsidR="004571CB">
          <w:rPr>
            <w:rFonts w:hint="eastAsia"/>
            <w:color w:val="231F20"/>
            <w:spacing w:val="1"/>
            <w:w w:val="102"/>
            <w:sz w:val="20"/>
          </w:rPr>
          <w:t>委任</w:t>
        </w:r>
      </w:ins>
      <w:r>
        <w:rPr>
          <w:color w:val="231F20"/>
          <w:spacing w:val="-12"/>
          <w:w w:val="102"/>
          <w:sz w:val="20"/>
        </w:rPr>
        <w:t>一人代理該職務。</w:t>
      </w:r>
      <w:r>
        <w:rPr>
          <w:rFonts w:ascii="Noto Sans TC" w:eastAsia="Noto Sans TC"/>
          <w:color w:val="231F20"/>
          <w:w w:val="102"/>
          <w:sz w:val="20"/>
        </w:rPr>
        <w:t>（115.5）</w:t>
      </w:r>
    </w:p>
    <w:p w14:paraId="5008CCC0" w14:textId="5532EC03" w:rsidR="003345E9" w:rsidRDefault="007169A0">
      <w:pPr>
        <w:pStyle w:val="a5"/>
        <w:numPr>
          <w:ilvl w:val="0"/>
          <w:numId w:val="25"/>
        </w:numPr>
        <w:tabs>
          <w:tab w:val="left" w:pos="1006"/>
        </w:tabs>
        <w:spacing w:line="204" w:lineRule="auto"/>
        <w:ind w:left="120" w:right="111" w:firstLine="408"/>
        <w:jc w:val="both"/>
        <w:rPr>
          <w:rFonts w:ascii="Noto Sans TC" w:eastAsia="Noto Sans TC"/>
          <w:sz w:val="20"/>
        </w:rPr>
      </w:pPr>
      <w:r>
        <w:rPr>
          <w:color w:val="231F20"/>
          <w:w w:val="102"/>
          <w:sz w:val="20"/>
        </w:rPr>
        <w:t>主管區總監督因故不克出席地區年議會，也未</w:t>
      </w:r>
      <w:ins w:id="492" w:author="成英 李" w:date="2025-08-04T15:25:00Z">
        <w:r w:rsidR="009C2C87">
          <w:rPr>
            <w:rFonts w:hint="eastAsia"/>
            <w:color w:val="231F20"/>
            <w:w w:val="102"/>
            <w:sz w:val="20"/>
          </w:rPr>
          <w:t>委任</w:t>
        </w:r>
      </w:ins>
      <w:del w:id="493" w:author="成英 李" w:date="2025-08-04T15:25:00Z">
        <w:r w:rsidDel="009C2C87">
          <w:rPr>
            <w:color w:val="231F20"/>
            <w:w w:val="102"/>
            <w:sz w:val="20"/>
          </w:rPr>
          <w:delText>指派</w:delText>
        </w:r>
      </w:del>
      <w:r>
        <w:rPr>
          <w:color w:val="231F20"/>
          <w:w w:val="102"/>
          <w:sz w:val="20"/>
        </w:rPr>
        <w:t>一位代表</w:t>
      </w:r>
      <w:del w:id="494" w:author="成英 李" w:date="2025-08-04T15:26:00Z">
        <w:r w:rsidDel="009C2C87">
          <w:rPr>
            <w:color w:val="231F20"/>
            <w:spacing w:val="1"/>
            <w:w w:val="102"/>
            <w:sz w:val="20"/>
          </w:rPr>
          <w:delText>前</w:delText>
        </w:r>
      </w:del>
      <w:del w:id="495" w:author="成英 李" w:date="2025-08-04T15:25:00Z">
        <w:r w:rsidDel="009C2C87">
          <w:rPr>
            <w:rFonts w:hint="eastAsia"/>
            <w:color w:val="231F20"/>
            <w:spacing w:val="1"/>
            <w:w w:val="102"/>
            <w:sz w:val="20"/>
          </w:rPr>
          <w:delText>來主持</w:delText>
        </w:r>
      </w:del>
      <w:ins w:id="496" w:author="成英 李" w:date="2025-08-04T15:25:00Z">
        <w:r w:rsidR="009C2C87">
          <w:rPr>
            <w:rFonts w:hint="eastAsia"/>
            <w:color w:val="231F20"/>
            <w:spacing w:val="1"/>
            <w:w w:val="102"/>
            <w:sz w:val="20"/>
          </w:rPr>
          <w:t>代其出席</w:t>
        </w:r>
      </w:ins>
      <w:r>
        <w:rPr>
          <w:color w:val="231F20"/>
          <w:spacing w:val="1"/>
          <w:w w:val="102"/>
          <w:sz w:val="20"/>
        </w:rPr>
        <w:t>議會時，地區監督應負責該地區年議會，並擔任主席，直至</w:t>
      </w:r>
      <w:r>
        <w:rPr>
          <w:color w:val="231F20"/>
          <w:spacing w:val="-9"/>
          <w:w w:val="102"/>
          <w:sz w:val="20"/>
        </w:rPr>
        <w:t>地區年議會另有安排為止。</w:t>
      </w:r>
      <w:r>
        <w:rPr>
          <w:rFonts w:ascii="Noto Sans TC" w:eastAsia="Noto Sans TC"/>
          <w:color w:val="231F20"/>
          <w:w w:val="102"/>
          <w:sz w:val="20"/>
        </w:rPr>
        <w:t>（307.5）</w:t>
      </w:r>
    </w:p>
    <w:p w14:paraId="7CA3D49D" w14:textId="77777777" w:rsidR="003345E9" w:rsidRDefault="003345E9">
      <w:pPr>
        <w:pStyle w:val="a5"/>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34207655"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C6878EA" w14:textId="77777777" w:rsidR="003345E9" w:rsidRDefault="007169A0">
      <w:pPr>
        <w:pStyle w:val="a5"/>
        <w:numPr>
          <w:ilvl w:val="0"/>
          <w:numId w:val="25"/>
        </w:numPr>
        <w:tabs>
          <w:tab w:val="left" w:pos="1005"/>
        </w:tabs>
        <w:spacing w:before="199" w:line="349" w:lineRule="exact"/>
        <w:ind w:left="1005" w:hanging="477"/>
        <w:rPr>
          <w:sz w:val="20"/>
        </w:rPr>
      </w:pPr>
      <w:r>
        <w:rPr>
          <w:color w:val="231F20"/>
          <w:spacing w:val="2"/>
          <w:sz w:val="20"/>
        </w:rPr>
        <w:t>地區監督可填補下列委員會的空缺 :</w:t>
      </w:r>
    </w:p>
    <w:p w14:paraId="2EF38146" w14:textId="18A0B5F5" w:rsidR="003345E9" w:rsidRDefault="007169A0">
      <w:pPr>
        <w:pStyle w:val="a3"/>
        <w:tabs>
          <w:tab w:val="left" w:pos="1019"/>
        </w:tabs>
        <w:spacing w:line="320" w:lineRule="exact"/>
        <w:ind w:left="612"/>
      </w:pPr>
      <w:r>
        <w:rPr>
          <w:color w:val="231F20"/>
          <w:spacing w:val="-10"/>
        </w:rPr>
        <w:t>➀</w:t>
      </w:r>
      <w:r>
        <w:rPr>
          <w:color w:val="231F20"/>
        </w:rPr>
        <w:tab/>
      </w:r>
      <w:r>
        <w:rPr>
          <w:color w:val="231F20"/>
          <w:spacing w:val="2"/>
        </w:rPr>
        <w:t>地區財務稽查委員會</w:t>
      </w:r>
      <w:del w:id="497" w:author="成英 李" w:date="2025-08-04T15:28:00Z">
        <w:r w:rsidDel="00870D2C">
          <w:rPr>
            <w:color w:val="231F20"/>
            <w:spacing w:val="2"/>
          </w:rPr>
          <w:delText xml:space="preserve">委員會 </w:delText>
        </w:r>
      </w:del>
      <w:r>
        <w:rPr>
          <w:color w:val="231F20"/>
          <w:spacing w:val="2"/>
        </w:rPr>
        <w:t>;</w:t>
      </w:r>
    </w:p>
    <w:p w14:paraId="4EB33338" w14:textId="21E86E37" w:rsidR="003345E9" w:rsidRDefault="007169A0">
      <w:pPr>
        <w:pStyle w:val="a3"/>
        <w:tabs>
          <w:tab w:val="left" w:pos="1019"/>
        </w:tabs>
        <w:spacing w:before="9" w:line="206" w:lineRule="auto"/>
        <w:ind w:left="1020" w:right="118" w:hanging="408"/>
      </w:pPr>
      <w:r>
        <w:rPr>
          <w:color w:val="231F20"/>
          <w:spacing w:val="-10"/>
        </w:rPr>
        <w:t>➁</w:t>
      </w:r>
      <w:r>
        <w:rPr>
          <w:color w:val="231F20"/>
        </w:rPr>
        <w:tab/>
      </w:r>
      <w:commentRangeStart w:id="498"/>
      <w:r>
        <w:rPr>
          <w:color w:val="231F20"/>
          <w:spacing w:val="-2"/>
        </w:rPr>
        <w:t>地區教牧</w:t>
      </w:r>
      <w:ins w:id="499" w:author="成英 李" w:date="2025-08-04T15:29:00Z">
        <w:r w:rsidR="00870D2C">
          <w:rPr>
            <w:rFonts w:hint="eastAsia"/>
            <w:color w:val="231F20"/>
            <w:spacing w:val="-2"/>
          </w:rPr>
          <w:t>資格審查</w:t>
        </w:r>
      </w:ins>
      <w:del w:id="500" w:author="成英 李" w:date="2025-08-04T15:29:00Z">
        <w:r w:rsidDel="00870D2C">
          <w:rPr>
            <w:color w:val="231F20"/>
            <w:spacing w:val="-2"/>
          </w:rPr>
          <w:delText>事工</w:delText>
        </w:r>
      </w:del>
      <w:r>
        <w:rPr>
          <w:color w:val="231F20"/>
          <w:spacing w:val="-2"/>
        </w:rPr>
        <w:t>委員會</w:t>
      </w:r>
      <w:ins w:id="501" w:author="成英 李" w:date="2025-08-04T15:30:00Z">
        <w:r w:rsidR="00870D2C">
          <w:rPr>
            <w:rFonts w:hint="eastAsia"/>
            <w:color w:val="231F20"/>
            <w:spacing w:val="-2"/>
          </w:rPr>
          <w:t>和</w:t>
        </w:r>
        <w:r w:rsidR="00870D2C">
          <w:rPr>
            <w:color w:val="231F20"/>
            <w:spacing w:val="-2"/>
          </w:rPr>
          <w:t>地區教牧進修委員會</w:t>
        </w:r>
      </w:ins>
      <w:r>
        <w:rPr>
          <w:color w:val="231F20"/>
          <w:spacing w:val="-2"/>
        </w:rPr>
        <w:t>（或地區教牧</w:t>
      </w:r>
      <w:del w:id="502" w:author="成英 李" w:date="2025-08-04T15:31:00Z">
        <w:r w:rsidDel="00870D2C">
          <w:rPr>
            <w:rFonts w:hint="eastAsia"/>
            <w:color w:val="231F20"/>
            <w:spacing w:val="-2"/>
          </w:rPr>
          <w:delText>資格審查</w:delText>
        </w:r>
      </w:del>
      <w:ins w:id="503" w:author="成英 李" w:date="2025-08-04T15:31:00Z">
        <w:r w:rsidR="00870D2C">
          <w:rPr>
            <w:rFonts w:hint="eastAsia"/>
            <w:color w:val="231F20"/>
            <w:spacing w:val="-2"/>
          </w:rPr>
          <w:t>事工</w:t>
        </w:r>
      </w:ins>
      <w:r>
        <w:rPr>
          <w:color w:val="231F20"/>
          <w:spacing w:val="-2"/>
        </w:rPr>
        <w:t>委員會</w:t>
      </w:r>
      <w:commentRangeEnd w:id="498"/>
      <w:r w:rsidR="00870D2C">
        <w:rPr>
          <w:rStyle w:val="a7"/>
        </w:rPr>
        <w:commentReference w:id="498"/>
      </w:r>
      <w:del w:id="504" w:author="成英 李" w:date="2025-08-04T15:31:00Z">
        <w:r w:rsidDel="00870D2C">
          <w:rPr>
            <w:color w:val="231F20"/>
            <w:spacing w:val="-2"/>
          </w:rPr>
          <w:delText>和地區教牧進修委員會</w:delText>
        </w:r>
      </w:del>
      <w:r>
        <w:rPr>
          <w:color w:val="231F20"/>
          <w:spacing w:val="-2"/>
        </w:rPr>
        <w:t>）</w:t>
      </w:r>
    </w:p>
    <w:p w14:paraId="4BC0CE8C" w14:textId="77777777" w:rsidR="003345E9" w:rsidRDefault="007169A0">
      <w:pPr>
        <w:pStyle w:val="a3"/>
        <w:tabs>
          <w:tab w:val="left" w:pos="1019"/>
        </w:tabs>
        <w:spacing w:line="308" w:lineRule="exact"/>
        <w:ind w:left="612"/>
      </w:pPr>
      <w:r>
        <w:rPr>
          <w:color w:val="231F20"/>
          <w:spacing w:val="-10"/>
        </w:rPr>
        <w:t>➂</w:t>
      </w:r>
      <w:r>
        <w:rPr>
          <w:color w:val="231F20"/>
        </w:rPr>
        <w:tab/>
      </w:r>
      <w:r>
        <w:rPr>
          <w:color w:val="231F20"/>
          <w:spacing w:val="2"/>
        </w:rPr>
        <w:t>地區傳道委員會或地區佈道總幹事 ;</w:t>
      </w:r>
    </w:p>
    <w:p w14:paraId="3EC0BD95" w14:textId="77777777" w:rsidR="003345E9" w:rsidRDefault="007169A0">
      <w:pPr>
        <w:pStyle w:val="a3"/>
        <w:tabs>
          <w:tab w:val="left" w:pos="1019"/>
        </w:tabs>
        <w:spacing w:line="320" w:lineRule="exact"/>
        <w:ind w:left="612"/>
      </w:pPr>
      <w:r>
        <w:rPr>
          <w:color w:val="231F20"/>
          <w:spacing w:val="-10"/>
        </w:rPr>
        <w:t>➃</w:t>
      </w:r>
      <w:r>
        <w:rPr>
          <w:color w:val="231F20"/>
        </w:rPr>
        <w:tab/>
      </w:r>
      <w:r>
        <w:rPr>
          <w:color w:val="231F20"/>
          <w:spacing w:val="1"/>
        </w:rPr>
        <w:t>地區教會產業委員會 ;</w:t>
      </w:r>
    </w:p>
    <w:p w14:paraId="0335C61D" w14:textId="1F756492" w:rsidR="003345E9" w:rsidRDefault="007169A0">
      <w:pPr>
        <w:pStyle w:val="a3"/>
        <w:tabs>
          <w:tab w:val="left" w:pos="1019"/>
        </w:tabs>
        <w:spacing w:line="320" w:lineRule="exact"/>
        <w:ind w:left="612"/>
      </w:pPr>
      <w:r>
        <w:rPr>
          <w:color w:val="231F20"/>
          <w:spacing w:val="-10"/>
        </w:rPr>
        <w:t>➄</w:t>
      </w:r>
      <w:r>
        <w:rPr>
          <w:color w:val="231F20"/>
        </w:rPr>
        <w:tab/>
      </w:r>
      <w:r>
        <w:rPr>
          <w:color w:val="231F20"/>
          <w:spacing w:val="2"/>
        </w:rPr>
        <w:t>地區</w:t>
      </w:r>
      <w:commentRangeStart w:id="505"/>
      <w:del w:id="506" w:author="成英 李" w:date="2025-08-04T15:35:00Z">
        <w:r w:rsidDel="00870D2C">
          <w:rPr>
            <w:rFonts w:hint="eastAsia"/>
            <w:color w:val="231F20"/>
            <w:spacing w:val="2"/>
          </w:rPr>
          <w:delText>國際</w:delText>
        </w:r>
      </w:del>
      <w:ins w:id="507" w:author="成英 李" w:date="2025-08-04T15:35:00Z">
        <w:r w:rsidR="00870D2C">
          <w:rPr>
            <w:rFonts w:hint="eastAsia"/>
            <w:color w:val="231F20"/>
            <w:spacing w:val="2"/>
          </w:rPr>
          <w:t>宣聖會</w:t>
        </w:r>
      </w:ins>
      <w:r>
        <w:rPr>
          <w:color w:val="231F20"/>
          <w:spacing w:val="2"/>
        </w:rPr>
        <w:t>門</w:t>
      </w:r>
      <w:ins w:id="508" w:author="成英 李" w:date="2025-08-04T15:35:00Z">
        <w:r w:rsidR="00870D2C">
          <w:rPr>
            <w:rFonts w:hint="eastAsia"/>
            <w:color w:val="231F20"/>
            <w:spacing w:val="2"/>
          </w:rPr>
          <w:t>徒</w:t>
        </w:r>
      </w:ins>
      <w:r>
        <w:rPr>
          <w:color w:val="231F20"/>
          <w:spacing w:val="2"/>
        </w:rPr>
        <w:t>訓</w:t>
      </w:r>
      <w:ins w:id="509" w:author="成英 李" w:date="2025-08-04T15:35:00Z">
        <w:r w:rsidR="00870D2C">
          <w:rPr>
            <w:rFonts w:hint="eastAsia"/>
            <w:color w:val="231F20"/>
            <w:spacing w:val="2"/>
          </w:rPr>
          <w:t>練</w:t>
        </w:r>
      </w:ins>
      <w:r>
        <w:rPr>
          <w:color w:val="231F20"/>
          <w:spacing w:val="2"/>
        </w:rPr>
        <w:t>事工</w:t>
      </w:r>
      <w:commentRangeEnd w:id="505"/>
      <w:r w:rsidR="00870D2C">
        <w:rPr>
          <w:rStyle w:val="a7"/>
        </w:rPr>
        <w:commentReference w:id="505"/>
      </w:r>
      <w:r>
        <w:rPr>
          <w:color w:val="231F20"/>
          <w:spacing w:val="2"/>
        </w:rPr>
        <w:t>委員會 ;</w:t>
      </w:r>
    </w:p>
    <w:p w14:paraId="40FDF6DD" w14:textId="77777777" w:rsidR="003345E9" w:rsidRDefault="007169A0">
      <w:pPr>
        <w:pStyle w:val="a3"/>
        <w:tabs>
          <w:tab w:val="left" w:pos="1019"/>
        </w:tabs>
        <w:spacing w:line="320" w:lineRule="exact"/>
        <w:ind w:left="612"/>
      </w:pPr>
      <w:r>
        <w:rPr>
          <w:color w:val="231F20"/>
          <w:spacing w:val="-10"/>
        </w:rPr>
        <w:t>➅</w:t>
      </w:r>
      <w:r>
        <w:rPr>
          <w:color w:val="231F20"/>
        </w:rPr>
        <w:tab/>
      </w:r>
      <w:r>
        <w:rPr>
          <w:color w:val="231F20"/>
          <w:spacing w:val="1"/>
        </w:rPr>
        <w:t>地區上訴法庭 ;</w:t>
      </w:r>
    </w:p>
    <w:p w14:paraId="69F45C32" w14:textId="17F9BAC5" w:rsidR="003345E9" w:rsidRDefault="007169A0">
      <w:pPr>
        <w:pStyle w:val="a3"/>
        <w:tabs>
          <w:tab w:val="left" w:pos="1019"/>
        </w:tabs>
        <w:spacing w:before="13" w:line="204" w:lineRule="auto"/>
        <w:ind w:left="1020" w:right="15" w:hanging="408"/>
        <w:rPr>
          <w:rFonts w:ascii="Noto Sans TC" w:eastAsia="Noto Sans TC" w:hAnsi="Noto Sans TC"/>
        </w:rPr>
      </w:pPr>
      <w:r>
        <w:rPr>
          <w:color w:val="231F20"/>
          <w:w w:val="102"/>
        </w:rPr>
        <w:t>➆</w:t>
      </w:r>
      <w:del w:id="510" w:author="成英 李" w:date="2025-08-04T15:38:00Z">
        <w:r w:rsidDel="00870D2C">
          <w:rPr>
            <w:color w:val="231F20"/>
          </w:rPr>
          <w:tab/>
        </w:r>
        <w:r w:rsidDel="00870D2C">
          <w:rPr>
            <w:color w:val="231F20"/>
            <w:w w:val="102"/>
          </w:rPr>
          <w:delText>其他</w:delText>
        </w:r>
      </w:del>
      <w:r>
        <w:rPr>
          <w:color w:val="231F20"/>
          <w:w w:val="102"/>
        </w:rPr>
        <w:t>「</w:t>
      </w:r>
      <w:del w:id="511" w:author="成英 李" w:date="2025-08-25T19:43:00Z">
        <w:r w:rsidDel="00374C8F">
          <w:rPr>
            <w:color w:val="231F20"/>
            <w:w w:val="102"/>
          </w:rPr>
          <w:delText>教會</w:delText>
        </w:r>
      </w:del>
      <w:r>
        <w:rPr>
          <w:color w:val="231F20"/>
          <w:w w:val="102"/>
        </w:rPr>
        <w:t>手冊」中未載或未經大會決議而成立之</w:t>
      </w:r>
      <w:ins w:id="512" w:author="成英 李" w:date="2025-08-04T15:38:00Z">
        <w:r w:rsidR="000B3B10">
          <w:rPr>
            <w:rFonts w:hint="eastAsia"/>
            <w:color w:val="231F20"/>
            <w:w w:val="102"/>
          </w:rPr>
          <w:t>地區委員會和</w:t>
        </w:r>
      </w:ins>
      <w:commentRangeStart w:id="513"/>
      <w:ins w:id="514" w:author="成英 李" w:date="2025-08-04T15:39:00Z">
        <w:r w:rsidR="000B3B10">
          <w:rPr>
            <w:rFonts w:hint="eastAsia"/>
            <w:color w:val="231F20"/>
            <w:w w:val="102"/>
          </w:rPr>
          <w:t>常設委員會</w:t>
        </w:r>
        <w:commentRangeEnd w:id="513"/>
        <w:r w:rsidR="000B3B10">
          <w:rPr>
            <w:rStyle w:val="a7"/>
          </w:rPr>
          <w:commentReference w:id="513"/>
        </w:r>
      </w:ins>
      <w:del w:id="515" w:author="成英 李" w:date="2025-08-04T15:38:00Z">
        <w:r w:rsidDel="000B3B10">
          <w:rPr>
            <w:color w:val="231F20"/>
            <w:w w:val="102"/>
          </w:rPr>
          <w:delText>各</w:delText>
        </w:r>
      </w:del>
      <w:del w:id="516" w:author="成英 李" w:date="2025-08-04T15:39:00Z">
        <w:r w:rsidDel="000B3B10">
          <w:rPr>
            <w:color w:val="231F20"/>
            <w:w w:val="102"/>
          </w:rPr>
          <w:delText>常務委</w:delText>
        </w:r>
        <w:r w:rsidDel="000B3B10">
          <w:rPr>
            <w:color w:val="231F20"/>
            <w:spacing w:val="6"/>
            <w:w w:val="102"/>
          </w:rPr>
          <w:delText>員</w:delText>
        </w:r>
        <w:r w:rsidDel="000B3B10">
          <w:rPr>
            <w:color w:val="231F20"/>
          </w:rPr>
          <w:delText xml:space="preserve"> </w:delText>
        </w:r>
        <w:r w:rsidDel="000B3B10">
          <w:rPr>
            <w:color w:val="231F20"/>
            <w:spacing w:val="6"/>
            <w:w w:val="102"/>
          </w:rPr>
          <w:delText>會</w:delText>
        </w:r>
        <w:r w:rsidDel="000B3B10">
          <w:rPr>
            <w:color w:val="231F20"/>
          </w:rPr>
          <w:delText xml:space="preserve"> </w:delText>
        </w:r>
        <w:r w:rsidDel="000B3B10">
          <w:rPr>
            <w:color w:val="231F20"/>
            <w:spacing w:val="6"/>
            <w:w w:val="102"/>
          </w:rPr>
          <w:delText>或</w:delText>
        </w:r>
        <w:r w:rsidDel="000B3B10">
          <w:rPr>
            <w:color w:val="231F20"/>
          </w:rPr>
          <w:delText xml:space="preserve"> </w:delText>
        </w:r>
        <w:r w:rsidDel="000B3B10">
          <w:rPr>
            <w:color w:val="231F20"/>
            <w:w w:val="102"/>
          </w:rPr>
          <w:delText>部</w:delText>
        </w:r>
        <w:r w:rsidDel="000B3B10">
          <w:rPr>
            <w:color w:val="231F20"/>
            <w:spacing w:val="6"/>
          </w:rPr>
          <w:delText xml:space="preserve"> </w:delText>
        </w:r>
        <w:r w:rsidDel="000B3B10">
          <w:rPr>
            <w:color w:val="231F20"/>
            <w:spacing w:val="-51"/>
            <w:w w:val="102"/>
          </w:rPr>
          <w:delText>門</w:delText>
        </w:r>
      </w:del>
      <w:r>
        <w:rPr>
          <w:color w:val="231F20"/>
          <w:spacing w:val="-51"/>
          <w:w w:val="102"/>
        </w:rPr>
        <w:t>。</w:t>
      </w:r>
      <w:r>
        <w:rPr>
          <w:rFonts w:ascii="Noto Sans TC" w:eastAsia="Noto Sans TC" w:hAnsi="Noto Sans TC"/>
          <w:color w:val="231F20"/>
          <w:spacing w:val="-1"/>
          <w:w w:val="102"/>
        </w:rPr>
        <w:t>（205.25，229.1，232.1，235，236，240，</w:t>
      </w:r>
      <w:r>
        <w:rPr>
          <w:rFonts w:ascii="Noto Sans TC" w:eastAsia="Noto Sans TC" w:hAnsi="Noto Sans TC"/>
          <w:color w:val="231F20"/>
          <w:w w:val="102"/>
        </w:rPr>
        <w:t xml:space="preserve"> 610）</w:t>
      </w:r>
    </w:p>
    <w:p w14:paraId="5E81C7D3" w14:textId="3A7CABA2" w:rsidR="003345E9" w:rsidRDefault="007169A0">
      <w:pPr>
        <w:pStyle w:val="a5"/>
        <w:numPr>
          <w:ilvl w:val="1"/>
          <w:numId w:val="25"/>
        </w:numPr>
        <w:tabs>
          <w:tab w:val="left" w:pos="1193"/>
        </w:tabs>
        <w:spacing w:line="204" w:lineRule="auto"/>
        <w:ind w:left="120" w:right="115" w:firstLine="408"/>
        <w:rPr>
          <w:sz w:val="20"/>
        </w:rPr>
      </w:pPr>
      <w:r>
        <w:rPr>
          <w:color w:val="231F20"/>
          <w:spacing w:val="1"/>
          <w:w w:val="102"/>
          <w:sz w:val="20"/>
        </w:rPr>
        <w:t>地區監督可</w:t>
      </w:r>
      <w:ins w:id="517" w:author="成英 李" w:date="2025-08-04T15:40:00Z">
        <w:r w:rsidR="000B3B10">
          <w:rPr>
            <w:rFonts w:hint="eastAsia"/>
            <w:color w:val="231F20"/>
            <w:spacing w:val="1"/>
            <w:w w:val="102"/>
            <w:sz w:val="20"/>
          </w:rPr>
          <w:t>委任</w:t>
        </w:r>
      </w:ins>
      <w:del w:id="518" w:author="成英 李" w:date="2025-08-04T15:40:00Z">
        <w:r w:rsidDel="000B3B10">
          <w:rPr>
            <w:color w:val="231F20"/>
            <w:spacing w:val="1"/>
            <w:w w:val="102"/>
            <w:sz w:val="20"/>
          </w:rPr>
          <w:delText>指派</w:delText>
        </w:r>
      </w:del>
      <w:r>
        <w:rPr>
          <w:color w:val="231F20"/>
          <w:spacing w:val="1"/>
          <w:w w:val="102"/>
          <w:sz w:val="20"/>
        </w:rPr>
        <w:t>所有</w:t>
      </w:r>
      <w:del w:id="519" w:author="成英 李" w:date="2025-08-04T15:43:00Z">
        <w:r w:rsidDel="000B3B10">
          <w:rPr>
            <w:color w:val="231F20"/>
            <w:spacing w:val="1"/>
            <w:w w:val="102"/>
            <w:sz w:val="20"/>
          </w:rPr>
          <w:delText>地區委員會及</w:delText>
        </w:r>
      </w:del>
      <w:r>
        <w:rPr>
          <w:color w:val="231F20"/>
          <w:spacing w:val="1"/>
          <w:w w:val="102"/>
          <w:sz w:val="20"/>
        </w:rPr>
        <w:t>「</w:t>
      </w:r>
      <w:del w:id="520" w:author="成英 李" w:date="2025-08-25T19:43:00Z">
        <w:r w:rsidDel="00374C8F">
          <w:rPr>
            <w:color w:val="231F20"/>
            <w:spacing w:val="1"/>
            <w:w w:val="102"/>
            <w:sz w:val="20"/>
          </w:rPr>
          <w:delText>教會</w:delText>
        </w:r>
      </w:del>
      <w:r>
        <w:rPr>
          <w:color w:val="231F20"/>
          <w:spacing w:val="1"/>
          <w:w w:val="102"/>
          <w:sz w:val="20"/>
        </w:rPr>
        <w:t>手冊」中未載或</w:t>
      </w:r>
      <w:r>
        <w:rPr>
          <w:color w:val="231F20"/>
          <w:w w:val="102"/>
          <w:sz w:val="20"/>
        </w:rPr>
        <w:t>未經年議會決議而成立之</w:t>
      </w:r>
      <w:ins w:id="521" w:author="成英 李" w:date="2025-08-04T15:43:00Z">
        <w:r w:rsidR="000B3B10">
          <w:rPr>
            <w:color w:val="231F20"/>
            <w:spacing w:val="1"/>
            <w:w w:val="102"/>
            <w:sz w:val="20"/>
          </w:rPr>
          <w:t>地區委員會及</w:t>
        </w:r>
      </w:ins>
      <w:del w:id="522" w:author="成英 李" w:date="2025-08-04T15:43:00Z">
        <w:r w:rsidDel="000B3B10">
          <w:rPr>
            <w:color w:val="231F20"/>
            <w:w w:val="102"/>
            <w:sz w:val="20"/>
          </w:rPr>
          <w:delText>各</w:delText>
        </w:r>
      </w:del>
      <w:r>
        <w:rPr>
          <w:color w:val="231F20"/>
          <w:w w:val="102"/>
          <w:sz w:val="20"/>
        </w:rPr>
        <w:t>常</w:t>
      </w:r>
      <w:ins w:id="523" w:author="成英 李" w:date="2025-08-04T15:43:00Z">
        <w:r w:rsidR="000B3B10">
          <w:rPr>
            <w:rFonts w:hint="eastAsia"/>
            <w:color w:val="231F20"/>
            <w:w w:val="102"/>
            <w:sz w:val="20"/>
          </w:rPr>
          <w:t>設</w:t>
        </w:r>
      </w:ins>
      <w:del w:id="524" w:author="成英 李" w:date="2025-08-04T15:43:00Z">
        <w:r w:rsidDel="000B3B10">
          <w:rPr>
            <w:color w:val="231F20"/>
            <w:w w:val="102"/>
            <w:sz w:val="20"/>
          </w:rPr>
          <w:delText>務</w:delText>
        </w:r>
      </w:del>
      <w:r>
        <w:rPr>
          <w:color w:val="231F20"/>
          <w:w w:val="102"/>
          <w:sz w:val="20"/>
        </w:rPr>
        <w:t>委員會之主席、秘書及委員。</w:t>
      </w:r>
    </w:p>
    <w:p w14:paraId="33DBC571" w14:textId="1F33AA52" w:rsidR="003345E9" w:rsidDel="000B3B10" w:rsidRDefault="007169A0">
      <w:pPr>
        <w:pStyle w:val="a5"/>
        <w:numPr>
          <w:ilvl w:val="1"/>
          <w:numId w:val="25"/>
        </w:numPr>
        <w:tabs>
          <w:tab w:val="left" w:pos="1193"/>
        </w:tabs>
        <w:spacing w:before="3" w:line="204" w:lineRule="auto"/>
        <w:ind w:left="120" w:right="15" w:firstLine="408"/>
        <w:rPr>
          <w:del w:id="525" w:author="成英 李" w:date="2025-08-04T15:45:00Z"/>
          <w:sz w:val="20"/>
        </w:rPr>
      </w:pPr>
      <w:r>
        <w:rPr>
          <w:color w:val="231F20"/>
          <w:spacing w:val="1"/>
          <w:w w:val="102"/>
          <w:sz w:val="20"/>
        </w:rPr>
        <w:t>地區監督</w:t>
      </w:r>
      <w:del w:id="526" w:author="成英 李" w:date="2025-08-04T15:44:00Z">
        <w:r w:rsidDel="000B3B10">
          <w:rPr>
            <w:color w:val="231F20"/>
            <w:spacing w:val="1"/>
            <w:w w:val="102"/>
            <w:sz w:val="20"/>
          </w:rPr>
          <w:delText>在</w:delText>
        </w:r>
      </w:del>
      <w:r>
        <w:rPr>
          <w:color w:val="231F20"/>
          <w:spacing w:val="1"/>
          <w:w w:val="102"/>
          <w:sz w:val="20"/>
        </w:rPr>
        <w:t>與地區指導委員會協商之後，應</w:t>
      </w:r>
      <w:ins w:id="527" w:author="成英 李" w:date="2025-08-04T15:44:00Z">
        <w:r w:rsidR="000B3B10">
          <w:rPr>
            <w:rFonts w:hint="eastAsia"/>
            <w:color w:val="231F20"/>
            <w:spacing w:val="1"/>
            <w:w w:val="102"/>
            <w:sz w:val="20"/>
          </w:rPr>
          <w:t>委任</w:t>
        </w:r>
      </w:ins>
      <w:del w:id="528" w:author="成英 李" w:date="2025-08-04T15:44:00Z">
        <w:r w:rsidDel="000B3B10">
          <w:rPr>
            <w:color w:val="231F20"/>
            <w:spacing w:val="1"/>
            <w:w w:val="102"/>
            <w:sz w:val="20"/>
          </w:rPr>
          <w:delText>指派</w:delText>
        </w:r>
      </w:del>
      <w:r>
        <w:rPr>
          <w:color w:val="231F20"/>
          <w:spacing w:val="1"/>
          <w:w w:val="102"/>
          <w:sz w:val="20"/>
        </w:rPr>
        <w:t>一個提名</w:t>
      </w:r>
      <w:r>
        <w:rPr>
          <w:color w:val="231F20"/>
          <w:spacing w:val="5"/>
          <w:w w:val="102"/>
          <w:sz w:val="20"/>
        </w:rPr>
        <w:t>委員會</w:t>
      </w:r>
      <w:ins w:id="529" w:author="成英 李" w:date="2025-08-04T15:44:00Z">
        <w:r w:rsidR="000B3B10">
          <w:rPr>
            <w:rFonts w:hint="eastAsia"/>
            <w:color w:val="231F20"/>
            <w:spacing w:val="5"/>
            <w:w w:val="102"/>
            <w:sz w:val="20"/>
          </w:rPr>
          <w:t>，讓</w:t>
        </w:r>
        <w:r w:rsidR="000B3B10">
          <w:rPr>
            <w:rFonts w:ascii="Cambria" w:hAnsi="Cambria" w:cs="Cambria" w:hint="eastAsia"/>
            <w:color w:val="231F20"/>
            <w:spacing w:val="5"/>
            <w:w w:val="102"/>
            <w:sz w:val="20"/>
          </w:rPr>
          <w:t>其</w:t>
        </w:r>
      </w:ins>
      <w:r>
        <w:rPr>
          <w:color w:val="231F20"/>
          <w:spacing w:val="5"/>
          <w:w w:val="102"/>
          <w:sz w:val="20"/>
        </w:rPr>
        <w:t>在地區年議會之前準備</w:t>
      </w:r>
      <w:ins w:id="530" w:author="成英 李" w:date="2025-08-04T15:45:00Z">
        <w:r w:rsidR="000B3B10">
          <w:rPr>
            <w:rFonts w:hint="eastAsia"/>
            <w:color w:val="231F20"/>
            <w:spacing w:val="5"/>
            <w:w w:val="102"/>
            <w:sz w:val="20"/>
          </w:rPr>
          <w:t>各</w:t>
        </w:r>
      </w:ins>
      <w:del w:id="531" w:author="成英 李" w:date="2025-08-04T15:45:00Z">
        <w:r w:rsidDel="000B3B10">
          <w:rPr>
            <w:color w:val="231F20"/>
            <w:spacing w:val="5"/>
            <w:w w:val="102"/>
            <w:sz w:val="20"/>
          </w:rPr>
          <w:delText>提名常務</w:delText>
        </w:r>
      </w:del>
      <w:r>
        <w:rPr>
          <w:color w:val="231F20"/>
          <w:spacing w:val="5"/>
          <w:w w:val="102"/>
          <w:sz w:val="20"/>
        </w:rPr>
        <w:t>委員會和各部門職位的</w:t>
      </w:r>
      <w:ins w:id="532" w:author="成英 李" w:date="2025-08-04T15:46:00Z">
        <w:r w:rsidR="000B3B10">
          <w:rPr>
            <w:rFonts w:hint="eastAsia"/>
            <w:color w:val="231F20"/>
            <w:spacing w:val="5"/>
            <w:w w:val="102"/>
            <w:sz w:val="20"/>
          </w:rPr>
          <w:t>提名</w:t>
        </w:r>
      </w:ins>
      <w:r>
        <w:rPr>
          <w:color w:val="231F20"/>
          <w:spacing w:val="5"/>
          <w:w w:val="102"/>
          <w:sz w:val="20"/>
        </w:rPr>
        <w:t>名單。</w:t>
      </w:r>
    </w:p>
    <w:p w14:paraId="11324716" w14:textId="77777777" w:rsidR="003345E9" w:rsidRPr="000B3B10" w:rsidRDefault="007169A0">
      <w:pPr>
        <w:pStyle w:val="a5"/>
        <w:numPr>
          <w:ilvl w:val="1"/>
          <w:numId w:val="25"/>
        </w:numPr>
        <w:tabs>
          <w:tab w:val="left" w:pos="1193"/>
        </w:tabs>
        <w:spacing w:before="3" w:line="204" w:lineRule="auto"/>
        <w:ind w:left="120" w:right="15" w:firstLine="408"/>
        <w:rPr>
          <w:rFonts w:ascii="Noto Sans TC" w:eastAsia="Noto Sans TC"/>
          <w:rPrChange w:id="533" w:author="成英 李" w:date="2025-08-04T15:45:00Z">
            <w:rPr/>
          </w:rPrChange>
        </w:rPr>
        <w:pPrChange w:id="534" w:author="成英 李" w:date="2025-08-04T15:45:00Z">
          <w:pPr>
            <w:pStyle w:val="a3"/>
            <w:spacing w:line="312" w:lineRule="exact"/>
            <w:ind w:left="18"/>
          </w:pPr>
        </w:pPrChange>
      </w:pPr>
      <w:r w:rsidRPr="000B3B10">
        <w:rPr>
          <w:rFonts w:ascii="Noto Sans TC" w:eastAsia="Noto Sans TC"/>
          <w:color w:val="231F20"/>
          <w:spacing w:val="-2"/>
          <w:rPrChange w:id="535" w:author="成英 李" w:date="2025-08-04T15:45:00Z">
            <w:rPr/>
          </w:rPrChange>
        </w:rPr>
        <w:t>（203）</w:t>
      </w:r>
    </w:p>
    <w:p w14:paraId="50DDD1F6" w14:textId="77777777" w:rsidR="003345E9" w:rsidRDefault="007169A0">
      <w:pPr>
        <w:pStyle w:val="a5"/>
        <w:numPr>
          <w:ilvl w:val="0"/>
          <w:numId w:val="25"/>
        </w:numPr>
        <w:tabs>
          <w:tab w:val="left" w:pos="1006"/>
        </w:tabs>
        <w:spacing w:before="11" w:line="204" w:lineRule="auto"/>
        <w:ind w:left="120" w:right="116" w:firstLine="408"/>
        <w:rPr>
          <w:rFonts w:ascii="Noto Sans TC" w:eastAsia="Noto Sans TC"/>
          <w:sz w:val="20"/>
        </w:rPr>
      </w:pPr>
      <w:r>
        <w:rPr>
          <w:color w:val="231F20"/>
          <w:w w:val="102"/>
          <w:sz w:val="20"/>
        </w:rPr>
        <w:t>地區監督為地區指導委員會、地區教牧資格審查委員會或地區教牧事工委員會之當然主席</w:t>
      </w:r>
      <w:r>
        <w:rPr>
          <w:rFonts w:ascii="Noto Sans TC" w:eastAsia="Noto Sans TC"/>
          <w:color w:val="231F20"/>
          <w:w w:val="102"/>
          <w:sz w:val="20"/>
        </w:rPr>
        <w:t>（224.2，230.1）</w:t>
      </w:r>
    </w:p>
    <w:p w14:paraId="68CCA255" w14:textId="0EB0253E" w:rsidR="003345E9" w:rsidRDefault="007169A0">
      <w:pPr>
        <w:pStyle w:val="a5"/>
        <w:numPr>
          <w:ilvl w:val="1"/>
          <w:numId w:val="25"/>
        </w:numPr>
        <w:tabs>
          <w:tab w:val="left" w:pos="1193"/>
        </w:tabs>
        <w:spacing w:line="204" w:lineRule="auto"/>
        <w:ind w:left="120" w:right="117" w:firstLine="408"/>
        <w:rPr>
          <w:rFonts w:ascii="Noto Sans TC" w:eastAsia="Noto Sans TC"/>
          <w:sz w:val="20"/>
        </w:rPr>
      </w:pPr>
      <w:r>
        <w:rPr>
          <w:color w:val="231F20"/>
          <w:spacing w:val="1"/>
          <w:w w:val="102"/>
          <w:sz w:val="20"/>
        </w:rPr>
        <w:t>地區監督應為其服事地區一切選舉和各常</w:t>
      </w:r>
      <w:ins w:id="536" w:author="成英 李" w:date="2025-08-04T15:47:00Z">
        <w:r w:rsidR="000B3B10">
          <w:rPr>
            <w:rFonts w:hint="eastAsia"/>
            <w:color w:val="231F20"/>
            <w:spacing w:val="1"/>
            <w:w w:val="102"/>
            <w:sz w:val="20"/>
          </w:rPr>
          <w:t>設</w:t>
        </w:r>
      </w:ins>
      <w:del w:id="537" w:author="成英 李" w:date="2025-08-04T15:47:00Z">
        <w:r w:rsidDel="000B3B10">
          <w:rPr>
            <w:color w:val="231F20"/>
            <w:spacing w:val="1"/>
            <w:w w:val="102"/>
            <w:sz w:val="20"/>
          </w:rPr>
          <w:delText>務</w:delText>
        </w:r>
      </w:del>
      <w:r>
        <w:rPr>
          <w:color w:val="231F20"/>
          <w:spacing w:val="1"/>
          <w:w w:val="102"/>
          <w:sz w:val="20"/>
        </w:rPr>
        <w:t>委員會和議會</w:t>
      </w:r>
      <w:r>
        <w:rPr>
          <w:color w:val="231F20"/>
          <w:spacing w:val="-17"/>
          <w:w w:val="102"/>
          <w:sz w:val="20"/>
        </w:rPr>
        <w:t>之當然委員。</w:t>
      </w:r>
      <w:r>
        <w:rPr>
          <w:rFonts w:ascii="Noto Sans TC" w:eastAsia="Noto Sans TC"/>
          <w:color w:val="231F20"/>
          <w:w w:val="102"/>
          <w:sz w:val="20"/>
        </w:rPr>
        <w:t>（205.21，237，240，810，811）</w:t>
      </w:r>
    </w:p>
    <w:p w14:paraId="0D7C7A2A" w14:textId="660ED3F5" w:rsidR="003345E9" w:rsidRDefault="007169A0">
      <w:pPr>
        <w:pStyle w:val="a5"/>
        <w:numPr>
          <w:ilvl w:val="0"/>
          <w:numId w:val="25"/>
        </w:numPr>
        <w:tabs>
          <w:tab w:val="left" w:pos="1006"/>
        </w:tabs>
        <w:spacing w:line="206" w:lineRule="auto"/>
        <w:ind w:left="120" w:right="16" w:firstLine="408"/>
        <w:rPr>
          <w:rFonts w:ascii="Noto Sans TC" w:eastAsia="Noto Sans TC"/>
          <w:sz w:val="20"/>
        </w:rPr>
      </w:pPr>
      <w:del w:id="538" w:author="成英 李" w:date="2025-08-04T15:50:00Z">
        <w:r w:rsidDel="007C65E6">
          <w:rPr>
            <w:color w:val="231F20"/>
            <w:spacing w:val="1"/>
            <w:w w:val="102"/>
            <w:sz w:val="20"/>
          </w:rPr>
          <w:delText>地區監督</w:delText>
        </w:r>
      </w:del>
      <w:r>
        <w:rPr>
          <w:color w:val="231F20"/>
          <w:spacing w:val="1"/>
          <w:w w:val="102"/>
          <w:sz w:val="20"/>
        </w:rPr>
        <w:t>除非經地區指導委員會過半數投票之授權，</w:t>
      </w:r>
      <w:ins w:id="539" w:author="成英 李" w:date="2025-08-04T15:50:00Z">
        <w:r w:rsidR="007C65E6">
          <w:rPr>
            <w:color w:val="231F20"/>
            <w:spacing w:val="1"/>
            <w:w w:val="102"/>
            <w:sz w:val="20"/>
          </w:rPr>
          <w:t>地區監督</w:t>
        </w:r>
      </w:ins>
      <w:r>
        <w:rPr>
          <w:color w:val="231F20"/>
          <w:spacing w:val="1"/>
          <w:w w:val="102"/>
          <w:sz w:val="20"/>
        </w:rPr>
        <w:t>不應增加地區之財務負擔</w:t>
      </w:r>
      <w:ins w:id="540" w:author="成英 李" w:date="2025-08-04T15:50:00Z">
        <w:r w:rsidR="007C65E6">
          <w:rPr>
            <w:rFonts w:hint="eastAsia"/>
            <w:color w:val="231F20"/>
            <w:spacing w:val="1"/>
            <w:w w:val="102"/>
            <w:sz w:val="20"/>
          </w:rPr>
          <w:t>、</w:t>
        </w:r>
      </w:ins>
      <w:del w:id="541" w:author="成英 李" w:date="2025-08-04T15:50:00Z">
        <w:r w:rsidDel="007C65E6">
          <w:rPr>
            <w:color w:val="231F20"/>
            <w:spacing w:val="1"/>
            <w:w w:val="102"/>
            <w:sz w:val="20"/>
          </w:rPr>
          <w:delText>，</w:delText>
        </w:r>
      </w:del>
      <w:r>
        <w:rPr>
          <w:color w:val="231F20"/>
          <w:spacing w:val="1"/>
          <w:w w:val="102"/>
          <w:sz w:val="20"/>
        </w:rPr>
        <w:t>數點金錢或分配基金；若做成有關決議，則決議</w:t>
      </w:r>
      <w:r>
        <w:rPr>
          <w:color w:val="231F20"/>
          <w:w w:val="102"/>
          <w:sz w:val="20"/>
        </w:rPr>
        <w:t>事項必須正式記錄在地區指導委員會的會議紀錄當中。</w:t>
      </w:r>
      <w:del w:id="542" w:author="成英 李" w:date="2025-08-04T15:53:00Z">
        <w:r w:rsidDel="007C65E6">
          <w:rPr>
            <w:color w:val="231F20"/>
            <w:w w:val="102"/>
            <w:sz w:val="20"/>
          </w:rPr>
          <w:delText>地區監督或其直系親屬</w:delText>
        </w:r>
      </w:del>
      <w:r>
        <w:rPr>
          <w:color w:val="231F20"/>
          <w:w w:val="102"/>
          <w:sz w:val="20"/>
        </w:rPr>
        <w:t>除非</w:t>
      </w:r>
      <w:del w:id="543" w:author="成英 李" w:date="2025-08-04T15:53:00Z">
        <w:r w:rsidDel="007C65E6">
          <w:rPr>
            <w:color w:val="231F20"/>
            <w:w w:val="102"/>
            <w:sz w:val="20"/>
          </w:rPr>
          <w:delText>得到</w:delText>
        </w:r>
      </w:del>
      <w:r>
        <w:rPr>
          <w:color w:val="231F20"/>
          <w:w w:val="102"/>
          <w:sz w:val="20"/>
        </w:rPr>
        <w:t>地區指導委員會核准和書面</w:t>
      </w:r>
      <w:del w:id="544" w:author="成英 李" w:date="2025-08-04T15:53:00Z">
        <w:r w:rsidDel="007C65E6">
          <w:rPr>
            <w:color w:val="231F20"/>
            <w:w w:val="102"/>
            <w:sz w:val="20"/>
          </w:rPr>
          <w:delText>的</w:delText>
        </w:r>
      </w:del>
      <w:r>
        <w:rPr>
          <w:color w:val="231F20"/>
          <w:w w:val="102"/>
          <w:sz w:val="20"/>
        </w:rPr>
        <w:t>核可，並訂立清楚的內部審查程序，</w:t>
      </w:r>
      <w:ins w:id="545" w:author="成英 李" w:date="2025-08-04T15:53:00Z">
        <w:r w:rsidR="007C65E6">
          <w:rPr>
            <w:color w:val="231F20"/>
            <w:w w:val="102"/>
            <w:sz w:val="20"/>
          </w:rPr>
          <w:t>地區監督或其直系親屬</w:t>
        </w:r>
      </w:ins>
      <w:r>
        <w:rPr>
          <w:color w:val="231F20"/>
          <w:w w:val="102"/>
          <w:sz w:val="20"/>
        </w:rPr>
        <w:t>皆不得在不受監管情況下存取地區之財政賬戶和資產。</w:t>
      </w:r>
      <w:r>
        <w:rPr>
          <w:color w:val="231F20"/>
          <w:spacing w:val="-6"/>
          <w:w w:val="102"/>
          <w:sz w:val="20"/>
        </w:rPr>
        <w:t>直系親屬包括配偶、子女、兄弟姊妹及父母。</w:t>
      </w:r>
      <w:r>
        <w:rPr>
          <w:rFonts w:ascii="Noto Sans TC" w:eastAsia="Noto Sans TC"/>
          <w:color w:val="231F20"/>
          <w:w w:val="102"/>
          <w:sz w:val="20"/>
        </w:rPr>
        <w:t>（218，222</w:t>
      </w:r>
      <w:del w:id="546" w:author="成英 李" w:date="2025-08-04T15:52:00Z">
        <w:r w:rsidDel="007C65E6">
          <w:rPr>
            <w:rFonts w:ascii="Noto Sans TC" w:eastAsia="Noto Sans TC"/>
            <w:color w:val="231F20"/>
            <w:w w:val="102"/>
            <w:sz w:val="20"/>
          </w:rPr>
          <w:delText>.2</w:delText>
        </w:r>
      </w:del>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223.2）</w:t>
      </w:r>
    </w:p>
    <w:p w14:paraId="7B674438" w14:textId="77777777" w:rsidR="003345E9" w:rsidRDefault="007169A0">
      <w:pPr>
        <w:pStyle w:val="a5"/>
        <w:numPr>
          <w:ilvl w:val="0"/>
          <w:numId w:val="25"/>
        </w:numPr>
        <w:tabs>
          <w:tab w:val="left" w:pos="1006"/>
        </w:tabs>
        <w:spacing w:line="204" w:lineRule="auto"/>
        <w:ind w:left="120" w:right="116" w:firstLine="408"/>
        <w:rPr>
          <w:sz w:val="20"/>
        </w:rPr>
      </w:pPr>
      <w:r>
        <w:rPr>
          <w:color w:val="231F20"/>
          <w:w w:val="102"/>
          <w:sz w:val="20"/>
        </w:rPr>
        <w:t>地區監督所有公務上之行動，均應接受地區年議會之審查與修正，並接受其訴願。</w:t>
      </w:r>
    </w:p>
    <w:p w14:paraId="43B10391" w14:textId="7F445294" w:rsidR="003345E9" w:rsidRDefault="007169A0">
      <w:pPr>
        <w:pStyle w:val="a5"/>
        <w:numPr>
          <w:ilvl w:val="1"/>
          <w:numId w:val="25"/>
        </w:numPr>
        <w:tabs>
          <w:tab w:val="left" w:pos="1193"/>
        </w:tabs>
        <w:spacing w:line="204" w:lineRule="auto"/>
        <w:ind w:left="120" w:right="117" w:firstLine="408"/>
        <w:rPr>
          <w:sz w:val="20"/>
        </w:rPr>
      </w:pPr>
      <w:del w:id="547" w:author="成英 李" w:date="2025-08-04T15:54:00Z">
        <w:r w:rsidDel="007C65E6">
          <w:rPr>
            <w:color w:val="231F20"/>
            <w:spacing w:val="1"/>
            <w:w w:val="102"/>
            <w:sz w:val="20"/>
          </w:rPr>
          <w:delText>地區監督應</w:delText>
        </w:r>
      </w:del>
      <w:r>
        <w:rPr>
          <w:color w:val="231F20"/>
          <w:spacing w:val="1"/>
          <w:w w:val="102"/>
          <w:sz w:val="20"/>
        </w:rPr>
        <w:t>在座堂牧師之安排和其他有關地區監督職權的各樣事上</w:t>
      </w:r>
      <w:ins w:id="548" w:author="成英 李" w:date="2025-08-04T15:55:00Z">
        <w:r w:rsidR="007C65E6">
          <w:rPr>
            <w:rFonts w:hint="eastAsia"/>
            <w:color w:val="231F20"/>
            <w:spacing w:val="1"/>
            <w:w w:val="102"/>
            <w:sz w:val="20"/>
          </w:rPr>
          <w:t>，</w:t>
        </w:r>
        <w:r w:rsidR="007C65E6">
          <w:rPr>
            <w:color w:val="231F20"/>
            <w:spacing w:val="1"/>
            <w:w w:val="102"/>
            <w:sz w:val="20"/>
          </w:rPr>
          <w:t>地區監督應</w:t>
        </w:r>
      </w:ins>
      <w:r>
        <w:rPr>
          <w:color w:val="231F20"/>
          <w:spacing w:val="1"/>
          <w:w w:val="102"/>
          <w:sz w:val="20"/>
        </w:rPr>
        <w:t>完全尊重主管區總監督及總監督會之意見。</w:t>
      </w:r>
    </w:p>
    <w:p w14:paraId="78E2A8D0"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2A733D48" w14:textId="77777777" w:rsidR="003345E9" w:rsidRDefault="007169A0">
      <w:pPr>
        <w:pStyle w:val="a3"/>
        <w:spacing w:before="50"/>
        <w:ind w:left="0"/>
        <w:jc w:val="center"/>
      </w:pPr>
      <w:r>
        <w:rPr>
          <w:color w:val="231F20"/>
          <w:spacing w:val="-2"/>
        </w:rPr>
        <w:lastRenderedPageBreak/>
        <w:t>章地區行政</w:t>
      </w:r>
    </w:p>
    <w:p w14:paraId="2202C79A" w14:textId="77777777" w:rsidR="003345E9" w:rsidRDefault="007169A0">
      <w:pPr>
        <w:pStyle w:val="2"/>
        <w:ind w:left="0" w:right="4319"/>
        <w:jc w:val="center"/>
      </w:pPr>
      <w:r>
        <w:rPr>
          <w:color w:val="231F20"/>
          <w:spacing w:val="-2"/>
        </w:rPr>
        <w:t>六、地區秘書</w:t>
      </w:r>
    </w:p>
    <w:p w14:paraId="5FB02D9E" w14:textId="77777777" w:rsidR="003345E9" w:rsidRDefault="007169A0">
      <w:pPr>
        <w:pStyle w:val="a5"/>
        <w:numPr>
          <w:ilvl w:val="0"/>
          <w:numId w:val="25"/>
        </w:numPr>
        <w:tabs>
          <w:tab w:val="left" w:pos="1006"/>
        </w:tabs>
        <w:spacing w:before="49" w:line="204" w:lineRule="auto"/>
        <w:ind w:left="120" w:right="117" w:firstLine="408"/>
        <w:rPr>
          <w:rFonts w:ascii="Noto Sans TC" w:eastAsia="Noto Sans TC"/>
          <w:sz w:val="20"/>
        </w:rPr>
      </w:pPr>
      <w:r>
        <w:rPr>
          <w:color w:val="231F20"/>
          <w:spacing w:val="-1"/>
          <w:w w:val="102"/>
          <w:sz w:val="20"/>
        </w:rPr>
        <w:t>地區秘書係由地區指導委員會選出，其任期為一至三年，至</w:t>
      </w:r>
      <w:r>
        <w:rPr>
          <w:color w:val="231F20"/>
          <w:spacing w:val="-8"/>
          <w:w w:val="102"/>
          <w:sz w:val="20"/>
        </w:rPr>
        <w:t>合格之繼任者選出接替為止。</w:t>
      </w:r>
      <w:r>
        <w:rPr>
          <w:rFonts w:ascii="Noto Sans TC" w:eastAsia="Noto Sans TC"/>
          <w:color w:val="231F20"/>
          <w:w w:val="102"/>
          <w:sz w:val="20"/>
        </w:rPr>
        <w:t>（225.22）</w:t>
      </w:r>
    </w:p>
    <w:p w14:paraId="04D2FBF7" w14:textId="5C36874B" w:rsidR="003345E9" w:rsidRDefault="007169A0">
      <w:pPr>
        <w:pStyle w:val="a5"/>
        <w:numPr>
          <w:ilvl w:val="1"/>
          <w:numId w:val="25"/>
        </w:numPr>
        <w:tabs>
          <w:tab w:val="left" w:pos="1194"/>
        </w:tabs>
        <w:spacing w:line="204" w:lineRule="auto"/>
        <w:ind w:left="120" w:right="17" w:firstLine="408"/>
        <w:rPr>
          <w:rFonts w:ascii="Noto Sans TC" w:eastAsia="Noto Sans TC"/>
          <w:sz w:val="20"/>
        </w:rPr>
      </w:pPr>
      <w:r>
        <w:rPr>
          <w:color w:val="231F20"/>
          <w:spacing w:val="4"/>
          <w:w w:val="102"/>
          <w:sz w:val="20"/>
        </w:rPr>
        <w:t>在地區年議會之休會期間，地區秘書因故停止其工作時，地區指導委員會將</w:t>
      </w:r>
      <w:del w:id="549" w:author="成英 李" w:date="2025-08-04T16:03:00Z">
        <w:r w:rsidDel="00B255AF">
          <w:rPr>
            <w:rFonts w:hint="eastAsia"/>
            <w:color w:val="231F20"/>
            <w:spacing w:val="4"/>
            <w:w w:val="102"/>
            <w:sz w:val="20"/>
          </w:rPr>
          <w:delText>由</w:delText>
        </w:r>
      </w:del>
      <w:ins w:id="550" w:author="成英 李" w:date="2025-08-04T16:03:00Z">
        <w:r w:rsidR="00B255AF">
          <w:rPr>
            <w:rFonts w:hint="eastAsia"/>
            <w:color w:val="231F20"/>
            <w:spacing w:val="4"/>
            <w:w w:val="102"/>
            <w:sz w:val="20"/>
          </w:rPr>
          <w:t>在</w:t>
        </w:r>
      </w:ins>
      <w:r>
        <w:rPr>
          <w:color w:val="231F20"/>
          <w:spacing w:val="4"/>
          <w:w w:val="102"/>
          <w:sz w:val="20"/>
        </w:rPr>
        <w:t>地區監督</w:t>
      </w:r>
      <w:ins w:id="551" w:author="成英 李" w:date="2025-08-04T16:03:00Z">
        <w:r w:rsidR="00B255AF">
          <w:rPr>
            <w:rFonts w:hint="eastAsia"/>
            <w:color w:val="231F20"/>
            <w:spacing w:val="4"/>
            <w:w w:val="102"/>
            <w:sz w:val="20"/>
          </w:rPr>
          <w:t>的</w:t>
        </w:r>
      </w:ins>
      <w:r>
        <w:rPr>
          <w:color w:val="231F20"/>
          <w:spacing w:val="4"/>
          <w:w w:val="102"/>
          <w:sz w:val="20"/>
        </w:rPr>
        <w:t>提名</w:t>
      </w:r>
      <w:ins w:id="552" w:author="成英 李" w:date="2025-08-04T16:03:00Z">
        <w:r w:rsidR="00B255AF">
          <w:rPr>
            <w:rFonts w:hint="eastAsia"/>
            <w:color w:val="231F20"/>
            <w:spacing w:val="4"/>
            <w:w w:val="102"/>
            <w:sz w:val="20"/>
          </w:rPr>
          <w:t>下</w:t>
        </w:r>
      </w:ins>
      <w:r>
        <w:rPr>
          <w:color w:val="231F20"/>
          <w:spacing w:val="4"/>
          <w:w w:val="102"/>
          <w:sz w:val="20"/>
        </w:rPr>
        <w:t>選出一人繼續其工作</w:t>
      </w:r>
      <w:r>
        <w:rPr>
          <w:color w:val="231F20"/>
          <w:spacing w:val="-102"/>
          <w:w w:val="102"/>
          <w:sz w:val="20"/>
        </w:rPr>
        <w:t>。</w:t>
      </w:r>
      <w:r>
        <w:rPr>
          <w:rFonts w:ascii="Noto Sans TC" w:eastAsia="Noto Sans TC"/>
          <w:color w:val="231F20"/>
          <w:w w:val="102"/>
          <w:sz w:val="20"/>
        </w:rPr>
        <w:t>（211.7）</w:t>
      </w:r>
    </w:p>
    <w:p w14:paraId="2D18E5FC" w14:textId="77777777" w:rsidR="003345E9" w:rsidRDefault="007169A0">
      <w:pPr>
        <w:pStyle w:val="a5"/>
        <w:numPr>
          <w:ilvl w:val="1"/>
          <w:numId w:val="25"/>
        </w:numPr>
        <w:tabs>
          <w:tab w:val="left" w:pos="1192"/>
        </w:tabs>
        <w:spacing w:line="309" w:lineRule="exact"/>
        <w:ind w:left="1192" w:hanging="664"/>
        <w:rPr>
          <w:rFonts w:ascii="Noto Sans TC" w:eastAsia="Noto Sans TC"/>
          <w:sz w:val="20"/>
        </w:rPr>
      </w:pPr>
      <w:r>
        <w:rPr>
          <w:color w:val="231F20"/>
          <w:spacing w:val="-7"/>
          <w:sz w:val="20"/>
        </w:rPr>
        <w:t>地區秘書為地區年議會之當然代表。</w:t>
      </w:r>
      <w:r>
        <w:rPr>
          <w:rFonts w:ascii="Noto Sans TC" w:eastAsia="Noto Sans TC"/>
          <w:color w:val="231F20"/>
          <w:spacing w:val="-2"/>
          <w:sz w:val="20"/>
        </w:rPr>
        <w:t>（201）</w:t>
      </w:r>
    </w:p>
    <w:p w14:paraId="2F3BB151" w14:textId="77777777" w:rsidR="003345E9" w:rsidRDefault="007169A0">
      <w:pPr>
        <w:pStyle w:val="a5"/>
        <w:numPr>
          <w:ilvl w:val="0"/>
          <w:numId w:val="25"/>
        </w:numPr>
        <w:tabs>
          <w:tab w:val="left" w:pos="1005"/>
        </w:tabs>
        <w:spacing w:line="320" w:lineRule="exact"/>
        <w:ind w:left="1005" w:hanging="477"/>
        <w:rPr>
          <w:sz w:val="20"/>
        </w:rPr>
      </w:pPr>
      <w:r>
        <w:rPr>
          <w:b/>
          <w:color w:val="231F20"/>
          <w:sz w:val="20"/>
        </w:rPr>
        <w:t>地區秘書之職責</w:t>
      </w:r>
      <w:r>
        <w:rPr>
          <w:color w:val="231F20"/>
          <w:spacing w:val="-4"/>
          <w:sz w:val="20"/>
        </w:rPr>
        <w:t>如下：</w:t>
      </w:r>
    </w:p>
    <w:p w14:paraId="200E2FD1" w14:textId="77777777" w:rsidR="003345E9" w:rsidRDefault="007169A0">
      <w:pPr>
        <w:pStyle w:val="a5"/>
        <w:numPr>
          <w:ilvl w:val="1"/>
          <w:numId w:val="25"/>
        </w:numPr>
        <w:tabs>
          <w:tab w:val="left" w:pos="1192"/>
        </w:tabs>
        <w:spacing w:line="320" w:lineRule="exact"/>
        <w:ind w:left="1192" w:hanging="664"/>
        <w:rPr>
          <w:sz w:val="20"/>
        </w:rPr>
      </w:pPr>
      <w:r>
        <w:rPr>
          <w:color w:val="231F20"/>
          <w:spacing w:val="-1"/>
          <w:sz w:val="20"/>
        </w:rPr>
        <w:t>正確地記錄並忠心地保存地區年議會之所有記錄。</w:t>
      </w:r>
    </w:p>
    <w:p w14:paraId="5B4D3207" w14:textId="77777777" w:rsidR="003345E9" w:rsidRDefault="007169A0">
      <w:pPr>
        <w:pStyle w:val="a5"/>
        <w:numPr>
          <w:ilvl w:val="1"/>
          <w:numId w:val="25"/>
        </w:numPr>
        <w:tabs>
          <w:tab w:val="left" w:pos="1192"/>
        </w:tabs>
        <w:spacing w:line="320" w:lineRule="exact"/>
        <w:ind w:left="1192" w:hanging="664"/>
        <w:rPr>
          <w:sz w:val="20"/>
        </w:rPr>
      </w:pPr>
      <w:r>
        <w:rPr>
          <w:color w:val="231F20"/>
          <w:spacing w:val="-1"/>
          <w:sz w:val="20"/>
        </w:rPr>
        <w:t>正確地記錄並保存該地區所有</w:t>
      </w:r>
      <w:del w:id="553" w:author="成英 李" w:date="2025-08-04T16:04:00Z">
        <w:r w:rsidDel="00B255AF">
          <w:rPr>
            <w:color w:val="231F20"/>
            <w:spacing w:val="-1"/>
            <w:sz w:val="20"/>
          </w:rPr>
          <w:delText>之</w:delText>
        </w:r>
      </w:del>
      <w:r>
        <w:rPr>
          <w:color w:val="231F20"/>
          <w:spacing w:val="-1"/>
          <w:sz w:val="20"/>
        </w:rPr>
        <w:t>統計資料。</w:t>
      </w:r>
    </w:p>
    <w:p w14:paraId="3B850CDC" w14:textId="77777777" w:rsidR="003345E9" w:rsidRDefault="007169A0">
      <w:pPr>
        <w:pStyle w:val="a5"/>
        <w:numPr>
          <w:ilvl w:val="1"/>
          <w:numId w:val="25"/>
        </w:numPr>
        <w:tabs>
          <w:tab w:val="left" w:pos="1192"/>
        </w:tabs>
        <w:spacing w:before="11" w:line="204" w:lineRule="auto"/>
        <w:ind w:left="120" w:right="115" w:firstLine="407"/>
        <w:rPr>
          <w:rFonts w:ascii="Noto Sans TC" w:eastAsia="Noto Sans TC"/>
          <w:sz w:val="20"/>
        </w:rPr>
      </w:pPr>
      <w:r>
        <w:rPr>
          <w:color w:val="231F20"/>
          <w:spacing w:val="1"/>
          <w:w w:val="102"/>
          <w:sz w:val="20"/>
        </w:rPr>
        <w:t>呈送所有的統計圖表給總秘書，以便在出版教會公報之前</w:t>
      </w:r>
      <w:r>
        <w:rPr>
          <w:color w:val="231F20"/>
          <w:spacing w:val="-21"/>
          <w:w w:val="102"/>
          <w:sz w:val="20"/>
        </w:rPr>
        <w:t>予以查對。</w:t>
      </w:r>
      <w:r>
        <w:rPr>
          <w:rFonts w:ascii="Noto Sans TC" w:eastAsia="Noto Sans TC"/>
          <w:color w:val="231F20"/>
          <w:w w:val="102"/>
          <w:sz w:val="20"/>
        </w:rPr>
        <w:t>（326.6）</w:t>
      </w:r>
    </w:p>
    <w:p w14:paraId="7A4B3759" w14:textId="77777777" w:rsidR="003345E9" w:rsidRDefault="007169A0">
      <w:pPr>
        <w:pStyle w:val="a5"/>
        <w:numPr>
          <w:ilvl w:val="1"/>
          <w:numId w:val="25"/>
        </w:numPr>
        <w:tabs>
          <w:tab w:val="left" w:pos="1193"/>
        </w:tabs>
        <w:spacing w:line="204" w:lineRule="auto"/>
        <w:ind w:left="120" w:right="115" w:firstLine="408"/>
        <w:rPr>
          <w:sz w:val="20"/>
        </w:rPr>
      </w:pPr>
      <w:r>
        <w:rPr>
          <w:color w:val="231F20"/>
          <w:spacing w:val="1"/>
          <w:w w:val="102"/>
          <w:sz w:val="20"/>
        </w:rPr>
        <w:t>擔任地區年議會所有文件之保管人，卸職時應盡速移交給</w:t>
      </w:r>
      <w:r>
        <w:rPr>
          <w:color w:val="231F20"/>
          <w:w w:val="102"/>
          <w:sz w:val="20"/>
        </w:rPr>
        <w:t>其繼任者。</w:t>
      </w:r>
    </w:p>
    <w:p w14:paraId="329752F6" w14:textId="73CC54F9" w:rsidR="003345E9" w:rsidRDefault="007169A0">
      <w:pPr>
        <w:pStyle w:val="a5"/>
        <w:numPr>
          <w:ilvl w:val="1"/>
          <w:numId w:val="25"/>
        </w:numPr>
        <w:tabs>
          <w:tab w:val="left" w:pos="1193"/>
        </w:tabs>
        <w:spacing w:before="2" w:line="204" w:lineRule="auto"/>
        <w:ind w:left="120" w:right="117" w:firstLine="408"/>
        <w:rPr>
          <w:rFonts w:ascii="Noto Sans TC" w:eastAsia="Noto Sans TC"/>
          <w:sz w:val="20"/>
        </w:rPr>
      </w:pPr>
      <w:del w:id="554" w:author="成英 李" w:date="2025-08-04T16:07:00Z">
        <w:r w:rsidDel="00B255AF">
          <w:rPr>
            <w:color w:val="231F20"/>
            <w:spacing w:val="1"/>
            <w:w w:val="102"/>
            <w:sz w:val="20"/>
          </w:rPr>
          <w:delText>將</w:delText>
        </w:r>
      </w:del>
      <w:r>
        <w:rPr>
          <w:color w:val="231F20"/>
          <w:spacing w:val="1"/>
          <w:w w:val="102"/>
          <w:sz w:val="20"/>
        </w:rPr>
        <w:t>每屆</w:t>
      </w:r>
      <w:ins w:id="555" w:author="成英 李" w:date="2025-08-04T16:07:00Z">
        <w:r w:rsidR="00B255AF">
          <w:rPr>
            <w:rFonts w:hint="eastAsia"/>
            <w:color w:val="231F20"/>
            <w:spacing w:val="1"/>
            <w:w w:val="102"/>
            <w:sz w:val="20"/>
          </w:rPr>
          <w:t>地區</w:t>
        </w:r>
      </w:ins>
      <w:r>
        <w:rPr>
          <w:color w:val="231F20"/>
          <w:spacing w:val="1"/>
          <w:w w:val="102"/>
          <w:sz w:val="20"/>
        </w:rPr>
        <w:t>年議會</w:t>
      </w:r>
      <w:ins w:id="556" w:author="成英 李" w:date="2025-08-04T16:07:00Z">
        <w:r w:rsidR="00B255AF">
          <w:rPr>
            <w:rFonts w:hint="eastAsia"/>
            <w:color w:val="231F20"/>
            <w:spacing w:val="1"/>
            <w:w w:val="102"/>
            <w:sz w:val="20"/>
          </w:rPr>
          <w:t>閉幕後，保存</w:t>
        </w:r>
        <w:r w:rsidR="00B255AF">
          <w:rPr>
            <w:rFonts w:ascii="Cambria" w:hAnsi="Cambria" w:cs="Cambria" w:hint="eastAsia"/>
            <w:color w:val="231F20"/>
            <w:spacing w:val="1"/>
            <w:w w:val="102"/>
            <w:sz w:val="20"/>
          </w:rPr>
          <w:t>其</w:t>
        </w:r>
      </w:ins>
      <w:del w:id="557" w:author="成英 李" w:date="2025-08-04T16:07:00Z">
        <w:r w:rsidDel="00B255AF">
          <w:rPr>
            <w:color w:val="231F20"/>
            <w:spacing w:val="1"/>
            <w:w w:val="102"/>
            <w:sz w:val="20"/>
          </w:rPr>
          <w:delText>的</w:delText>
        </w:r>
      </w:del>
      <w:r>
        <w:rPr>
          <w:color w:val="231F20"/>
          <w:spacing w:val="1"/>
          <w:w w:val="102"/>
          <w:sz w:val="20"/>
        </w:rPr>
        <w:t>正式日誌</w:t>
      </w:r>
      <w:ins w:id="558" w:author="成英 李" w:date="2025-08-04T16:07:00Z">
        <w:r w:rsidR="00B255AF">
          <w:rPr>
            <w:rFonts w:hint="eastAsia"/>
            <w:color w:val="231F20"/>
            <w:spacing w:val="1"/>
            <w:w w:val="102"/>
            <w:sz w:val="20"/>
          </w:rPr>
          <w:t>，</w:t>
        </w:r>
      </w:ins>
      <w:ins w:id="559" w:author="成英 李" w:date="2025-08-04T16:08:00Z">
        <w:r w:rsidR="00B255AF">
          <w:rPr>
            <w:rFonts w:hint="eastAsia"/>
            <w:color w:val="231F20"/>
            <w:spacing w:val="1"/>
            <w:w w:val="102"/>
            <w:sz w:val="20"/>
          </w:rPr>
          <w:t>並歸檔至</w:t>
        </w:r>
      </w:ins>
      <w:del w:id="560" w:author="成英 李" w:date="2025-08-04T16:08:00Z">
        <w:r w:rsidDel="00B255AF">
          <w:rPr>
            <w:color w:val="231F20"/>
            <w:spacing w:val="1"/>
            <w:w w:val="102"/>
            <w:sz w:val="20"/>
          </w:rPr>
          <w:delText>依照</w:delText>
        </w:r>
      </w:del>
      <w:r>
        <w:rPr>
          <w:color w:val="231F20"/>
          <w:spacing w:val="1"/>
          <w:w w:val="102"/>
          <w:sz w:val="20"/>
        </w:rPr>
        <w:t>總秘書辦公室</w:t>
      </w:r>
      <w:del w:id="561" w:author="成英 李" w:date="2025-08-04T16:08:00Z">
        <w:r w:rsidDel="00B255AF">
          <w:rPr>
            <w:color w:val="231F20"/>
            <w:spacing w:val="1"/>
            <w:w w:val="102"/>
            <w:sz w:val="20"/>
          </w:rPr>
          <w:delText>所同意之格式</w:delText>
        </w:r>
        <w:r w:rsidDel="00B255AF">
          <w:rPr>
            <w:color w:val="231F20"/>
            <w:spacing w:val="-12"/>
            <w:w w:val="102"/>
            <w:sz w:val="20"/>
          </w:rPr>
          <w:delText>予以保存和建檔</w:delText>
        </w:r>
      </w:del>
      <w:r>
        <w:rPr>
          <w:color w:val="231F20"/>
          <w:spacing w:val="-12"/>
          <w:w w:val="102"/>
          <w:sz w:val="20"/>
        </w:rPr>
        <w:t>。</w:t>
      </w:r>
      <w:r>
        <w:rPr>
          <w:rFonts w:ascii="Noto Sans TC" w:eastAsia="Noto Sans TC"/>
          <w:color w:val="231F20"/>
          <w:w w:val="102"/>
          <w:sz w:val="20"/>
        </w:rPr>
        <w:t>（207.1）</w:t>
      </w:r>
    </w:p>
    <w:p w14:paraId="72566422" w14:textId="77777777" w:rsidR="003345E9" w:rsidRDefault="007169A0">
      <w:pPr>
        <w:pStyle w:val="a5"/>
        <w:numPr>
          <w:ilvl w:val="1"/>
          <w:numId w:val="25"/>
        </w:numPr>
        <w:tabs>
          <w:tab w:val="left" w:pos="1192"/>
        </w:tabs>
        <w:spacing w:line="309" w:lineRule="exact"/>
        <w:ind w:left="1192" w:hanging="664"/>
        <w:rPr>
          <w:sz w:val="20"/>
        </w:rPr>
      </w:pPr>
      <w:r>
        <w:rPr>
          <w:color w:val="231F20"/>
          <w:spacing w:val="-1"/>
          <w:sz w:val="20"/>
        </w:rPr>
        <w:t>辦理其職責內未盡之事務。</w:t>
      </w:r>
    </w:p>
    <w:p w14:paraId="774C521A" w14:textId="15FDC0D3" w:rsidR="003345E9" w:rsidRDefault="007169A0">
      <w:pPr>
        <w:pStyle w:val="a5"/>
        <w:numPr>
          <w:ilvl w:val="1"/>
          <w:numId w:val="25"/>
        </w:numPr>
        <w:tabs>
          <w:tab w:val="left" w:pos="1193"/>
        </w:tabs>
        <w:spacing w:before="11" w:line="204" w:lineRule="auto"/>
        <w:ind w:left="120" w:right="115" w:firstLine="408"/>
        <w:rPr>
          <w:sz w:val="20"/>
        </w:rPr>
      </w:pPr>
      <w:r>
        <w:rPr>
          <w:color w:val="231F20"/>
          <w:spacing w:val="1"/>
          <w:w w:val="102"/>
          <w:sz w:val="20"/>
        </w:rPr>
        <w:t>將任內一年中所經手之各項事務，轉交至</w:t>
      </w:r>
      <w:ins w:id="562" w:author="成英 李" w:date="2025-08-04T16:22:00Z">
        <w:r w:rsidR="00402F42">
          <w:rPr>
            <w:rFonts w:hint="eastAsia"/>
            <w:color w:val="231F20"/>
            <w:spacing w:val="1"/>
            <w:w w:val="102"/>
            <w:sz w:val="20"/>
          </w:rPr>
          <w:t>相關議會</w:t>
        </w:r>
      </w:ins>
      <w:del w:id="563" w:author="成英 李" w:date="2025-08-04T16:22:00Z">
        <w:r w:rsidDel="00402F42">
          <w:rPr>
            <w:color w:val="231F20"/>
            <w:spacing w:val="1"/>
            <w:w w:val="102"/>
            <w:sz w:val="20"/>
          </w:rPr>
          <w:delText>負責之</w:delText>
        </w:r>
      </w:del>
      <w:r>
        <w:rPr>
          <w:color w:val="231F20"/>
          <w:spacing w:val="1"/>
          <w:w w:val="102"/>
          <w:sz w:val="20"/>
        </w:rPr>
        <w:t>委員會或</w:t>
      </w:r>
      <w:r>
        <w:rPr>
          <w:color w:val="231F20"/>
          <w:w w:val="102"/>
          <w:sz w:val="20"/>
        </w:rPr>
        <w:t>常</w:t>
      </w:r>
      <w:ins w:id="564" w:author="成英 李" w:date="2025-08-04T16:22:00Z">
        <w:r w:rsidR="00402F42">
          <w:rPr>
            <w:rFonts w:hint="eastAsia"/>
            <w:color w:val="231F20"/>
            <w:w w:val="102"/>
            <w:sz w:val="20"/>
          </w:rPr>
          <w:t>設</w:t>
        </w:r>
      </w:ins>
      <w:del w:id="565" w:author="成英 李" w:date="2025-08-04T16:22:00Z">
        <w:r w:rsidDel="00402F42">
          <w:rPr>
            <w:color w:val="231F20"/>
            <w:w w:val="102"/>
            <w:sz w:val="20"/>
          </w:rPr>
          <w:delText>務</w:delText>
        </w:r>
      </w:del>
      <w:r>
        <w:rPr>
          <w:color w:val="231F20"/>
          <w:w w:val="102"/>
          <w:sz w:val="20"/>
        </w:rPr>
        <w:t>委員會。</w:t>
      </w:r>
    </w:p>
    <w:p w14:paraId="45F6A30F" w14:textId="77777777" w:rsidR="003345E9" w:rsidRDefault="007169A0">
      <w:pPr>
        <w:pStyle w:val="a5"/>
        <w:numPr>
          <w:ilvl w:val="0"/>
          <w:numId w:val="25"/>
        </w:numPr>
        <w:tabs>
          <w:tab w:val="left" w:pos="1005"/>
        </w:tabs>
        <w:spacing w:line="340" w:lineRule="exact"/>
        <w:ind w:left="1005" w:hanging="477"/>
        <w:rPr>
          <w:sz w:val="20"/>
        </w:rPr>
      </w:pPr>
      <w:r>
        <w:rPr>
          <w:color w:val="231F20"/>
          <w:spacing w:val="-1"/>
          <w:sz w:val="20"/>
        </w:rPr>
        <w:t>地區秘書可招募所需之助理</w:t>
      </w:r>
      <w:del w:id="566" w:author="成英 李" w:date="2025-08-04T16:30:00Z">
        <w:r w:rsidDel="00F218AA">
          <w:rPr>
            <w:color w:val="231F20"/>
            <w:spacing w:val="-1"/>
            <w:sz w:val="20"/>
          </w:rPr>
          <w:delText>人員</w:delText>
        </w:r>
      </w:del>
      <w:r>
        <w:rPr>
          <w:color w:val="231F20"/>
          <w:spacing w:val="-1"/>
          <w:sz w:val="20"/>
        </w:rPr>
        <w:t>，由地區年議會選任之。</w:t>
      </w:r>
    </w:p>
    <w:p w14:paraId="21DA5AC8" w14:textId="0B6067F7" w:rsidR="003345E9" w:rsidRDefault="007169A0">
      <w:pPr>
        <w:pStyle w:val="2"/>
        <w:spacing w:before="44"/>
      </w:pPr>
      <w:r>
        <w:rPr>
          <w:color w:val="231F20"/>
          <w:spacing w:val="-2"/>
        </w:rPr>
        <w:t>七、地區</w:t>
      </w:r>
      <w:commentRangeStart w:id="567"/>
      <w:ins w:id="568" w:author="成英 李" w:date="2025-08-04T16:30:00Z">
        <w:r w:rsidR="00F218AA">
          <w:rPr>
            <w:rFonts w:hint="eastAsia"/>
            <w:color w:val="231F20"/>
            <w:spacing w:val="-2"/>
          </w:rPr>
          <w:t>財務主管</w:t>
        </w:r>
      </w:ins>
      <w:del w:id="569" w:author="成英 李" w:date="2025-08-04T16:30:00Z">
        <w:r w:rsidDel="00F218AA">
          <w:rPr>
            <w:color w:val="231F20"/>
            <w:spacing w:val="-2"/>
          </w:rPr>
          <w:delText>司庫</w:delText>
        </w:r>
      </w:del>
      <w:commentRangeEnd w:id="567"/>
      <w:r w:rsidR="00F218AA">
        <w:rPr>
          <w:rStyle w:val="a7"/>
          <w:b w:val="0"/>
          <w:bCs w:val="0"/>
        </w:rPr>
        <w:commentReference w:id="567"/>
      </w:r>
    </w:p>
    <w:p w14:paraId="50D96673" w14:textId="1784F146" w:rsidR="003345E9" w:rsidRDefault="007169A0">
      <w:pPr>
        <w:pStyle w:val="a5"/>
        <w:numPr>
          <w:ilvl w:val="0"/>
          <w:numId w:val="25"/>
        </w:numPr>
        <w:tabs>
          <w:tab w:val="left" w:pos="1006"/>
        </w:tabs>
        <w:spacing w:before="49" w:line="204" w:lineRule="auto"/>
        <w:ind w:left="120" w:right="117" w:firstLine="408"/>
        <w:jc w:val="both"/>
        <w:rPr>
          <w:rFonts w:ascii="Noto Sans TC" w:eastAsia="Noto Sans TC"/>
          <w:sz w:val="20"/>
        </w:rPr>
      </w:pPr>
      <w:r>
        <w:rPr>
          <w:color w:val="231F20"/>
          <w:spacing w:val="-1"/>
          <w:w w:val="102"/>
          <w:sz w:val="20"/>
        </w:rPr>
        <w:t>地區</w:t>
      </w:r>
      <w:del w:id="570" w:author="成英 李" w:date="2025-08-04T16:30:00Z">
        <w:r w:rsidDel="00F218AA">
          <w:rPr>
            <w:rFonts w:hint="eastAsia"/>
            <w:color w:val="231F20"/>
            <w:spacing w:val="-1"/>
            <w:w w:val="102"/>
            <w:sz w:val="20"/>
          </w:rPr>
          <w:delText>司庫</w:delText>
        </w:r>
      </w:del>
      <w:ins w:id="571" w:author="成英 李" w:date="2025-08-04T16:30:00Z">
        <w:r w:rsidR="00F218AA">
          <w:rPr>
            <w:rFonts w:hint="eastAsia"/>
            <w:color w:val="231F20"/>
            <w:spacing w:val="-1"/>
            <w:w w:val="102"/>
            <w:sz w:val="20"/>
          </w:rPr>
          <w:t>財務主管</w:t>
        </w:r>
      </w:ins>
      <w:r>
        <w:rPr>
          <w:color w:val="231F20"/>
          <w:spacing w:val="-1"/>
          <w:w w:val="102"/>
          <w:sz w:val="20"/>
        </w:rPr>
        <w:t>係由地區指導委員會選出，任期為一至三年，及合</w:t>
      </w:r>
      <w:r>
        <w:rPr>
          <w:color w:val="231F20"/>
          <w:spacing w:val="-9"/>
          <w:w w:val="102"/>
          <w:sz w:val="20"/>
        </w:rPr>
        <w:t>格之繼任者選出接替為止。</w:t>
      </w:r>
      <w:r>
        <w:rPr>
          <w:rFonts w:ascii="Noto Sans TC" w:eastAsia="Noto Sans TC"/>
          <w:color w:val="231F20"/>
          <w:w w:val="102"/>
          <w:sz w:val="20"/>
        </w:rPr>
        <w:t>（225.21）</w:t>
      </w:r>
    </w:p>
    <w:p w14:paraId="3F3C21AB" w14:textId="4F1A7184" w:rsidR="003345E9" w:rsidRDefault="007169A0">
      <w:pPr>
        <w:pStyle w:val="a5"/>
        <w:numPr>
          <w:ilvl w:val="1"/>
          <w:numId w:val="25"/>
        </w:numPr>
        <w:tabs>
          <w:tab w:val="left" w:pos="1193"/>
        </w:tabs>
        <w:spacing w:before="1" w:line="204" w:lineRule="auto"/>
        <w:ind w:left="120" w:right="113" w:firstLine="408"/>
        <w:jc w:val="both"/>
        <w:rPr>
          <w:rFonts w:ascii="Noto Sans TC" w:eastAsia="Noto Sans TC"/>
          <w:sz w:val="20"/>
        </w:rPr>
      </w:pPr>
      <w:r>
        <w:rPr>
          <w:color w:val="231F20"/>
          <w:w w:val="102"/>
          <w:sz w:val="20"/>
        </w:rPr>
        <w:t>在地區年議會休會期間，地區</w:t>
      </w:r>
      <w:del w:id="572" w:author="成英 李" w:date="2025-08-04T16:32:00Z">
        <w:r w:rsidDel="00F218AA">
          <w:rPr>
            <w:rFonts w:hint="eastAsia"/>
            <w:color w:val="231F20"/>
            <w:w w:val="102"/>
            <w:sz w:val="20"/>
          </w:rPr>
          <w:delText>司庫</w:delText>
        </w:r>
      </w:del>
      <w:ins w:id="573" w:author="成英 李" w:date="2025-08-04T16:32:00Z">
        <w:r w:rsidR="00F218AA">
          <w:rPr>
            <w:rFonts w:hint="eastAsia"/>
            <w:color w:val="231F20"/>
            <w:w w:val="102"/>
            <w:sz w:val="20"/>
          </w:rPr>
          <w:t>財務主管</w:t>
        </w:r>
      </w:ins>
      <w:r>
        <w:rPr>
          <w:color w:val="231F20"/>
          <w:w w:val="102"/>
          <w:sz w:val="20"/>
        </w:rPr>
        <w:t>因故離職時，得由地區</w:t>
      </w:r>
      <w:r>
        <w:rPr>
          <w:color w:val="231F20"/>
          <w:spacing w:val="-5"/>
          <w:w w:val="102"/>
          <w:sz w:val="20"/>
        </w:rPr>
        <w:t>監督提名，由地區指導委員會選出一位繼任者。</w:t>
      </w:r>
      <w:r>
        <w:rPr>
          <w:rFonts w:ascii="Noto Sans TC" w:eastAsia="Noto Sans TC"/>
          <w:color w:val="231F20"/>
          <w:w w:val="102"/>
          <w:sz w:val="20"/>
        </w:rPr>
        <w:t>（211.8）</w:t>
      </w:r>
    </w:p>
    <w:p w14:paraId="00E47970" w14:textId="77D28A0F" w:rsidR="003345E9" w:rsidRDefault="007169A0">
      <w:pPr>
        <w:pStyle w:val="a5"/>
        <w:numPr>
          <w:ilvl w:val="1"/>
          <w:numId w:val="25"/>
        </w:numPr>
        <w:tabs>
          <w:tab w:val="left" w:pos="1192"/>
        </w:tabs>
        <w:spacing w:line="309" w:lineRule="exact"/>
        <w:ind w:left="1192" w:hanging="664"/>
        <w:jc w:val="both"/>
        <w:rPr>
          <w:rFonts w:ascii="Noto Sans TC" w:eastAsia="Noto Sans TC"/>
          <w:sz w:val="20"/>
        </w:rPr>
      </w:pPr>
      <w:r>
        <w:rPr>
          <w:color w:val="231F20"/>
          <w:spacing w:val="-7"/>
          <w:sz w:val="20"/>
        </w:rPr>
        <w:t>地區</w:t>
      </w:r>
      <w:del w:id="574" w:author="成英 李" w:date="2025-08-04T16:32:00Z">
        <w:r w:rsidDel="00F218AA">
          <w:rPr>
            <w:rFonts w:hint="eastAsia"/>
            <w:color w:val="231F20"/>
            <w:spacing w:val="-7"/>
            <w:sz w:val="20"/>
          </w:rPr>
          <w:delText>司庫</w:delText>
        </w:r>
      </w:del>
      <w:ins w:id="575" w:author="成英 李" w:date="2025-08-04T16:32:00Z">
        <w:r w:rsidR="00F218AA">
          <w:rPr>
            <w:rFonts w:hint="eastAsia"/>
            <w:color w:val="231F20"/>
            <w:spacing w:val="-7"/>
            <w:sz w:val="20"/>
          </w:rPr>
          <w:t>財務主管</w:t>
        </w:r>
      </w:ins>
      <w:r>
        <w:rPr>
          <w:color w:val="231F20"/>
          <w:spacing w:val="-7"/>
          <w:sz w:val="20"/>
        </w:rPr>
        <w:t>為地區年議會之當然代表。</w:t>
      </w:r>
      <w:r>
        <w:rPr>
          <w:rFonts w:ascii="Noto Sans TC" w:eastAsia="Noto Sans TC"/>
          <w:color w:val="231F20"/>
          <w:spacing w:val="-2"/>
          <w:sz w:val="20"/>
        </w:rPr>
        <w:t>（201）</w:t>
      </w:r>
    </w:p>
    <w:p w14:paraId="581368C5" w14:textId="6B34B57D" w:rsidR="003345E9" w:rsidRDefault="007169A0">
      <w:pPr>
        <w:pStyle w:val="a5"/>
        <w:numPr>
          <w:ilvl w:val="0"/>
          <w:numId w:val="25"/>
        </w:numPr>
        <w:tabs>
          <w:tab w:val="left" w:pos="1005"/>
        </w:tabs>
        <w:spacing w:line="320" w:lineRule="exact"/>
        <w:ind w:left="1005" w:hanging="477"/>
        <w:jc w:val="both"/>
        <w:rPr>
          <w:sz w:val="20"/>
        </w:rPr>
      </w:pPr>
      <w:r>
        <w:rPr>
          <w:b/>
          <w:color w:val="231F20"/>
          <w:sz w:val="20"/>
        </w:rPr>
        <w:t>地區</w:t>
      </w:r>
      <w:ins w:id="576" w:author="成英 李" w:date="2025-08-04T16:33:00Z">
        <w:r w:rsidR="00F218AA">
          <w:rPr>
            <w:rFonts w:hint="eastAsia"/>
            <w:b/>
            <w:color w:val="231F20"/>
            <w:sz w:val="20"/>
          </w:rPr>
          <w:t>財務主管</w:t>
        </w:r>
      </w:ins>
      <w:del w:id="577" w:author="成英 李" w:date="2025-08-04T16:33:00Z">
        <w:r w:rsidDel="00F218AA">
          <w:rPr>
            <w:b/>
            <w:color w:val="231F20"/>
            <w:sz w:val="20"/>
          </w:rPr>
          <w:delText>司庫</w:delText>
        </w:r>
      </w:del>
      <w:r>
        <w:rPr>
          <w:b/>
          <w:color w:val="231F20"/>
          <w:sz w:val="20"/>
        </w:rPr>
        <w:t>之職責</w:t>
      </w:r>
      <w:r>
        <w:rPr>
          <w:color w:val="231F20"/>
          <w:spacing w:val="-4"/>
          <w:sz w:val="20"/>
        </w:rPr>
        <w:t>如下：</w:t>
      </w:r>
    </w:p>
    <w:p w14:paraId="7BA73869" w14:textId="77777777" w:rsidR="003345E9" w:rsidRDefault="007169A0">
      <w:pPr>
        <w:pStyle w:val="a5"/>
        <w:numPr>
          <w:ilvl w:val="1"/>
          <w:numId w:val="25"/>
        </w:numPr>
        <w:tabs>
          <w:tab w:val="left" w:pos="1193"/>
        </w:tabs>
        <w:spacing w:before="8" w:line="206" w:lineRule="auto"/>
        <w:ind w:left="120" w:right="112" w:firstLine="408"/>
        <w:jc w:val="both"/>
        <w:rPr>
          <w:sz w:val="20"/>
        </w:rPr>
      </w:pPr>
      <w:r>
        <w:rPr>
          <w:color w:val="231F20"/>
          <w:w w:val="102"/>
          <w:sz w:val="20"/>
        </w:rPr>
        <w:t>收取所有由總議會、地區年議會、地區指導委員會、或宣</w:t>
      </w:r>
      <w:r>
        <w:rPr>
          <w:color w:val="231F20"/>
          <w:spacing w:val="2"/>
          <w:w w:val="102"/>
          <w:sz w:val="20"/>
        </w:rPr>
        <w:t>聖會所轉來之金錢，並依據地區年議會及</w:t>
      </w:r>
      <w:r>
        <w:rPr>
          <w:color w:val="231F20"/>
          <w:spacing w:val="4"/>
          <w:w w:val="102"/>
          <w:sz w:val="20"/>
        </w:rPr>
        <w:t>（或）地區指導委員會的指</w:t>
      </w:r>
      <w:r>
        <w:rPr>
          <w:color w:val="231F20"/>
          <w:w w:val="102"/>
          <w:sz w:val="20"/>
        </w:rPr>
        <w:t>示和政策支付款項。</w:t>
      </w:r>
    </w:p>
    <w:p w14:paraId="592C208F" w14:textId="500781DE" w:rsidR="003345E9" w:rsidRDefault="007169A0">
      <w:pPr>
        <w:pStyle w:val="a5"/>
        <w:numPr>
          <w:ilvl w:val="1"/>
          <w:numId w:val="25"/>
        </w:numPr>
        <w:tabs>
          <w:tab w:val="left" w:pos="1192"/>
        </w:tabs>
        <w:spacing w:line="204" w:lineRule="auto"/>
        <w:ind w:left="120" w:right="15" w:firstLine="408"/>
        <w:jc w:val="both"/>
        <w:rPr>
          <w:sz w:val="20"/>
        </w:rPr>
      </w:pPr>
      <w:r>
        <w:rPr>
          <w:color w:val="231F20"/>
          <w:spacing w:val="-2"/>
          <w:sz w:val="20"/>
        </w:rPr>
        <w:t>保存所有金錢收支之正確記錄，每月向地區監督提交報告，地區監督將其發送給地區指導委員會，地區</w:t>
      </w:r>
      <w:ins w:id="578" w:author="成英 李" w:date="2025-08-04T16:46:00Z">
        <w:r w:rsidR="009A3614">
          <w:rPr>
            <w:rFonts w:hint="eastAsia"/>
            <w:color w:val="231F20"/>
            <w:spacing w:val="-2"/>
            <w:sz w:val="20"/>
          </w:rPr>
          <w:t>財務主管</w:t>
        </w:r>
      </w:ins>
      <w:del w:id="579" w:author="成英 李" w:date="2025-08-04T16:46:00Z">
        <w:r w:rsidDel="009A3614">
          <w:rPr>
            <w:color w:val="231F20"/>
            <w:spacing w:val="-2"/>
            <w:sz w:val="20"/>
          </w:rPr>
          <w:delText>司庫</w:delText>
        </w:r>
      </w:del>
      <w:r>
        <w:rPr>
          <w:color w:val="231F20"/>
          <w:spacing w:val="-2"/>
          <w:sz w:val="20"/>
        </w:rPr>
        <w:t>還應向地區年議會提</w:t>
      </w:r>
    </w:p>
    <w:p w14:paraId="0CE9F714"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06B867AD"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B6E0E2B" w14:textId="77777777" w:rsidR="003345E9" w:rsidRDefault="007169A0">
      <w:pPr>
        <w:pStyle w:val="a3"/>
        <w:spacing w:before="201"/>
        <w:ind w:left="0" w:right="3586"/>
        <w:jc w:val="center"/>
      </w:pPr>
      <w:r>
        <w:rPr>
          <w:color w:val="231F20"/>
          <w:spacing w:val="-1"/>
        </w:rPr>
        <w:t>出年報，對地區年議會負責。</w:t>
      </w:r>
    </w:p>
    <w:p w14:paraId="78227BE8" w14:textId="77777777" w:rsidR="003345E9" w:rsidRDefault="007169A0">
      <w:pPr>
        <w:pStyle w:val="2"/>
        <w:spacing w:before="46"/>
        <w:ind w:left="0" w:right="3599"/>
        <w:jc w:val="center"/>
      </w:pPr>
      <w:r>
        <w:rPr>
          <w:color w:val="231F20"/>
          <w:spacing w:val="-2"/>
        </w:rPr>
        <w:t>八、地區指導委員會</w:t>
      </w:r>
    </w:p>
    <w:p w14:paraId="5DF86FE3" w14:textId="3E7699BC" w:rsidR="003345E9" w:rsidRDefault="007169A0">
      <w:pPr>
        <w:pStyle w:val="a5"/>
        <w:numPr>
          <w:ilvl w:val="0"/>
          <w:numId w:val="25"/>
        </w:numPr>
        <w:tabs>
          <w:tab w:val="left" w:pos="1006"/>
        </w:tabs>
        <w:spacing w:before="47" w:line="206" w:lineRule="auto"/>
        <w:ind w:left="120" w:right="17" w:firstLine="408"/>
        <w:rPr>
          <w:sz w:val="20"/>
        </w:rPr>
      </w:pPr>
      <w:r>
        <w:rPr>
          <w:color w:val="231F20"/>
          <w:w w:val="102"/>
          <w:sz w:val="20"/>
        </w:rPr>
        <w:t>地區指導委員會的組成，包括擔任當然委員之地區監督，另</w:t>
      </w:r>
      <w:r>
        <w:rPr>
          <w:color w:val="231F20"/>
          <w:spacing w:val="4"/>
          <w:w w:val="102"/>
          <w:sz w:val="20"/>
        </w:rPr>
        <w:t>外每年在地區年議會中以投票方式選出最多三位受委派按立的牧師和</w:t>
      </w:r>
      <w:r>
        <w:rPr>
          <w:color w:val="231F20"/>
          <w:w w:val="102"/>
          <w:sz w:val="20"/>
        </w:rPr>
        <w:t>至多三位信徒代表，任期不得超過四年，至</w:t>
      </w:r>
      <w:ins w:id="580" w:author="成英 李" w:date="2025-08-11T08:43:00Z">
        <w:r w:rsidR="00EB2438">
          <w:rPr>
            <w:rFonts w:hint="eastAsia"/>
            <w:color w:val="231F20"/>
            <w:w w:val="102"/>
            <w:sz w:val="20"/>
          </w:rPr>
          <w:t>下一屆</w:t>
        </w:r>
      </w:ins>
      <w:del w:id="581" w:author="成英 李" w:date="2025-08-11T08:43:00Z">
        <w:r w:rsidDel="00EB2438">
          <w:rPr>
            <w:color w:val="231F20"/>
            <w:w w:val="102"/>
            <w:sz w:val="20"/>
          </w:rPr>
          <w:delText>最後一年</w:delText>
        </w:r>
      </w:del>
      <w:r>
        <w:rPr>
          <w:color w:val="231F20"/>
          <w:w w:val="102"/>
          <w:sz w:val="20"/>
        </w:rPr>
        <w:t>地區年議會結束，合格的繼任者選出接替為止。不過，</w:t>
      </w:r>
      <w:ins w:id="582" w:author="成英 李" w:date="2025-08-11T08:46:00Z">
        <w:r w:rsidR="00EB2438">
          <w:rPr>
            <w:rFonts w:hint="eastAsia"/>
            <w:color w:val="231F20"/>
            <w:w w:val="102"/>
            <w:sz w:val="20"/>
          </w:rPr>
          <w:t>通過每年選舉一定比例的委員，</w:t>
        </w:r>
      </w:ins>
      <w:r>
        <w:rPr>
          <w:color w:val="231F20"/>
          <w:w w:val="102"/>
          <w:sz w:val="20"/>
        </w:rPr>
        <w:t>委員可交錯任期而更替之。</w:t>
      </w:r>
    </w:p>
    <w:p w14:paraId="1EE93401" w14:textId="77777777" w:rsidR="003345E9" w:rsidRDefault="007169A0">
      <w:pPr>
        <w:pStyle w:val="a3"/>
        <w:spacing w:line="206" w:lineRule="auto"/>
        <w:ind w:right="113" w:firstLine="408"/>
        <w:jc w:val="both"/>
      </w:pPr>
      <w:r>
        <w:rPr>
          <w:color w:val="231F20"/>
          <w:spacing w:val="1"/>
          <w:w w:val="102"/>
        </w:rPr>
        <w:t>當一地區會友總數超過五千人時，每超過二千五百人，或最後半</w:t>
      </w:r>
      <w:r>
        <w:rPr>
          <w:color w:val="231F20"/>
          <w:spacing w:val="3"/>
          <w:w w:val="102"/>
        </w:rPr>
        <w:t>數達二千五百人之半數以上，可增選一位受委派按立的牧師和一位信</w:t>
      </w:r>
      <w:r>
        <w:rPr>
          <w:color w:val="231F20"/>
          <w:w w:val="102"/>
        </w:rPr>
        <w:t>徒代表。</w:t>
      </w:r>
    </w:p>
    <w:p w14:paraId="737CCA59" w14:textId="77777777" w:rsidR="003345E9" w:rsidRDefault="007169A0">
      <w:pPr>
        <w:pStyle w:val="a3"/>
        <w:spacing w:line="204" w:lineRule="auto"/>
        <w:ind w:right="111" w:firstLine="408"/>
        <w:rPr>
          <w:rFonts w:ascii="Noto Sans TC" w:eastAsia="Noto Sans TC"/>
        </w:rPr>
      </w:pPr>
      <w:del w:id="583" w:author="成英 李" w:date="2025-08-11T08:54:00Z">
        <w:r w:rsidDel="00255A6C">
          <w:rPr>
            <w:color w:val="231F20"/>
            <w:spacing w:val="3"/>
            <w:w w:val="102"/>
          </w:rPr>
          <w:delText>代表</w:delText>
        </w:r>
      </w:del>
      <w:r>
        <w:rPr>
          <w:color w:val="231F20"/>
          <w:spacing w:val="3"/>
          <w:w w:val="102"/>
        </w:rPr>
        <w:t>委員會應在必要時開會，並由地區監督或主管區總監督或其</w:t>
      </w:r>
      <w:r>
        <w:rPr>
          <w:color w:val="231F20"/>
          <w:spacing w:val="-10"/>
          <w:w w:val="102"/>
        </w:rPr>
        <w:t>代理人擔任委員會主席。</w:t>
      </w:r>
      <w:r>
        <w:rPr>
          <w:rFonts w:ascii="Noto Sans TC" w:eastAsia="Noto Sans TC"/>
          <w:color w:val="231F20"/>
          <w:w w:val="102"/>
        </w:rPr>
        <w:t>（205.15）</w:t>
      </w:r>
    </w:p>
    <w:p w14:paraId="156BBD2F" w14:textId="77777777" w:rsidR="003345E9" w:rsidRDefault="007169A0">
      <w:pPr>
        <w:pStyle w:val="a5"/>
        <w:numPr>
          <w:ilvl w:val="1"/>
          <w:numId w:val="25"/>
        </w:numPr>
        <w:tabs>
          <w:tab w:val="left" w:pos="1194"/>
        </w:tabs>
        <w:spacing w:line="204" w:lineRule="auto"/>
        <w:ind w:left="120" w:right="17" w:firstLine="408"/>
        <w:rPr>
          <w:sz w:val="20"/>
        </w:rPr>
      </w:pPr>
      <w:r>
        <w:rPr>
          <w:color w:val="231F20"/>
          <w:spacing w:val="4"/>
          <w:w w:val="102"/>
          <w:sz w:val="20"/>
        </w:rPr>
        <w:t>地區指導委員出缺時，應由該地區委員會的其餘委員中，選出遞補之。</w:t>
      </w:r>
    </w:p>
    <w:p w14:paraId="6145697F" w14:textId="77777777" w:rsidR="003345E9" w:rsidRDefault="007169A0">
      <w:pPr>
        <w:pStyle w:val="a5"/>
        <w:numPr>
          <w:ilvl w:val="1"/>
          <w:numId w:val="25"/>
        </w:numPr>
        <w:tabs>
          <w:tab w:val="left" w:pos="1192"/>
        </w:tabs>
        <w:spacing w:line="312" w:lineRule="exact"/>
        <w:ind w:left="1192" w:hanging="664"/>
        <w:rPr>
          <w:sz w:val="20"/>
        </w:rPr>
      </w:pPr>
      <w:r>
        <w:rPr>
          <w:color w:val="231F20"/>
          <w:spacing w:val="-1"/>
          <w:sz w:val="20"/>
        </w:rPr>
        <w:t>地區監督為地區指導委員會之當然主席。</w:t>
      </w:r>
    </w:p>
    <w:p w14:paraId="3EED1A88" w14:textId="77777777" w:rsidR="003345E9" w:rsidRDefault="007169A0">
      <w:pPr>
        <w:pStyle w:val="a5"/>
        <w:numPr>
          <w:ilvl w:val="1"/>
          <w:numId w:val="25"/>
        </w:numPr>
        <w:tabs>
          <w:tab w:val="left" w:pos="1194"/>
        </w:tabs>
        <w:spacing w:before="2" w:line="206" w:lineRule="auto"/>
        <w:ind w:left="120" w:right="14" w:firstLine="408"/>
        <w:rPr>
          <w:sz w:val="20"/>
        </w:rPr>
      </w:pPr>
      <w:r>
        <w:rPr>
          <w:color w:val="231F20"/>
          <w:spacing w:val="5"/>
          <w:w w:val="102"/>
          <w:sz w:val="20"/>
        </w:rPr>
        <w:t>地區指導委員會應於其成員中選出一位擔任秘書之工作，</w:t>
      </w:r>
      <w:r>
        <w:rPr>
          <w:color w:val="231F20"/>
          <w:spacing w:val="2"/>
          <w:w w:val="102"/>
          <w:sz w:val="20"/>
        </w:rPr>
        <w:t>秘書應詳實記錄委員會所執行之事項，並於交接時，即時將紀錄移交</w:t>
      </w:r>
      <w:r>
        <w:rPr>
          <w:color w:val="231F20"/>
          <w:w w:val="102"/>
          <w:sz w:val="20"/>
        </w:rPr>
        <w:t>給其繼任者。</w:t>
      </w:r>
    </w:p>
    <w:p w14:paraId="291FB4BD" w14:textId="418B1336" w:rsidR="003345E9" w:rsidRDefault="007169A0">
      <w:pPr>
        <w:pStyle w:val="a5"/>
        <w:numPr>
          <w:ilvl w:val="1"/>
          <w:numId w:val="25"/>
        </w:numPr>
        <w:tabs>
          <w:tab w:val="left" w:pos="1193"/>
        </w:tabs>
        <w:spacing w:line="204" w:lineRule="auto"/>
        <w:ind w:left="120" w:right="17" w:firstLine="408"/>
        <w:rPr>
          <w:rFonts w:ascii="Noto Sans TC" w:eastAsia="Noto Sans TC"/>
          <w:sz w:val="20"/>
        </w:rPr>
      </w:pPr>
      <w:r>
        <w:rPr>
          <w:color w:val="231F20"/>
          <w:spacing w:val="1"/>
          <w:w w:val="102"/>
          <w:sz w:val="20"/>
        </w:rPr>
        <w:t>地區指導委員會之信徒委員為地區年議會之當然代表，地</w:t>
      </w:r>
      <w:r>
        <w:rPr>
          <w:color w:val="231F20"/>
          <w:spacing w:val="5"/>
          <w:w w:val="102"/>
          <w:sz w:val="20"/>
        </w:rPr>
        <w:t>區</w:t>
      </w:r>
      <w:commentRangeStart w:id="584"/>
      <w:del w:id="585" w:author="成英 李" w:date="2025-08-11T08:57:00Z">
        <w:r w:rsidDel="00255A6C">
          <w:rPr>
            <w:rFonts w:hint="eastAsia"/>
            <w:color w:val="231F20"/>
            <w:spacing w:val="5"/>
            <w:w w:val="102"/>
            <w:sz w:val="20"/>
          </w:rPr>
          <w:delText>國際門訓</w:delText>
        </w:r>
      </w:del>
      <w:ins w:id="586" w:author="成英 李" w:date="2025-08-11T08:58:00Z">
        <w:r w:rsidR="00255A6C">
          <w:rPr>
            <w:rFonts w:hint="eastAsia"/>
            <w:color w:val="231F20"/>
            <w:spacing w:val="5"/>
            <w:w w:val="102"/>
            <w:sz w:val="20"/>
          </w:rPr>
          <w:t>宣聖會門徒訓練</w:t>
        </w:r>
      </w:ins>
      <w:r>
        <w:rPr>
          <w:color w:val="231F20"/>
          <w:spacing w:val="5"/>
          <w:w w:val="102"/>
          <w:sz w:val="20"/>
        </w:rPr>
        <w:t>事工</w:t>
      </w:r>
      <w:commentRangeEnd w:id="584"/>
      <w:r w:rsidR="00255A6C">
        <w:rPr>
          <w:rStyle w:val="a7"/>
        </w:rPr>
        <w:commentReference w:id="584"/>
      </w:r>
      <w:ins w:id="587" w:author="成英 李" w:date="2025-08-11T08:59:00Z">
        <w:r w:rsidR="00255A6C">
          <w:rPr>
            <w:rFonts w:hint="eastAsia"/>
            <w:color w:val="231F20"/>
            <w:spacing w:val="5"/>
            <w:w w:val="102"/>
            <w:sz w:val="20"/>
          </w:rPr>
          <w:t>大會</w:t>
        </w:r>
      </w:ins>
      <w:del w:id="588" w:author="成英 李" w:date="2025-08-11T08:59:00Z">
        <w:r w:rsidDel="00255A6C">
          <w:rPr>
            <w:color w:val="231F20"/>
            <w:spacing w:val="5"/>
            <w:w w:val="102"/>
            <w:sz w:val="20"/>
          </w:rPr>
          <w:delText>委員會</w:delText>
        </w:r>
      </w:del>
      <w:r>
        <w:rPr>
          <w:color w:val="231F20"/>
          <w:spacing w:val="5"/>
          <w:w w:val="102"/>
          <w:sz w:val="20"/>
        </w:rPr>
        <w:t>之當然委員，地區國際宣道團契</w:t>
      </w:r>
      <w:ins w:id="589" w:author="成英 李" w:date="2025-08-11T09:00:00Z">
        <w:r w:rsidR="00255A6C">
          <w:rPr>
            <w:rFonts w:hint="eastAsia"/>
            <w:color w:val="231F20"/>
            <w:spacing w:val="5"/>
            <w:w w:val="102"/>
            <w:sz w:val="20"/>
          </w:rPr>
          <w:t>大會</w:t>
        </w:r>
      </w:ins>
      <w:r>
        <w:rPr>
          <w:color w:val="231F20"/>
          <w:spacing w:val="5"/>
          <w:w w:val="102"/>
          <w:sz w:val="20"/>
        </w:rPr>
        <w:t>之當然委員，</w:t>
      </w:r>
      <w:r>
        <w:rPr>
          <w:color w:val="231F20"/>
          <w:spacing w:val="-7"/>
          <w:w w:val="102"/>
          <w:sz w:val="20"/>
        </w:rPr>
        <w:t>以及地區國際青年團契</w:t>
      </w:r>
      <w:ins w:id="590" w:author="成英 李" w:date="2025-08-11T09:00:00Z">
        <w:r w:rsidR="00255A6C">
          <w:rPr>
            <w:rFonts w:hint="eastAsia"/>
            <w:color w:val="231F20"/>
            <w:spacing w:val="-7"/>
            <w:w w:val="102"/>
            <w:sz w:val="20"/>
          </w:rPr>
          <w:t>大會</w:t>
        </w:r>
      </w:ins>
      <w:r>
        <w:rPr>
          <w:color w:val="231F20"/>
          <w:spacing w:val="-7"/>
          <w:w w:val="102"/>
          <w:sz w:val="20"/>
        </w:rPr>
        <w:t>之當然委員。</w:t>
      </w:r>
      <w:r>
        <w:rPr>
          <w:rFonts w:ascii="Noto Sans TC" w:eastAsia="Noto Sans TC"/>
          <w:color w:val="231F20"/>
          <w:w w:val="102"/>
          <w:sz w:val="20"/>
        </w:rPr>
        <w:t>（201，224）</w:t>
      </w:r>
    </w:p>
    <w:p w14:paraId="40658EA0" w14:textId="01BD417F" w:rsidR="003345E9" w:rsidRDefault="007169A0">
      <w:pPr>
        <w:pStyle w:val="a5"/>
        <w:numPr>
          <w:ilvl w:val="1"/>
          <w:numId w:val="25"/>
        </w:numPr>
        <w:tabs>
          <w:tab w:val="left" w:pos="1193"/>
        </w:tabs>
        <w:spacing w:line="206" w:lineRule="auto"/>
        <w:ind w:left="120" w:right="14" w:firstLine="408"/>
        <w:rPr>
          <w:sz w:val="20"/>
        </w:rPr>
      </w:pPr>
      <w:r>
        <w:rPr>
          <w:color w:val="231F20"/>
          <w:spacing w:val="2"/>
          <w:w w:val="102"/>
          <w:sz w:val="20"/>
        </w:rPr>
        <w:t>地區指導委員會之成員</w:t>
      </w:r>
      <w:r>
        <w:rPr>
          <w:color w:val="231F20"/>
          <w:spacing w:val="3"/>
          <w:w w:val="102"/>
          <w:sz w:val="20"/>
        </w:rPr>
        <w:t>（或其直系親屬</w:t>
      </w:r>
      <w:r>
        <w:rPr>
          <w:color w:val="231F20"/>
          <w:spacing w:val="-102"/>
          <w:w w:val="102"/>
          <w:sz w:val="20"/>
        </w:rPr>
        <w:t>）</w:t>
      </w:r>
      <w:del w:id="591" w:author="成英 李" w:date="2025-08-11T09:02:00Z">
        <w:r w:rsidDel="00255A6C">
          <w:rPr>
            <w:rFonts w:hint="eastAsia"/>
            <w:color w:val="231F20"/>
            <w:spacing w:val="-1"/>
            <w:w w:val="102"/>
            <w:sz w:val="20"/>
          </w:rPr>
          <w:delText>，在任何情況下，</w:delText>
        </w:r>
      </w:del>
      <w:ins w:id="592" w:author="成英 李" w:date="2025-08-11T09:02:00Z">
        <w:r w:rsidR="00255A6C">
          <w:rPr>
            <w:rFonts w:hint="eastAsia"/>
            <w:color w:val="231F20"/>
            <w:spacing w:val="-1"/>
            <w:w w:val="102"/>
            <w:sz w:val="20"/>
          </w:rPr>
          <w:t>不得</w:t>
        </w:r>
      </w:ins>
      <w:del w:id="593" w:author="成英 李" w:date="2025-08-11T09:02:00Z">
        <w:r w:rsidDel="00255A6C">
          <w:rPr>
            <w:rFonts w:hint="eastAsia"/>
            <w:color w:val="231F20"/>
            <w:spacing w:val="2"/>
            <w:w w:val="102"/>
            <w:sz w:val="20"/>
          </w:rPr>
          <w:delText>與委員會其他成員有</w:delText>
        </w:r>
      </w:del>
      <w:ins w:id="594" w:author="成英 李" w:date="2025-08-11T09:03:00Z">
        <w:r w:rsidR="00255A6C">
          <w:rPr>
            <w:rFonts w:hint="eastAsia"/>
            <w:color w:val="231F20"/>
            <w:spacing w:val="2"/>
            <w:w w:val="102"/>
            <w:sz w:val="20"/>
          </w:rPr>
          <w:t>在涉及</w:t>
        </w:r>
      </w:ins>
      <w:r>
        <w:rPr>
          <w:color w:val="231F20"/>
          <w:spacing w:val="2"/>
          <w:w w:val="102"/>
          <w:sz w:val="20"/>
        </w:rPr>
        <w:t>直接個人利益或暨得利益</w:t>
      </w:r>
      <w:ins w:id="595" w:author="成英 李" w:date="2025-08-11T09:03:00Z">
        <w:r w:rsidR="00255A6C">
          <w:rPr>
            <w:rFonts w:hint="eastAsia"/>
            <w:color w:val="231F20"/>
            <w:spacing w:val="2"/>
            <w:w w:val="102"/>
            <w:sz w:val="20"/>
          </w:rPr>
          <w:t>的事項上投票</w:t>
        </w:r>
      </w:ins>
      <w:del w:id="596" w:author="成英 李" w:date="2025-08-11T09:03:00Z">
        <w:r w:rsidDel="00255A6C">
          <w:rPr>
            <w:color w:val="231F20"/>
            <w:spacing w:val="2"/>
            <w:w w:val="102"/>
            <w:sz w:val="20"/>
          </w:rPr>
          <w:delText>時</w:delText>
        </w:r>
      </w:del>
      <w:r>
        <w:rPr>
          <w:color w:val="231F20"/>
          <w:spacing w:val="2"/>
          <w:w w:val="102"/>
          <w:sz w:val="20"/>
        </w:rPr>
        <w:t>，應放棄投票。直系</w:t>
      </w:r>
      <w:r>
        <w:rPr>
          <w:color w:val="231F20"/>
          <w:w w:val="102"/>
          <w:sz w:val="20"/>
        </w:rPr>
        <w:t>親屬包括配偶、子女、兄弟姊妹及父母。</w:t>
      </w:r>
    </w:p>
    <w:p w14:paraId="131D7368" w14:textId="17687CE8" w:rsidR="003345E9" w:rsidRDefault="007169A0">
      <w:pPr>
        <w:pStyle w:val="a5"/>
        <w:numPr>
          <w:ilvl w:val="1"/>
          <w:numId w:val="25"/>
        </w:numPr>
        <w:tabs>
          <w:tab w:val="left" w:pos="1193"/>
        </w:tabs>
        <w:spacing w:line="307" w:lineRule="exact"/>
        <w:ind w:hanging="665"/>
        <w:rPr>
          <w:sz w:val="20"/>
        </w:rPr>
      </w:pPr>
      <w:r>
        <w:rPr>
          <w:color w:val="231F20"/>
          <w:spacing w:val="-1"/>
          <w:sz w:val="20"/>
        </w:rPr>
        <w:t>由地區監督和地區指導委員會確定，委員會之成員未能</w:t>
      </w:r>
      <w:ins w:id="597" w:author="成英 李" w:date="2025-08-11T09:09:00Z">
        <w:r w:rsidR="00973B3F">
          <w:rPr>
            <w:rFonts w:hint="eastAsia"/>
            <w:color w:val="231F20"/>
            <w:spacing w:val="-1"/>
            <w:sz w:val="20"/>
          </w:rPr>
          <w:t>與</w:t>
        </w:r>
      </w:ins>
      <w:del w:id="598" w:author="成英 李" w:date="2025-08-11T09:09:00Z">
        <w:r w:rsidDel="00973B3F">
          <w:rPr>
            <w:color w:val="231F20"/>
            <w:spacing w:val="-1"/>
            <w:sz w:val="20"/>
          </w:rPr>
          <w:delText>於</w:delText>
        </w:r>
      </w:del>
    </w:p>
    <w:p w14:paraId="6BE12A1B" w14:textId="77777777" w:rsidR="003345E9" w:rsidRDefault="007169A0">
      <w:pPr>
        <w:pStyle w:val="a3"/>
        <w:spacing w:before="8" w:line="204" w:lineRule="auto"/>
        <w:ind w:right="112"/>
        <w:jc w:val="both"/>
        <w:rPr>
          <w:rFonts w:ascii="Noto Sans TC" w:eastAsia="Noto Sans TC"/>
        </w:rPr>
      </w:pPr>
      <w:r>
        <w:rPr>
          <w:color w:val="231F20"/>
          <w:w w:val="102"/>
        </w:rPr>
        <w:t>第</w:t>
      </w:r>
      <w:r>
        <w:rPr>
          <w:color w:val="231F20"/>
          <w:spacing w:val="-1"/>
        </w:rPr>
        <w:t xml:space="preserve"> </w:t>
      </w:r>
      <w:r>
        <w:rPr>
          <w:color w:val="231F20"/>
          <w:w w:val="102"/>
        </w:rPr>
        <w:t>33</w:t>
      </w:r>
      <w:r>
        <w:rPr>
          <w:color w:val="231F20"/>
          <w:spacing w:val="-1"/>
        </w:rPr>
        <w:t xml:space="preserve"> </w:t>
      </w:r>
      <w:r>
        <w:rPr>
          <w:color w:val="231F20"/>
          <w:spacing w:val="-2"/>
          <w:w w:val="102"/>
        </w:rPr>
        <w:t>條協調一致，依據地區監督與主管區總監督首次協商之結果，且</w:t>
      </w:r>
      <w:r>
        <w:rPr>
          <w:color w:val="231F20"/>
          <w:spacing w:val="2"/>
          <w:w w:val="102"/>
        </w:rPr>
        <w:t>後續修復工作未能成功，在接收主管區總監督之書面批准後，得到地</w:t>
      </w:r>
      <w:r>
        <w:rPr>
          <w:color w:val="231F20"/>
          <w:spacing w:val="-5"/>
          <w:w w:val="102"/>
        </w:rPr>
        <w:t>區指導委員會三分之二票數通過，可取消其成員資格。</w:t>
      </w:r>
      <w:r>
        <w:rPr>
          <w:rFonts w:ascii="Noto Sans TC" w:eastAsia="Noto Sans TC"/>
          <w:color w:val="231F20"/>
          <w:w w:val="102"/>
        </w:rPr>
        <w:t>（33）</w:t>
      </w:r>
    </w:p>
    <w:p w14:paraId="38193908" w14:textId="77777777" w:rsidR="003345E9" w:rsidRDefault="007169A0">
      <w:pPr>
        <w:pStyle w:val="a5"/>
        <w:numPr>
          <w:ilvl w:val="0"/>
          <w:numId w:val="25"/>
        </w:numPr>
        <w:tabs>
          <w:tab w:val="left" w:pos="1005"/>
        </w:tabs>
        <w:spacing w:line="312" w:lineRule="exact"/>
        <w:ind w:left="1005" w:hanging="477"/>
        <w:jc w:val="both"/>
        <w:rPr>
          <w:sz w:val="20"/>
        </w:rPr>
      </w:pPr>
      <w:r>
        <w:rPr>
          <w:b/>
          <w:color w:val="231F20"/>
          <w:sz w:val="20"/>
        </w:rPr>
        <w:t>地區指導委員會的職責</w:t>
      </w:r>
      <w:r>
        <w:rPr>
          <w:color w:val="231F20"/>
          <w:spacing w:val="-4"/>
          <w:sz w:val="20"/>
        </w:rPr>
        <w:t>如下：</w:t>
      </w:r>
    </w:p>
    <w:p w14:paraId="3AADBF0C" w14:textId="77777777" w:rsidR="003345E9" w:rsidRDefault="007169A0">
      <w:pPr>
        <w:pStyle w:val="a5"/>
        <w:numPr>
          <w:ilvl w:val="1"/>
          <w:numId w:val="25"/>
        </w:numPr>
        <w:tabs>
          <w:tab w:val="left" w:pos="1192"/>
        </w:tabs>
        <w:spacing w:line="320" w:lineRule="exact"/>
        <w:ind w:left="1192" w:hanging="664"/>
        <w:jc w:val="both"/>
        <w:rPr>
          <w:sz w:val="20"/>
        </w:rPr>
      </w:pPr>
      <w:r>
        <w:rPr>
          <w:color w:val="231F20"/>
          <w:spacing w:val="14"/>
          <w:sz w:val="20"/>
        </w:rPr>
        <w:t xml:space="preserve">按照 </w:t>
      </w:r>
      <w:r>
        <w:rPr>
          <w:rFonts w:ascii="Noto Sans TC" w:eastAsia="Noto Sans TC"/>
          <w:color w:val="231F20"/>
          <w:sz w:val="20"/>
        </w:rPr>
        <w:t>116.1</w:t>
      </w:r>
      <w:r>
        <w:rPr>
          <w:rFonts w:ascii="Noto Sans TC" w:eastAsia="Noto Sans TC"/>
          <w:color w:val="231F20"/>
          <w:spacing w:val="54"/>
          <w:sz w:val="20"/>
        </w:rPr>
        <w:t xml:space="preserve"> </w:t>
      </w:r>
      <w:r>
        <w:rPr>
          <w:color w:val="231F20"/>
          <w:spacing w:val="-1"/>
          <w:sz w:val="20"/>
        </w:rPr>
        <w:t>條之規定，訂定統計年度開始與結束的日期。</w:t>
      </w:r>
    </w:p>
    <w:p w14:paraId="368712B7" w14:textId="77777777" w:rsidR="003345E9" w:rsidRDefault="007169A0">
      <w:pPr>
        <w:pStyle w:val="a5"/>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向地區監督報告及協商本議會地區中，有關傳道人和地方</w:t>
      </w:r>
      <w:r>
        <w:rPr>
          <w:color w:val="231F20"/>
          <w:spacing w:val="-17"/>
          <w:w w:val="102"/>
          <w:sz w:val="20"/>
        </w:rPr>
        <w:t>教會之事宜。</w:t>
      </w:r>
      <w:r>
        <w:rPr>
          <w:rFonts w:ascii="Noto Sans TC" w:eastAsia="Noto Sans TC"/>
          <w:color w:val="231F20"/>
          <w:w w:val="102"/>
          <w:sz w:val="20"/>
        </w:rPr>
        <w:t>（117.6，128）</w:t>
      </w:r>
    </w:p>
    <w:p w14:paraId="76E5CAC6" w14:textId="77777777" w:rsidR="003345E9" w:rsidRDefault="003345E9">
      <w:pPr>
        <w:pStyle w:val="a5"/>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68A0F507" w14:textId="77777777" w:rsidR="003345E9" w:rsidRDefault="007169A0">
      <w:pPr>
        <w:pStyle w:val="a3"/>
        <w:spacing w:before="50"/>
        <w:ind w:left="0"/>
        <w:jc w:val="center"/>
      </w:pPr>
      <w:r>
        <w:rPr>
          <w:color w:val="231F20"/>
          <w:spacing w:val="-2"/>
        </w:rPr>
        <w:lastRenderedPageBreak/>
        <w:t>章地區行政</w:t>
      </w:r>
    </w:p>
    <w:p w14:paraId="01E50B5A" w14:textId="05F0E49B" w:rsidR="003345E9" w:rsidRDefault="007169A0">
      <w:pPr>
        <w:pStyle w:val="a5"/>
        <w:numPr>
          <w:ilvl w:val="1"/>
          <w:numId w:val="25"/>
        </w:numPr>
        <w:tabs>
          <w:tab w:val="left" w:pos="1193"/>
        </w:tabs>
        <w:spacing w:before="238" w:line="204" w:lineRule="auto"/>
        <w:ind w:left="120" w:right="115" w:firstLine="408"/>
        <w:jc w:val="both"/>
        <w:rPr>
          <w:rFonts w:ascii="Noto Sans TC" w:eastAsia="Noto Sans TC"/>
          <w:sz w:val="20"/>
        </w:rPr>
      </w:pPr>
      <w:r>
        <w:rPr>
          <w:color w:val="231F20"/>
          <w:spacing w:val="1"/>
          <w:w w:val="102"/>
          <w:sz w:val="20"/>
        </w:rPr>
        <w:t>如有人控告神職人員中之一員時，應</w:t>
      </w:r>
      <w:commentRangeStart w:id="599"/>
      <w:ins w:id="600" w:author="成英 李" w:date="2025-08-11T09:14:00Z">
        <w:r w:rsidR="00973B3F">
          <w:rPr>
            <w:rFonts w:hint="eastAsia"/>
            <w:color w:val="231F20"/>
            <w:spacing w:val="1"/>
            <w:w w:val="102"/>
            <w:sz w:val="20"/>
          </w:rPr>
          <w:t>委任</w:t>
        </w:r>
      </w:ins>
      <w:commentRangeEnd w:id="599"/>
      <w:ins w:id="601" w:author="成英 李" w:date="2025-08-11T09:15:00Z">
        <w:r w:rsidR="00973B3F">
          <w:rPr>
            <w:rStyle w:val="a7"/>
          </w:rPr>
          <w:commentReference w:id="599"/>
        </w:r>
      </w:ins>
      <w:del w:id="602" w:author="成英 李" w:date="2025-08-11T09:14:00Z">
        <w:r w:rsidDel="00973B3F">
          <w:rPr>
            <w:color w:val="231F20"/>
            <w:spacing w:val="1"/>
            <w:w w:val="102"/>
            <w:sz w:val="20"/>
          </w:rPr>
          <w:delText>指派</w:delText>
        </w:r>
      </w:del>
      <w:r>
        <w:rPr>
          <w:color w:val="231F20"/>
          <w:spacing w:val="1"/>
          <w:w w:val="102"/>
          <w:sz w:val="20"/>
        </w:rPr>
        <w:t>三位或以上受委</w:t>
      </w:r>
      <w:r>
        <w:rPr>
          <w:color w:val="231F20"/>
          <w:spacing w:val="-15"/>
          <w:w w:val="102"/>
          <w:sz w:val="20"/>
        </w:rPr>
        <w:t>派按立的牧師，以及不少於兩位信徒組成調查委員會，進行調查。</w:t>
      </w:r>
      <w:r>
        <w:rPr>
          <w:rFonts w:ascii="Noto Sans TC" w:eastAsia="Noto Sans TC"/>
          <w:color w:val="231F20"/>
          <w:spacing w:val="-4"/>
          <w:w w:val="102"/>
          <w:sz w:val="20"/>
        </w:rPr>
        <w:t>（606</w:t>
      </w:r>
    </w:p>
    <w:p w14:paraId="4AF12E32" w14:textId="77777777" w:rsidR="003345E9" w:rsidRDefault="007169A0">
      <w:pPr>
        <w:pStyle w:val="a3"/>
        <w:spacing w:line="309"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606.3）</w:t>
      </w:r>
    </w:p>
    <w:p w14:paraId="21861E58" w14:textId="0D8FFC33" w:rsidR="003345E9" w:rsidDel="00A63A1C" w:rsidRDefault="007169A0">
      <w:pPr>
        <w:pStyle w:val="a5"/>
        <w:numPr>
          <w:ilvl w:val="1"/>
          <w:numId w:val="25"/>
        </w:numPr>
        <w:tabs>
          <w:tab w:val="left" w:pos="1194"/>
        </w:tabs>
        <w:spacing w:line="320" w:lineRule="exact"/>
        <w:ind w:left="1194"/>
        <w:rPr>
          <w:del w:id="603" w:author="成英 李" w:date="2025-08-11T09:18:00Z"/>
          <w:sz w:val="20"/>
        </w:rPr>
      </w:pPr>
      <w:r>
        <w:rPr>
          <w:color w:val="231F20"/>
          <w:spacing w:val="-1"/>
          <w:sz w:val="20"/>
        </w:rPr>
        <w:t>若有控告神職人員</w:t>
      </w:r>
      <w:ins w:id="604" w:author="成英 李" w:date="2025-08-11T09:18:00Z">
        <w:r w:rsidR="00A63A1C">
          <w:rPr>
            <w:rFonts w:hint="eastAsia"/>
            <w:color w:val="231F20"/>
            <w:spacing w:val="-1"/>
            <w:sz w:val="20"/>
          </w:rPr>
          <w:t>之事發生</w:t>
        </w:r>
      </w:ins>
      <w:r>
        <w:rPr>
          <w:color w:val="231F20"/>
          <w:spacing w:val="-1"/>
          <w:sz w:val="20"/>
        </w:rPr>
        <w:t>，應推選合適之人員成立懲治委員會。</w:t>
      </w:r>
    </w:p>
    <w:p w14:paraId="3146C8D9" w14:textId="77777777" w:rsidR="003345E9" w:rsidRPr="00A63A1C" w:rsidRDefault="007169A0">
      <w:pPr>
        <w:pStyle w:val="a5"/>
        <w:numPr>
          <w:ilvl w:val="1"/>
          <w:numId w:val="25"/>
        </w:numPr>
        <w:tabs>
          <w:tab w:val="left" w:pos="1194"/>
        </w:tabs>
        <w:spacing w:line="320" w:lineRule="exact"/>
        <w:ind w:left="1194"/>
        <w:rPr>
          <w:rFonts w:ascii="Noto Sans TC" w:eastAsia="Noto Sans TC"/>
          <w:rPrChange w:id="605" w:author="成英 李" w:date="2025-08-11T09:18:00Z">
            <w:rPr/>
          </w:rPrChange>
        </w:rPr>
        <w:pPrChange w:id="606" w:author="成英 李" w:date="2025-08-11T09:18:00Z">
          <w:pPr>
            <w:pStyle w:val="a3"/>
            <w:spacing w:line="320" w:lineRule="exact"/>
            <w:ind w:left="18"/>
          </w:pPr>
        </w:pPrChange>
      </w:pPr>
      <w:r w:rsidRPr="00A63A1C">
        <w:rPr>
          <w:rFonts w:ascii="Noto Sans TC" w:eastAsia="Noto Sans TC"/>
          <w:color w:val="231F20"/>
          <w:rPrChange w:id="607" w:author="成英 李" w:date="2025-08-11T09:18:00Z">
            <w:rPr/>
          </w:rPrChange>
        </w:rPr>
        <w:t>（606.5</w:t>
      </w:r>
      <w:r w:rsidRPr="00A63A1C">
        <w:rPr>
          <w:rFonts w:ascii="Noto Sans TC" w:eastAsia="Noto Sans TC"/>
          <w:color w:val="231F20"/>
          <w:spacing w:val="13"/>
          <w:rPrChange w:id="608" w:author="成英 李" w:date="2025-08-11T09:18:00Z">
            <w:rPr>
              <w:spacing w:val="13"/>
            </w:rPr>
          </w:rPrChange>
        </w:rPr>
        <w:t xml:space="preserve"> </w:t>
      </w:r>
      <w:r w:rsidRPr="00A63A1C">
        <w:rPr>
          <w:rFonts w:ascii="Noto Sans TC" w:eastAsia="Noto Sans TC"/>
          <w:color w:val="231F20"/>
          <w:rPrChange w:id="609" w:author="成英 李" w:date="2025-08-11T09:18:00Z">
            <w:rPr/>
          </w:rPrChange>
        </w:rPr>
        <w:t>～</w:t>
      </w:r>
      <w:r w:rsidRPr="00A63A1C">
        <w:rPr>
          <w:rFonts w:ascii="Noto Sans TC" w:eastAsia="Noto Sans TC"/>
          <w:color w:val="231F20"/>
          <w:spacing w:val="15"/>
          <w:rPrChange w:id="610" w:author="成英 李" w:date="2025-08-11T09:18:00Z">
            <w:rPr>
              <w:spacing w:val="15"/>
            </w:rPr>
          </w:rPrChange>
        </w:rPr>
        <w:t xml:space="preserve"> </w:t>
      </w:r>
      <w:r w:rsidRPr="00A63A1C">
        <w:rPr>
          <w:rFonts w:ascii="Noto Sans TC" w:eastAsia="Noto Sans TC"/>
          <w:color w:val="231F20"/>
          <w:spacing w:val="-2"/>
          <w:rPrChange w:id="611" w:author="成英 李" w:date="2025-08-11T09:18:00Z">
            <w:rPr>
              <w:spacing w:val="-2"/>
            </w:rPr>
          </w:rPrChange>
        </w:rPr>
        <w:t>606.6）</w:t>
      </w:r>
    </w:p>
    <w:p w14:paraId="0393ED20" w14:textId="3AA8A9DC" w:rsidR="003345E9" w:rsidRDefault="007169A0">
      <w:pPr>
        <w:pStyle w:val="a5"/>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訂立一份合乎「</w:t>
      </w:r>
      <w:del w:id="612" w:author="成英 李" w:date="2025-08-25T19:43:00Z">
        <w:r w:rsidDel="00374C8F">
          <w:rPr>
            <w:color w:val="231F20"/>
            <w:spacing w:val="1"/>
            <w:w w:val="102"/>
            <w:sz w:val="20"/>
          </w:rPr>
          <w:delText>教會</w:delText>
        </w:r>
      </w:del>
      <w:r>
        <w:rPr>
          <w:color w:val="231F20"/>
          <w:spacing w:val="1"/>
          <w:w w:val="102"/>
          <w:sz w:val="20"/>
        </w:rPr>
        <w:t>手冊」之指引且每年評審的書面週詳</w:t>
      </w:r>
      <w:r>
        <w:rPr>
          <w:color w:val="231F20"/>
          <w:w w:val="102"/>
          <w:sz w:val="20"/>
        </w:rPr>
        <w:t>計劃，在</w:t>
      </w:r>
      <w:ins w:id="613" w:author="成英 李" w:date="2025-08-11T09:20:00Z">
        <w:r w:rsidR="00A63A1C">
          <w:rPr>
            <w:rFonts w:hint="eastAsia"/>
            <w:color w:val="231F20"/>
            <w:w w:val="102"/>
            <w:sz w:val="20"/>
          </w:rPr>
          <w:t>神職人員出現</w:t>
        </w:r>
      </w:ins>
      <w:commentRangeStart w:id="614"/>
      <w:r>
        <w:rPr>
          <w:color w:val="231F20"/>
          <w:w w:val="102"/>
          <w:sz w:val="20"/>
        </w:rPr>
        <w:t>教牧失德</w:t>
      </w:r>
      <w:ins w:id="615" w:author="成英 李" w:date="2025-08-11T09:20:00Z">
        <w:r w:rsidR="00A63A1C">
          <w:rPr>
            <w:rFonts w:hint="eastAsia"/>
            <w:color w:val="231F20"/>
            <w:w w:val="102"/>
            <w:sz w:val="20"/>
          </w:rPr>
          <w:t>行為</w:t>
        </w:r>
        <w:commentRangeEnd w:id="614"/>
        <w:r w:rsidR="00A63A1C">
          <w:rPr>
            <w:rStyle w:val="a7"/>
          </w:rPr>
          <w:commentReference w:id="614"/>
        </w:r>
      </w:ins>
      <w:r>
        <w:rPr>
          <w:color w:val="231F20"/>
          <w:w w:val="102"/>
          <w:sz w:val="20"/>
        </w:rPr>
        <w:t>時，為</w:t>
      </w:r>
      <w:ins w:id="616" w:author="成英 李" w:date="2025-08-11T09:20:00Z">
        <w:r w:rsidR="00A63A1C">
          <w:rPr>
            <w:rFonts w:hint="eastAsia"/>
            <w:color w:val="231F20"/>
            <w:w w:val="102"/>
            <w:sz w:val="20"/>
          </w:rPr>
          <w:t>該神職人員</w:t>
        </w:r>
      </w:ins>
      <w:del w:id="617" w:author="成英 李" w:date="2025-08-11T09:20:00Z">
        <w:r w:rsidDel="00A63A1C">
          <w:rPr>
            <w:color w:val="231F20"/>
            <w:w w:val="102"/>
            <w:sz w:val="20"/>
          </w:rPr>
          <w:delText>教牧</w:delText>
        </w:r>
      </w:del>
      <w:r>
        <w:rPr>
          <w:color w:val="231F20"/>
          <w:w w:val="102"/>
          <w:sz w:val="20"/>
        </w:rPr>
        <w:t>、其家人和有關的教會提供合時、滿有愛心和知情的回應</w:t>
      </w:r>
      <w:del w:id="618" w:author="成英 李" w:date="2025-08-11T09:20:00Z">
        <w:r w:rsidDel="00A63A1C">
          <w:rPr>
            <w:color w:val="231F20"/>
            <w:spacing w:val="1"/>
            <w:sz w:val="20"/>
          </w:rPr>
          <w:delText xml:space="preserve"> </w:delText>
        </w:r>
      </w:del>
      <w:r>
        <w:rPr>
          <w:color w:val="231F20"/>
          <w:spacing w:val="-102"/>
          <w:w w:val="102"/>
          <w:sz w:val="20"/>
        </w:rPr>
        <w:t>。</w:t>
      </w:r>
      <w:r>
        <w:rPr>
          <w:rFonts w:ascii="Noto Sans TC" w:eastAsia="Noto Sans TC"/>
          <w:color w:val="231F20"/>
          <w:w w:val="102"/>
          <w:sz w:val="20"/>
        </w:rPr>
        <w:t>（530.20，531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531.13）</w:t>
      </w:r>
    </w:p>
    <w:p w14:paraId="5CFC9241" w14:textId="77777777" w:rsidR="003345E9" w:rsidRDefault="007169A0">
      <w:pPr>
        <w:pStyle w:val="a5"/>
        <w:numPr>
          <w:ilvl w:val="1"/>
          <w:numId w:val="25"/>
        </w:numPr>
        <w:tabs>
          <w:tab w:val="left" w:pos="1193"/>
        </w:tabs>
        <w:spacing w:line="206" w:lineRule="auto"/>
        <w:ind w:left="120" w:right="17" w:firstLine="408"/>
        <w:rPr>
          <w:rFonts w:ascii="Noto Sans TC" w:eastAsia="Noto Sans TC"/>
          <w:sz w:val="20"/>
        </w:rPr>
      </w:pPr>
      <w:r>
        <w:rPr>
          <w:color w:val="231F20"/>
          <w:spacing w:val="1"/>
          <w:w w:val="102"/>
          <w:sz w:val="20"/>
        </w:rPr>
        <w:t>在當地政府法律之許可下，並獲地區年議會授權時，可以</w:t>
      </w:r>
      <w:r>
        <w:rPr>
          <w:color w:val="231F20"/>
          <w:spacing w:val="2"/>
          <w:w w:val="102"/>
          <w:sz w:val="20"/>
        </w:rPr>
        <w:t>組織財團法人。成立財團法人之後，地區指導委員會為了財團法人之</w:t>
      </w:r>
      <w:r>
        <w:rPr>
          <w:color w:val="231F20"/>
          <w:w w:val="102"/>
          <w:sz w:val="20"/>
        </w:rPr>
        <w:t>便利及需要，有權自行決定購買、擁有、出賣、交換、抵押、立信託契約、典當、贖回和轉讓任何產業，包括不動產和動產。地區監督和</w:t>
      </w:r>
      <w:r>
        <w:rPr>
          <w:color w:val="231F20"/>
          <w:spacing w:val="3"/>
          <w:w w:val="102"/>
          <w:sz w:val="20"/>
        </w:rPr>
        <w:t>地區指導委員會秘書或地區指導委員會授權委託者，不論是財團法人</w:t>
      </w:r>
      <w:r>
        <w:rPr>
          <w:color w:val="231F20"/>
          <w:spacing w:val="4"/>
          <w:w w:val="102"/>
          <w:sz w:val="20"/>
        </w:rPr>
        <w:t>或非財團法人，可以執行或簽署所有地區指導委員會的不動產轉讓、</w:t>
      </w:r>
      <w:r>
        <w:rPr>
          <w:color w:val="231F20"/>
          <w:spacing w:val="-6"/>
          <w:w w:val="102"/>
          <w:sz w:val="20"/>
        </w:rPr>
        <w:t>抵押、解除抵押、契約以及其他合法之文件。</w:t>
      </w:r>
      <w:r>
        <w:rPr>
          <w:rFonts w:ascii="Noto Sans TC" w:eastAsia="Noto Sans TC"/>
          <w:color w:val="231F20"/>
          <w:w w:val="102"/>
          <w:sz w:val="20"/>
        </w:rPr>
        <w:t>（206）</w:t>
      </w:r>
    </w:p>
    <w:p w14:paraId="6083B934" w14:textId="77777777" w:rsidR="003345E9" w:rsidRDefault="007169A0">
      <w:pPr>
        <w:pStyle w:val="a5"/>
        <w:numPr>
          <w:ilvl w:val="1"/>
          <w:numId w:val="25"/>
        </w:numPr>
        <w:tabs>
          <w:tab w:val="left" w:pos="1193"/>
        </w:tabs>
        <w:spacing w:line="299" w:lineRule="exact"/>
        <w:ind w:hanging="665"/>
        <w:rPr>
          <w:sz w:val="20"/>
        </w:rPr>
      </w:pPr>
      <w:r>
        <w:rPr>
          <w:color w:val="231F20"/>
          <w:spacing w:val="-1"/>
          <w:sz w:val="20"/>
        </w:rPr>
        <w:t>地區指導委員會在當地政府登記成立財團法人時，所有組</w:t>
      </w:r>
    </w:p>
    <w:p w14:paraId="3864E7D1" w14:textId="2219B842" w:rsidR="003345E9" w:rsidRDefault="007169A0">
      <w:pPr>
        <w:pStyle w:val="a3"/>
        <w:spacing w:before="9" w:line="206" w:lineRule="auto"/>
        <w:ind w:right="15"/>
      </w:pPr>
      <w:r>
        <w:rPr>
          <w:color w:val="231F20"/>
          <w:spacing w:val="-16"/>
          <w:w w:val="102"/>
        </w:rPr>
        <w:t>織章程、規章或有關法律文件都要指名</w:t>
      </w:r>
      <w:commentRangeStart w:id="619"/>
      <w:ins w:id="620" w:author="成英 李" w:date="2025-10-24T22:16:00Z">
        <w:r w:rsidR="00A20BB6">
          <w:rPr>
            <w:rFonts w:hint="eastAsia"/>
            <w:color w:val="231F20"/>
            <w:spacing w:val="-16"/>
            <w:w w:val="102"/>
          </w:rPr>
          <w:t>「</w:t>
        </w:r>
      </w:ins>
      <w:r>
        <w:rPr>
          <w:color w:val="231F20"/>
          <w:spacing w:val="-16"/>
          <w:w w:val="102"/>
        </w:rPr>
        <w:t>宣聖會</w:t>
      </w:r>
      <w:ins w:id="621" w:author="成英 李" w:date="2025-10-24T22:16:00Z">
        <w:r w:rsidR="00A20BB6">
          <w:rPr>
            <w:rFonts w:hint="eastAsia"/>
            <w:color w:val="231F20"/>
            <w:spacing w:val="-16"/>
            <w:w w:val="102"/>
          </w:rPr>
          <w:t>教會</w:t>
        </w:r>
      </w:ins>
      <w:del w:id="622" w:author="成英 李" w:date="2025-10-24T22:16:00Z">
        <w:r w:rsidDel="00A20BB6">
          <w:rPr>
            <w:color w:val="231F20"/>
            <w:spacing w:val="-16"/>
            <w:w w:val="102"/>
          </w:rPr>
          <w:delText>「</w:delText>
        </w:r>
      </w:del>
      <w:del w:id="623" w:author="成英 李" w:date="2025-08-25T19:43:00Z">
        <w:r w:rsidDel="00374C8F">
          <w:rPr>
            <w:color w:val="231F20"/>
            <w:spacing w:val="-16"/>
            <w:w w:val="102"/>
          </w:rPr>
          <w:delText>教會</w:delText>
        </w:r>
      </w:del>
      <w:r>
        <w:rPr>
          <w:color w:val="231F20"/>
          <w:spacing w:val="-16"/>
          <w:w w:val="102"/>
        </w:rPr>
        <w:t>手冊」</w:t>
      </w:r>
      <w:commentRangeEnd w:id="619"/>
      <w:r w:rsidR="00A20BB6">
        <w:rPr>
          <w:rStyle w:val="a7"/>
        </w:rPr>
        <w:commentReference w:id="619"/>
      </w:r>
      <w:r>
        <w:rPr>
          <w:color w:val="231F20"/>
          <w:spacing w:val="-16"/>
          <w:w w:val="102"/>
        </w:rPr>
        <w:t>為主導文件。</w:t>
      </w:r>
      <w:r>
        <w:rPr>
          <w:color w:val="231F20"/>
          <w:spacing w:val="2"/>
          <w:w w:val="102"/>
        </w:rPr>
        <w:t>在有關文件中，要列明在主管區總監督提議下，當地區解散或意圖脫</w:t>
      </w:r>
      <w:r>
        <w:rPr>
          <w:color w:val="231F20"/>
          <w:w w:val="102"/>
        </w:rPr>
        <w:t>離宣聖會時，其轄下的資產不會轉移離開宣聖會。當地區得到主管區總監督推薦，並取得總監督會核准同意登記為財團法人時，組織章程要送交總秘書辦公室審核和存檔，</w:t>
      </w:r>
      <w:commentRangeStart w:id="624"/>
      <w:ins w:id="625" w:author="成英 李" w:date="2025-08-11T09:30:00Z">
        <w:r w:rsidR="00FB55DE">
          <w:rPr>
            <w:rFonts w:hint="eastAsia"/>
            <w:color w:val="231F20"/>
            <w:w w:val="102"/>
          </w:rPr>
          <w:t>章程</w:t>
        </w:r>
      </w:ins>
      <w:commentRangeEnd w:id="624"/>
      <w:ins w:id="626" w:author="成英 李" w:date="2025-08-11T09:31:00Z">
        <w:r w:rsidR="00FB55DE">
          <w:rPr>
            <w:rStyle w:val="a7"/>
          </w:rPr>
          <w:commentReference w:id="624"/>
        </w:r>
      </w:ins>
      <w:del w:id="627" w:author="成英 李" w:date="2025-08-11T09:30:00Z">
        <w:r w:rsidDel="00FB55DE">
          <w:rPr>
            <w:color w:val="231F20"/>
            <w:w w:val="102"/>
          </w:rPr>
          <w:delText>規章</w:delText>
        </w:r>
      </w:del>
      <w:r>
        <w:rPr>
          <w:color w:val="231F20"/>
          <w:w w:val="102"/>
        </w:rPr>
        <w:t>須包含與</w:t>
      </w:r>
      <w:r>
        <w:rPr>
          <w:color w:val="231F20"/>
          <w:spacing w:val="-2"/>
        </w:rPr>
        <w:t xml:space="preserve"> </w:t>
      </w:r>
      <w:r>
        <w:rPr>
          <w:rFonts w:ascii="Noto Sans TC" w:eastAsia="Noto Sans TC"/>
          <w:color w:val="231F20"/>
          <w:w w:val="102"/>
        </w:rPr>
        <w:t>102.4</w:t>
      </w:r>
      <w:r>
        <w:rPr>
          <w:rFonts w:ascii="Noto Sans TC" w:eastAsia="Noto Sans TC"/>
          <w:color w:val="231F20"/>
          <w:spacing w:val="6"/>
        </w:rPr>
        <w:t xml:space="preserve"> </w:t>
      </w:r>
      <w:r>
        <w:rPr>
          <w:color w:val="231F20"/>
          <w:w w:val="102"/>
        </w:rPr>
        <w:t>條相似的管制。</w:t>
      </w:r>
    </w:p>
    <w:p w14:paraId="121E144C" w14:textId="77777777" w:rsidR="003345E9" w:rsidRDefault="007169A0">
      <w:pPr>
        <w:pStyle w:val="a3"/>
        <w:spacing w:line="301" w:lineRule="exact"/>
        <w:ind w:left="18"/>
        <w:rPr>
          <w:rFonts w:ascii="Noto Sans TC" w:eastAsia="Noto Sans TC"/>
        </w:rPr>
      </w:pPr>
      <w:r>
        <w:rPr>
          <w:rFonts w:ascii="Noto Sans TC" w:eastAsia="Noto Sans TC"/>
          <w:color w:val="231F20"/>
          <w:spacing w:val="-2"/>
        </w:rPr>
        <w:t>（225.6）</w:t>
      </w:r>
    </w:p>
    <w:p w14:paraId="26FD5325" w14:textId="7BB3949F" w:rsidR="003345E9" w:rsidRDefault="007169A0">
      <w:pPr>
        <w:pStyle w:val="a5"/>
        <w:numPr>
          <w:ilvl w:val="1"/>
          <w:numId w:val="25"/>
        </w:numPr>
        <w:tabs>
          <w:tab w:val="left" w:pos="1192"/>
        </w:tabs>
        <w:spacing w:before="11" w:line="204" w:lineRule="auto"/>
        <w:ind w:left="120" w:right="15" w:firstLine="407"/>
        <w:rPr>
          <w:rFonts w:ascii="Noto Sans TC" w:eastAsia="Noto Sans TC"/>
          <w:sz w:val="20"/>
        </w:rPr>
      </w:pPr>
      <w:del w:id="628" w:author="成英 李" w:date="2025-08-11T10:04:00Z">
        <w:r w:rsidDel="00BD4DE8">
          <w:rPr>
            <w:color w:val="231F20"/>
            <w:spacing w:val="1"/>
            <w:w w:val="102"/>
            <w:sz w:val="20"/>
          </w:rPr>
          <w:delText>在地區</w:delText>
        </w:r>
      </w:del>
      <w:r>
        <w:rPr>
          <w:color w:val="231F20"/>
          <w:spacing w:val="1"/>
          <w:w w:val="102"/>
          <w:sz w:val="20"/>
        </w:rPr>
        <w:t>所在</w:t>
      </w:r>
      <w:ins w:id="629" w:author="成英 李" w:date="2025-08-11T10:04:00Z">
        <w:r w:rsidR="00BD4DE8">
          <w:rPr>
            <w:rFonts w:hint="eastAsia"/>
            <w:color w:val="231F20"/>
            <w:spacing w:val="1"/>
            <w:w w:val="102"/>
            <w:sz w:val="20"/>
          </w:rPr>
          <w:t>地區</w:t>
        </w:r>
      </w:ins>
      <w:r>
        <w:rPr>
          <w:color w:val="231F20"/>
          <w:spacing w:val="1"/>
          <w:w w:val="102"/>
          <w:sz w:val="20"/>
        </w:rPr>
        <w:t>的法律不允許成立財團法人</w:t>
      </w:r>
      <w:ins w:id="630" w:author="成英 李" w:date="2025-08-11T10:04:00Z">
        <w:r w:rsidR="00BD4DE8">
          <w:rPr>
            <w:rFonts w:hint="eastAsia"/>
            <w:color w:val="231F20"/>
            <w:spacing w:val="1"/>
            <w:w w:val="102"/>
            <w:sz w:val="20"/>
          </w:rPr>
          <w:t>時</w:t>
        </w:r>
      </w:ins>
      <w:r>
        <w:rPr>
          <w:color w:val="231F20"/>
          <w:spacing w:val="1"/>
          <w:w w:val="102"/>
          <w:sz w:val="20"/>
        </w:rPr>
        <w:t>，地區年議會可以</w:t>
      </w:r>
      <w:r>
        <w:rPr>
          <w:color w:val="231F20"/>
          <w:spacing w:val="3"/>
          <w:w w:val="102"/>
          <w:sz w:val="20"/>
        </w:rPr>
        <w:t>選定地區指導委員會為其受託人，</w:t>
      </w:r>
      <w:r>
        <w:rPr>
          <w:rFonts w:ascii="Noto Serif SC" w:eastAsia="Noto Serif SC"/>
          <w:color w:val="231F20"/>
          <w:spacing w:val="4"/>
          <w:w w:val="102"/>
          <w:sz w:val="20"/>
        </w:rPr>
        <w:t>为</w:t>
      </w:r>
      <w:r>
        <w:rPr>
          <w:color w:val="231F20"/>
          <w:spacing w:val="4"/>
          <w:w w:val="102"/>
          <w:sz w:val="20"/>
        </w:rPr>
        <w:t>在</w:t>
      </w:r>
      <w:r>
        <w:rPr>
          <w:rFonts w:ascii="Noto Serif SC" w:eastAsia="Noto Serif SC"/>
          <w:color w:val="231F20"/>
          <w:spacing w:val="4"/>
          <w:w w:val="102"/>
          <w:sz w:val="20"/>
        </w:rPr>
        <w:t>该</w:t>
      </w:r>
      <w:r>
        <w:rPr>
          <w:color w:val="231F20"/>
          <w:spacing w:val="4"/>
          <w:w w:val="102"/>
          <w:sz w:val="20"/>
        </w:rPr>
        <w:t>地</w:t>
      </w:r>
      <w:r>
        <w:rPr>
          <w:rFonts w:ascii="Noto Serif SC" w:eastAsia="Noto Serif SC"/>
          <w:color w:val="231F20"/>
          <w:spacing w:val="4"/>
          <w:w w:val="102"/>
          <w:sz w:val="20"/>
        </w:rPr>
        <w:t>区进</w:t>
      </w:r>
      <w:r>
        <w:rPr>
          <w:color w:val="231F20"/>
          <w:spacing w:val="4"/>
          <w:w w:val="102"/>
          <w:sz w:val="20"/>
        </w:rPr>
        <w:t>行其工作的需要或方</w:t>
      </w:r>
      <w:r>
        <w:rPr>
          <w:color w:val="231F20"/>
          <w:spacing w:val="-14"/>
          <w:w w:val="102"/>
          <w:sz w:val="20"/>
        </w:rPr>
        <w:t>便，授權自行決定購置、擁有、出售、交換、抵押、立信託契約、典當、</w:t>
      </w:r>
      <w:r>
        <w:rPr>
          <w:color w:val="231F20"/>
          <w:spacing w:val="-6"/>
          <w:w w:val="102"/>
          <w:sz w:val="20"/>
        </w:rPr>
        <w:t>贖回和轉讓任何產業</w:t>
      </w:r>
      <w:del w:id="631" w:author="成英 李" w:date="2025-08-11T10:05:00Z">
        <w:r w:rsidDel="00BD4DE8">
          <w:rPr>
            <w:color w:val="231F20"/>
            <w:spacing w:val="-6"/>
            <w:w w:val="102"/>
            <w:sz w:val="20"/>
          </w:rPr>
          <w:delText>、</w:delText>
        </w:r>
      </w:del>
      <w:ins w:id="632" w:author="成英 李" w:date="2025-08-11T10:05:00Z">
        <w:r w:rsidR="00BD4DE8">
          <w:rPr>
            <w:rFonts w:hint="eastAsia"/>
            <w:color w:val="231F20"/>
            <w:spacing w:val="-6"/>
            <w:w w:val="102"/>
            <w:sz w:val="20"/>
          </w:rPr>
          <w:t>，包括不</w:t>
        </w:r>
      </w:ins>
      <w:r>
        <w:rPr>
          <w:color w:val="231F20"/>
          <w:spacing w:val="-6"/>
          <w:w w:val="102"/>
          <w:sz w:val="20"/>
        </w:rPr>
        <w:t>動產或</w:t>
      </w:r>
      <w:del w:id="633" w:author="成英 李" w:date="2025-08-11T10:05:00Z">
        <w:r w:rsidDel="00BD4DE8">
          <w:rPr>
            <w:color w:val="231F20"/>
            <w:spacing w:val="-6"/>
            <w:w w:val="102"/>
            <w:sz w:val="20"/>
          </w:rPr>
          <w:delText>不</w:delText>
        </w:r>
      </w:del>
      <w:r>
        <w:rPr>
          <w:color w:val="231F20"/>
          <w:spacing w:val="-6"/>
          <w:w w:val="102"/>
          <w:sz w:val="20"/>
        </w:rPr>
        <w:t>動產。</w:t>
      </w:r>
      <w:r>
        <w:rPr>
          <w:rFonts w:ascii="Noto Sans TC" w:eastAsia="Noto Sans TC"/>
          <w:color w:val="231F20"/>
          <w:w w:val="102"/>
          <w:sz w:val="20"/>
        </w:rPr>
        <w:t>（102.6，108.2，225.6）</w:t>
      </w:r>
    </w:p>
    <w:p w14:paraId="5F6B7A5F" w14:textId="77777777" w:rsidR="003345E9" w:rsidRDefault="007169A0">
      <w:pPr>
        <w:pStyle w:val="a5"/>
        <w:numPr>
          <w:ilvl w:val="1"/>
          <w:numId w:val="25"/>
        </w:numPr>
        <w:tabs>
          <w:tab w:val="left" w:pos="1193"/>
        </w:tabs>
        <w:spacing w:before="5" w:line="204" w:lineRule="auto"/>
        <w:ind w:left="120" w:right="113" w:firstLine="408"/>
        <w:jc w:val="both"/>
        <w:rPr>
          <w:sz w:val="20"/>
        </w:rPr>
      </w:pPr>
      <w:r>
        <w:rPr>
          <w:color w:val="231F20"/>
          <w:spacing w:val="1"/>
          <w:w w:val="102"/>
          <w:sz w:val="20"/>
        </w:rPr>
        <w:t>在當地政府法律允許地方教會成立財團法人之地區，地區</w:t>
      </w:r>
      <w:r>
        <w:rPr>
          <w:color w:val="231F20"/>
          <w:spacing w:val="3"/>
          <w:w w:val="102"/>
          <w:sz w:val="20"/>
        </w:rPr>
        <w:t>指導委員會有義務經過勝任的法律咨詢，提供適合於該地區申請財團</w:t>
      </w:r>
      <w:r>
        <w:rPr>
          <w:color w:val="231F20"/>
          <w:w w:val="102"/>
          <w:sz w:val="20"/>
        </w:rPr>
        <w:t>法人之標準表格。該財團法人之標準表格</w:t>
      </w:r>
      <w:del w:id="634" w:author="成英 李" w:date="2025-08-11T10:12:00Z">
        <w:r w:rsidDel="00BD4DE8">
          <w:rPr>
            <w:color w:val="231F20"/>
            <w:w w:val="102"/>
            <w:sz w:val="20"/>
          </w:rPr>
          <w:delText>，</w:delText>
        </w:r>
      </w:del>
      <w:r>
        <w:rPr>
          <w:color w:val="231F20"/>
          <w:w w:val="102"/>
          <w:sz w:val="20"/>
        </w:rPr>
        <w:t>應包含</w:t>
      </w:r>
      <w:r>
        <w:rPr>
          <w:color w:val="231F20"/>
          <w:spacing w:val="1"/>
          <w:sz w:val="20"/>
        </w:rPr>
        <w:t xml:space="preserve"> </w:t>
      </w:r>
      <w:r>
        <w:rPr>
          <w:rFonts w:ascii="Noto Sans TC" w:eastAsia="Noto Sans TC"/>
          <w:color w:val="231F20"/>
          <w:w w:val="102"/>
          <w:sz w:val="20"/>
        </w:rPr>
        <w:t>102</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102.5</w:t>
      </w:r>
      <w:r>
        <w:rPr>
          <w:rFonts w:ascii="Noto Sans TC" w:eastAsia="Noto Sans TC"/>
          <w:color w:val="231F20"/>
          <w:spacing w:val="7"/>
          <w:sz w:val="20"/>
        </w:rPr>
        <w:t xml:space="preserve"> </w:t>
      </w:r>
      <w:r>
        <w:rPr>
          <w:color w:val="231F20"/>
          <w:spacing w:val="-3"/>
          <w:w w:val="102"/>
          <w:sz w:val="20"/>
        </w:rPr>
        <w:t>條之</w:t>
      </w:r>
      <w:r>
        <w:rPr>
          <w:color w:val="231F20"/>
          <w:w w:val="102"/>
          <w:sz w:val="20"/>
        </w:rPr>
        <w:t>規定。</w:t>
      </w:r>
    </w:p>
    <w:p w14:paraId="394276BD" w14:textId="77777777" w:rsidR="003345E9" w:rsidRDefault="007169A0">
      <w:pPr>
        <w:pStyle w:val="a5"/>
        <w:numPr>
          <w:ilvl w:val="1"/>
          <w:numId w:val="25"/>
        </w:numPr>
        <w:tabs>
          <w:tab w:val="left" w:pos="1314"/>
        </w:tabs>
        <w:spacing w:before="6" w:line="204" w:lineRule="auto"/>
        <w:ind w:left="120" w:right="111" w:firstLine="408"/>
        <w:jc w:val="both"/>
        <w:rPr>
          <w:sz w:val="20"/>
        </w:rPr>
      </w:pPr>
      <w:r>
        <w:rPr>
          <w:color w:val="231F20"/>
          <w:spacing w:val="5"/>
          <w:w w:val="102"/>
          <w:sz w:val="20"/>
        </w:rPr>
        <w:t>在地區監督督導之地區所有部門、委員會和各委員會間</w:t>
      </w:r>
      <w:r>
        <w:rPr>
          <w:color w:val="231F20"/>
          <w:w w:val="102"/>
          <w:sz w:val="20"/>
        </w:rPr>
        <w:t>提供顧問諮詢。</w:t>
      </w:r>
    </w:p>
    <w:p w14:paraId="45D1FD89"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23F8588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969BC4B" w14:textId="1FBA74B9" w:rsidR="003345E9" w:rsidRDefault="007169A0">
      <w:pPr>
        <w:pStyle w:val="a5"/>
        <w:numPr>
          <w:ilvl w:val="1"/>
          <w:numId w:val="25"/>
        </w:numPr>
        <w:tabs>
          <w:tab w:val="left" w:pos="1314"/>
        </w:tabs>
        <w:spacing w:before="236" w:line="206" w:lineRule="auto"/>
        <w:ind w:left="120" w:right="112" w:firstLine="408"/>
        <w:jc w:val="both"/>
        <w:rPr>
          <w:sz w:val="20"/>
        </w:rPr>
      </w:pPr>
      <w:r>
        <w:rPr>
          <w:color w:val="231F20"/>
          <w:spacing w:val="5"/>
          <w:w w:val="102"/>
          <w:sz w:val="20"/>
        </w:rPr>
        <w:t>為了鼓勵地區監督健康及強盛的屬靈生命，地區指導委</w:t>
      </w:r>
      <w:r>
        <w:rPr>
          <w:color w:val="231F20"/>
          <w:spacing w:val="3"/>
          <w:w w:val="102"/>
          <w:sz w:val="20"/>
        </w:rPr>
        <w:t>員會經與主管區總監督諮詢後</w:t>
      </w:r>
      <w:ins w:id="635" w:author="成英 李" w:date="2025-08-11T10:14:00Z">
        <w:r w:rsidR="001170A3">
          <w:rPr>
            <w:rFonts w:hint="eastAsia"/>
            <w:color w:val="231F20"/>
            <w:spacing w:val="3"/>
            <w:w w:val="102"/>
            <w:sz w:val="20"/>
          </w:rPr>
          <w:t>，</w:t>
        </w:r>
      </w:ins>
      <w:r>
        <w:rPr>
          <w:color w:val="231F20"/>
          <w:spacing w:val="3"/>
          <w:w w:val="102"/>
          <w:sz w:val="20"/>
        </w:rPr>
        <w:t>應</w:t>
      </w:r>
      <w:ins w:id="636" w:author="成英 李" w:date="2025-08-11T10:15:00Z">
        <w:r w:rsidR="001170A3">
          <w:rPr>
            <w:rFonts w:hint="eastAsia"/>
            <w:color w:val="231F20"/>
            <w:spacing w:val="3"/>
            <w:w w:val="102"/>
            <w:sz w:val="20"/>
          </w:rPr>
          <w:t>在</w:t>
        </w:r>
      </w:ins>
      <w:del w:id="637" w:author="成英 李" w:date="2025-08-11T10:15:00Z">
        <w:r w:rsidDel="001170A3">
          <w:rPr>
            <w:color w:val="231F20"/>
            <w:spacing w:val="3"/>
            <w:w w:val="102"/>
            <w:sz w:val="20"/>
          </w:rPr>
          <w:delText>提供</w:delText>
        </w:r>
      </w:del>
      <w:r>
        <w:rPr>
          <w:color w:val="231F20"/>
          <w:spacing w:val="3"/>
          <w:w w:val="102"/>
          <w:sz w:val="20"/>
        </w:rPr>
        <w:t>地區監督</w:t>
      </w:r>
      <w:del w:id="638" w:author="成英 李" w:date="2025-08-11T10:15:00Z">
        <w:r w:rsidDel="001170A3">
          <w:rPr>
            <w:color w:val="231F20"/>
            <w:spacing w:val="3"/>
            <w:w w:val="102"/>
            <w:sz w:val="20"/>
          </w:rPr>
          <w:delText>於</w:delText>
        </w:r>
      </w:del>
      <w:r>
        <w:rPr>
          <w:color w:val="231F20"/>
          <w:spacing w:val="3"/>
          <w:w w:val="102"/>
          <w:sz w:val="20"/>
        </w:rPr>
        <w:t>連續擔任該職分第七</w:t>
      </w:r>
      <w:r>
        <w:rPr>
          <w:color w:val="231F20"/>
          <w:spacing w:val="2"/>
          <w:w w:val="102"/>
          <w:sz w:val="20"/>
        </w:rPr>
        <w:t>年或以後</w:t>
      </w:r>
      <w:ins w:id="639" w:author="成英 李" w:date="2025-08-11T10:15:00Z">
        <w:r w:rsidR="001170A3">
          <w:rPr>
            <w:rFonts w:hint="eastAsia"/>
            <w:color w:val="231F20"/>
            <w:spacing w:val="2"/>
            <w:w w:val="102"/>
            <w:sz w:val="20"/>
          </w:rPr>
          <w:t>，</w:t>
        </w:r>
      </w:ins>
      <w:ins w:id="640" w:author="成英 李" w:date="2025-08-11T10:16:00Z">
        <w:r w:rsidR="001170A3">
          <w:rPr>
            <w:rFonts w:hint="eastAsia"/>
            <w:color w:val="231F20"/>
            <w:spacing w:val="2"/>
            <w:w w:val="102"/>
            <w:sz w:val="20"/>
          </w:rPr>
          <w:t>為其</w:t>
        </w:r>
      </w:ins>
      <w:r>
        <w:rPr>
          <w:color w:val="231F20"/>
          <w:spacing w:val="2"/>
          <w:w w:val="102"/>
          <w:sz w:val="20"/>
        </w:rPr>
        <w:t>提供安息年假。在安息年</w:t>
      </w:r>
      <w:ins w:id="641" w:author="成英 李" w:date="2025-08-11T10:16:00Z">
        <w:r w:rsidR="001170A3">
          <w:rPr>
            <w:rFonts w:hint="eastAsia"/>
            <w:color w:val="231F20"/>
            <w:spacing w:val="2"/>
            <w:w w:val="102"/>
            <w:sz w:val="20"/>
          </w:rPr>
          <w:t>假</w:t>
        </w:r>
      </w:ins>
      <w:r>
        <w:rPr>
          <w:color w:val="231F20"/>
          <w:spacing w:val="2"/>
          <w:w w:val="102"/>
          <w:sz w:val="20"/>
        </w:rPr>
        <w:t>當中，地區監督之薪資及退休基金</w:t>
      </w:r>
      <w:r>
        <w:rPr>
          <w:color w:val="231F20"/>
          <w:spacing w:val="1"/>
          <w:w w:val="102"/>
          <w:sz w:val="20"/>
        </w:rPr>
        <w:t>應全額提供。地區監督應與地區指導委員會合作制定地區監督安息年</w:t>
      </w:r>
      <w:ins w:id="642" w:author="成英 李" w:date="2025-08-11T10:17:00Z">
        <w:r w:rsidR="001170A3">
          <w:rPr>
            <w:rFonts w:hint="eastAsia"/>
            <w:color w:val="231F20"/>
            <w:spacing w:val="1"/>
            <w:w w:val="102"/>
            <w:sz w:val="20"/>
          </w:rPr>
          <w:t>假</w:t>
        </w:r>
      </w:ins>
      <w:r>
        <w:rPr>
          <w:color w:val="231F20"/>
          <w:w w:val="102"/>
          <w:sz w:val="20"/>
        </w:rPr>
        <w:t>的研修建議書，其中應包括時間、個人發展計畫及在安息年</w:t>
      </w:r>
      <w:ins w:id="643" w:author="成英 李" w:date="2025-08-11T10:17:00Z">
        <w:r w:rsidR="001170A3">
          <w:rPr>
            <w:rFonts w:hint="eastAsia"/>
            <w:color w:val="231F20"/>
            <w:w w:val="102"/>
            <w:sz w:val="20"/>
          </w:rPr>
          <w:t>假</w:t>
        </w:r>
      </w:ins>
      <w:r>
        <w:rPr>
          <w:color w:val="231F20"/>
          <w:w w:val="102"/>
          <w:sz w:val="20"/>
        </w:rPr>
        <w:t>期間維持地區主要功能持續運作的計畫。</w:t>
      </w:r>
    </w:p>
    <w:p w14:paraId="38693D06" w14:textId="77777777" w:rsidR="003345E9" w:rsidRDefault="007169A0">
      <w:pPr>
        <w:pStyle w:val="a5"/>
        <w:numPr>
          <w:ilvl w:val="1"/>
          <w:numId w:val="25"/>
        </w:numPr>
        <w:tabs>
          <w:tab w:val="left" w:pos="1313"/>
        </w:tabs>
        <w:spacing w:line="204" w:lineRule="auto"/>
        <w:ind w:left="120" w:right="14" w:firstLine="408"/>
        <w:jc w:val="both"/>
        <w:rPr>
          <w:rFonts w:ascii="Noto Sans TC" w:eastAsia="Noto Sans TC"/>
          <w:sz w:val="20"/>
        </w:rPr>
      </w:pPr>
      <w:r>
        <w:rPr>
          <w:color w:val="231F20"/>
          <w:spacing w:val="-1"/>
          <w:w w:val="102"/>
          <w:sz w:val="20"/>
        </w:rPr>
        <w:t>向總監督會呈送地區中心設置計劃。這些計劃在實施前，</w:t>
      </w:r>
      <w:r>
        <w:rPr>
          <w:color w:val="231F20"/>
          <w:spacing w:val="-8"/>
          <w:w w:val="102"/>
          <w:sz w:val="20"/>
        </w:rPr>
        <w:t>必須獲得總監督會之書面核准。</w:t>
      </w:r>
      <w:r>
        <w:rPr>
          <w:rFonts w:ascii="Noto Sans TC" w:eastAsia="Noto Sans TC"/>
          <w:color w:val="231F20"/>
          <w:w w:val="102"/>
          <w:sz w:val="20"/>
        </w:rPr>
        <w:t>（319）</w:t>
      </w:r>
    </w:p>
    <w:p w14:paraId="3856D65D" w14:textId="18C30CD5" w:rsidR="003345E9" w:rsidRDefault="007169A0">
      <w:pPr>
        <w:pStyle w:val="a5"/>
        <w:numPr>
          <w:ilvl w:val="1"/>
          <w:numId w:val="25"/>
        </w:numPr>
        <w:tabs>
          <w:tab w:val="left" w:pos="1314"/>
        </w:tabs>
        <w:spacing w:line="204" w:lineRule="auto"/>
        <w:ind w:left="120" w:right="112" w:firstLine="408"/>
        <w:jc w:val="both"/>
        <w:rPr>
          <w:rFonts w:ascii="Noto Sans TC" w:eastAsia="Noto Sans TC"/>
          <w:sz w:val="20"/>
        </w:rPr>
      </w:pPr>
      <w:r>
        <w:rPr>
          <w:color w:val="231F20"/>
          <w:spacing w:val="5"/>
          <w:w w:val="102"/>
          <w:sz w:val="20"/>
        </w:rPr>
        <w:t>對領有</w:t>
      </w:r>
      <w:del w:id="644" w:author="成英 李" w:date="2025-08-11T10:21:00Z">
        <w:r w:rsidDel="001170A3">
          <w:rPr>
            <w:color w:val="231F20"/>
            <w:spacing w:val="5"/>
            <w:w w:val="102"/>
            <w:sz w:val="20"/>
          </w:rPr>
          <w:delText>傳道</w:delText>
        </w:r>
      </w:del>
      <w:r>
        <w:rPr>
          <w:color w:val="231F20"/>
          <w:spacing w:val="5"/>
          <w:w w:val="102"/>
          <w:sz w:val="20"/>
        </w:rPr>
        <w:t>執照</w:t>
      </w:r>
      <w:del w:id="645" w:author="成英 李" w:date="2025-08-11T10:23:00Z">
        <w:r w:rsidDel="008729CB">
          <w:rPr>
            <w:color w:val="231F20"/>
            <w:spacing w:val="5"/>
            <w:w w:val="102"/>
            <w:sz w:val="20"/>
          </w:rPr>
          <w:delText>而</w:delText>
        </w:r>
      </w:del>
      <w:ins w:id="646" w:author="成英 李" w:date="2025-08-11T10:24:00Z">
        <w:r w:rsidR="008729CB">
          <w:rPr>
            <w:rFonts w:ascii="Cambria" w:hAnsi="Cambria" w:cs="Cambria" w:hint="eastAsia"/>
            <w:color w:val="231F20"/>
            <w:spacing w:val="5"/>
            <w:w w:val="102"/>
            <w:sz w:val="20"/>
          </w:rPr>
          <w:t>且</w:t>
        </w:r>
      </w:ins>
      <w:r>
        <w:rPr>
          <w:color w:val="231F20"/>
          <w:spacing w:val="5"/>
          <w:w w:val="102"/>
          <w:sz w:val="20"/>
        </w:rPr>
        <w:t>擔任座堂牧師的</w:t>
      </w:r>
      <w:ins w:id="647" w:author="成英 李" w:date="2025-08-11T10:24:00Z">
        <w:r w:rsidR="008729CB">
          <w:rPr>
            <w:rFonts w:hint="eastAsia"/>
            <w:color w:val="231F20"/>
            <w:spacing w:val="5"/>
            <w:w w:val="102"/>
            <w:sz w:val="20"/>
          </w:rPr>
          <w:t>傳道人</w:t>
        </w:r>
      </w:ins>
      <w:del w:id="648" w:author="成英 李" w:date="2025-08-11T10:24:00Z">
        <w:r w:rsidDel="008729CB">
          <w:rPr>
            <w:color w:val="231F20"/>
            <w:spacing w:val="5"/>
            <w:w w:val="102"/>
            <w:sz w:val="20"/>
          </w:rPr>
          <w:delText>人</w:delText>
        </w:r>
      </w:del>
      <w:r>
        <w:rPr>
          <w:color w:val="231F20"/>
          <w:spacing w:val="5"/>
          <w:w w:val="102"/>
          <w:sz w:val="20"/>
        </w:rPr>
        <w:t>，推薦第一次發給</w:t>
      </w:r>
      <w:r>
        <w:rPr>
          <w:color w:val="231F20"/>
          <w:spacing w:val="-9"/>
          <w:w w:val="102"/>
          <w:sz w:val="20"/>
        </w:rPr>
        <w:t>或重新換領</w:t>
      </w:r>
      <w:del w:id="649" w:author="成英 李" w:date="2025-08-11T10:22:00Z">
        <w:r w:rsidDel="001170A3">
          <w:rPr>
            <w:color w:val="231F20"/>
            <w:spacing w:val="-9"/>
            <w:w w:val="102"/>
            <w:sz w:val="20"/>
          </w:rPr>
          <w:delText>地區傳道</w:delText>
        </w:r>
      </w:del>
      <w:r>
        <w:rPr>
          <w:color w:val="231F20"/>
          <w:spacing w:val="-9"/>
          <w:w w:val="102"/>
          <w:sz w:val="20"/>
        </w:rPr>
        <w:t>執照。</w:t>
      </w:r>
      <w:r>
        <w:rPr>
          <w:rFonts w:ascii="Noto Sans TC" w:eastAsia="Noto Sans TC"/>
          <w:color w:val="231F20"/>
          <w:w w:val="102"/>
          <w:sz w:val="20"/>
        </w:rPr>
        <w:t>（523.2，524.5）</w:t>
      </w:r>
    </w:p>
    <w:p w14:paraId="766A76B0" w14:textId="5C9B20D2" w:rsidR="003345E9" w:rsidRDefault="007169A0">
      <w:pPr>
        <w:pStyle w:val="a5"/>
        <w:numPr>
          <w:ilvl w:val="1"/>
          <w:numId w:val="25"/>
        </w:numPr>
        <w:tabs>
          <w:tab w:val="left" w:pos="1314"/>
        </w:tabs>
        <w:spacing w:line="206" w:lineRule="auto"/>
        <w:ind w:left="120" w:right="107" w:firstLine="408"/>
        <w:jc w:val="both"/>
        <w:rPr>
          <w:rFonts w:ascii="Noto Sans TC" w:eastAsia="Noto Sans TC"/>
          <w:sz w:val="20"/>
        </w:rPr>
      </w:pPr>
      <w:r>
        <w:rPr>
          <w:color w:val="231F20"/>
          <w:spacing w:val="7"/>
          <w:w w:val="102"/>
          <w:sz w:val="20"/>
        </w:rPr>
        <w:t>同意或否決地方教會申請經營基督教托兒所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學校</w:t>
      </w:r>
      <w:r>
        <w:rPr>
          <w:color w:val="231F20"/>
          <w:spacing w:val="8"/>
          <w:w w:val="102"/>
          <w:sz w:val="20"/>
        </w:rPr>
        <w:t>（出</w:t>
      </w:r>
      <w:r>
        <w:rPr>
          <w:color w:val="231F20"/>
          <w:spacing w:val="4"/>
          <w:w w:val="102"/>
          <w:sz w:val="20"/>
        </w:rPr>
        <w:t>生至中學）</w:t>
      </w:r>
      <w:r>
        <w:rPr>
          <w:color w:val="231F20"/>
          <w:spacing w:val="2"/>
          <w:w w:val="102"/>
          <w:sz w:val="20"/>
        </w:rPr>
        <w:t>之申請。地區監督與地區指導委員會得自行決定成立一個</w:t>
      </w:r>
      <w:r>
        <w:rPr>
          <w:color w:val="231F20"/>
          <w:w w:val="102"/>
          <w:sz w:val="20"/>
        </w:rPr>
        <w:t>地區基督教托兒所</w:t>
      </w:r>
      <w:r>
        <w:rPr>
          <w:color w:val="231F20"/>
          <w:sz w:val="20"/>
        </w:rPr>
        <w:t xml:space="preserve"> </w:t>
      </w:r>
      <w:r>
        <w:rPr>
          <w:color w:val="231F20"/>
          <w:w w:val="102"/>
          <w:sz w:val="20"/>
        </w:rPr>
        <w:t>/</w:t>
      </w:r>
      <w:r>
        <w:rPr>
          <w:color w:val="231F20"/>
          <w:sz w:val="20"/>
        </w:rPr>
        <w:t xml:space="preserve"> </w:t>
      </w:r>
      <w:r>
        <w:rPr>
          <w:color w:val="231F20"/>
          <w:w w:val="102"/>
          <w:sz w:val="20"/>
        </w:rPr>
        <w:t>學校</w:t>
      </w:r>
      <w:r>
        <w:rPr>
          <w:color w:val="231F20"/>
          <w:spacing w:val="1"/>
          <w:w w:val="102"/>
          <w:sz w:val="20"/>
        </w:rPr>
        <w:t>（出生至中學）</w:t>
      </w:r>
      <w:r>
        <w:rPr>
          <w:color w:val="231F20"/>
          <w:w w:val="102"/>
          <w:sz w:val="20"/>
        </w:rPr>
        <w:t>委員會。地區基督教托兒所</w:t>
      </w:r>
      <w:r>
        <w:rPr>
          <w:color w:val="231F20"/>
          <w:sz w:val="20"/>
        </w:rPr>
        <w:t xml:space="preserve"> </w:t>
      </w:r>
      <w:r>
        <w:rPr>
          <w:color w:val="231F20"/>
          <w:w w:val="102"/>
          <w:sz w:val="20"/>
        </w:rPr>
        <w:t>/</w:t>
      </w:r>
      <w:r>
        <w:rPr>
          <w:color w:val="231F20"/>
          <w:spacing w:val="2"/>
          <w:w w:val="102"/>
          <w:sz w:val="20"/>
        </w:rPr>
        <w:t>學校</w:t>
      </w:r>
      <w:r>
        <w:rPr>
          <w:color w:val="231F20"/>
          <w:spacing w:val="4"/>
          <w:w w:val="102"/>
          <w:sz w:val="20"/>
        </w:rPr>
        <w:t>（出生至中學）</w:t>
      </w:r>
      <w:r>
        <w:rPr>
          <w:color w:val="231F20"/>
          <w:spacing w:val="3"/>
          <w:w w:val="102"/>
          <w:sz w:val="20"/>
        </w:rPr>
        <w:t>委員會的職責是在地方教會提出建校申請時，向</w:t>
      </w:r>
      <w:r>
        <w:rPr>
          <w:color w:val="231F20"/>
          <w:w w:val="102"/>
          <w:sz w:val="20"/>
        </w:rPr>
        <w:t>地區指導委員會推薦政策、程序及理念，並協助建立、支持與督導該托兒所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w:t>
      </w:r>
      <w:r>
        <w:rPr>
          <w:color w:val="231F20"/>
          <w:spacing w:val="-26"/>
          <w:w w:val="102"/>
          <w:sz w:val="20"/>
        </w:rPr>
        <w:t>之運作。</w:t>
      </w:r>
      <w:r>
        <w:rPr>
          <w:rFonts w:ascii="Noto Sans TC" w:eastAsia="Noto Sans TC"/>
          <w:color w:val="231F20"/>
          <w:w w:val="102"/>
          <w:sz w:val="20"/>
        </w:rPr>
        <w:t>（126，161，211.14）</w:t>
      </w:r>
    </w:p>
    <w:p w14:paraId="6D583406" w14:textId="54C722B3" w:rsidR="003345E9" w:rsidRDefault="007169A0">
      <w:pPr>
        <w:pStyle w:val="a5"/>
        <w:numPr>
          <w:ilvl w:val="1"/>
          <w:numId w:val="25"/>
        </w:numPr>
        <w:tabs>
          <w:tab w:val="left" w:pos="1314"/>
        </w:tabs>
        <w:spacing w:line="204" w:lineRule="auto"/>
        <w:ind w:left="120" w:right="112" w:firstLine="408"/>
        <w:jc w:val="both"/>
        <w:rPr>
          <w:sz w:val="20"/>
        </w:rPr>
      </w:pPr>
      <w:r>
        <w:rPr>
          <w:color w:val="231F20"/>
          <w:spacing w:val="5"/>
          <w:w w:val="102"/>
          <w:sz w:val="20"/>
        </w:rPr>
        <w:t>依據區域制定之指導綱要每年核准慈惠事工中心</w:t>
      </w:r>
      <w:ins w:id="650" w:author="成英 李" w:date="2025-08-11T10:30:00Z">
        <w:r w:rsidR="008729CB">
          <w:rPr>
            <w:rFonts w:hint="eastAsia"/>
            <w:color w:val="231F20"/>
            <w:spacing w:val="5"/>
            <w:w w:val="102"/>
            <w:sz w:val="20"/>
          </w:rPr>
          <w:t>。</w:t>
        </w:r>
      </w:ins>
      <w:del w:id="651" w:author="成英 李" w:date="2025-08-11T10:30:00Z">
        <w:r w:rsidDel="008729CB">
          <w:rPr>
            <w:color w:val="231F20"/>
            <w:spacing w:val="5"/>
            <w:w w:val="102"/>
            <w:sz w:val="20"/>
          </w:rPr>
          <w:delText>，</w:delText>
        </w:r>
      </w:del>
      <w:r>
        <w:rPr>
          <w:color w:val="231F20"/>
          <w:spacing w:val="5"/>
          <w:w w:val="102"/>
          <w:sz w:val="20"/>
        </w:rPr>
        <w:t>只有</w:t>
      </w:r>
      <w:r>
        <w:rPr>
          <w:color w:val="231F20"/>
          <w:spacing w:val="3"/>
          <w:w w:val="102"/>
          <w:sz w:val="20"/>
        </w:rPr>
        <w:t>經地區核准的慈惠事工中心可以被稱為『經認可宣教特別事工』以作</w:t>
      </w:r>
      <w:r>
        <w:rPr>
          <w:color w:val="231F20"/>
          <w:w w:val="102"/>
          <w:sz w:val="20"/>
        </w:rPr>
        <w:t>為依據</w:t>
      </w:r>
      <w:ins w:id="652" w:author="成英 李" w:date="2025-10-24T22:20:00Z">
        <w:r w:rsidR="00A20BB6">
          <w:rPr>
            <w:rFonts w:hint="eastAsia"/>
            <w:color w:val="231F20"/>
            <w:w w:val="102"/>
            <w:sz w:val="20"/>
          </w:rPr>
          <w:t>「</w:t>
        </w:r>
      </w:ins>
      <w:r>
        <w:rPr>
          <w:color w:val="231F20"/>
          <w:w w:val="102"/>
          <w:sz w:val="20"/>
        </w:rPr>
        <w:t>手冊</w:t>
      </w:r>
      <w:ins w:id="653" w:author="成英 李" w:date="2025-10-24T22:20:00Z">
        <w:r w:rsidR="00A20BB6">
          <w:rPr>
            <w:rFonts w:hint="eastAsia"/>
            <w:color w:val="231F20"/>
            <w:w w:val="102"/>
            <w:sz w:val="20"/>
          </w:rPr>
          <w:t>」</w:t>
        </w:r>
      </w:ins>
      <w:r>
        <w:rPr>
          <w:color w:val="231F20"/>
          <w:spacing w:val="-1"/>
          <w:sz w:val="20"/>
        </w:rPr>
        <w:t xml:space="preserve"> </w:t>
      </w:r>
      <w:r>
        <w:rPr>
          <w:rFonts w:ascii="Noto Sans TC" w:eastAsia="Noto Sans TC"/>
          <w:color w:val="231F20"/>
          <w:w w:val="102"/>
          <w:sz w:val="20"/>
        </w:rPr>
        <w:t>163.1</w:t>
      </w:r>
      <w:r>
        <w:rPr>
          <w:rFonts w:ascii="Noto Sans TC" w:eastAsia="Noto Sans TC"/>
          <w:color w:val="231F20"/>
          <w:spacing w:val="6"/>
          <w:sz w:val="20"/>
        </w:rPr>
        <w:t xml:space="preserve"> </w:t>
      </w:r>
      <w:r>
        <w:rPr>
          <w:color w:val="231F20"/>
          <w:w w:val="102"/>
          <w:sz w:val="20"/>
        </w:rPr>
        <w:t>條之規定所進行之奉獻籌款。</w:t>
      </w:r>
    </w:p>
    <w:p w14:paraId="6BD0AE35" w14:textId="76A92060" w:rsidR="003345E9" w:rsidRDefault="007169A0">
      <w:pPr>
        <w:pStyle w:val="a5"/>
        <w:numPr>
          <w:ilvl w:val="1"/>
          <w:numId w:val="25"/>
        </w:numPr>
        <w:tabs>
          <w:tab w:val="left" w:pos="1314"/>
        </w:tabs>
        <w:spacing w:line="204" w:lineRule="auto"/>
        <w:ind w:left="120" w:right="16" w:firstLine="408"/>
        <w:rPr>
          <w:rFonts w:ascii="Noto Sans TC" w:eastAsia="Noto Sans TC"/>
          <w:sz w:val="20"/>
        </w:rPr>
      </w:pPr>
      <w:r>
        <w:rPr>
          <w:color w:val="231F20"/>
          <w:spacing w:val="6"/>
          <w:w w:val="102"/>
          <w:sz w:val="20"/>
        </w:rPr>
        <w:t>同意或否決地方教會委員會對某位按立之牧師或領有執</w:t>
      </w:r>
      <w:r>
        <w:rPr>
          <w:color w:val="231F20"/>
          <w:spacing w:val="3"/>
          <w:w w:val="102"/>
          <w:sz w:val="20"/>
        </w:rPr>
        <w:t>照之傳道人</w:t>
      </w:r>
      <w:r>
        <w:rPr>
          <w:color w:val="231F20"/>
          <w:spacing w:val="4"/>
          <w:w w:val="102"/>
          <w:sz w:val="20"/>
        </w:rPr>
        <w:t>（申請按立為牧師者）</w:t>
      </w:r>
      <w:r>
        <w:rPr>
          <w:color w:val="231F20"/>
          <w:spacing w:val="3"/>
          <w:w w:val="102"/>
          <w:sz w:val="20"/>
        </w:rPr>
        <w:t>之受邀為座堂牧師的提名，</w:t>
      </w:r>
      <w:del w:id="654" w:author="成英 李" w:date="2025-08-11T10:37:00Z">
        <w:r w:rsidDel="000B50C3">
          <w:rPr>
            <w:color w:val="231F20"/>
            <w:spacing w:val="3"/>
            <w:w w:val="102"/>
            <w:sz w:val="20"/>
          </w:rPr>
          <w:delText>若</w:delText>
        </w:r>
      </w:del>
      <w:r>
        <w:rPr>
          <w:color w:val="231F20"/>
          <w:spacing w:val="3"/>
          <w:w w:val="102"/>
          <w:sz w:val="20"/>
        </w:rPr>
        <w:t>此人</w:t>
      </w:r>
      <w:r>
        <w:rPr>
          <w:color w:val="231F20"/>
          <w:spacing w:val="2"/>
          <w:w w:val="102"/>
          <w:sz w:val="20"/>
        </w:rPr>
        <w:t>同時也是該地方教會的會友</w:t>
      </w:r>
      <w:ins w:id="655" w:author="成英 李" w:date="2025-08-11T10:37:00Z">
        <w:r w:rsidR="000B50C3">
          <w:rPr>
            <w:rFonts w:hint="eastAsia"/>
            <w:color w:val="231F20"/>
            <w:spacing w:val="2"/>
            <w:w w:val="102"/>
            <w:sz w:val="20"/>
          </w:rPr>
          <w:t>，</w:t>
        </w:r>
      </w:ins>
      <w:r>
        <w:rPr>
          <w:color w:val="231F20"/>
          <w:spacing w:val="2"/>
          <w:w w:val="102"/>
          <w:sz w:val="20"/>
        </w:rPr>
        <w:t>或擔任該地方教會受薪或義務副牧</w:t>
      </w:r>
      <w:del w:id="656" w:author="成英 李" w:date="2025-08-11T10:37:00Z">
        <w:r w:rsidDel="000B50C3">
          <w:rPr>
            <w:color w:val="231F20"/>
            <w:spacing w:val="2"/>
            <w:w w:val="102"/>
            <w:sz w:val="20"/>
          </w:rPr>
          <w:delText>，那麼</w:delText>
        </w:r>
        <w:r w:rsidDel="000B50C3">
          <w:rPr>
            <w:color w:val="231F20"/>
            <w:spacing w:val="5"/>
            <w:w w:val="102"/>
            <w:sz w:val="20"/>
          </w:rPr>
          <w:delText>則不能受邀為座堂牧師</w:delText>
        </w:r>
      </w:del>
      <w:r>
        <w:rPr>
          <w:color w:val="231F20"/>
          <w:spacing w:val="5"/>
          <w:w w:val="102"/>
          <w:sz w:val="20"/>
        </w:rPr>
        <w:t>。此決定應在與地區監督商討後做成</w:t>
      </w:r>
      <w:r>
        <w:rPr>
          <w:color w:val="231F20"/>
          <w:spacing w:val="-103"/>
          <w:w w:val="102"/>
          <w:sz w:val="20"/>
        </w:rPr>
        <w:t>。</w:t>
      </w:r>
      <w:r>
        <w:rPr>
          <w:rFonts w:ascii="Noto Sans TC" w:eastAsia="Noto Sans TC"/>
          <w:color w:val="231F20"/>
          <w:w w:val="102"/>
          <w:sz w:val="20"/>
        </w:rPr>
        <w:t>（117， 139.2，169.8，211.10）</w:t>
      </w:r>
    </w:p>
    <w:p w14:paraId="3FB813FA" w14:textId="566B994F" w:rsidR="003345E9" w:rsidRDefault="007169A0">
      <w:pPr>
        <w:pStyle w:val="a5"/>
        <w:numPr>
          <w:ilvl w:val="1"/>
          <w:numId w:val="25"/>
        </w:numPr>
        <w:tabs>
          <w:tab w:val="left" w:pos="1313"/>
        </w:tabs>
        <w:spacing w:line="204" w:lineRule="auto"/>
        <w:ind w:left="120" w:right="17" w:firstLine="408"/>
        <w:rPr>
          <w:rFonts w:ascii="Noto Sans TC" w:eastAsia="Noto Sans TC"/>
          <w:sz w:val="20"/>
        </w:rPr>
      </w:pPr>
      <w:r>
        <w:rPr>
          <w:color w:val="231F20"/>
          <w:w w:val="102"/>
          <w:sz w:val="20"/>
        </w:rPr>
        <w:t>同意或否決一位神職人員</w:t>
      </w:r>
      <w:ins w:id="657" w:author="成英 李" w:date="2025-08-11T10:52:00Z">
        <w:r w:rsidR="00DC1F38">
          <w:rPr>
            <w:rFonts w:hint="eastAsia"/>
            <w:color w:val="231F20"/>
            <w:w w:val="102"/>
            <w:sz w:val="20"/>
          </w:rPr>
          <w:t>定期組織</w:t>
        </w:r>
      </w:ins>
      <w:del w:id="658" w:author="成英 李" w:date="2025-08-11T10:52:00Z">
        <w:r w:rsidDel="00DC1F38">
          <w:rPr>
            <w:color w:val="231F20"/>
            <w:w w:val="102"/>
            <w:sz w:val="20"/>
          </w:rPr>
          <w:delText>經常參與</w:delText>
        </w:r>
      </w:del>
      <w:del w:id="659" w:author="成英 李" w:date="2025-08-11T10:53:00Z">
        <w:r w:rsidDel="00DC1F38">
          <w:rPr>
            <w:color w:val="231F20"/>
            <w:w w:val="102"/>
            <w:sz w:val="20"/>
          </w:rPr>
          <w:delText>任何</w:delText>
        </w:r>
      </w:del>
      <w:r>
        <w:rPr>
          <w:color w:val="231F20"/>
          <w:w w:val="102"/>
          <w:sz w:val="20"/>
        </w:rPr>
        <w:t>獨立</w:t>
      </w:r>
      <w:ins w:id="660" w:author="成英 李" w:date="2025-08-11T10:53:00Z">
        <w:r w:rsidR="00DC1F38">
          <w:rPr>
            <w:rFonts w:hint="eastAsia"/>
            <w:color w:val="231F20"/>
            <w:w w:val="102"/>
            <w:sz w:val="20"/>
          </w:rPr>
          <w:t>於宣聖會之外的</w:t>
        </w:r>
      </w:ins>
      <w:r>
        <w:rPr>
          <w:color w:val="231F20"/>
          <w:w w:val="102"/>
          <w:sz w:val="20"/>
        </w:rPr>
        <w:t>教會</w:t>
      </w:r>
      <w:del w:id="661" w:author="成英 李" w:date="2025-08-11T10:53:00Z">
        <w:r w:rsidDel="00DC1F38">
          <w:rPr>
            <w:color w:val="231F20"/>
            <w:w w:val="102"/>
            <w:sz w:val="20"/>
          </w:rPr>
          <w:delText>的</w:delText>
        </w:r>
      </w:del>
      <w:r>
        <w:rPr>
          <w:color w:val="231F20"/>
          <w:w w:val="102"/>
          <w:sz w:val="20"/>
        </w:rPr>
        <w:t>活動</w:t>
      </w:r>
      <w:ins w:id="662" w:author="成英 李" w:date="2025-08-11T10:53:00Z">
        <w:r w:rsidR="00DC1F38">
          <w:rPr>
            <w:rFonts w:hint="eastAsia"/>
            <w:color w:val="231F20"/>
            <w:w w:val="102"/>
            <w:sz w:val="20"/>
          </w:rPr>
          <w:t>，或從事獨立</w:t>
        </w:r>
      </w:ins>
      <w:ins w:id="663" w:author="成英 李" w:date="2025-08-11T10:54:00Z">
        <w:r w:rsidR="00DC1F38">
          <w:rPr>
            <w:rFonts w:hint="eastAsia"/>
            <w:color w:val="231F20"/>
            <w:w w:val="102"/>
            <w:sz w:val="20"/>
          </w:rPr>
          <w:t>宣教活動或</w:t>
        </w:r>
      </w:ins>
      <w:del w:id="664" w:author="成英 李" w:date="2025-08-11T10:53:00Z">
        <w:r w:rsidDel="00DC1F38">
          <w:rPr>
            <w:color w:val="231F20"/>
            <w:w w:val="102"/>
            <w:sz w:val="20"/>
          </w:rPr>
          <w:delText>、</w:delText>
        </w:r>
      </w:del>
      <w:r>
        <w:rPr>
          <w:color w:val="231F20"/>
          <w:spacing w:val="2"/>
          <w:w w:val="102"/>
          <w:sz w:val="20"/>
        </w:rPr>
        <w:t>未經批准的教會活動</w:t>
      </w:r>
      <w:ins w:id="665" w:author="成英 李" w:date="2025-08-11T10:54:00Z">
        <w:r w:rsidR="00DC1F38">
          <w:rPr>
            <w:rFonts w:hint="eastAsia"/>
            <w:color w:val="231F20"/>
            <w:spacing w:val="2"/>
            <w:w w:val="102"/>
            <w:sz w:val="20"/>
          </w:rPr>
          <w:t>，或</w:t>
        </w:r>
      </w:ins>
      <w:del w:id="666" w:author="成英 李" w:date="2025-08-11T10:54:00Z">
        <w:r w:rsidDel="00DC1F38">
          <w:rPr>
            <w:color w:val="231F20"/>
            <w:spacing w:val="2"/>
            <w:w w:val="102"/>
            <w:sz w:val="20"/>
          </w:rPr>
          <w:delText>、</w:delText>
        </w:r>
      </w:del>
      <w:ins w:id="667" w:author="成英 李" w:date="2025-08-11T10:55:00Z">
        <w:r w:rsidR="00DC1F38">
          <w:rPr>
            <w:rFonts w:hint="eastAsia"/>
            <w:color w:val="231F20"/>
            <w:spacing w:val="2"/>
            <w:w w:val="102"/>
            <w:sz w:val="20"/>
          </w:rPr>
          <w:t>與</w:t>
        </w:r>
      </w:ins>
      <w:del w:id="668" w:author="成英 李" w:date="2025-08-11T10:55:00Z">
        <w:r w:rsidDel="00DC1F38">
          <w:rPr>
            <w:color w:val="231F20"/>
            <w:spacing w:val="2"/>
            <w:w w:val="102"/>
            <w:sz w:val="20"/>
          </w:rPr>
          <w:delText>成為</w:delText>
        </w:r>
      </w:del>
      <w:r>
        <w:rPr>
          <w:color w:val="231F20"/>
          <w:spacing w:val="2"/>
          <w:w w:val="102"/>
          <w:sz w:val="20"/>
        </w:rPr>
        <w:t>獨立教會或其他宗教團或教派的職員</w:t>
      </w:r>
      <w:ins w:id="669" w:author="成英 李" w:date="2025-08-11T10:55:00Z">
        <w:r w:rsidR="00DC1F38">
          <w:rPr>
            <w:rFonts w:hint="eastAsia"/>
            <w:color w:val="231F20"/>
            <w:spacing w:val="2"/>
            <w:w w:val="102"/>
            <w:sz w:val="20"/>
          </w:rPr>
          <w:t>連結</w:t>
        </w:r>
      </w:ins>
      <w:r>
        <w:rPr>
          <w:color w:val="231F20"/>
          <w:spacing w:val="2"/>
          <w:w w:val="102"/>
          <w:sz w:val="20"/>
        </w:rPr>
        <w:t>。該</w:t>
      </w:r>
      <w:r>
        <w:rPr>
          <w:color w:val="231F20"/>
          <w:spacing w:val="-12"/>
          <w:w w:val="102"/>
          <w:sz w:val="20"/>
        </w:rPr>
        <w:t>等同意需每年審批。</w:t>
      </w:r>
      <w:r>
        <w:rPr>
          <w:rFonts w:ascii="Noto Sans TC" w:eastAsia="Noto Sans TC"/>
          <w:color w:val="231F20"/>
          <w:w w:val="102"/>
          <w:sz w:val="20"/>
        </w:rPr>
        <w:t>（520，530.13）</w:t>
      </w:r>
    </w:p>
    <w:p w14:paraId="13E326E1" w14:textId="77777777" w:rsidR="003345E9" w:rsidRDefault="007169A0">
      <w:pPr>
        <w:pStyle w:val="a5"/>
        <w:numPr>
          <w:ilvl w:val="1"/>
          <w:numId w:val="25"/>
        </w:numPr>
        <w:tabs>
          <w:tab w:val="left" w:pos="1312"/>
        </w:tabs>
        <w:spacing w:line="312" w:lineRule="exact"/>
        <w:ind w:left="1312" w:hanging="784"/>
        <w:rPr>
          <w:rFonts w:ascii="Noto Sans TC" w:eastAsia="Noto Sans TC"/>
          <w:sz w:val="20"/>
        </w:rPr>
      </w:pPr>
      <w:r>
        <w:rPr>
          <w:color w:val="231F20"/>
          <w:spacing w:val="-8"/>
          <w:sz w:val="20"/>
        </w:rPr>
        <w:t>選任或辭退地區的受薪助理。</w:t>
      </w:r>
      <w:r>
        <w:rPr>
          <w:rFonts w:ascii="Noto Sans TC" w:eastAsia="Noto Sans TC"/>
          <w:color w:val="231F20"/>
          <w:sz w:val="20"/>
        </w:rPr>
        <w:t>（244</w:t>
      </w:r>
      <w:r>
        <w:rPr>
          <w:rFonts w:ascii="Noto Sans TC" w:eastAsia="Noto Sans TC"/>
          <w:color w:val="231F20"/>
          <w:spacing w:val="39"/>
          <w:sz w:val="20"/>
        </w:rPr>
        <w:t xml:space="preserve"> </w:t>
      </w:r>
      <w:r>
        <w:rPr>
          <w:rFonts w:ascii="Noto Sans TC" w:eastAsia="Noto Sans TC"/>
          <w:color w:val="231F20"/>
          <w:sz w:val="20"/>
        </w:rPr>
        <w:t>～</w:t>
      </w:r>
      <w:r>
        <w:rPr>
          <w:rFonts w:ascii="Noto Sans TC" w:eastAsia="Noto Sans TC"/>
          <w:color w:val="231F20"/>
          <w:spacing w:val="39"/>
          <w:sz w:val="20"/>
        </w:rPr>
        <w:t xml:space="preserve"> </w:t>
      </w:r>
      <w:r>
        <w:rPr>
          <w:rFonts w:ascii="Noto Sans TC" w:eastAsia="Noto Sans TC"/>
          <w:color w:val="231F20"/>
          <w:spacing w:val="-2"/>
          <w:sz w:val="20"/>
        </w:rPr>
        <w:t>244.1）</w:t>
      </w:r>
    </w:p>
    <w:p w14:paraId="0C573D0A" w14:textId="77777777" w:rsidR="003345E9" w:rsidRDefault="007169A0">
      <w:pPr>
        <w:pStyle w:val="a5"/>
        <w:numPr>
          <w:ilvl w:val="1"/>
          <w:numId w:val="25"/>
        </w:numPr>
        <w:tabs>
          <w:tab w:val="left" w:pos="1312"/>
        </w:tabs>
        <w:spacing w:line="321" w:lineRule="exact"/>
        <w:ind w:left="1312" w:hanging="784"/>
        <w:rPr>
          <w:sz w:val="20"/>
        </w:rPr>
      </w:pPr>
      <w:r>
        <w:rPr>
          <w:color w:val="231F20"/>
          <w:spacing w:val="-1"/>
          <w:sz w:val="20"/>
        </w:rPr>
        <w:t>在與地區監督協商，地區指導委員會有權：</w:t>
      </w:r>
    </w:p>
    <w:p w14:paraId="09CD5E0F" w14:textId="77777777" w:rsidR="003345E9" w:rsidRDefault="007169A0">
      <w:pPr>
        <w:pStyle w:val="a3"/>
        <w:tabs>
          <w:tab w:val="left" w:pos="1019"/>
        </w:tabs>
        <w:spacing w:line="206" w:lineRule="auto"/>
        <w:ind w:left="1020" w:right="118" w:hanging="408"/>
      </w:pPr>
      <w:r>
        <w:rPr>
          <w:color w:val="231F20"/>
          <w:spacing w:val="-10"/>
        </w:rPr>
        <w:t>➀</w:t>
      </w:r>
      <w:r>
        <w:rPr>
          <w:color w:val="231F20"/>
        </w:rPr>
        <w:tab/>
      </w:r>
      <w:r>
        <w:rPr>
          <w:color w:val="231F20"/>
          <w:spacing w:val="-2"/>
        </w:rPr>
        <w:t>設定地區運作預算，必要時有權在地區年議會休會期間調整運作預算，並在地區年議會上報告。</w:t>
      </w:r>
    </w:p>
    <w:p w14:paraId="269E2C7C" w14:textId="77777777" w:rsidR="003345E9" w:rsidRDefault="007169A0">
      <w:pPr>
        <w:pStyle w:val="a3"/>
        <w:tabs>
          <w:tab w:val="left" w:pos="1019"/>
        </w:tabs>
        <w:spacing w:line="335" w:lineRule="exact"/>
        <w:ind w:left="612"/>
      </w:pPr>
      <w:r>
        <w:rPr>
          <w:color w:val="231F20"/>
          <w:spacing w:val="-10"/>
        </w:rPr>
        <w:t>➁</w:t>
      </w:r>
      <w:r>
        <w:rPr>
          <w:color w:val="231F20"/>
        </w:rPr>
        <w:tab/>
      </w:r>
      <w:r>
        <w:rPr>
          <w:color w:val="231F20"/>
          <w:spacing w:val="-1"/>
        </w:rPr>
        <w:t>為地方教會設定籌款目標及責任義務以支持地區事工。</w:t>
      </w:r>
    </w:p>
    <w:p w14:paraId="1D1D4C05" w14:textId="77777777" w:rsidR="003345E9" w:rsidRDefault="003345E9">
      <w:pPr>
        <w:pStyle w:val="a3"/>
        <w:spacing w:line="335" w:lineRule="exact"/>
        <w:sectPr w:rsidR="003345E9">
          <w:pgSz w:w="8640" w:h="12960"/>
          <w:pgMar w:top="480" w:right="1080" w:bottom="1180" w:left="1080" w:header="0" w:footer="997" w:gutter="0"/>
          <w:cols w:space="720"/>
        </w:sectPr>
      </w:pPr>
    </w:p>
    <w:p w14:paraId="07FA0D6C" w14:textId="77777777" w:rsidR="003345E9" w:rsidRDefault="007169A0">
      <w:pPr>
        <w:pStyle w:val="a3"/>
        <w:spacing w:before="50"/>
        <w:ind w:left="0"/>
        <w:jc w:val="center"/>
      </w:pPr>
      <w:r>
        <w:rPr>
          <w:color w:val="231F20"/>
          <w:spacing w:val="-2"/>
        </w:rPr>
        <w:lastRenderedPageBreak/>
        <w:t>章地區行政</w:t>
      </w:r>
    </w:p>
    <w:p w14:paraId="1EE1A527" w14:textId="1D87DB32" w:rsidR="003345E9" w:rsidRDefault="007169A0">
      <w:pPr>
        <w:pStyle w:val="a3"/>
        <w:spacing w:before="237" w:line="206" w:lineRule="auto"/>
        <w:ind w:left="1019" w:right="118" w:hanging="408"/>
        <w:jc w:val="both"/>
      </w:pPr>
      <w:r>
        <w:rPr>
          <w:color w:val="231F20"/>
        </w:rPr>
        <w:t>➂</w:t>
      </w:r>
      <w:r>
        <w:rPr>
          <w:color w:val="231F20"/>
          <w:spacing w:val="80"/>
          <w:w w:val="150"/>
        </w:rPr>
        <w:t xml:space="preserve"> </w:t>
      </w:r>
      <w:r>
        <w:rPr>
          <w:color w:val="231F20"/>
        </w:rPr>
        <w:t>在地區日誌中公布用於確定所有授權的籌款目標、責任義務</w:t>
      </w:r>
      <w:r>
        <w:rPr>
          <w:color w:val="231F20"/>
          <w:spacing w:val="-2"/>
        </w:rPr>
        <w:t>和財務分配之辦法</w:t>
      </w:r>
      <w:ins w:id="670" w:author="成英 李" w:date="2025-08-11T11:17:00Z">
        <w:r w:rsidR="00747621">
          <w:rPr>
            <w:rFonts w:hint="eastAsia"/>
            <w:color w:val="231F20"/>
            <w:spacing w:val="-2"/>
          </w:rPr>
          <w:t>。</w:t>
        </w:r>
      </w:ins>
      <w:del w:id="671" w:author="成英 李" w:date="2025-08-11T11:17:00Z">
        <w:r w:rsidDel="00747621">
          <w:rPr>
            <w:color w:val="231F20"/>
            <w:spacing w:val="-2"/>
          </w:rPr>
          <w:delText>，以及</w:delText>
        </w:r>
      </w:del>
    </w:p>
    <w:p w14:paraId="5189967E" w14:textId="77777777" w:rsidR="003345E9" w:rsidRDefault="007169A0">
      <w:pPr>
        <w:pStyle w:val="a3"/>
        <w:spacing w:line="204" w:lineRule="auto"/>
        <w:ind w:left="1019" w:right="16" w:hanging="408"/>
        <w:jc w:val="both"/>
        <w:rPr>
          <w:rFonts w:ascii="Noto Sans TC" w:eastAsia="Noto Sans TC" w:hAnsi="Noto Sans TC"/>
        </w:rPr>
      </w:pPr>
      <w:r>
        <w:rPr>
          <w:color w:val="231F20"/>
          <w:spacing w:val="6"/>
        </w:rPr>
        <w:t>➃ 地區年議會要求在地區財務方面所做一切之工作</w:t>
      </w:r>
      <w:r>
        <w:rPr>
          <w:color w:val="231F20"/>
          <w:spacing w:val="-104"/>
        </w:rPr>
        <w:t>。</w:t>
      </w:r>
      <w:r>
        <w:rPr>
          <w:rFonts w:ascii="Noto Sans TC" w:eastAsia="Noto Sans TC" w:hAnsi="Noto Sans TC"/>
          <w:color w:val="231F20"/>
        </w:rPr>
        <w:t xml:space="preserve">（32.5， </w:t>
      </w:r>
      <w:r>
        <w:rPr>
          <w:rFonts w:ascii="Noto Sans TC" w:eastAsia="Noto Sans TC" w:hAnsi="Noto Sans TC"/>
          <w:color w:val="231F20"/>
          <w:spacing w:val="-2"/>
        </w:rPr>
        <w:t>223.1）</w:t>
      </w:r>
    </w:p>
    <w:p w14:paraId="265F4AFF" w14:textId="0A38702C" w:rsidR="003345E9" w:rsidRDefault="007169A0">
      <w:pPr>
        <w:pStyle w:val="a5"/>
        <w:numPr>
          <w:ilvl w:val="1"/>
          <w:numId w:val="25"/>
        </w:numPr>
        <w:tabs>
          <w:tab w:val="left" w:pos="1313"/>
        </w:tabs>
        <w:spacing w:line="204" w:lineRule="auto"/>
        <w:ind w:left="119" w:right="16" w:firstLine="408"/>
        <w:jc w:val="both"/>
        <w:rPr>
          <w:rFonts w:ascii="Noto Sans TC" w:eastAsia="Noto Sans TC"/>
          <w:sz w:val="20"/>
        </w:rPr>
      </w:pPr>
      <w:r>
        <w:rPr>
          <w:color w:val="231F20"/>
          <w:spacing w:val="5"/>
          <w:w w:val="102"/>
          <w:sz w:val="20"/>
        </w:rPr>
        <w:t>保護地區之所有財產，</w:t>
      </w:r>
      <w:ins w:id="672" w:author="成英 李" w:date="2025-08-11T11:18:00Z">
        <w:r w:rsidR="00747621">
          <w:rPr>
            <w:rFonts w:hint="eastAsia"/>
            <w:color w:val="231F20"/>
            <w:spacing w:val="5"/>
            <w:w w:val="102"/>
            <w:sz w:val="20"/>
          </w:rPr>
          <w:t>不</w:t>
        </w:r>
      </w:ins>
      <w:r>
        <w:rPr>
          <w:color w:val="231F20"/>
          <w:spacing w:val="5"/>
          <w:w w:val="102"/>
          <w:sz w:val="20"/>
        </w:rPr>
        <w:t>動產或</w:t>
      </w:r>
      <w:del w:id="673" w:author="成英 李" w:date="2025-08-11T11:18:00Z">
        <w:r w:rsidDel="00747621">
          <w:rPr>
            <w:color w:val="231F20"/>
            <w:spacing w:val="5"/>
            <w:w w:val="102"/>
            <w:sz w:val="20"/>
          </w:rPr>
          <w:delText>不</w:delText>
        </w:r>
      </w:del>
      <w:r>
        <w:rPr>
          <w:color w:val="231F20"/>
          <w:spacing w:val="5"/>
          <w:w w:val="102"/>
          <w:sz w:val="20"/>
        </w:rPr>
        <w:t>動產，包括所有之</w:t>
      </w:r>
      <w:del w:id="674" w:author="成英 李" w:date="2025-08-11T11:20:00Z">
        <w:r w:rsidDel="002C2C5F">
          <w:rPr>
            <w:rFonts w:hint="eastAsia"/>
            <w:color w:val="231F20"/>
            <w:spacing w:val="5"/>
            <w:w w:val="102"/>
            <w:sz w:val="20"/>
          </w:rPr>
          <w:delText>財產</w:delText>
        </w:r>
        <w:r w:rsidDel="002C2C5F">
          <w:rPr>
            <w:rFonts w:hint="eastAsia"/>
            <w:color w:val="231F20"/>
            <w:spacing w:val="-20"/>
            <w:w w:val="102"/>
            <w:sz w:val="20"/>
          </w:rPr>
          <w:delText>權利</w:delText>
        </w:r>
      </w:del>
      <w:ins w:id="675" w:author="成英 李" w:date="2025-08-11T11:20:00Z">
        <w:r w:rsidR="002C2C5F">
          <w:rPr>
            <w:rFonts w:hint="eastAsia"/>
            <w:color w:val="231F20"/>
            <w:spacing w:val="5"/>
            <w:w w:val="102"/>
            <w:sz w:val="20"/>
          </w:rPr>
          <w:t>資產淨值</w:t>
        </w:r>
      </w:ins>
      <w:r>
        <w:rPr>
          <w:color w:val="231F20"/>
          <w:spacing w:val="-20"/>
          <w:w w:val="102"/>
          <w:sz w:val="20"/>
        </w:rPr>
        <w:t>，免於移轉至宣聖會以外的名下，不論是私人或公司行號。</w:t>
      </w:r>
      <w:r>
        <w:rPr>
          <w:rFonts w:ascii="Noto Sans TC" w:eastAsia="Noto Sans TC"/>
          <w:color w:val="231F20"/>
          <w:spacing w:val="-3"/>
          <w:w w:val="102"/>
          <w:sz w:val="20"/>
        </w:rPr>
        <w:t>（102.4，</w:t>
      </w:r>
      <w:r>
        <w:rPr>
          <w:rFonts w:ascii="Noto Sans TC" w:eastAsia="Noto Sans TC"/>
          <w:color w:val="231F20"/>
          <w:w w:val="102"/>
          <w:sz w:val="20"/>
        </w:rPr>
        <w:t xml:space="preserve"> 108.5，206）</w:t>
      </w:r>
    </w:p>
    <w:p w14:paraId="30CCEFB4" w14:textId="54D08E82" w:rsidR="003345E9" w:rsidRDefault="007169A0">
      <w:pPr>
        <w:pStyle w:val="a5"/>
        <w:numPr>
          <w:ilvl w:val="1"/>
          <w:numId w:val="25"/>
        </w:numPr>
        <w:tabs>
          <w:tab w:val="left" w:pos="1313"/>
        </w:tabs>
        <w:spacing w:line="204" w:lineRule="auto"/>
        <w:ind w:left="119" w:right="109" w:firstLine="408"/>
        <w:jc w:val="both"/>
        <w:rPr>
          <w:rFonts w:ascii="Noto Sans TC" w:eastAsia="Noto Sans TC"/>
          <w:sz w:val="20"/>
        </w:rPr>
      </w:pPr>
      <w:r>
        <w:rPr>
          <w:color w:val="231F20"/>
          <w:spacing w:val="4"/>
          <w:w w:val="102"/>
          <w:sz w:val="20"/>
        </w:rPr>
        <w:t>選聘一位地區</w:t>
      </w:r>
      <w:ins w:id="676" w:author="成英 李" w:date="2025-08-11T11:21:00Z">
        <w:r w:rsidR="002C2C5F">
          <w:rPr>
            <w:rFonts w:hint="eastAsia"/>
            <w:color w:val="231F20"/>
            <w:spacing w:val="4"/>
            <w:w w:val="102"/>
            <w:sz w:val="20"/>
          </w:rPr>
          <w:t>財務主管</w:t>
        </w:r>
      </w:ins>
      <w:del w:id="677" w:author="成英 李" w:date="2025-08-11T11:21:00Z">
        <w:r w:rsidDel="002C2C5F">
          <w:rPr>
            <w:color w:val="231F20"/>
            <w:spacing w:val="4"/>
            <w:w w:val="102"/>
            <w:sz w:val="20"/>
          </w:rPr>
          <w:delText>司庫</w:delText>
        </w:r>
      </w:del>
      <w:r>
        <w:rPr>
          <w:color w:val="231F20"/>
          <w:spacing w:val="4"/>
          <w:w w:val="102"/>
          <w:sz w:val="20"/>
        </w:rPr>
        <w:t>，其任期為一至三年，直到繼任者選</w:t>
      </w:r>
      <w:r>
        <w:rPr>
          <w:color w:val="231F20"/>
          <w:spacing w:val="-17"/>
          <w:w w:val="102"/>
          <w:sz w:val="20"/>
        </w:rPr>
        <w:t>出接替為止。</w:t>
      </w:r>
      <w:r>
        <w:rPr>
          <w:rFonts w:ascii="Noto Sans TC" w:eastAsia="Noto Sans TC"/>
          <w:color w:val="231F20"/>
          <w:w w:val="102"/>
          <w:sz w:val="20"/>
        </w:rPr>
        <w:t>（222）</w:t>
      </w:r>
    </w:p>
    <w:p w14:paraId="4114A8C7" w14:textId="77777777" w:rsidR="003345E9" w:rsidRDefault="007169A0">
      <w:pPr>
        <w:pStyle w:val="a5"/>
        <w:numPr>
          <w:ilvl w:val="1"/>
          <w:numId w:val="25"/>
        </w:numPr>
        <w:tabs>
          <w:tab w:val="left" w:pos="1313"/>
        </w:tabs>
        <w:spacing w:line="204" w:lineRule="auto"/>
        <w:ind w:left="119" w:right="109" w:firstLine="408"/>
        <w:jc w:val="both"/>
        <w:rPr>
          <w:rFonts w:ascii="Noto Sans TC" w:eastAsia="Noto Sans TC"/>
          <w:sz w:val="20"/>
        </w:rPr>
      </w:pPr>
      <w:r>
        <w:rPr>
          <w:color w:val="231F20"/>
          <w:spacing w:val="4"/>
          <w:w w:val="102"/>
          <w:sz w:val="20"/>
        </w:rPr>
        <w:t>選出一位地區秘書，其任期為一至三年，直到合格之繼</w:t>
      </w:r>
      <w:r>
        <w:rPr>
          <w:color w:val="231F20"/>
          <w:spacing w:val="-12"/>
          <w:w w:val="102"/>
          <w:sz w:val="20"/>
        </w:rPr>
        <w:t>任者選出接替為止。</w:t>
      </w:r>
      <w:r>
        <w:rPr>
          <w:rFonts w:ascii="Noto Sans TC" w:eastAsia="Noto Sans TC"/>
          <w:color w:val="231F20"/>
          <w:w w:val="102"/>
          <w:sz w:val="20"/>
        </w:rPr>
        <w:t>（219）</w:t>
      </w:r>
    </w:p>
    <w:p w14:paraId="509BB2B5" w14:textId="77777777" w:rsidR="003345E9" w:rsidRDefault="007169A0">
      <w:pPr>
        <w:pStyle w:val="a5"/>
        <w:numPr>
          <w:ilvl w:val="1"/>
          <w:numId w:val="25"/>
        </w:numPr>
        <w:tabs>
          <w:tab w:val="left" w:pos="1313"/>
        </w:tabs>
        <w:spacing w:line="309" w:lineRule="exact"/>
        <w:ind w:left="1313" w:hanging="786"/>
        <w:jc w:val="both"/>
        <w:rPr>
          <w:sz w:val="20"/>
        </w:rPr>
      </w:pPr>
      <w:r>
        <w:rPr>
          <w:color w:val="231F20"/>
          <w:spacing w:val="-1"/>
          <w:sz w:val="20"/>
        </w:rPr>
        <w:t>認證任何退出或是企圖退出宣聖會的地方教會，並依照</w:t>
      </w:r>
    </w:p>
    <w:p w14:paraId="0023B07C" w14:textId="77777777" w:rsidR="003345E9" w:rsidRDefault="007169A0">
      <w:pPr>
        <w:pStyle w:val="a3"/>
        <w:spacing w:line="320" w:lineRule="exact"/>
        <w:ind w:left="119"/>
        <w:jc w:val="both"/>
      </w:pPr>
      <w:r>
        <w:rPr>
          <w:color w:val="231F20"/>
          <w:spacing w:val="21"/>
        </w:rPr>
        <w:t xml:space="preserve">第 </w:t>
      </w:r>
      <w:r>
        <w:rPr>
          <w:rFonts w:ascii="Noto Sans TC" w:eastAsia="Noto Sans TC"/>
          <w:color w:val="231F20"/>
        </w:rPr>
        <w:t>108.2</w:t>
      </w:r>
      <w:r>
        <w:rPr>
          <w:rFonts w:ascii="Noto Sans TC" w:eastAsia="Noto Sans TC"/>
          <w:color w:val="231F20"/>
          <w:spacing w:val="54"/>
        </w:rPr>
        <w:t xml:space="preserve"> </w:t>
      </w:r>
      <w:r>
        <w:rPr>
          <w:color w:val="231F20"/>
          <w:spacing w:val="-1"/>
        </w:rPr>
        <w:t>條之規定將該地方教會之地契及實際財產收回。</w:t>
      </w:r>
    </w:p>
    <w:p w14:paraId="743639A5" w14:textId="4D54776E" w:rsidR="003345E9" w:rsidRDefault="007169A0">
      <w:pPr>
        <w:pStyle w:val="a5"/>
        <w:numPr>
          <w:ilvl w:val="1"/>
          <w:numId w:val="25"/>
        </w:numPr>
        <w:tabs>
          <w:tab w:val="left" w:pos="1312"/>
        </w:tabs>
        <w:spacing w:before="10" w:line="204" w:lineRule="auto"/>
        <w:ind w:left="119" w:right="117" w:firstLine="408"/>
        <w:jc w:val="both"/>
        <w:rPr>
          <w:rFonts w:ascii="Noto Sans TC" w:eastAsia="Noto Sans TC"/>
          <w:sz w:val="20"/>
        </w:rPr>
      </w:pPr>
      <w:r>
        <w:rPr>
          <w:color w:val="231F20"/>
          <w:sz w:val="20"/>
        </w:rPr>
        <w:t xml:space="preserve">若需要，根據 </w:t>
      </w:r>
      <w:r>
        <w:rPr>
          <w:rFonts w:ascii="Noto Sans TC" w:eastAsia="Noto Sans TC"/>
          <w:color w:val="231F20"/>
          <w:sz w:val="20"/>
        </w:rPr>
        <w:t xml:space="preserve">205.25 </w:t>
      </w:r>
      <w:r>
        <w:rPr>
          <w:color w:val="231F20"/>
          <w:sz w:val="20"/>
        </w:rPr>
        <w:t>條規定選擇一</w:t>
      </w:r>
      <w:del w:id="678" w:author="成英 李" w:date="2025-09-09T09:51:00Z">
        <w:r w:rsidDel="00B10C94">
          <w:rPr>
            <w:rFonts w:hint="eastAsia"/>
            <w:color w:val="231F20"/>
            <w:sz w:val="20"/>
          </w:rPr>
          <w:delText>地區查賬委員會</w:delText>
        </w:r>
      </w:del>
      <w:ins w:id="679" w:author="成英 李" w:date="2025-09-09T09:51:00Z">
        <w:r w:rsidR="00B10C94">
          <w:rPr>
            <w:rFonts w:hint="eastAsia"/>
            <w:color w:val="231F20"/>
            <w:sz w:val="20"/>
          </w:rPr>
          <w:t>地區財務稽查委員會</w:t>
        </w:r>
      </w:ins>
      <w:r>
        <w:rPr>
          <w:color w:val="231F20"/>
          <w:sz w:val="20"/>
        </w:rPr>
        <w:t>，直</w:t>
      </w:r>
      <w:r>
        <w:rPr>
          <w:color w:val="231F20"/>
          <w:spacing w:val="-10"/>
          <w:sz w:val="20"/>
        </w:rPr>
        <w:t>到下屆年議會會期閉幕為止。</w:t>
      </w:r>
      <w:r>
        <w:rPr>
          <w:rFonts w:ascii="Noto Sans TC" w:eastAsia="Noto Sans TC"/>
          <w:color w:val="231F20"/>
          <w:spacing w:val="-2"/>
          <w:sz w:val="20"/>
        </w:rPr>
        <w:t>（205.25）</w:t>
      </w:r>
    </w:p>
    <w:p w14:paraId="5F4E5C69" w14:textId="2B8D9902" w:rsidR="003345E9" w:rsidRDefault="007169A0">
      <w:pPr>
        <w:pStyle w:val="a5"/>
        <w:numPr>
          <w:ilvl w:val="1"/>
          <w:numId w:val="25"/>
        </w:numPr>
        <w:tabs>
          <w:tab w:val="left" w:pos="1313"/>
        </w:tabs>
        <w:spacing w:line="204" w:lineRule="auto"/>
        <w:ind w:left="119" w:right="112" w:firstLine="408"/>
        <w:jc w:val="both"/>
        <w:rPr>
          <w:sz w:val="20"/>
        </w:rPr>
      </w:pPr>
      <w:r>
        <w:rPr>
          <w:color w:val="231F20"/>
          <w:spacing w:val="5"/>
          <w:w w:val="102"/>
          <w:sz w:val="20"/>
        </w:rPr>
        <w:t>在地區年議會中提報</w:t>
      </w:r>
      <w:del w:id="680" w:author="成英 李" w:date="2025-08-11T11:29:00Z">
        <w:r w:rsidDel="002C2C5F">
          <w:rPr>
            <w:color w:val="231F20"/>
            <w:spacing w:val="5"/>
            <w:w w:val="102"/>
            <w:sz w:val="20"/>
          </w:rPr>
          <w:delText>各</w:delText>
        </w:r>
      </w:del>
      <w:r>
        <w:rPr>
          <w:color w:val="231F20"/>
          <w:spacing w:val="5"/>
          <w:w w:val="102"/>
          <w:sz w:val="20"/>
        </w:rPr>
        <w:t>指導委員會之</w:t>
      </w:r>
      <w:ins w:id="681" w:author="成英 李" w:date="2025-08-11T11:29:00Z">
        <w:r w:rsidR="002C2C5F">
          <w:rPr>
            <w:color w:val="231F20"/>
            <w:spacing w:val="5"/>
            <w:w w:val="102"/>
            <w:sz w:val="20"/>
          </w:rPr>
          <w:t>各</w:t>
        </w:r>
      </w:ins>
      <w:r>
        <w:rPr>
          <w:color w:val="231F20"/>
          <w:spacing w:val="5"/>
          <w:w w:val="102"/>
          <w:sz w:val="20"/>
        </w:rPr>
        <w:t>工作項目，包括所</w:t>
      </w:r>
      <w:r>
        <w:rPr>
          <w:color w:val="231F20"/>
          <w:w w:val="102"/>
          <w:sz w:val="20"/>
        </w:rPr>
        <w:t>召開會議之次數。</w:t>
      </w:r>
    </w:p>
    <w:p w14:paraId="5C3C1EE8" w14:textId="27FEF7D9" w:rsidR="003345E9" w:rsidRDefault="002C2C5F">
      <w:pPr>
        <w:pStyle w:val="a3"/>
        <w:spacing w:before="5" w:line="204" w:lineRule="auto"/>
        <w:ind w:left="119" w:right="16" w:firstLine="408"/>
        <w:rPr>
          <w:rFonts w:ascii="Noto Sans TC" w:eastAsia="Noto Sans TC"/>
        </w:rPr>
      </w:pPr>
      <w:ins w:id="682" w:author="成英 李" w:date="2025-08-11T11:29:00Z">
        <w:r w:rsidRPr="002C2C5F">
          <w:rPr>
            <w:b/>
            <w:bCs/>
            <w:color w:val="231F20"/>
            <w:spacing w:val="5"/>
            <w:w w:val="102"/>
            <w:szCs w:val="22"/>
            <w:rPrChange w:id="683" w:author="成英 李" w:date="2025-08-11T11:29:00Z">
              <w:rPr>
                <w:color w:val="231F20"/>
                <w:spacing w:val="1"/>
                <w:w w:val="102"/>
              </w:rPr>
            </w:rPrChange>
          </w:rPr>
          <w:t>225.26.</w:t>
        </w:r>
        <w:r>
          <w:rPr>
            <w:color w:val="231F20"/>
            <w:spacing w:val="1"/>
            <w:w w:val="102"/>
          </w:rPr>
          <w:t xml:space="preserve"> </w:t>
        </w:r>
      </w:ins>
      <w:r w:rsidR="007169A0">
        <w:rPr>
          <w:color w:val="231F20"/>
          <w:spacing w:val="1"/>
          <w:w w:val="102"/>
        </w:rPr>
        <w:t>為租賃不動產或個人財產、納入其它個人財產之合同協議、信貸</w:t>
      </w:r>
      <w:r w:rsidR="007169A0">
        <w:rPr>
          <w:color w:val="231F20"/>
          <w:spacing w:val="-14"/>
          <w:w w:val="102"/>
        </w:rPr>
        <w:t>額度、債務或涉及其他貸款延期</w:t>
      </w:r>
      <w:r w:rsidR="007169A0">
        <w:rPr>
          <w:color w:val="231F20"/>
          <w:w w:val="102"/>
        </w:rPr>
        <w:t>（一年內無法付清</w:t>
      </w:r>
      <w:r w:rsidR="007169A0">
        <w:rPr>
          <w:color w:val="231F20"/>
          <w:spacing w:val="-42"/>
          <w:w w:val="102"/>
        </w:rPr>
        <w:t>）</w:t>
      </w:r>
      <w:r w:rsidR="007169A0">
        <w:rPr>
          <w:color w:val="231F20"/>
          <w:spacing w:val="-2"/>
          <w:w w:val="102"/>
        </w:rPr>
        <w:t>之義務的地方教會，</w:t>
      </w:r>
      <w:r w:rsidR="007169A0">
        <w:rPr>
          <w:color w:val="231F20"/>
          <w:spacing w:val="-8"/>
          <w:w w:val="102"/>
        </w:rPr>
        <w:t>起草有關規定並進行年度評估。</w:t>
      </w:r>
      <w:r w:rsidR="007169A0">
        <w:rPr>
          <w:rFonts w:ascii="Noto Sans TC" w:eastAsia="Noto Sans TC"/>
          <w:color w:val="231F20"/>
          <w:w w:val="102"/>
        </w:rPr>
        <w:t>（104）</w:t>
      </w:r>
    </w:p>
    <w:p w14:paraId="097A804D" w14:textId="13E5E49E" w:rsidR="003345E9" w:rsidRDefault="007169A0">
      <w:pPr>
        <w:pStyle w:val="a5"/>
        <w:numPr>
          <w:ilvl w:val="0"/>
          <w:numId w:val="25"/>
        </w:numPr>
        <w:tabs>
          <w:tab w:val="left" w:pos="1005"/>
        </w:tabs>
        <w:spacing w:line="206" w:lineRule="auto"/>
        <w:ind w:left="119" w:right="16" w:firstLine="408"/>
        <w:jc w:val="both"/>
        <w:rPr>
          <w:sz w:val="20"/>
        </w:rPr>
      </w:pPr>
      <w:r>
        <w:rPr>
          <w:color w:val="231F20"/>
          <w:w w:val="102"/>
          <w:sz w:val="20"/>
        </w:rPr>
        <w:t>若有神職人員、基督教教育傳道人、女助牧希望轉到另一地</w:t>
      </w:r>
      <w:r>
        <w:rPr>
          <w:color w:val="231F20"/>
          <w:spacing w:val="1"/>
          <w:w w:val="102"/>
          <w:sz w:val="20"/>
        </w:rPr>
        <w:t>區，地區指導委員會可在其原所在地之地區年議會召開之前，向該等</w:t>
      </w:r>
      <w:r>
        <w:rPr>
          <w:color w:val="231F20"/>
          <w:w w:val="102"/>
          <w:sz w:val="20"/>
        </w:rPr>
        <w:t>人士發出會籍轉移證書。</w:t>
      </w:r>
      <w:del w:id="684" w:author="成英 李" w:date="2025-08-11T11:37:00Z">
        <w:r w:rsidDel="00B51152">
          <w:rPr>
            <w:color w:val="231F20"/>
            <w:w w:val="102"/>
            <w:sz w:val="20"/>
          </w:rPr>
          <w:delText>有關</w:delText>
        </w:r>
      </w:del>
      <w:r>
        <w:rPr>
          <w:color w:val="231F20"/>
          <w:w w:val="102"/>
          <w:sz w:val="20"/>
        </w:rPr>
        <w:t>會籍之移轉</w:t>
      </w:r>
      <w:del w:id="685" w:author="成英 李" w:date="2025-08-11T11:37:00Z">
        <w:r w:rsidDel="00B51152">
          <w:rPr>
            <w:color w:val="231F20"/>
            <w:w w:val="102"/>
            <w:sz w:val="20"/>
          </w:rPr>
          <w:delText>時</w:delText>
        </w:r>
      </w:del>
      <w:r>
        <w:rPr>
          <w:color w:val="231F20"/>
          <w:w w:val="102"/>
          <w:sz w:val="20"/>
        </w:rPr>
        <w:t>應獲得接受移轉地區的地區指導委員會所承認，並給予轉入之會友</w:t>
      </w:r>
      <w:ins w:id="686" w:author="成英 李" w:date="2025-08-11T11:36:00Z">
        <w:r w:rsidR="00B51152">
          <w:rPr>
            <w:rFonts w:hint="eastAsia"/>
            <w:color w:val="231F20"/>
            <w:w w:val="102"/>
            <w:sz w:val="20"/>
          </w:rPr>
          <w:t>在轉入地區</w:t>
        </w:r>
      </w:ins>
      <w:r>
        <w:rPr>
          <w:color w:val="231F20"/>
          <w:w w:val="102"/>
          <w:sz w:val="20"/>
        </w:rPr>
        <w:t>應享的</w:t>
      </w:r>
      <w:ins w:id="687" w:author="成英 李" w:date="2025-08-11T11:36:00Z">
        <w:r w:rsidR="00B51152">
          <w:rPr>
            <w:rFonts w:ascii="Cambria" w:hAnsi="Cambria" w:cs="Cambria" w:hint="eastAsia"/>
            <w:color w:val="231F20"/>
            <w:w w:val="102"/>
            <w:sz w:val="20"/>
          </w:rPr>
          <w:t>全部</w:t>
        </w:r>
      </w:ins>
      <w:r>
        <w:rPr>
          <w:color w:val="231F20"/>
          <w:w w:val="102"/>
          <w:sz w:val="20"/>
        </w:rPr>
        <w:t>權利和特權。</w:t>
      </w:r>
      <w:del w:id="688" w:author="成英 李" w:date="2025-08-11T11:38:00Z">
        <w:r w:rsidDel="00B51152">
          <w:rPr>
            <w:color w:val="231F20"/>
            <w:w w:val="102"/>
            <w:sz w:val="20"/>
          </w:rPr>
          <w:delText>在</w:delText>
        </w:r>
      </w:del>
      <w:r>
        <w:rPr>
          <w:color w:val="231F20"/>
          <w:w w:val="102"/>
          <w:sz w:val="20"/>
        </w:rPr>
        <w:t>接受移轉的地區年議會在地區教牧資格審查委員會或地區教牧事工委員會</w:t>
      </w:r>
      <w:r>
        <w:rPr>
          <w:color w:val="231F20"/>
          <w:spacing w:val="-15"/>
          <w:w w:val="102"/>
          <w:sz w:val="20"/>
        </w:rPr>
        <w:t>同意推薦下，</w:t>
      </w:r>
      <w:ins w:id="689" w:author="成英 李" w:date="2025-08-11T11:39:00Z">
        <w:r w:rsidR="00B51152">
          <w:rPr>
            <w:color w:val="231F20"/>
            <w:spacing w:val="-15"/>
            <w:w w:val="102"/>
            <w:sz w:val="20"/>
          </w:rPr>
          <w:t>應對</w:t>
        </w:r>
      </w:ins>
      <w:r>
        <w:rPr>
          <w:color w:val="231F20"/>
          <w:spacing w:val="-15"/>
          <w:w w:val="102"/>
          <w:sz w:val="20"/>
        </w:rPr>
        <w:t>地區指導委員會</w:t>
      </w:r>
      <w:del w:id="690" w:author="成英 李" w:date="2025-08-11T11:39:00Z">
        <w:r w:rsidDel="00B51152">
          <w:rPr>
            <w:color w:val="231F20"/>
            <w:spacing w:val="-15"/>
            <w:w w:val="102"/>
            <w:sz w:val="20"/>
          </w:rPr>
          <w:delText>應對</w:delText>
        </w:r>
      </w:del>
      <w:r>
        <w:rPr>
          <w:color w:val="231F20"/>
          <w:spacing w:val="-15"/>
          <w:w w:val="102"/>
          <w:sz w:val="20"/>
        </w:rPr>
        <w:t>所接受移轉的人員，給予最後之核准。</w:t>
      </w:r>
    </w:p>
    <w:p w14:paraId="3B98D188" w14:textId="77777777" w:rsidR="003345E9" w:rsidRDefault="007169A0">
      <w:pPr>
        <w:pStyle w:val="a3"/>
        <w:spacing w:line="302" w:lineRule="exact"/>
        <w:ind w:left="17"/>
        <w:jc w:val="both"/>
        <w:rPr>
          <w:rFonts w:ascii="Noto Sans TC" w:eastAsia="Noto Sans TC"/>
        </w:rPr>
      </w:pPr>
      <w:r>
        <w:rPr>
          <w:rFonts w:ascii="Noto Sans TC" w:eastAsia="Noto Sans TC"/>
          <w:color w:val="231F20"/>
        </w:rPr>
        <w:t>（205.9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205.10，231.9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231.10，508，511，529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spacing w:val="-2"/>
        </w:rPr>
        <w:t>529.2）</w:t>
      </w:r>
    </w:p>
    <w:p w14:paraId="70AB13CA" w14:textId="04043B90" w:rsidR="003345E9" w:rsidRDefault="007169A0">
      <w:pPr>
        <w:pStyle w:val="a5"/>
        <w:numPr>
          <w:ilvl w:val="1"/>
          <w:numId w:val="25"/>
        </w:numPr>
        <w:tabs>
          <w:tab w:val="left" w:pos="1192"/>
        </w:tabs>
        <w:spacing w:before="11" w:line="204" w:lineRule="auto"/>
        <w:ind w:left="120" w:right="115" w:firstLine="407"/>
        <w:jc w:val="both"/>
        <w:rPr>
          <w:rFonts w:ascii="Noto Sans TC" w:eastAsia="Noto Sans TC"/>
          <w:sz w:val="20"/>
        </w:rPr>
      </w:pPr>
      <w:r>
        <w:rPr>
          <w:color w:val="231F20"/>
          <w:spacing w:val="1"/>
          <w:w w:val="102"/>
          <w:sz w:val="20"/>
        </w:rPr>
        <w:t>該地區</w:t>
      </w:r>
      <w:ins w:id="691" w:author="成英 李" w:date="2025-08-11T11:41:00Z">
        <w:r w:rsidR="00C32D81">
          <w:rPr>
            <w:rFonts w:hint="eastAsia"/>
            <w:color w:val="231F20"/>
            <w:spacing w:val="1"/>
            <w:w w:val="102"/>
            <w:sz w:val="20"/>
          </w:rPr>
          <w:t>年議會</w:t>
        </w:r>
      </w:ins>
      <w:r>
        <w:rPr>
          <w:color w:val="231F20"/>
          <w:spacing w:val="1"/>
          <w:w w:val="102"/>
          <w:sz w:val="20"/>
        </w:rPr>
        <w:t>的會友提出申請轉移至另一教派時，地區指導委員</w:t>
      </w:r>
      <w:r>
        <w:rPr>
          <w:color w:val="231F20"/>
          <w:spacing w:val="-11"/>
          <w:w w:val="102"/>
          <w:sz w:val="20"/>
        </w:rPr>
        <w:t>會得發給推薦證明書。</w:t>
      </w:r>
      <w:r>
        <w:rPr>
          <w:rFonts w:ascii="Noto Sans TC" w:eastAsia="Noto Sans TC"/>
          <w:color w:val="231F20"/>
          <w:w w:val="102"/>
          <w:sz w:val="20"/>
        </w:rPr>
        <w:t>（815）</w:t>
      </w:r>
    </w:p>
    <w:p w14:paraId="6E230DDD" w14:textId="4E73452E" w:rsidR="003345E9" w:rsidRDefault="007169A0">
      <w:pPr>
        <w:pStyle w:val="a5"/>
        <w:numPr>
          <w:ilvl w:val="0"/>
          <w:numId w:val="25"/>
        </w:numPr>
        <w:tabs>
          <w:tab w:val="left" w:pos="1006"/>
        </w:tabs>
        <w:spacing w:line="206" w:lineRule="auto"/>
        <w:ind w:left="120" w:right="112" w:firstLine="408"/>
        <w:jc w:val="both"/>
        <w:rPr>
          <w:sz w:val="20"/>
        </w:rPr>
      </w:pPr>
      <w:r>
        <w:rPr>
          <w:color w:val="231F20"/>
          <w:w w:val="102"/>
          <w:sz w:val="20"/>
        </w:rPr>
        <w:t>為了教會的益處，經與地方教會委員會商議，並獲地區監督</w:t>
      </w:r>
      <w:r>
        <w:rPr>
          <w:color w:val="231F20"/>
          <w:spacing w:val="1"/>
          <w:w w:val="102"/>
          <w:sz w:val="20"/>
        </w:rPr>
        <w:t>之核准後，地區指導委員會得停止一位領有執照之女助牧的職務，但</w:t>
      </w:r>
      <w:r>
        <w:rPr>
          <w:color w:val="231F20"/>
          <w:w w:val="102"/>
          <w:sz w:val="20"/>
        </w:rPr>
        <w:t>應在給予</w:t>
      </w:r>
      <w:ins w:id="692" w:author="成英 李" w:date="2025-08-11T11:44:00Z">
        <w:r w:rsidR="00C32D81">
          <w:rPr>
            <w:rFonts w:ascii="Cambria" w:hAnsi="Cambria" w:cs="Cambria" w:hint="eastAsia"/>
            <w:color w:val="231F20"/>
            <w:w w:val="102"/>
            <w:sz w:val="20"/>
          </w:rPr>
          <w:t>其</w:t>
        </w:r>
      </w:ins>
      <w:r>
        <w:rPr>
          <w:color w:val="231F20"/>
          <w:w w:val="102"/>
          <w:sz w:val="20"/>
        </w:rPr>
        <w:t>公正的聽證機會後，方得執行。</w:t>
      </w:r>
    </w:p>
    <w:p w14:paraId="51D7BD43"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5C84956B"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5652128" w14:textId="77777777" w:rsidR="003345E9" w:rsidRDefault="007169A0">
      <w:pPr>
        <w:pStyle w:val="a5"/>
        <w:numPr>
          <w:ilvl w:val="0"/>
          <w:numId w:val="25"/>
        </w:numPr>
        <w:tabs>
          <w:tab w:val="left" w:pos="1006"/>
        </w:tabs>
        <w:spacing w:before="238" w:line="204" w:lineRule="auto"/>
        <w:ind w:left="120" w:right="16" w:firstLine="408"/>
        <w:rPr>
          <w:rFonts w:ascii="Noto Sans TC" w:eastAsia="Noto Sans TC"/>
          <w:sz w:val="20"/>
        </w:rPr>
      </w:pPr>
      <w:r>
        <w:rPr>
          <w:color w:val="231F20"/>
          <w:spacing w:val="1"/>
          <w:w w:val="102"/>
          <w:sz w:val="20"/>
        </w:rPr>
        <w:t>在年議會休會期間，若有其他教派領有執照之傳道人或受按立之教牧，志願加入宣聖會，地區指導委員會應先審查其證件。唯有</w:t>
      </w:r>
      <w:r>
        <w:rPr>
          <w:color w:val="231F20"/>
          <w:spacing w:val="5"/>
          <w:w w:val="102"/>
          <w:sz w:val="20"/>
        </w:rPr>
        <w:t>經地區指導委員會認可推薦後，方得加入地方教會成為會友</w:t>
      </w:r>
      <w:r>
        <w:rPr>
          <w:color w:val="231F20"/>
          <w:spacing w:val="-103"/>
          <w:w w:val="102"/>
          <w:sz w:val="20"/>
        </w:rPr>
        <w:t>。</w:t>
      </w:r>
      <w:r>
        <w:rPr>
          <w:rFonts w:ascii="Noto Sans TC" w:eastAsia="Noto Sans TC"/>
          <w:color w:val="231F20"/>
          <w:w w:val="102"/>
          <w:sz w:val="20"/>
        </w:rPr>
        <w:t>（129， 524.2，527）</w:t>
      </w:r>
    </w:p>
    <w:p w14:paraId="73B5DBF6" w14:textId="77777777" w:rsidR="003345E9" w:rsidRDefault="007169A0">
      <w:pPr>
        <w:pStyle w:val="2"/>
        <w:spacing w:before="65"/>
      </w:pPr>
      <w:r>
        <w:rPr>
          <w:color w:val="231F20"/>
          <w:spacing w:val="-1"/>
        </w:rPr>
        <w:t>九、地區教牧資格審查委員會</w:t>
      </w:r>
    </w:p>
    <w:p w14:paraId="22C463CE" w14:textId="0ED864F3" w:rsidR="003345E9" w:rsidRDefault="007169A0">
      <w:pPr>
        <w:pStyle w:val="a5"/>
        <w:numPr>
          <w:ilvl w:val="0"/>
          <w:numId w:val="25"/>
        </w:numPr>
        <w:tabs>
          <w:tab w:val="left" w:pos="1006"/>
        </w:tabs>
        <w:spacing w:before="49" w:line="204" w:lineRule="auto"/>
        <w:ind w:left="120" w:right="112" w:firstLine="408"/>
        <w:jc w:val="both"/>
        <w:rPr>
          <w:rFonts w:ascii="Noto Sans TC" w:eastAsia="Noto Sans TC"/>
          <w:sz w:val="20"/>
        </w:rPr>
      </w:pPr>
      <w:r>
        <w:rPr>
          <w:color w:val="231F20"/>
          <w:spacing w:val="1"/>
          <w:w w:val="102"/>
          <w:sz w:val="20"/>
        </w:rPr>
        <w:t>地區教牧資格審查委員</w:t>
      </w:r>
      <w:ins w:id="693" w:author="成英 李" w:date="2025-08-12T08:46:00Z">
        <w:r w:rsidR="002C523B">
          <w:rPr>
            <w:rFonts w:hint="eastAsia"/>
            <w:color w:val="231F20"/>
            <w:spacing w:val="1"/>
            <w:w w:val="102"/>
            <w:sz w:val="20"/>
          </w:rPr>
          <w:t>會</w:t>
        </w:r>
      </w:ins>
      <w:r>
        <w:rPr>
          <w:color w:val="231F20"/>
          <w:spacing w:val="1"/>
          <w:w w:val="102"/>
          <w:sz w:val="20"/>
        </w:rPr>
        <w:t>係由最少五位受委派按立</w:t>
      </w:r>
      <w:commentRangeStart w:id="694"/>
      <w:ins w:id="695" w:author="成英 李" w:date="2025-08-12T08:47:00Z">
        <w:r w:rsidR="002C523B">
          <w:rPr>
            <w:rFonts w:hint="eastAsia"/>
            <w:color w:val="231F20"/>
            <w:spacing w:val="1"/>
            <w:w w:val="102"/>
            <w:sz w:val="20"/>
          </w:rPr>
          <w:t>的</w:t>
        </w:r>
        <w:commentRangeEnd w:id="694"/>
        <w:r w:rsidR="002C523B">
          <w:rPr>
            <w:rStyle w:val="a7"/>
          </w:rPr>
          <w:commentReference w:id="694"/>
        </w:r>
      </w:ins>
      <w:del w:id="696" w:author="成英 李" w:date="2025-08-12T08:47:00Z">
        <w:r w:rsidDel="002C523B">
          <w:rPr>
            <w:color w:val="231F20"/>
            <w:spacing w:val="1"/>
            <w:w w:val="102"/>
            <w:sz w:val="20"/>
          </w:rPr>
          <w:delText>之</w:delText>
        </w:r>
      </w:del>
      <w:r>
        <w:rPr>
          <w:color w:val="231F20"/>
          <w:spacing w:val="1"/>
          <w:w w:val="102"/>
          <w:sz w:val="20"/>
        </w:rPr>
        <w:t>牧師所組成，其中二人應為地區監督和已按立的地區秘書。未按立的地區秘書</w:t>
      </w:r>
      <w:r>
        <w:rPr>
          <w:color w:val="231F20"/>
          <w:w w:val="102"/>
          <w:sz w:val="20"/>
        </w:rPr>
        <w:t>可成為當然委員（沒有投票權</w:t>
      </w:r>
      <w:r>
        <w:rPr>
          <w:color w:val="231F20"/>
          <w:spacing w:val="-102"/>
          <w:w w:val="102"/>
          <w:sz w:val="20"/>
        </w:rPr>
        <w:t>）</w:t>
      </w:r>
      <w:r>
        <w:rPr>
          <w:color w:val="231F20"/>
          <w:w w:val="102"/>
          <w:sz w:val="20"/>
        </w:rPr>
        <w:t>。委員之任期為四年，直到合格的繼任</w:t>
      </w:r>
      <w:r>
        <w:rPr>
          <w:color w:val="231F20"/>
          <w:spacing w:val="-5"/>
          <w:w w:val="102"/>
          <w:sz w:val="20"/>
        </w:rPr>
        <w:t>者選出接任為止。然而</w:t>
      </w:r>
      <w:ins w:id="697" w:author="成英 李" w:date="2025-08-12T08:49:00Z">
        <w:r w:rsidR="002C523B">
          <w:rPr>
            <w:rFonts w:hint="eastAsia"/>
            <w:color w:val="231F20"/>
            <w:spacing w:val="-5"/>
            <w:w w:val="102"/>
            <w:sz w:val="20"/>
          </w:rPr>
          <w:t>，</w:t>
        </w:r>
        <w:r w:rsidR="002C523B">
          <w:rPr>
            <w:rFonts w:hint="eastAsia"/>
            <w:color w:val="231F20"/>
            <w:w w:val="102"/>
            <w:sz w:val="20"/>
          </w:rPr>
          <w:t>通過每年選舉一定比例的委員，</w:t>
        </w:r>
      </w:ins>
      <w:r>
        <w:rPr>
          <w:color w:val="231F20"/>
          <w:spacing w:val="-5"/>
          <w:w w:val="102"/>
          <w:sz w:val="20"/>
        </w:rPr>
        <w:t>委員可以交錯任期而更替之。</w:t>
      </w:r>
      <w:r>
        <w:rPr>
          <w:rFonts w:ascii="Noto Sans TC" w:eastAsia="Noto Sans TC"/>
          <w:color w:val="231F20"/>
          <w:w w:val="102"/>
          <w:sz w:val="20"/>
        </w:rPr>
        <w:t>（205.16）</w:t>
      </w:r>
    </w:p>
    <w:p w14:paraId="63359DFD" w14:textId="77777777" w:rsidR="003345E9" w:rsidRDefault="007169A0">
      <w:pPr>
        <w:pStyle w:val="a5"/>
        <w:numPr>
          <w:ilvl w:val="1"/>
          <w:numId w:val="25"/>
        </w:numPr>
        <w:tabs>
          <w:tab w:val="left" w:pos="1193"/>
        </w:tabs>
        <w:spacing w:before="5" w:line="204" w:lineRule="auto"/>
        <w:ind w:left="120" w:right="115" w:firstLine="408"/>
        <w:jc w:val="both"/>
        <w:rPr>
          <w:rFonts w:ascii="Noto Sans TC" w:eastAsia="Noto Sans TC"/>
          <w:sz w:val="20"/>
        </w:rPr>
      </w:pPr>
      <w:r>
        <w:rPr>
          <w:color w:val="231F20"/>
          <w:spacing w:val="1"/>
          <w:w w:val="102"/>
          <w:sz w:val="20"/>
        </w:rPr>
        <w:t>在地區年議會休會期間，若地區教牧資格審查委員會之委</w:t>
      </w:r>
      <w:r>
        <w:rPr>
          <w:color w:val="231F20"/>
          <w:spacing w:val="-6"/>
          <w:w w:val="102"/>
          <w:sz w:val="20"/>
        </w:rPr>
        <w:t>員出缺時，得由地區監督指派人替補該職缺。</w:t>
      </w:r>
      <w:r>
        <w:rPr>
          <w:rFonts w:ascii="Noto Sans TC" w:eastAsia="Noto Sans TC"/>
          <w:color w:val="231F20"/>
          <w:w w:val="102"/>
          <w:sz w:val="20"/>
        </w:rPr>
        <w:t>（215）</w:t>
      </w:r>
    </w:p>
    <w:p w14:paraId="1AFAF00B" w14:textId="77777777" w:rsidR="003345E9" w:rsidRDefault="007169A0">
      <w:pPr>
        <w:pStyle w:val="a5"/>
        <w:numPr>
          <w:ilvl w:val="0"/>
          <w:numId w:val="25"/>
        </w:numPr>
        <w:tabs>
          <w:tab w:val="left" w:pos="1005"/>
        </w:tabs>
        <w:spacing w:before="1" w:line="204" w:lineRule="auto"/>
        <w:ind w:left="119" w:right="116" w:firstLine="408"/>
        <w:jc w:val="both"/>
        <w:rPr>
          <w:sz w:val="20"/>
        </w:rPr>
      </w:pPr>
      <w:r>
        <w:rPr>
          <w:color w:val="231F20"/>
          <w:w w:val="102"/>
          <w:sz w:val="20"/>
        </w:rPr>
        <w:t>地區教牧資格審查委員會之委員選出後，地區監督應召開委員會，將之組織化如下：</w:t>
      </w:r>
    </w:p>
    <w:p w14:paraId="27D79683" w14:textId="0B3ED22F" w:rsidR="003345E9" w:rsidRDefault="007169A0">
      <w:pPr>
        <w:pStyle w:val="a5"/>
        <w:numPr>
          <w:ilvl w:val="1"/>
          <w:numId w:val="25"/>
        </w:numPr>
        <w:tabs>
          <w:tab w:val="left" w:pos="1194"/>
        </w:tabs>
        <w:spacing w:before="2" w:line="204" w:lineRule="auto"/>
        <w:ind w:left="119" w:right="17" w:firstLine="408"/>
        <w:jc w:val="both"/>
        <w:rPr>
          <w:sz w:val="20"/>
        </w:rPr>
      </w:pPr>
      <w:r>
        <w:rPr>
          <w:color w:val="231F20"/>
          <w:spacing w:val="11"/>
          <w:w w:val="102"/>
          <w:sz w:val="20"/>
        </w:rPr>
        <w:t>地區監督為該委員會之當然主席，然而地區監督可以要</w:t>
      </w:r>
      <w:r>
        <w:rPr>
          <w:color w:val="231F20"/>
          <w:spacing w:val="5"/>
          <w:w w:val="102"/>
          <w:sz w:val="20"/>
        </w:rPr>
        <w:t>求另推選一位代理主席擔任此工作，直到下</w:t>
      </w:r>
      <w:ins w:id="698" w:author="成英 李" w:date="2025-08-12T08:51:00Z">
        <w:r w:rsidR="002C523B">
          <w:rPr>
            <w:rFonts w:hint="eastAsia"/>
            <w:color w:val="231F20"/>
            <w:spacing w:val="5"/>
            <w:w w:val="102"/>
            <w:sz w:val="20"/>
          </w:rPr>
          <w:t>屆</w:t>
        </w:r>
      </w:ins>
      <w:del w:id="699" w:author="成英 李" w:date="2025-08-12T08:50:00Z">
        <w:r w:rsidDel="002C523B">
          <w:rPr>
            <w:color w:val="231F20"/>
            <w:spacing w:val="5"/>
            <w:w w:val="102"/>
            <w:sz w:val="20"/>
          </w:rPr>
          <w:delText>次</w:delText>
        </w:r>
      </w:del>
      <w:r>
        <w:rPr>
          <w:color w:val="231F20"/>
          <w:spacing w:val="5"/>
          <w:w w:val="102"/>
          <w:sz w:val="20"/>
        </w:rPr>
        <w:t>地區年議會閉幕為止。</w:t>
      </w:r>
    </w:p>
    <w:p w14:paraId="14B5E221" w14:textId="77777777" w:rsidR="003345E9" w:rsidRDefault="007169A0">
      <w:pPr>
        <w:pStyle w:val="a3"/>
        <w:spacing w:line="312" w:lineRule="exact"/>
        <w:ind w:left="17"/>
        <w:rPr>
          <w:rFonts w:ascii="Noto Sans TC" w:eastAsia="Noto Sans TC"/>
        </w:rPr>
      </w:pPr>
      <w:r>
        <w:rPr>
          <w:rFonts w:ascii="Noto Sans TC" w:eastAsia="Noto Sans TC"/>
          <w:color w:val="231F20"/>
          <w:spacing w:val="-2"/>
        </w:rPr>
        <w:t>（216）</w:t>
      </w:r>
    </w:p>
    <w:p w14:paraId="20B0CADB" w14:textId="77777777" w:rsidR="003345E9" w:rsidRDefault="007169A0">
      <w:pPr>
        <w:pStyle w:val="a5"/>
        <w:numPr>
          <w:ilvl w:val="1"/>
          <w:numId w:val="25"/>
        </w:numPr>
        <w:tabs>
          <w:tab w:val="left" w:pos="1192"/>
        </w:tabs>
        <w:spacing w:before="8" w:line="206" w:lineRule="auto"/>
        <w:ind w:left="119" w:right="111" w:firstLine="408"/>
        <w:jc w:val="both"/>
        <w:rPr>
          <w:sz w:val="20"/>
        </w:rPr>
      </w:pPr>
      <w:r>
        <w:rPr>
          <w:color w:val="231F20"/>
          <w:spacing w:val="1"/>
          <w:w w:val="102"/>
          <w:sz w:val="20"/>
        </w:rPr>
        <w:t>委員會應從委員中推選一位固定之秘書，負責提供一套合適的記錄系統，經費由地區年議會支付，並列為地區之產業。該秘書</w:t>
      </w:r>
      <w:r>
        <w:rPr>
          <w:color w:val="231F20"/>
          <w:w w:val="102"/>
          <w:sz w:val="20"/>
        </w:rPr>
        <w:t>須審慎記錄委員會所有的決策，並忠心地將之與委員會其他有關的記錄一併妥善保存，離職時應儘速移交給其繼任者。</w:t>
      </w:r>
    </w:p>
    <w:p w14:paraId="3962F63F" w14:textId="77777777" w:rsidR="003345E9" w:rsidRDefault="007169A0">
      <w:pPr>
        <w:pStyle w:val="3"/>
        <w:numPr>
          <w:ilvl w:val="0"/>
          <w:numId w:val="25"/>
        </w:numPr>
        <w:tabs>
          <w:tab w:val="left" w:pos="1004"/>
        </w:tabs>
        <w:spacing w:line="304" w:lineRule="exact"/>
        <w:ind w:left="1004" w:hanging="477"/>
        <w:jc w:val="both"/>
        <w:rPr>
          <w:b w:val="0"/>
        </w:rPr>
      </w:pPr>
      <w:r>
        <w:rPr>
          <w:color w:val="231F20"/>
        </w:rPr>
        <w:t>地區教牧資格審查委員會之職責</w:t>
      </w:r>
      <w:r>
        <w:rPr>
          <w:b w:val="0"/>
          <w:color w:val="231F20"/>
          <w:spacing w:val="-4"/>
        </w:rPr>
        <w:t>如下：</w:t>
      </w:r>
    </w:p>
    <w:p w14:paraId="248D9BB1" w14:textId="7014E600" w:rsidR="003345E9" w:rsidRDefault="007169A0">
      <w:pPr>
        <w:pStyle w:val="a5"/>
        <w:numPr>
          <w:ilvl w:val="1"/>
          <w:numId w:val="25"/>
        </w:numPr>
        <w:tabs>
          <w:tab w:val="left" w:pos="1192"/>
        </w:tabs>
        <w:spacing w:before="11" w:line="204" w:lineRule="auto"/>
        <w:ind w:left="119" w:right="115" w:firstLine="408"/>
        <w:rPr>
          <w:sz w:val="20"/>
        </w:rPr>
      </w:pPr>
      <w:r>
        <w:rPr>
          <w:color w:val="231F20"/>
          <w:spacing w:val="1"/>
          <w:w w:val="102"/>
          <w:sz w:val="20"/>
        </w:rPr>
        <w:t>謹慎審核與評估所有送至地區年議會預備按立之牧師、助</w:t>
      </w:r>
      <w:r>
        <w:rPr>
          <w:color w:val="231F20"/>
          <w:w w:val="102"/>
          <w:sz w:val="20"/>
        </w:rPr>
        <w:t>牧及</w:t>
      </w:r>
      <w:ins w:id="700" w:author="成英 李" w:date="2025-08-12T08:53:00Z">
        <w:r w:rsidR="002C523B">
          <w:rPr>
            <w:rFonts w:hint="eastAsia"/>
            <w:color w:val="231F20"/>
            <w:w w:val="102"/>
            <w:sz w:val="20"/>
          </w:rPr>
          <w:t>申領</w:t>
        </w:r>
      </w:ins>
      <w:del w:id="701" w:author="成英 李" w:date="2025-08-12T08:53:00Z">
        <w:r w:rsidDel="002C523B">
          <w:rPr>
            <w:color w:val="231F20"/>
            <w:w w:val="102"/>
            <w:sz w:val="20"/>
          </w:rPr>
          <w:delText>有</w:delText>
        </w:r>
      </w:del>
      <w:r>
        <w:rPr>
          <w:color w:val="231F20"/>
          <w:w w:val="102"/>
          <w:sz w:val="20"/>
        </w:rPr>
        <w:t>傳道執照之候選人</w:t>
      </w:r>
      <w:ins w:id="702" w:author="成英 李" w:date="2025-08-12T08:54:00Z">
        <w:r w:rsidR="002C523B">
          <w:rPr>
            <w:rFonts w:hint="eastAsia"/>
            <w:color w:val="231F20"/>
            <w:w w:val="102"/>
            <w:sz w:val="20"/>
          </w:rPr>
          <w:t>的</w:t>
        </w:r>
      </w:ins>
      <w:r>
        <w:rPr>
          <w:color w:val="231F20"/>
          <w:w w:val="102"/>
          <w:sz w:val="20"/>
        </w:rPr>
        <w:t>資格。</w:t>
      </w:r>
    </w:p>
    <w:p w14:paraId="679A8FBE" w14:textId="5EE72463" w:rsidR="003345E9" w:rsidRDefault="007169A0">
      <w:pPr>
        <w:pStyle w:val="a5"/>
        <w:numPr>
          <w:ilvl w:val="1"/>
          <w:numId w:val="25"/>
        </w:numPr>
        <w:tabs>
          <w:tab w:val="left" w:pos="1192"/>
        </w:tabs>
        <w:spacing w:line="206" w:lineRule="auto"/>
        <w:ind w:left="119" w:right="16" w:firstLine="408"/>
        <w:rPr>
          <w:sz w:val="20"/>
        </w:rPr>
      </w:pPr>
      <w:r>
        <w:rPr>
          <w:color w:val="231F20"/>
          <w:spacing w:val="1"/>
          <w:w w:val="102"/>
          <w:sz w:val="20"/>
        </w:rPr>
        <w:t>謹慎審核與評估所有申請任一種</w:t>
      </w:r>
      <w:commentRangeStart w:id="703"/>
      <w:del w:id="704" w:author="成英 李" w:date="2025-08-12T08:55:00Z">
        <w:r w:rsidDel="002C523B">
          <w:rPr>
            <w:rFonts w:hint="eastAsia"/>
            <w:color w:val="231F20"/>
            <w:spacing w:val="1"/>
            <w:w w:val="102"/>
            <w:sz w:val="20"/>
          </w:rPr>
          <w:delText>傳道</w:delText>
        </w:r>
      </w:del>
      <w:ins w:id="705" w:author="成英 李" w:date="2025-08-12T08:55:00Z">
        <w:r w:rsidR="002C523B">
          <w:rPr>
            <w:rFonts w:hint="eastAsia"/>
            <w:color w:val="231F20"/>
            <w:spacing w:val="1"/>
            <w:w w:val="102"/>
            <w:sz w:val="20"/>
          </w:rPr>
          <w:t>服事職份</w:t>
        </w:r>
      </w:ins>
      <w:commentRangeEnd w:id="703"/>
      <w:ins w:id="706" w:author="成英 李" w:date="2025-08-12T09:01:00Z">
        <w:r w:rsidR="00753ADF">
          <w:rPr>
            <w:rStyle w:val="a7"/>
          </w:rPr>
          <w:commentReference w:id="703"/>
        </w:r>
      </w:ins>
      <w:r>
        <w:rPr>
          <w:color w:val="231F20"/>
          <w:spacing w:val="1"/>
          <w:w w:val="102"/>
          <w:sz w:val="20"/>
        </w:rPr>
        <w:t>執照</w:t>
      </w:r>
      <w:ins w:id="707" w:author="成英 李" w:date="2025-08-12T08:56:00Z">
        <w:r w:rsidR="00753ADF">
          <w:rPr>
            <w:rFonts w:hint="eastAsia"/>
            <w:color w:val="231F20"/>
            <w:spacing w:val="1"/>
            <w:w w:val="102"/>
            <w:sz w:val="20"/>
          </w:rPr>
          <w:t>的人</w:t>
        </w:r>
      </w:ins>
      <w:r>
        <w:rPr>
          <w:color w:val="231F20"/>
          <w:spacing w:val="1"/>
          <w:w w:val="102"/>
          <w:sz w:val="20"/>
        </w:rPr>
        <w:t>，</w:t>
      </w:r>
      <w:ins w:id="708" w:author="成英 李" w:date="2025-08-12T09:00:00Z">
        <w:r w:rsidR="00753ADF" w:rsidRPr="00753ADF">
          <w:rPr>
            <w:color w:val="231F20"/>
            <w:spacing w:val="1"/>
            <w:w w:val="102"/>
            <w:sz w:val="20"/>
          </w:rPr>
          <w:t>包括所有渴望</w:t>
        </w:r>
        <w:r w:rsidR="00753ADF" w:rsidRPr="00753ADF">
          <w:rPr>
            <w:rFonts w:ascii="宋体" w:eastAsia="宋体" w:hAnsi="宋体" w:cs="宋体" w:hint="eastAsia"/>
            <w:color w:val="231F20"/>
            <w:spacing w:val="1"/>
            <w:w w:val="102"/>
            <w:sz w:val="20"/>
          </w:rPr>
          <w:t>获</w:t>
        </w:r>
        <w:r w:rsidR="00753ADF" w:rsidRPr="00753ADF">
          <w:rPr>
            <w:rFonts w:hint="eastAsia"/>
            <w:color w:val="231F20"/>
            <w:spacing w:val="1"/>
            <w:w w:val="102"/>
            <w:sz w:val="20"/>
          </w:rPr>
          <w:t>得地方教会以外事工</w:t>
        </w:r>
        <w:r w:rsidR="00753ADF" w:rsidRPr="00753ADF">
          <w:rPr>
            <w:rFonts w:ascii="宋体" w:eastAsia="宋体" w:hAnsi="宋体" w:cs="宋体" w:hint="eastAsia"/>
            <w:color w:val="231F20"/>
            <w:spacing w:val="1"/>
            <w:w w:val="102"/>
            <w:sz w:val="20"/>
          </w:rPr>
          <w:t>认</w:t>
        </w:r>
        <w:r w:rsidR="00753ADF" w:rsidRPr="00753ADF">
          <w:rPr>
            <w:rFonts w:hint="eastAsia"/>
            <w:color w:val="231F20"/>
            <w:spacing w:val="1"/>
            <w:w w:val="102"/>
            <w:sz w:val="20"/>
          </w:rPr>
          <w:t>可</w:t>
        </w:r>
      </w:ins>
      <w:ins w:id="709" w:author="成英 李" w:date="2025-08-12T09:02:00Z">
        <w:r w:rsidR="00753ADF">
          <w:rPr>
            <w:rFonts w:hint="eastAsia"/>
            <w:color w:val="231F20"/>
            <w:spacing w:val="1"/>
            <w:w w:val="102"/>
            <w:sz w:val="20"/>
          </w:rPr>
          <w:t>，</w:t>
        </w:r>
        <w:r w:rsidR="00753ADF">
          <w:rPr>
            <w:color w:val="231F20"/>
            <w:spacing w:val="-16"/>
            <w:w w:val="102"/>
            <w:sz w:val="20"/>
          </w:rPr>
          <w:t>以及「手冊」</w:t>
        </w:r>
        <w:r w:rsidR="00753ADF">
          <w:rPr>
            <w:color w:val="231F20"/>
            <w:w w:val="102"/>
            <w:sz w:val="20"/>
          </w:rPr>
          <w:t>中</w:t>
        </w:r>
        <w:r w:rsidR="00753ADF">
          <w:rPr>
            <w:rFonts w:ascii="Cambria" w:hAnsi="Cambria" w:cs="Cambria" w:hint="eastAsia"/>
            <w:color w:val="231F20"/>
            <w:w w:val="102"/>
            <w:sz w:val="20"/>
          </w:rPr>
          <w:t>其他</w:t>
        </w:r>
        <w:r w:rsidR="00753ADF">
          <w:rPr>
            <w:color w:val="231F20"/>
            <w:w w:val="102"/>
            <w:sz w:val="20"/>
          </w:rPr>
          <w:t>所認可之特別傳道身份</w:t>
        </w:r>
      </w:ins>
      <w:ins w:id="710" w:author="成英 李" w:date="2025-08-12T09:00:00Z">
        <w:r w:rsidR="00753ADF" w:rsidRPr="00753ADF">
          <w:rPr>
            <w:rFonts w:hint="eastAsia"/>
            <w:color w:val="231F20"/>
            <w:spacing w:val="1"/>
            <w:w w:val="102"/>
            <w:sz w:val="20"/>
          </w:rPr>
          <w:t>的信徒和神</w:t>
        </w:r>
        <w:r w:rsidR="00753ADF" w:rsidRPr="00753ADF">
          <w:rPr>
            <w:rFonts w:ascii="宋体" w:eastAsia="宋体" w:hAnsi="宋体" w:cs="宋体" w:hint="eastAsia"/>
            <w:color w:val="231F20"/>
            <w:spacing w:val="1"/>
            <w:w w:val="102"/>
            <w:sz w:val="20"/>
          </w:rPr>
          <w:t>职</w:t>
        </w:r>
        <w:r w:rsidR="00753ADF" w:rsidRPr="00753ADF">
          <w:rPr>
            <w:rFonts w:hint="eastAsia"/>
            <w:color w:val="231F20"/>
            <w:spacing w:val="1"/>
            <w:w w:val="102"/>
            <w:sz w:val="20"/>
          </w:rPr>
          <w:t>候</w:t>
        </w:r>
        <w:r w:rsidR="00753ADF" w:rsidRPr="00753ADF">
          <w:rPr>
            <w:rFonts w:ascii="宋体" w:eastAsia="宋体" w:hAnsi="宋体" w:cs="宋体" w:hint="eastAsia"/>
            <w:color w:val="231F20"/>
            <w:spacing w:val="1"/>
            <w:w w:val="102"/>
            <w:sz w:val="20"/>
          </w:rPr>
          <w:t>选</w:t>
        </w:r>
        <w:r w:rsidR="00753ADF" w:rsidRPr="00753ADF">
          <w:rPr>
            <w:rFonts w:hint="eastAsia"/>
            <w:color w:val="231F20"/>
            <w:spacing w:val="1"/>
            <w:w w:val="102"/>
            <w:sz w:val="20"/>
          </w:rPr>
          <w:t>人</w:t>
        </w:r>
      </w:ins>
      <w:del w:id="711" w:author="成英 李" w:date="2025-08-12T09:02:00Z">
        <w:r w:rsidDel="00753ADF">
          <w:rPr>
            <w:color w:val="231F20"/>
            <w:spacing w:val="1"/>
            <w:w w:val="102"/>
            <w:sz w:val="20"/>
          </w:rPr>
          <w:delText>包括所有地方</w:delText>
        </w:r>
        <w:r w:rsidDel="00753ADF">
          <w:rPr>
            <w:color w:val="231F20"/>
            <w:spacing w:val="-16"/>
            <w:w w:val="102"/>
            <w:sz w:val="20"/>
          </w:rPr>
          <w:delText>執照，地區執照或其他地區議會認可的傳道身份，</w:delText>
        </w:r>
      </w:del>
      <w:del w:id="712" w:author="成英 李" w:date="2025-08-12T09:01:00Z">
        <w:r w:rsidDel="00753ADF">
          <w:rPr>
            <w:color w:val="231F20"/>
            <w:spacing w:val="-16"/>
            <w:w w:val="102"/>
            <w:sz w:val="20"/>
          </w:rPr>
          <w:delText>以及其他「教會手冊」</w:delText>
        </w:r>
        <w:r w:rsidDel="00753ADF">
          <w:rPr>
            <w:color w:val="231F20"/>
            <w:w w:val="102"/>
            <w:sz w:val="20"/>
          </w:rPr>
          <w:delText>中所認可之特別傳道身份</w:delText>
        </w:r>
      </w:del>
      <w:r>
        <w:rPr>
          <w:color w:val="231F20"/>
          <w:w w:val="102"/>
          <w:sz w:val="20"/>
        </w:rPr>
        <w:t>。</w:t>
      </w:r>
    </w:p>
    <w:p w14:paraId="2F895FF0" w14:textId="77777777" w:rsidR="003345E9" w:rsidRDefault="007169A0">
      <w:pPr>
        <w:pStyle w:val="a5"/>
        <w:numPr>
          <w:ilvl w:val="1"/>
          <w:numId w:val="25"/>
        </w:numPr>
        <w:tabs>
          <w:tab w:val="left" w:pos="1192"/>
        </w:tabs>
        <w:spacing w:line="206" w:lineRule="auto"/>
        <w:ind w:left="119" w:right="15" w:firstLine="408"/>
        <w:rPr>
          <w:sz w:val="20"/>
        </w:rPr>
      </w:pPr>
      <w:r>
        <w:rPr>
          <w:color w:val="231F20"/>
          <w:spacing w:val="1"/>
          <w:w w:val="102"/>
          <w:sz w:val="20"/>
        </w:rPr>
        <w:t>仔細詢問每位候選人，並調查他個人之得救經驗、藉聖靈</w:t>
      </w:r>
      <w:r>
        <w:rPr>
          <w:color w:val="231F20"/>
          <w:spacing w:val="4"/>
          <w:w w:val="102"/>
          <w:sz w:val="20"/>
        </w:rPr>
        <w:t>的洗得以全然成聖之經驗、聖經教義之知識、完全認同教會之教義、</w:t>
      </w:r>
      <w:r>
        <w:rPr>
          <w:color w:val="231F20"/>
          <w:spacing w:val="3"/>
          <w:w w:val="102"/>
          <w:sz w:val="20"/>
        </w:rPr>
        <w:t>基督徒品格公約及基督徒行為公約、教會之體制、蒙恩經歷、恩賜、</w:t>
      </w:r>
      <w:r>
        <w:rPr>
          <w:color w:val="231F20"/>
          <w:w w:val="102"/>
          <w:sz w:val="20"/>
        </w:rPr>
        <w:t>智慧、道德</w:t>
      </w:r>
      <w:del w:id="713" w:author="成英 李" w:date="2025-08-12T09:04:00Z">
        <w:r w:rsidDel="00753ADF">
          <w:rPr>
            <w:color w:val="231F20"/>
            <w:w w:val="102"/>
            <w:sz w:val="20"/>
          </w:rPr>
          <w:delText>等、</w:delText>
        </w:r>
      </w:del>
      <w:r>
        <w:rPr>
          <w:color w:val="231F20"/>
          <w:w w:val="102"/>
          <w:sz w:val="20"/>
        </w:rPr>
        <w:t>以及靈性之光景，以瞭解候選人各方面之條件是否適合蒙召擔任傳道人之職份。</w:t>
      </w:r>
    </w:p>
    <w:p w14:paraId="443253F4"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59CB8258" w14:textId="77777777" w:rsidR="003345E9" w:rsidRDefault="007169A0">
      <w:pPr>
        <w:pStyle w:val="a3"/>
        <w:spacing w:before="50"/>
        <w:ind w:left="0"/>
        <w:jc w:val="center"/>
      </w:pPr>
      <w:r>
        <w:rPr>
          <w:color w:val="231F20"/>
          <w:spacing w:val="-2"/>
        </w:rPr>
        <w:lastRenderedPageBreak/>
        <w:t>章地區行政</w:t>
      </w:r>
    </w:p>
    <w:p w14:paraId="6F54477A" w14:textId="77777777" w:rsidR="003345E9" w:rsidRDefault="007169A0">
      <w:pPr>
        <w:pStyle w:val="a5"/>
        <w:numPr>
          <w:ilvl w:val="1"/>
          <w:numId w:val="25"/>
        </w:numPr>
        <w:tabs>
          <w:tab w:val="left" w:pos="1192"/>
        </w:tabs>
        <w:spacing w:before="238" w:line="204" w:lineRule="auto"/>
        <w:ind w:left="120" w:right="33" w:firstLine="407"/>
        <w:jc w:val="both"/>
        <w:rPr>
          <w:sz w:val="20"/>
        </w:rPr>
      </w:pPr>
      <w:r>
        <w:rPr>
          <w:color w:val="231F20"/>
          <w:spacing w:val="1"/>
          <w:w w:val="102"/>
          <w:sz w:val="20"/>
        </w:rPr>
        <w:t>仔細調查每位候選人的行為，尋求確認候選人正在從事或</w:t>
      </w:r>
      <w:r>
        <w:rPr>
          <w:color w:val="231F20"/>
          <w:spacing w:val="-1"/>
          <w:w w:val="102"/>
          <w:sz w:val="20"/>
        </w:rPr>
        <w:t>已有的行為模式，如果持續此行為模式是否將與其申請之事工不一致。</w:t>
      </w:r>
    </w:p>
    <w:p w14:paraId="0F47078A" w14:textId="2D4CA931" w:rsidR="003345E9" w:rsidRDefault="007169A0">
      <w:pPr>
        <w:pStyle w:val="a5"/>
        <w:numPr>
          <w:ilvl w:val="1"/>
          <w:numId w:val="25"/>
        </w:numPr>
        <w:tabs>
          <w:tab w:val="left" w:pos="1192"/>
        </w:tabs>
        <w:spacing w:before="3" w:line="204" w:lineRule="auto"/>
        <w:ind w:left="120" w:right="115" w:firstLine="407"/>
        <w:jc w:val="both"/>
        <w:rPr>
          <w:rFonts w:ascii="Noto Sans TC" w:eastAsia="Noto Sans TC"/>
          <w:sz w:val="20"/>
        </w:rPr>
      </w:pPr>
      <w:r>
        <w:rPr>
          <w:color w:val="231F20"/>
          <w:spacing w:val="1"/>
          <w:w w:val="102"/>
          <w:sz w:val="20"/>
        </w:rPr>
        <w:t>對於被派擔任</w:t>
      </w:r>
      <w:commentRangeStart w:id="714"/>
      <w:ins w:id="715" w:author="成英 李" w:date="2025-08-12T09:07:00Z">
        <w:r w:rsidR="0068646A">
          <w:rPr>
            <w:rFonts w:hint="eastAsia"/>
            <w:color w:val="231F20"/>
            <w:spacing w:val="1"/>
            <w:w w:val="102"/>
            <w:sz w:val="20"/>
          </w:rPr>
          <w:t>委任</w:t>
        </w:r>
      </w:ins>
      <w:r>
        <w:rPr>
          <w:color w:val="231F20"/>
          <w:spacing w:val="1"/>
          <w:w w:val="102"/>
          <w:sz w:val="20"/>
        </w:rPr>
        <w:t>代理牧者</w:t>
      </w:r>
      <w:commentRangeEnd w:id="714"/>
      <w:r w:rsidR="0068646A">
        <w:rPr>
          <w:rStyle w:val="a7"/>
        </w:rPr>
        <w:commentReference w:id="714"/>
      </w:r>
      <w:r>
        <w:rPr>
          <w:color w:val="231F20"/>
          <w:spacing w:val="1"/>
          <w:w w:val="102"/>
          <w:sz w:val="20"/>
        </w:rPr>
        <w:t>之</w:t>
      </w:r>
      <w:commentRangeStart w:id="716"/>
      <w:r>
        <w:rPr>
          <w:color w:val="231F20"/>
          <w:spacing w:val="1"/>
          <w:w w:val="102"/>
          <w:sz w:val="20"/>
        </w:rPr>
        <w:t>地方傳道</w:t>
      </w:r>
      <w:commentRangeEnd w:id="716"/>
      <w:r w:rsidR="0068646A">
        <w:rPr>
          <w:rStyle w:val="a7"/>
        </w:rPr>
        <w:commentReference w:id="716"/>
      </w:r>
      <w:del w:id="717" w:author="成英 李" w:date="2025-08-12T09:08:00Z">
        <w:r w:rsidDel="0068646A">
          <w:rPr>
            <w:color w:val="231F20"/>
            <w:spacing w:val="1"/>
            <w:w w:val="102"/>
            <w:sz w:val="20"/>
          </w:rPr>
          <w:delText>人</w:delText>
        </w:r>
      </w:del>
      <w:r>
        <w:rPr>
          <w:color w:val="231F20"/>
          <w:spacing w:val="1"/>
          <w:w w:val="102"/>
          <w:sz w:val="20"/>
        </w:rPr>
        <w:t>，若在地區年議會後</w:t>
      </w:r>
      <w:r>
        <w:rPr>
          <w:color w:val="231F20"/>
          <w:spacing w:val="-5"/>
          <w:w w:val="102"/>
          <w:sz w:val="20"/>
        </w:rPr>
        <w:t>仍繼續擔任所指派之工作，應予以審核後再度派任。</w:t>
      </w:r>
      <w:r>
        <w:rPr>
          <w:rFonts w:ascii="Noto Sans TC" w:eastAsia="Noto Sans TC"/>
          <w:color w:val="231F20"/>
          <w:w w:val="102"/>
          <w:sz w:val="20"/>
        </w:rPr>
        <w:t>（523.6）</w:t>
      </w:r>
    </w:p>
    <w:p w14:paraId="32F8E21F" w14:textId="5A37BBA5" w:rsidR="003345E9" w:rsidRDefault="007169A0">
      <w:pPr>
        <w:pStyle w:val="a5"/>
        <w:numPr>
          <w:ilvl w:val="1"/>
          <w:numId w:val="25"/>
        </w:numPr>
        <w:tabs>
          <w:tab w:val="left" w:pos="1193"/>
        </w:tabs>
        <w:spacing w:line="206" w:lineRule="auto"/>
        <w:ind w:left="120" w:right="111" w:firstLine="408"/>
        <w:jc w:val="both"/>
        <w:rPr>
          <w:sz w:val="20"/>
        </w:rPr>
      </w:pPr>
      <w:r>
        <w:rPr>
          <w:color w:val="231F20"/>
          <w:spacing w:val="1"/>
          <w:w w:val="102"/>
          <w:sz w:val="20"/>
        </w:rPr>
        <w:t>對連續兩年未向地區</w:t>
      </w:r>
      <w:ins w:id="718" w:author="成英 李" w:date="2025-08-12T09:09:00Z">
        <w:r w:rsidR="0068646A">
          <w:rPr>
            <w:rFonts w:hint="eastAsia"/>
            <w:color w:val="231F20"/>
            <w:spacing w:val="1"/>
            <w:w w:val="102"/>
            <w:sz w:val="20"/>
          </w:rPr>
          <w:t>年</w:t>
        </w:r>
      </w:ins>
      <w:r>
        <w:rPr>
          <w:color w:val="231F20"/>
          <w:spacing w:val="1"/>
          <w:w w:val="102"/>
          <w:sz w:val="20"/>
        </w:rPr>
        <w:t>議會提呈報告</w:t>
      </w:r>
      <w:ins w:id="719" w:author="成英 李" w:date="2025-08-12T09:11:00Z">
        <w:r w:rsidR="0068646A">
          <w:rPr>
            <w:rFonts w:hint="eastAsia"/>
            <w:color w:val="231F20"/>
            <w:spacing w:val="1"/>
            <w:w w:val="102"/>
            <w:sz w:val="20"/>
          </w:rPr>
          <w:t>的</w:t>
        </w:r>
      </w:ins>
      <w:del w:id="720" w:author="成英 李" w:date="2025-08-12T09:11:00Z">
        <w:r w:rsidDel="0068646A">
          <w:rPr>
            <w:color w:val="231F20"/>
            <w:spacing w:val="1"/>
            <w:w w:val="102"/>
            <w:sz w:val="20"/>
          </w:rPr>
          <w:delText>之</w:delText>
        </w:r>
      </w:del>
      <w:commentRangeStart w:id="721"/>
      <w:ins w:id="722" w:author="成英 李" w:date="2025-08-12T09:10:00Z">
        <w:r w:rsidR="0068646A">
          <w:rPr>
            <w:rFonts w:hint="eastAsia"/>
            <w:color w:val="231F20"/>
            <w:spacing w:val="1"/>
            <w:w w:val="102"/>
            <w:sz w:val="20"/>
          </w:rPr>
          <w:t>受</w:t>
        </w:r>
      </w:ins>
      <w:r>
        <w:rPr>
          <w:color w:val="231F20"/>
          <w:spacing w:val="1"/>
          <w:w w:val="102"/>
          <w:sz w:val="20"/>
        </w:rPr>
        <w:t>按立</w:t>
      </w:r>
      <w:ins w:id="723" w:author="成英 李" w:date="2025-08-12T09:10:00Z">
        <w:r w:rsidR="0068646A">
          <w:rPr>
            <w:rFonts w:hint="eastAsia"/>
            <w:color w:val="231F20"/>
            <w:spacing w:val="1"/>
            <w:w w:val="102"/>
            <w:sz w:val="20"/>
          </w:rPr>
          <w:t>之</w:t>
        </w:r>
      </w:ins>
      <w:r>
        <w:rPr>
          <w:color w:val="231F20"/>
          <w:spacing w:val="1"/>
          <w:w w:val="102"/>
          <w:sz w:val="20"/>
        </w:rPr>
        <w:t>教牧</w:t>
      </w:r>
      <w:commentRangeEnd w:id="721"/>
      <w:r w:rsidR="0068646A">
        <w:rPr>
          <w:rStyle w:val="a7"/>
        </w:rPr>
        <w:commentReference w:id="721"/>
      </w:r>
      <w:r>
        <w:rPr>
          <w:color w:val="231F20"/>
          <w:spacing w:val="1"/>
          <w:w w:val="102"/>
          <w:sz w:val="20"/>
        </w:rPr>
        <w:t>進行調查與審核，明白其中之原委，並向地區年議會提出是否繼續將該員的名字</w:t>
      </w:r>
      <w:r>
        <w:rPr>
          <w:color w:val="231F20"/>
          <w:w w:val="102"/>
          <w:sz w:val="20"/>
        </w:rPr>
        <w:t>列在將印行之教牧名冊內。</w:t>
      </w:r>
    </w:p>
    <w:p w14:paraId="11078074" w14:textId="24C24B2E" w:rsidR="003345E9" w:rsidRDefault="007169A0">
      <w:pPr>
        <w:pStyle w:val="a5"/>
        <w:numPr>
          <w:ilvl w:val="1"/>
          <w:numId w:val="25"/>
        </w:numPr>
        <w:tabs>
          <w:tab w:val="left" w:pos="1194"/>
        </w:tabs>
        <w:spacing w:line="204" w:lineRule="auto"/>
        <w:ind w:left="120" w:right="13" w:firstLine="408"/>
        <w:rPr>
          <w:rFonts w:ascii="Noto Sans TC" w:eastAsia="Noto Sans TC"/>
          <w:sz w:val="20"/>
        </w:rPr>
      </w:pPr>
      <w:r>
        <w:rPr>
          <w:color w:val="231F20"/>
          <w:spacing w:val="5"/>
          <w:w w:val="102"/>
          <w:sz w:val="20"/>
        </w:rPr>
        <w:t>若一受按立之教牧將其</w:t>
      </w:r>
      <w:commentRangeStart w:id="724"/>
      <w:del w:id="725" w:author="成英 李" w:date="2025-08-12T09:12:00Z">
        <w:r w:rsidDel="0068646A">
          <w:rPr>
            <w:rFonts w:hint="eastAsia"/>
            <w:color w:val="231F20"/>
            <w:spacing w:val="5"/>
            <w:w w:val="102"/>
            <w:sz w:val="20"/>
          </w:rPr>
          <w:delText>教會會友資格</w:delText>
        </w:r>
      </w:del>
      <w:ins w:id="726" w:author="成英 李" w:date="2025-08-12T09:12:00Z">
        <w:r w:rsidR="0068646A">
          <w:rPr>
            <w:rFonts w:hint="eastAsia"/>
            <w:color w:val="231F20"/>
            <w:spacing w:val="5"/>
            <w:w w:val="102"/>
            <w:sz w:val="20"/>
          </w:rPr>
          <w:t>會籍</w:t>
        </w:r>
        <w:commentRangeEnd w:id="724"/>
        <w:r w:rsidR="0068646A">
          <w:rPr>
            <w:rStyle w:val="a7"/>
          </w:rPr>
          <w:commentReference w:id="724"/>
        </w:r>
      </w:ins>
      <w:r>
        <w:rPr>
          <w:color w:val="231F20"/>
          <w:spacing w:val="5"/>
          <w:w w:val="102"/>
          <w:sz w:val="20"/>
        </w:rPr>
        <w:t>置於其他教會之內、</w:t>
      </w:r>
      <w:r>
        <w:rPr>
          <w:color w:val="231F20"/>
          <w:spacing w:val="3"/>
          <w:w w:val="102"/>
          <w:sz w:val="20"/>
        </w:rPr>
        <w:t>或參加其他教派或團體之傳道工作、或未經正式授權擅自參加獨立的</w:t>
      </w:r>
      <w:r>
        <w:rPr>
          <w:color w:val="231F20"/>
          <w:spacing w:val="1"/>
          <w:w w:val="102"/>
          <w:sz w:val="20"/>
        </w:rPr>
        <w:t>傳道活動等情事，應進行調查並向地區年議會提出建議，考慮是否應</w:t>
      </w:r>
      <w:r>
        <w:rPr>
          <w:color w:val="231F20"/>
          <w:spacing w:val="-7"/>
          <w:w w:val="102"/>
          <w:sz w:val="20"/>
        </w:rPr>
        <w:t>繼續將該員名字列於教牧名冊內。</w:t>
      </w:r>
      <w:r>
        <w:rPr>
          <w:rFonts w:ascii="Noto Sans TC" w:eastAsia="Noto Sans TC"/>
          <w:color w:val="231F20"/>
          <w:w w:val="102"/>
          <w:sz w:val="20"/>
        </w:rPr>
        <w:t>（114，530.13）</w:t>
      </w:r>
    </w:p>
    <w:p w14:paraId="67D796AA" w14:textId="77777777" w:rsidR="003345E9" w:rsidRDefault="007169A0">
      <w:pPr>
        <w:pStyle w:val="a5"/>
        <w:numPr>
          <w:ilvl w:val="1"/>
          <w:numId w:val="25"/>
        </w:numPr>
        <w:tabs>
          <w:tab w:val="left" w:pos="1193"/>
        </w:tabs>
        <w:spacing w:line="204" w:lineRule="auto"/>
        <w:ind w:left="120" w:right="17" w:firstLine="408"/>
        <w:rPr>
          <w:sz w:val="20"/>
        </w:rPr>
      </w:pPr>
      <w:r>
        <w:rPr>
          <w:color w:val="231F20"/>
          <w:spacing w:val="1"/>
          <w:w w:val="102"/>
          <w:sz w:val="20"/>
        </w:rPr>
        <w:t>若一位傳道人申請退休，經委員會判斷後，確認該員因傷</w:t>
      </w:r>
      <w:r>
        <w:rPr>
          <w:color w:val="231F20"/>
          <w:spacing w:val="5"/>
          <w:w w:val="102"/>
          <w:sz w:val="20"/>
        </w:rPr>
        <w:t>病或因年邁無法繼續承擔傳道工作，得向地區年議會提出准予退休。</w:t>
      </w:r>
    </w:p>
    <w:p w14:paraId="54BBDE42" w14:textId="77777777" w:rsidR="003345E9" w:rsidRDefault="007169A0">
      <w:pPr>
        <w:pStyle w:val="a3"/>
        <w:spacing w:line="312" w:lineRule="exact"/>
        <w:ind w:left="18"/>
        <w:rPr>
          <w:rFonts w:ascii="Noto Sans TC" w:eastAsia="Noto Sans TC"/>
        </w:rPr>
      </w:pPr>
      <w:r>
        <w:rPr>
          <w:rFonts w:ascii="Noto Sans TC" w:eastAsia="Noto Sans TC"/>
          <w:color w:val="231F20"/>
          <w:spacing w:val="-2"/>
        </w:rPr>
        <w:t>（205.26，528）</w:t>
      </w:r>
    </w:p>
    <w:p w14:paraId="464A7666" w14:textId="51F01333" w:rsidR="003345E9" w:rsidRDefault="007169A0">
      <w:pPr>
        <w:pStyle w:val="a5"/>
        <w:numPr>
          <w:ilvl w:val="1"/>
          <w:numId w:val="25"/>
        </w:numPr>
        <w:tabs>
          <w:tab w:val="left" w:pos="1192"/>
        </w:tabs>
        <w:spacing w:before="10" w:line="204" w:lineRule="auto"/>
        <w:ind w:left="120" w:right="111" w:firstLine="407"/>
        <w:jc w:val="both"/>
        <w:rPr>
          <w:rFonts w:ascii="Noto Sans TC" w:eastAsia="Noto Sans TC"/>
          <w:sz w:val="20"/>
        </w:rPr>
      </w:pPr>
      <w:r>
        <w:rPr>
          <w:color w:val="231F20"/>
          <w:spacing w:val="1"/>
          <w:w w:val="102"/>
          <w:sz w:val="20"/>
        </w:rPr>
        <w:t>向地區年議會推薦神職人員及領有執照</w:t>
      </w:r>
      <w:ins w:id="727" w:author="成英 李" w:date="2025-08-12T09:17:00Z">
        <w:r w:rsidR="00232C0E">
          <w:rPr>
            <w:rFonts w:hint="eastAsia"/>
            <w:color w:val="231F20"/>
            <w:spacing w:val="1"/>
            <w:w w:val="102"/>
            <w:sz w:val="20"/>
          </w:rPr>
          <w:t>擔任</w:t>
        </w:r>
      </w:ins>
      <w:ins w:id="728" w:author="成英 李" w:date="2025-08-12T09:18:00Z">
        <w:r w:rsidR="00232C0E">
          <w:rPr>
            <w:rFonts w:hint="eastAsia"/>
            <w:color w:val="231F20"/>
            <w:spacing w:val="1"/>
            <w:w w:val="102"/>
            <w:sz w:val="20"/>
          </w:rPr>
          <w:t>各種</w:t>
        </w:r>
        <w:commentRangeStart w:id="729"/>
        <w:r w:rsidR="00232C0E">
          <w:rPr>
            <w:rFonts w:hint="eastAsia"/>
            <w:color w:val="231F20"/>
            <w:spacing w:val="1"/>
            <w:w w:val="102"/>
            <w:sz w:val="20"/>
          </w:rPr>
          <w:t>服事職份</w:t>
        </w:r>
        <w:commentRangeEnd w:id="729"/>
        <w:r w:rsidR="00232C0E">
          <w:rPr>
            <w:rStyle w:val="a7"/>
          </w:rPr>
          <w:commentReference w:id="729"/>
        </w:r>
        <w:r w:rsidR="00232C0E">
          <w:rPr>
            <w:rFonts w:hint="eastAsia"/>
            <w:color w:val="231F20"/>
            <w:spacing w:val="1"/>
            <w:w w:val="102"/>
            <w:sz w:val="20"/>
          </w:rPr>
          <w:t>的</w:t>
        </w:r>
      </w:ins>
      <w:del w:id="730" w:author="成英 李" w:date="2025-08-12T09:17:00Z">
        <w:r w:rsidDel="00232C0E">
          <w:rPr>
            <w:color w:val="231F20"/>
            <w:spacing w:val="1"/>
            <w:w w:val="102"/>
            <w:sz w:val="20"/>
          </w:rPr>
          <w:delText>之各種</w:delText>
        </w:r>
      </w:del>
      <w:r>
        <w:rPr>
          <w:rFonts w:hint="eastAsia"/>
          <w:color w:val="231F20"/>
          <w:spacing w:val="1"/>
          <w:w w:val="102"/>
          <w:sz w:val="20"/>
        </w:rPr>
        <w:t>傳</w:t>
      </w:r>
      <w:r>
        <w:rPr>
          <w:color w:val="231F20"/>
          <w:spacing w:val="1"/>
          <w:w w:val="102"/>
          <w:sz w:val="20"/>
        </w:rPr>
        <w:t>道，轉移</w:t>
      </w:r>
      <w:r>
        <w:rPr>
          <w:color w:val="231F20"/>
          <w:spacing w:val="2"/>
          <w:w w:val="102"/>
          <w:sz w:val="20"/>
        </w:rPr>
        <w:t>至其他地區，繼續其事工角色，包括經地區指導委員會核准在休會期</w:t>
      </w:r>
      <w:r>
        <w:rPr>
          <w:color w:val="231F20"/>
          <w:spacing w:val="-21"/>
          <w:w w:val="102"/>
          <w:sz w:val="20"/>
        </w:rPr>
        <w:t>間轉移者。</w:t>
      </w:r>
      <w:r>
        <w:rPr>
          <w:rFonts w:ascii="Noto Sans TC" w:eastAsia="Noto Sans TC"/>
          <w:color w:val="231F20"/>
          <w:w w:val="102"/>
          <w:sz w:val="20"/>
        </w:rPr>
        <w:t>（205.10，529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529.2）</w:t>
      </w:r>
    </w:p>
    <w:p w14:paraId="31ACFA87" w14:textId="7E48281C" w:rsidR="003345E9" w:rsidRDefault="007169A0">
      <w:pPr>
        <w:pStyle w:val="a5"/>
        <w:numPr>
          <w:ilvl w:val="1"/>
          <w:numId w:val="25"/>
        </w:numPr>
        <w:tabs>
          <w:tab w:val="left" w:pos="1314"/>
        </w:tabs>
        <w:spacing w:before="2" w:line="204" w:lineRule="auto"/>
        <w:ind w:left="120" w:right="109" w:firstLine="408"/>
        <w:jc w:val="both"/>
        <w:rPr>
          <w:rFonts w:ascii="Noto Sans TC" w:eastAsia="Noto Sans TC"/>
          <w:sz w:val="20"/>
        </w:rPr>
      </w:pPr>
      <w:r>
        <w:rPr>
          <w:color w:val="231F20"/>
          <w:spacing w:val="4"/>
          <w:w w:val="102"/>
          <w:sz w:val="20"/>
        </w:rPr>
        <w:t>向地區年議會推薦有教牧資格者、神職人員成員</w:t>
      </w:r>
      <w:del w:id="731" w:author="成英 李" w:date="2025-08-12T09:21:00Z">
        <w:r w:rsidDel="00232C0E">
          <w:rPr>
            <w:color w:val="231F20"/>
            <w:spacing w:val="4"/>
            <w:w w:val="102"/>
            <w:sz w:val="20"/>
          </w:rPr>
          <w:delText>、</w:delText>
        </w:r>
      </w:del>
      <w:r>
        <w:rPr>
          <w:color w:val="231F20"/>
          <w:spacing w:val="4"/>
          <w:w w:val="102"/>
          <w:sz w:val="20"/>
        </w:rPr>
        <w:t>以及</w:t>
      </w:r>
      <w:r>
        <w:rPr>
          <w:color w:val="231F20"/>
          <w:spacing w:val="2"/>
          <w:w w:val="102"/>
          <w:sz w:val="20"/>
        </w:rPr>
        <w:t>領有執照</w:t>
      </w:r>
      <w:ins w:id="732" w:author="成英 李" w:date="2025-08-12T09:20:00Z">
        <w:r w:rsidR="00232C0E">
          <w:rPr>
            <w:rFonts w:hint="eastAsia"/>
            <w:color w:val="231F20"/>
            <w:spacing w:val="2"/>
            <w:w w:val="102"/>
            <w:sz w:val="20"/>
          </w:rPr>
          <w:t>擔任各種服事職份的</w:t>
        </w:r>
      </w:ins>
      <w:del w:id="733" w:author="成英 李" w:date="2025-08-12T09:20:00Z">
        <w:r w:rsidDel="00232C0E">
          <w:rPr>
            <w:color w:val="231F20"/>
            <w:spacing w:val="2"/>
            <w:w w:val="102"/>
            <w:sz w:val="20"/>
          </w:rPr>
          <w:delText>之</w:delText>
        </w:r>
      </w:del>
      <w:r>
        <w:rPr>
          <w:color w:val="231F20"/>
          <w:spacing w:val="2"/>
          <w:w w:val="102"/>
          <w:sz w:val="20"/>
        </w:rPr>
        <w:t>傳道</w:t>
      </w:r>
      <w:del w:id="734" w:author="成英 李" w:date="2025-08-12T09:20:00Z">
        <w:r w:rsidDel="00232C0E">
          <w:rPr>
            <w:color w:val="231F20"/>
            <w:spacing w:val="2"/>
            <w:w w:val="102"/>
            <w:sz w:val="20"/>
          </w:rPr>
          <w:delText>人</w:delText>
        </w:r>
      </w:del>
      <w:r>
        <w:rPr>
          <w:color w:val="231F20"/>
          <w:spacing w:val="2"/>
          <w:w w:val="102"/>
          <w:sz w:val="20"/>
        </w:rPr>
        <w:t>，接受其由其他地區轉入繼續其事工，包括經地區</w:t>
      </w:r>
      <w:r>
        <w:rPr>
          <w:color w:val="231F20"/>
          <w:spacing w:val="-7"/>
          <w:w w:val="102"/>
          <w:sz w:val="20"/>
        </w:rPr>
        <w:t>指導委員會核准之休會期間轉移者。</w:t>
      </w:r>
      <w:r>
        <w:rPr>
          <w:rFonts w:ascii="Noto Sans TC" w:eastAsia="Noto Sans TC"/>
          <w:color w:val="231F20"/>
          <w:w w:val="102"/>
          <w:sz w:val="20"/>
        </w:rPr>
        <w:t>（205.9，529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529.2）</w:t>
      </w:r>
    </w:p>
    <w:p w14:paraId="5413CDDB" w14:textId="77777777" w:rsidR="003345E9" w:rsidRDefault="007169A0">
      <w:pPr>
        <w:pStyle w:val="2"/>
        <w:spacing w:before="64"/>
      </w:pPr>
      <w:r>
        <w:rPr>
          <w:color w:val="231F20"/>
          <w:spacing w:val="-1"/>
        </w:rPr>
        <w:t>十、地區教牧進修委員會</w:t>
      </w:r>
    </w:p>
    <w:p w14:paraId="16CD28F9" w14:textId="6F0C68DA" w:rsidR="003345E9" w:rsidDel="00232C0E" w:rsidRDefault="007169A0">
      <w:pPr>
        <w:pStyle w:val="a5"/>
        <w:numPr>
          <w:ilvl w:val="0"/>
          <w:numId w:val="25"/>
        </w:numPr>
        <w:tabs>
          <w:tab w:val="left" w:pos="1008"/>
        </w:tabs>
        <w:spacing w:before="47" w:line="206" w:lineRule="auto"/>
        <w:ind w:left="120" w:right="16" w:firstLine="408"/>
        <w:jc w:val="both"/>
        <w:rPr>
          <w:del w:id="735" w:author="成英 李" w:date="2025-08-12T09:25:00Z"/>
          <w:sz w:val="20"/>
        </w:rPr>
      </w:pPr>
      <w:r>
        <w:rPr>
          <w:color w:val="231F20"/>
          <w:spacing w:val="10"/>
          <w:w w:val="102"/>
          <w:sz w:val="20"/>
        </w:rPr>
        <w:t>地區教牧進修委員會係由五位或以上受委派按立的牧師組</w:t>
      </w:r>
      <w:r>
        <w:rPr>
          <w:color w:val="231F20"/>
          <w:w w:val="102"/>
          <w:sz w:val="20"/>
        </w:rPr>
        <w:t>成，應在地區年議會選出該委員會之成員，委員之任期為四年，直到合格的繼任者選出接替為止，然而</w:t>
      </w:r>
      <w:ins w:id="736" w:author="成英 李" w:date="2025-08-12T09:25:00Z">
        <w:r w:rsidR="00232C0E">
          <w:rPr>
            <w:rFonts w:hint="eastAsia"/>
            <w:color w:val="231F20"/>
            <w:w w:val="102"/>
            <w:sz w:val="20"/>
          </w:rPr>
          <w:t>，</w:t>
        </w:r>
        <w:commentRangeStart w:id="737"/>
        <w:r w:rsidR="00232C0E">
          <w:rPr>
            <w:rFonts w:hint="eastAsia"/>
            <w:color w:val="231F20"/>
            <w:w w:val="102"/>
            <w:sz w:val="20"/>
          </w:rPr>
          <w:t>通過每年選舉一定比例的委員，</w:t>
        </w:r>
        <w:r w:rsidR="00232C0E">
          <w:rPr>
            <w:color w:val="231F20"/>
            <w:spacing w:val="-5"/>
            <w:w w:val="102"/>
            <w:sz w:val="20"/>
          </w:rPr>
          <w:t>委員可以交錯任期而更替之</w:t>
        </w:r>
      </w:ins>
      <w:commentRangeEnd w:id="737"/>
      <w:ins w:id="738" w:author="成英 李" w:date="2025-08-12T09:26:00Z">
        <w:r w:rsidR="00232C0E">
          <w:rPr>
            <w:rStyle w:val="a7"/>
          </w:rPr>
          <w:commentReference w:id="737"/>
        </w:r>
      </w:ins>
      <w:del w:id="739" w:author="成英 李" w:date="2025-08-12T09:25:00Z">
        <w:r w:rsidDel="00232C0E">
          <w:rPr>
            <w:color w:val="231F20"/>
            <w:w w:val="102"/>
            <w:sz w:val="20"/>
          </w:rPr>
          <w:delText>委員之任期可按一定比例交錯選出</w:delText>
        </w:r>
      </w:del>
      <w:r>
        <w:rPr>
          <w:color w:val="231F20"/>
          <w:w w:val="102"/>
          <w:sz w:val="20"/>
        </w:rPr>
        <w:t>。</w:t>
      </w:r>
    </w:p>
    <w:p w14:paraId="57A986D6" w14:textId="77777777" w:rsidR="003345E9" w:rsidRPr="00232C0E" w:rsidRDefault="007169A0">
      <w:pPr>
        <w:pStyle w:val="a5"/>
        <w:numPr>
          <w:ilvl w:val="0"/>
          <w:numId w:val="25"/>
        </w:numPr>
        <w:tabs>
          <w:tab w:val="left" w:pos="1008"/>
        </w:tabs>
        <w:spacing w:before="47" w:line="206" w:lineRule="auto"/>
        <w:ind w:left="120" w:right="16" w:firstLine="408"/>
        <w:jc w:val="both"/>
        <w:rPr>
          <w:rFonts w:ascii="Noto Sans TC" w:eastAsia="Noto Sans TC"/>
          <w:rPrChange w:id="740" w:author="成英 李" w:date="2025-08-12T09:25:00Z">
            <w:rPr/>
          </w:rPrChange>
        </w:rPr>
        <w:pPrChange w:id="741" w:author="成英 李" w:date="2025-08-12T09:25:00Z">
          <w:pPr>
            <w:pStyle w:val="a3"/>
            <w:spacing w:line="306" w:lineRule="exact"/>
            <w:ind w:left="18"/>
          </w:pPr>
        </w:pPrChange>
      </w:pPr>
      <w:r w:rsidRPr="00232C0E">
        <w:rPr>
          <w:rFonts w:ascii="Noto Sans TC" w:eastAsia="Noto Sans TC"/>
          <w:color w:val="231F20"/>
          <w:spacing w:val="-2"/>
          <w:rPrChange w:id="742" w:author="成英 李" w:date="2025-08-12T09:25:00Z">
            <w:rPr/>
          </w:rPrChange>
        </w:rPr>
        <w:t>（205.17）</w:t>
      </w:r>
    </w:p>
    <w:p w14:paraId="1DA6AA4B" w14:textId="77777777" w:rsidR="003345E9" w:rsidRDefault="007169A0">
      <w:pPr>
        <w:pStyle w:val="a5"/>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地區教牧進修委員會之委員，若在地區年議會休會期間出</w:t>
      </w:r>
      <w:r>
        <w:rPr>
          <w:color w:val="231F20"/>
          <w:spacing w:val="-8"/>
          <w:w w:val="102"/>
          <w:sz w:val="20"/>
        </w:rPr>
        <w:t>缺時，可由地區監督指派填補。</w:t>
      </w:r>
      <w:r>
        <w:rPr>
          <w:rFonts w:ascii="Noto Sans TC" w:eastAsia="Noto Sans TC"/>
          <w:color w:val="231F20"/>
          <w:w w:val="102"/>
          <w:sz w:val="20"/>
        </w:rPr>
        <w:t>（215）</w:t>
      </w:r>
    </w:p>
    <w:p w14:paraId="1DDFBDF7" w14:textId="5CF11A01" w:rsidR="003345E9" w:rsidRDefault="007169A0">
      <w:pPr>
        <w:pStyle w:val="a5"/>
        <w:numPr>
          <w:ilvl w:val="1"/>
          <w:numId w:val="25"/>
        </w:numPr>
        <w:tabs>
          <w:tab w:val="left" w:pos="1193"/>
        </w:tabs>
        <w:spacing w:line="206" w:lineRule="auto"/>
        <w:ind w:left="120" w:right="113" w:firstLine="408"/>
        <w:jc w:val="both"/>
        <w:rPr>
          <w:sz w:val="20"/>
        </w:rPr>
      </w:pPr>
      <w:r>
        <w:rPr>
          <w:color w:val="231F20"/>
          <w:w w:val="102"/>
          <w:sz w:val="20"/>
        </w:rPr>
        <w:t>地區年議會休會前，新選出的地區教牧進修委員會，應由</w:t>
      </w:r>
      <w:r>
        <w:rPr>
          <w:color w:val="231F20"/>
          <w:spacing w:val="3"/>
          <w:w w:val="102"/>
          <w:sz w:val="20"/>
        </w:rPr>
        <w:t>地區監督或地區秘書召集該委員會之全體委員開會商討訂定組織規章</w:t>
      </w:r>
      <w:ins w:id="743" w:author="成英 李" w:date="2025-08-12T09:30:00Z">
        <w:r w:rsidR="001F448E">
          <w:rPr>
            <w:rFonts w:hint="eastAsia"/>
            <w:color w:val="231F20"/>
            <w:w w:val="102"/>
            <w:sz w:val="20"/>
          </w:rPr>
          <w:t>。</w:t>
        </w:r>
      </w:ins>
      <w:del w:id="744" w:author="成英 李" w:date="2025-08-12T09:30:00Z">
        <w:r w:rsidDel="001F448E">
          <w:rPr>
            <w:color w:val="231F20"/>
            <w:w w:val="102"/>
            <w:sz w:val="20"/>
          </w:rPr>
          <w:delText>如下：</w:delText>
        </w:r>
      </w:del>
    </w:p>
    <w:p w14:paraId="2B87617B" w14:textId="77777777" w:rsidR="003345E9" w:rsidRDefault="007169A0">
      <w:pPr>
        <w:pStyle w:val="3"/>
        <w:numPr>
          <w:ilvl w:val="0"/>
          <w:numId w:val="25"/>
        </w:numPr>
        <w:tabs>
          <w:tab w:val="left" w:pos="1005"/>
        </w:tabs>
        <w:spacing w:line="334" w:lineRule="exact"/>
        <w:ind w:left="1005" w:hanging="477"/>
        <w:jc w:val="both"/>
        <w:rPr>
          <w:b w:val="0"/>
        </w:rPr>
      </w:pPr>
      <w:r>
        <w:rPr>
          <w:color w:val="231F20"/>
        </w:rPr>
        <w:t>地區教牧進修委員會之職責</w:t>
      </w:r>
      <w:r>
        <w:rPr>
          <w:b w:val="0"/>
          <w:color w:val="231F20"/>
          <w:spacing w:val="-4"/>
        </w:rPr>
        <w:t>如下：</w:t>
      </w:r>
    </w:p>
    <w:p w14:paraId="03B380BB" w14:textId="77777777" w:rsidR="003345E9" w:rsidRDefault="003345E9">
      <w:pPr>
        <w:pStyle w:val="3"/>
        <w:spacing w:line="334" w:lineRule="exact"/>
        <w:jc w:val="both"/>
        <w:rPr>
          <w:b w:val="0"/>
        </w:rPr>
        <w:sectPr w:rsidR="003345E9">
          <w:pgSz w:w="8640" w:h="12960"/>
          <w:pgMar w:top="480" w:right="1080" w:bottom="1180" w:left="1080" w:header="0" w:footer="997" w:gutter="0"/>
          <w:cols w:space="720"/>
        </w:sectPr>
      </w:pPr>
    </w:p>
    <w:p w14:paraId="185E3FA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2BBD814" w14:textId="151C166B" w:rsidR="003345E9" w:rsidRDefault="007169A0">
      <w:pPr>
        <w:pStyle w:val="a5"/>
        <w:numPr>
          <w:ilvl w:val="1"/>
          <w:numId w:val="25"/>
        </w:numPr>
        <w:tabs>
          <w:tab w:val="left" w:pos="1193"/>
        </w:tabs>
        <w:spacing w:before="238" w:line="204" w:lineRule="auto"/>
        <w:ind w:left="119" w:right="17" w:firstLine="408"/>
        <w:rPr>
          <w:rFonts w:ascii="Noto Sans TC" w:eastAsia="Noto Sans TC"/>
          <w:sz w:val="20"/>
        </w:rPr>
      </w:pPr>
      <w:r>
        <w:rPr>
          <w:color w:val="231F20"/>
          <w:spacing w:val="4"/>
          <w:w w:val="102"/>
          <w:sz w:val="20"/>
        </w:rPr>
        <w:t>從委員中選出主席一位，一名受委派按立的牧師為秘書。</w:t>
      </w:r>
      <w:r>
        <w:rPr>
          <w:color w:val="231F20"/>
          <w:spacing w:val="3"/>
          <w:w w:val="102"/>
          <w:sz w:val="20"/>
        </w:rPr>
        <w:t>根據</w:t>
      </w:r>
      <w:ins w:id="745" w:author="成英 李" w:date="2025-08-12T10:24:00Z">
        <w:r w:rsidR="009752FD">
          <w:rPr>
            <w:rFonts w:hint="eastAsia"/>
            <w:color w:val="231F20"/>
            <w:spacing w:val="3"/>
            <w:w w:val="102"/>
            <w:sz w:val="20"/>
          </w:rPr>
          <w:t>「</w:t>
        </w:r>
      </w:ins>
      <w:commentRangeStart w:id="746"/>
      <w:r>
        <w:rPr>
          <w:color w:val="231F20"/>
          <w:spacing w:val="3"/>
          <w:w w:val="102"/>
          <w:sz w:val="20"/>
        </w:rPr>
        <w:t>區域按牧進修手冊</w:t>
      </w:r>
      <w:commentRangeEnd w:id="746"/>
      <w:r w:rsidR="00B10C94">
        <w:rPr>
          <w:rStyle w:val="a7"/>
        </w:rPr>
        <w:commentReference w:id="746"/>
      </w:r>
      <w:ins w:id="747" w:author="成英 李" w:date="2025-08-12T10:24:00Z">
        <w:r w:rsidR="009752FD">
          <w:rPr>
            <w:rFonts w:hint="eastAsia"/>
            <w:color w:val="231F20"/>
            <w:spacing w:val="3"/>
            <w:w w:val="102"/>
            <w:sz w:val="20"/>
          </w:rPr>
          <w:t>」</w:t>
        </w:r>
      </w:ins>
      <w:r>
        <w:rPr>
          <w:color w:val="231F20"/>
          <w:spacing w:val="3"/>
          <w:w w:val="102"/>
          <w:sz w:val="20"/>
        </w:rPr>
        <w:t>之指導，秘書應收集所有與地區年議會相關之</w:t>
      </w:r>
      <w:r>
        <w:rPr>
          <w:color w:val="231F20"/>
          <w:spacing w:val="1"/>
          <w:w w:val="102"/>
          <w:sz w:val="20"/>
        </w:rPr>
        <w:t>數據，將其保存為地區年議會之財產。這些數據包含每一位候選人之</w:t>
      </w:r>
      <w:r>
        <w:rPr>
          <w:color w:val="231F20"/>
          <w:spacing w:val="-12"/>
          <w:w w:val="102"/>
          <w:sz w:val="20"/>
        </w:rPr>
        <w:t>按立教育目標進程。</w:t>
      </w:r>
      <w:r>
        <w:rPr>
          <w:rFonts w:ascii="Noto Sans TC" w:eastAsia="Noto Sans TC"/>
          <w:color w:val="231F20"/>
          <w:w w:val="102"/>
          <w:sz w:val="20"/>
        </w:rPr>
        <w:t>（233.2，521.1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521.3）</w:t>
      </w:r>
    </w:p>
    <w:p w14:paraId="2B5D7A3E" w14:textId="02AC26B1" w:rsidR="003345E9" w:rsidRDefault="007169A0">
      <w:pPr>
        <w:pStyle w:val="a5"/>
        <w:numPr>
          <w:ilvl w:val="1"/>
          <w:numId w:val="25"/>
        </w:numPr>
        <w:tabs>
          <w:tab w:val="left" w:pos="1192"/>
        </w:tabs>
        <w:spacing w:before="3" w:line="206" w:lineRule="auto"/>
        <w:ind w:left="120" w:right="111" w:firstLine="407"/>
        <w:jc w:val="both"/>
        <w:rPr>
          <w:sz w:val="20"/>
        </w:rPr>
      </w:pPr>
      <w:r>
        <w:rPr>
          <w:color w:val="231F20"/>
          <w:spacing w:val="1"/>
          <w:w w:val="102"/>
          <w:sz w:val="20"/>
        </w:rPr>
        <w:t>根據</w:t>
      </w:r>
      <w:ins w:id="748" w:author="成英 李" w:date="2025-08-12T10:24:00Z">
        <w:r w:rsidR="009752FD">
          <w:rPr>
            <w:rFonts w:hint="eastAsia"/>
            <w:color w:val="231F20"/>
            <w:spacing w:val="1"/>
            <w:w w:val="102"/>
            <w:sz w:val="20"/>
          </w:rPr>
          <w:t>「</w:t>
        </w:r>
      </w:ins>
      <w:r>
        <w:rPr>
          <w:color w:val="231F20"/>
          <w:spacing w:val="1"/>
          <w:w w:val="102"/>
          <w:sz w:val="20"/>
        </w:rPr>
        <w:t>區域按牧進修手冊</w:t>
      </w:r>
      <w:ins w:id="749" w:author="成英 李" w:date="2025-08-12T10:24:00Z">
        <w:r w:rsidR="009752FD">
          <w:rPr>
            <w:rFonts w:hint="eastAsia"/>
            <w:color w:val="231F20"/>
            <w:spacing w:val="1"/>
            <w:w w:val="102"/>
            <w:sz w:val="20"/>
          </w:rPr>
          <w:t>」</w:t>
        </w:r>
      </w:ins>
      <w:r>
        <w:rPr>
          <w:color w:val="231F20"/>
          <w:spacing w:val="1"/>
          <w:w w:val="102"/>
          <w:sz w:val="20"/>
        </w:rPr>
        <w:t>之指導，藉由按牧進修指導委員會與全球教育及神職人員發展辦公室合作，鼓勵、輔導、引導所有候選</w:t>
      </w:r>
      <w:r>
        <w:rPr>
          <w:color w:val="231F20"/>
          <w:w w:val="102"/>
          <w:sz w:val="20"/>
        </w:rPr>
        <w:t>人在教牧預備過程中完成已認證之按牧進修課程。</w:t>
      </w:r>
    </w:p>
    <w:p w14:paraId="3C27637B" w14:textId="77777777" w:rsidR="003345E9" w:rsidRDefault="007169A0">
      <w:pPr>
        <w:pStyle w:val="a5"/>
        <w:numPr>
          <w:ilvl w:val="1"/>
          <w:numId w:val="25"/>
        </w:numPr>
        <w:tabs>
          <w:tab w:val="left" w:pos="1193"/>
        </w:tabs>
        <w:spacing w:line="206" w:lineRule="auto"/>
        <w:ind w:left="120" w:right="113" w:firstLine="408"/>
        <w:jc w:val="both"/>
        <w:rPr>
          <w:sz w:val="20"/>
        </w:rPr>
      </w:pPr>
      <w:r>
        <w:rPr>
          <w:color w:val="231F20"/>
          <w:w w:val="102"/>
          <w:sz w:val="20"/>
        </w:rPr>
        <w:t>在神職人員之倫理上，應使用言傳和身教培訓候選人，並</w:t>
      </w:r>
      <w:r>
        <w:rPr>
          <w:color w:val="231F20"/>
          <w:spacing w:val="3"/>
          <w:w w:val="102"/>
          <w:sz w:val="20"/>
        </w:rPr>
        <w:t>特別留意發展能夠增強身體和靈性健康、協助守護傳道人避免其在性</w:t>
      </w:r>
      <w:r>
        <w:rPr>
          <w:color w:val="231F20"/>
          <w:w w:val="102"/>
          <w:sz w:val="20"/>
        </w:rPr>
        <w:t>或其他方面失德之操練。</w:t>
      </w:r>
    </w:p>
    <w:p w14:paraId="4E20400C" w14:textId="00F7BC79" w:rsidR="003345E9" w:rsidRDefault="007169A0">
      <w:pPr>
        <w:pStyle w:val="a5"/>
        <w:numPr>
          <w:ilvl w:val="1"/>
          <w:numId w:val="25"/>
        </w:numPr>
        <w:tabs>
          <w:tab w:val="left" w:pos="1192"/>
        </w:tabs>
        <w:spacing w:line="204" w:lineRule="auto"/>
        <w:ind w:left="120" w:right="115" w:firstLine="407"/>
        <w:jc w:val="both"/>
        <w:rPr>
          <w:sz w:val="20"/>
        </w:rPr>
      </w:pPr>
      <w:r>
        <w:rPr>
          <w:color w:val="231F20"/>
          <w:spacing w:val="1"/>
          <w:w w:val="102"/>
          <w:sz w:val="20"/>
        </w:rPr>
        <w:t>地區年議會開會前，及時向</w:t>
      </w:r>
      <w:commentRangeStart w:id="750"/>
      <w:r>
        <w:rPr>
          <w:color w:val="231F20"/>
          <w:spacing w:val="1"/>
          <w:w w:val="102"/>
          <w:sz w:val="20"/>
        </w:rPr>
        <w:t>地區教牧</w:t>
      </w:r>
      <w:ins w:id="751" w:author="成英 李" w:date="2025-08-12T09:53:00Z">
        <w:r w:rsidR="003835B0">
          <w:rPr>
            <w:rFonts w:hint="eastAsia"/>
            <w:color w:val="231F20"/>
            <w:spacing w:val="1"/>
            <w:w w:val="102"/>
            <w:sz w:val="20"/>
          </w:rPr>
          <w:t>資格審查</w:t>
        </w:r>
      </w:ins>
      <w:del w:id="752" w:author="成英 李" w:date="2025-08-12T09:53:00Z">
        <w:r w:rsidDel="003835B0">
          <w:rPr>
            <w:color w:val="231F20"/>
            <w:spacing w:val="1"/>
            <w:w w:val="102"/>
            <w:sz w:val="20"/>
          </w:rPr>
          <w:delText>進修</w:delText>
        </w:r>
      </w:del>
      <w:r>
        <w:rPr>
          <w:color w:val="231F20"/>
          <w:spacing w:val="1"/>
          <w:w w:val="102"/>
          <w:sz w:val="20"/>
        </w:rPr>
        <w:t>委員會</w:t>
      </w:r>
      <w:commentRangeEnd w:id="750"/>
      <w:r w:rsidR="003835B0">
        <w:rPr>
          <w:rStyle w:val="a7"/>
        </w:rPr>
        <w:commentReference w:id="750"/>
      </w:r>
      <w:r>
        <w:rPr>
          <w:color w:val="231F20"/>
          <w:spacing w:val="1"/>
          <w:w w:val="102"/>
          <w:sz w:val="20"/>
        </w:rPr>
        <w:t>或地區教</w:t>
      </w:r>
      <w:r>
        <w:rPr>
          <w:color w:val="231F20"/>
          <w:w w:val="102"/>
          <w:sz w:val="20"/>
        </w:rPr>
        <w:t>牧事工委員會報告所有候選人之教育預備進程情況。</w:t>
      </w:r>
    </w:p>
    <w:p w14:paraId="4645E872" w14:textId="0018A76C" w:rsidR="003345E9" w:rsidRDefault="007169A0">
      <w:pPr>
        <w:pStyle w:val="a5"/>
        <w:numPr>
          <w:ilvl w:val="1"/>
          <w:numId w:val="25"/>
        </w:numPr>
        <w:tabs>
          <w:tab w:val="left" w:pos="1192"/>
        </w:tabs>
        <w:spacing w:line="204" w:lineRule="auto"/>
        <w:ind w:left="120" w:right="115" w:firstLine="407"/>
        <w:jc w:val="both"/>
        <w:rPr>
          <w:sz w:val="20"/>
        </w:rPr>
      </w:pPr>
      <w:r>
        <w:rPr>
          <w:color w:val="231F20"/>
          <w:spacing w:val="1"/>
          <w:w w:val="102"/>
          <w:sz w:val="20"/>
        </w:rPr>
        <w:t>根據</w:t>
      </w:r>
      <w:ins w:id="753" w:author="成英 李" w:date="2025-08-12T10:23:00Z">
        <w:r w:rsidR="009752FD">
          <w:rPr>
            <w:rFonts w:hint="eastAsia"/>
            <w:color w:val="231F20"/>
            <w:spacing w:val="1"/>
            <w:w w:val="102"/>
            <w:sz w:val="20"/>
          </w:rPr>
          <w:t>「</w:t>
        </w:r>
      </w:ins>
      <w:r>
        <w:rPr>
          <w:color w:val="231F20"/>
          <w:spacing w:val="1"/>
          <w:w w:val="102"/>
          <w:sz w:val="20"/>
        </w:rPr>
        <w:t>區域按牧進修手冊</w:t>
      </w:r>
      <w:ins w:id="754" w:author="成英 李" w:date="2025-08-12T10:24:00Z">
        <w:r w:rsidR="009752FD">
          <w:rPr>
            <w:rFonts w:hint="eastAsia"/>
            <w:color w:val="231F20"/>
            <w:spacing w:val="1"/>
            <w:w w:val="102"/>
            <w:sz w:val="20"/>
          </w:rPr>
          <w:t>」</w:t>
        </w:r>
      </w:ins>
      <w:r>
        <w:rPr>
          <w:color w:val="231F20"/>
          <w:spacing w:val="1"/>
          <w:w w:val="102"/>
          <w:sz w:val="20"/>
        </w:rPr>
        <w:t>之規定，認可候選人完成已認證之</w:t>
      </w:r>
      <w:r>
        <w:rPr>
          <w:color w:val="231F20"/>
          <w:w w:val="102"/>
          <w:sz w:val="20"/>
        </w:rPr>
        <w:t>按牧進修課程，並向地區年議會推薦畢業。</w:t>
      </w:r>
    </w:p>
    <w:p w14:paraId="02F34053" w14:textId="14F04B72" w:rsidR="003345E9" w:rsidDel="009752FD" w:rsidRDefault="007169A0">
      <w:pPr>
        <w:pStyle w:val="a3"/>
        <w:spacing w:line="206" w:lineRule="auto"/>
        <w:ind w:right="15" w:firstLine="408"/>
        <w:jc w:val="both"/>
        <w:rPr>
          <w:del w:id="755" w:author="成英 李" w:date="2025-08-12T10:23:00Z"/>
        </w:rPr>
      </w:pPr>
      <w:r>
        <w:rPr>
          <w:rFonts w:ascii="Noto Sans TC" w:eastAsia="Noto Sans TC"/>
          <w:b/>
          <w:color w:val="231F20"/>
          <w:w w:val="102"/>
        </w:rPr>
        <w:t>233.6</w:t>
      </w:r>
      <w:r>
        <w:rPr>
          <w:rFonts w:ascii="Noto Sans TC" w:eastAsia="Noto Sans TC"/>
          <w:b/>
          <w:color w:val="231F20"/>
          <w:spacing w:val="7"/>
        </w:rPr>
        <w:t xml:space="preserve"> </w:t>
      </w:r>
      <w:r>
        <w:rPr>
          <w:color w:val="231F20"/>
          <w:spacing w:val="4"/>
          <w:w w:val="102"/>
        </w:rPr>
        <w:t>與在</w:t>
      </w:r>
      <w:commentRangeStart w:id="756"/>
      <w:r>
        <w:rPr>
          <w:color w:val="231F20"/>
          <w:spacing w:val="4"/>
          <w:w w:val="102"/>
        </w:rPr>
        <w:t>神職人員</w:t>
      </w:r>
      <w:del w:id="757" w:author="成英 李" w:date="2025-08-12T10:21:00Z">
        <w:r w:rsidDel="009752FD">
          <w:rPr>
            <w:rFonts w:hint="eastAsia"/>
            <w:color w:val="231F20"/>
            <w:spacing w:val="4"/>
            <w:w w:val="102"/>
          </w:rPr>
          <w:delText>培養</w:delText>
        </w:r>
      </w:del>
      <w:ins w:id="758" w:author="成英 李" w:date="2025-08-12T10:21:00Z">
        <w:r w:rsidR="009752FD">
          <w:rPr>
            <w:rFonts w:hint="eastAsia"/>
            <w:color w:val="231F20"/>
            <w:spacing w:val="4"/>
            <w:w w:val="102"/>
          </w:rPr>
          <w:t>進修</w:t>
        </w:r>
        <w:commentRangeEnd w:id="756"/>
        <w:r w:rsidR="009752FD">
          <w:rPr>
            <w:rStyle w:val="a7"/>
          </w:rPr>
          <w:commentReference w:id="756"/>
        </w:r>
      </w:ins>
      <w:r>
        <w:rPr>
          <w:color w:val="231F20"/>
          <w:spacing w:val="4"/>
          <w:w w:val="102"/>
        </w:rPr>
        <w:t>上作戰略夥伴，且為官方認定之宣聖會</w:t>
      </w:r>
      <w:r>
        <w:rPr>
          <w:color w:val="231F20"/>
          <w:spacing w:val="1"/>
          <w:w w:val="102"/>
        </w:rPr>
        <w:t>機構合作，推動、監督神職人員踐行終身學習。特別關注神職人員倫</w:t>
      </w:r>
      <w:r>
        <w:rPr>
          <w:color w:val="231F20"/>
          <w:w w:val="102"/>
        </w:rPr>
        <w:t>理之教育，留意發展能夠增強身體和靈性健康、協助守護傳道人避免其在性或其他方面失德之操練。委員會為提倡終身學習，並為此提供</w:t>
      </w:r>
      <w:r>
        <w:rPr>
          <w:color w:val="231F20"/>
          <w:spacing w:val="-16"/>
          <w:w w:val="102"/>
        </w:rPr>
        <w:t>機會之努力，都須按照地區監督的指導，遵照</w:t>
      </w:r>
      <w:ins w:id="759" w:author="成英 李" w:date="2025-08-12T10:23:00Z">
        <w:r w:rsidR="009752FD">
          <w:rPr>
            <w:rFonts w:hint="eastAsia"/>
            <w:color w:val="231F20"/>
            <w:spacing w:val="-16"/>
            <w:w w:val="102"/>
          </w:rPr>
          <w:t>「</w:t>
        </w:r>
      </w:ins>
      <w:r>
        <w:rPr>
          <w:color w:val="231F20"/>
          <w:spacing w:val="-16"/>
          <w:w w:val="102"/>
        </w:rPr>
        <w:t>區域按牧進修手冊</w:t>
      </w:r>
      <w:ins w:id="760" w:author="成英 李" w:date="2025-08-12T10:23:00Z">
        <w:r w:rsidR="009752FD">
          <w:rPr>
            <w:rFonts w:hint="eastAsia"/>
            <w:color w:val="231F20"/>
            <w:spacing w:val="-16"/>
            <w:w w:val="102"/>
          </w:rPr>
          <w:t>」</w:t>
        </w:r>
      </w:ins>
      <w:r>
        <w:rPr>
          <w:color w:val="231F20"/>
          <w:spacing w:val="-16"/>
          <w:w w:val="102"/>
        </w:rPr>
        <w:t>之規定。</w:t>
      </w:r>
    </w:p>
    <w:p w14:paraId="48F75AA3" w14:textId="77777777" w:rsidR="003345E9" w:rsidRDefault="007169A0">
      <w:pPr>
        <w:pStyle w:val="a3"/>
        <w:spacing w:line="206" w:lineRule="auto"/>
        <w:ind w:right="15" w:firstLine="408"/>
        <w:jc w:val="both"/>
        <w:rPr>
          <w:rFonts w:ascii="Noto Sans TC" w:eastAsia="Noto Sans TC"/>
        </w:rPr>
        <w:pPrChange w:id="761" w:author="成英 李" w:date="2025-08-12T10:23:00Z">
          <w:pPr>
            <w:pStyle w:val="a3"/>
            <w:spacing w:line="303" w:lineRule="exact"/>
            <w:ind w:left="18"/>
          </w:pPr>
        </w:pPrChange>
      </w:pPr>
      <w:r>
        <w:rPr>
          <w:rFonts w:ascii="Noto Sans TC" w:eastAsia="Noto Sans TC"/>
          <w:color w:val="231F20"/>
          <w:spacing w:val="-2"/>
        </w:rPr>
        <w:t>（521.6）</w:t>
      </w:r>
    </w:p>
    <w:p w14:paraId="545CF8AE" w14:textId="07B4962A" w:rsidR="003345E9" w:rsidRDefault="007169A0">
      <w:pPr>
        <w:pStyle w:val="a5"/>
        <w:numPr>
          <w:ilvl w:val="0"/>
          <w:numId w:val="25"/>
        </w:numPr>
        <w:tabs>
          <w:tab w:val="left" w:pos="1006"/>
        </w:tabs>
        <w:spacing w:before="1" w:line="206" w:lineRule="auto"/>
        <w:ind w:left="120" w:right="113" w:firstLine="408"/>
        <w:jc w:val="both"/>
        <w:rPr>
          <w:sz w:val="20"/>
        </w:rPr>
      </w:pPr>
      <w:r>
        <w:rPr>
          <w:color w:val="231F20"/>
          <w:w w:val="102"/>
          <w:sz w:val="20"/>
        </w:rPr>
        <w:t>該委員會為協助領有執照之傳道人或其他進修人員，遵照</w:t>
      </w:r>
      <w:ins w:id="762" w:author="成英 李" w:date="2025-08-12T10:26:00Z">
        <w:r w:rsidR="009752FD">
          <w:rPr>
            <w:rFonts w:hint="eastAsia"/>
            <w:color w:val="231F20"/>
            <w:w w:val="102"/>
            <w:sz w:val="20"/>
          </w:rPr>
          <w:t>「</w:t>
        </w:r>
      </w:ins>
      <w:r>
        <w:rPr>
          <w:color w:val="231F20"/>
          <w:w w:val="102"/>
          <w:sz w:val="20"/>
        </w:rPr>
        <w:t>區</w:t>
      </w:r>
      <w:r>
        <w:rPr>
          <w:color w:val="231F20"/>
          <w:spacing w:val="3"/>
          <w:w w:val="102"/>
          <w:sz w:val="20"/>
        </w:rPr>
        <w:t>域按牧進修手冊</w:t>
      </w:r>
      <w:ins w:id="763" w:author="成英 李" w:date="2025-08-12T10:26:00Z">
        <w:r w:rsidR="009752FD">
          <w:rPr>
            <w:rFonts w:hint="eastAsia"/>
            <w:color w:val="231F20"/>
            <w:spacing w:val="3"/>
            <w:w w:val="102"/>
            <w:sz w:val="20"/>
          </w:rPr>
          <w:t>」</w:t>
        </w:r>
      </w:ins>
      <w:r>
        <w:rPr>
          <w:color w:val="231F20"/>
          <w:spacing w:val="3"/>
          <w:w w:val="102"/>
          <w:sz w:val="20"/>
        </w:rPr>
        <w:t>之規定，設立進修班或研究班助其完成已認證之按牧</w:t>
      </w:r>
      <w:r>
        <w:rPr>
          <w:color w:val="231F20"/>
          <w:w w:val="102"/>
          <w:sz w:val="20"/>
        </w:rPr>
        <w:t>進修課程。</w:t>
      </w:r>
    </w:p>
    <w:p w14:paraId="0DBD1769" w14:textId="1CA545FE" w:rsidR="003345E9" w:rsidDel="009752FD" w:rsidRDefault="007169A0">
      <w:pPr>
        <w:pStyle w:val="a5"/>
        <w:numPr>
          <w:ilvl w:val="1"/>
          <w:numId w:val="25"/>
        </w:numPr>
        <w:tabs>
          <w:tab w:val="left" w:pos="1199"/>
        </w:tabs>
        <w:spacing w:line="306" w:lineRule="exact"/>
        <w:ind w:left="1199" w:hanging="671"/>
        <w:jc w:val="both"/>
        <w:rPr>
          <w:del w:id="764" w:author="成英 李" w:date="2025-08-12T10:27:00Z"/>
          <w:sz w:val="20"/>
        </w:rPr>
      </w:pPr>
      <w:r>
        <w:rPr>
          <w:color w:val="231F20"/>
          <w:spacing w:val="23"/>
          <w:sz w:val="20"/>
        </w:rPr>
        <w:t>該委員會應按</w:t>
      </w:r>
      <w:ins w:id="765" w:author="成英 李" w:date="2025-08-12T10:27:00Z">
        <w:r w:rsidR="009752FD">
          <w:rPr>
            <w:rFonts w:hint="eastAsia"/>
            <w:color w:val="231F20"/>
            <w:spacing w:val="23"/>
            <w:sz w:val="20"/>
          </w:rPr>
          <w:t>「</w:t>
        </w:r>
      </w:ins>
      <w:r>
        <w:rPr>
          <w:color w:val="231F20"/>
          <w:spacing w:val="23"/>
          <w:sz w:val="20"/>
        </w:rPr>
        <w:t>區域按牧進修手冊</w:t>
      </w:r>
      <w:ins w:id="766" w:author="成英 李" w:date="2025-08-12T10:27:00Z">
        <w:r w:rsidR="009752FD">
          <w:rPr>
            <w:rFonts w:hint="eastAsia"/>
            <w:color w:val="231F20"/>
            <w:spacing w:val="23"/>
            <w:sz w:val="20"/>
          </w:rPr>
          <w:t>」</w:t>
        </w:r>
      </w:ins>
      <w:r>
        <w:rPr>
          <w:color w:val="231F20"/>
          <w:spacing w:val="23"/>
          <w:sz w:val="20"/>
        </w:rPr>
        <w:t>之規定執行其職責。</w:t>
      </w:r>
    </w:p>
    <w:p w14:paraId="2A37D5B6" w14:textId="77777777" w:rsidR="003345E9" w:rsidRPr="009752FD" w:rsidRDefault="007169A0">
      <w:pPr>
        <w:pStyle w:val="a5"/>
        <w:numPr>
          <w:ilvl w:val="1"/>
          <w:numId w:val="25"/>
        </w:numPr>
        <w:tabs>
          <w:tab w:val="left" w:pos="1199"/>
        </w:tabs>
        <w:spacing w:line="306" w:lineRule="exact"/>
        <w:ind w:left="1199" w:hanging="671"/>
        <w:jc w:val="both"/>
        <w:rPr>
          <w:rFonts w:ascii="Noto Sans TC" w:eastAsia="Noto Sans TC"/>
          <w:rPrChange w:id="767" w:author="成英 李" w:date="2025-08-12T10:27:00Z">
            <w:rPr/>
          </w:rPrChange>
        </w:rPr>
        <w:pPrChange w:id="768" w:author="成英 李" w:date="2025-08-12T10:27:00Z">
          <w:pPr>
            <w:pStyle w:val="a3"/>
            <w:spacing w:line="348" w:lineRule="exact"/>
            <w:ind w:left="18"/>
          </w:pPr>
        </w:pPrChange>
      </w:pPr>
      <w:r w:rsidRPr="009752FD">
        <w:rPr>
          <w:rFonts w:ascii="Noto Sans TC" w:eastAsia="Noto Sans TC"/>
          <w:color w:val="231F20"/>
          <w:spacing w:val="-2"/>
          <w:rPrChange w:id="769" w:author="成英 李" w:date="2025-08-12T10:27:00Z">
            <w:rPr/>
          </w:rPrChange>
        </w:rPr>
        <w:t>（346.7）</w:t>
      </w:r>
    </w:p>
    <w:p w14:paraId="3B0E744B" w14:textId="77777777" w:rsidR="003345E9" w:rsidRDefault="007169A0">
      <w:pPr>
        <w:pStyle w:val="2"/>
        <w:spacing w:before="43"/>
      </w:pPr>
      <w:r>
        <w:rPr>
          <w:color w:val="231F20"/>
          <w:spacing w:val="-1"/>
        </w:rPr>
        <w:t>十一、地區傳道委員會或傳道總幹事</w:t>
      </w:r>
    </w:p>
    <w:p w14:paraId="34903E88" w14:textId="00F6C485" w:rsidR="003345E9" w:rsidRDefault="007169A0">
      <w:pPr>
        <w:pStyle w:val="a5"/>
        <w:numPr>
          <w:ilvl w:val="0"/>
          <w:numId w:val="25"/>
        </w:numPr>
        <w:tabs>
          <w:tab w:val="left" w:pos="1008"/>
        </w:tabs>
        <w:spacing w:before="49" w:line="204" w:lineRule="auto"/>
        <w:ind w:left="120" w:right="17" w:firstLine="408"/>
        <w:rPr>
          <w:sz w:val="20"/>
        </w:rPr>
      </w:pPr>
      <w:r>
        <w:rPr>
          <w:color w:val="231F20"/>
          <w:spacing w:val="8"/>
          <w:w w:val="102"/>
          <w:sz w:val="20"/>
        </w:rPr>
        <w:t>地區年議會可選立一地區傳道委員會或傳道總幹事。當選</w:t>
      </w:r>
      <w:r>
        <w:rPr>
          <w:color w:val="231F20"/>
          <w:spacing w:val="12"/>
          <w:w w:val="102"/>
          <w:sz w:val="20"/>
        </w:rPr>
        <w:t>的人應任職至下</w:t>
      </w:r>
      <w:ins w:id="770" w:author="成英 李" w:date="2025-08-12T10:29:00Z">
        <w:r w:rsidR="009752FD">
          <w:rPr>
            <w:rFonts w:hint="eastAsia"/>
            <w:color w:val="231F20"/>
            <w:spacing w:val="12"/>
            <w:w w:val="102"/>
            <w:sz w:val="20"/>
          </w:rPr>
          <w:t>屆</w:t>
        </w:r>
      </w:ins>
      <w:del w:id="771" w:author="成英 李" w:date="2025-08-12T10:29:00Z">
        <w:r w:rsidDel="009752FD">
          <w:rPr>
            <w:color w:val="231F20"/>
            <w:spacing w:val="12"/>
            <w:w w:val="102"/>
            <w:sz w:val="20"/>
          </w:rPr>
          <w:delText>次</w:delText>
        </w:r>
      </w:del>
      <w:r>
        <w:rPr>
          <w:color w:val="231F20"/>
          <w:spacing w:val="12"/>
          <w:w w:val="102"/>
          <w:sz w:val="20"/>
        </w:rPr>
        <w:t>地區年議會閉幕，合格的繼任者選出接替為止。</w:t>
      </w:r>
    </w:p>
    <w:p w14:paraId="1CBBC6B8" w14:textId="77777777" w:rsidR="003345E9" w:rsidRDefault="007169A0">
      <w:pPr>
        <w:pStyle w:val="a3"/>
        <w:spacing w:line="312" w:lineRule="exact"/>
        <w:ind w:left="18"/>
        <w:rPr>
          <w:rFonts w:ascii="Noto Sans TC" w:eastAsia="Noto Sans TC"/>
        </w:rPr>
      </w:pPr>
      <w:r>
        <w:rPr>
          <w:rFonts w:ascii="Noto Sans TC" w:eastAsia="Noto Sans TC"/>
          <w:color w:val="231F20"/>
          <w:spacing w:val="-2"/>
        </w:rPr>
        <w:t>（205.20）</w:t>
      </w:r>
    </w:p>
    <w:p w14:paraId="6AC3361E" w14:textId="77777777" w:rsidR="003345E9" w:rsidRDefault="007169A0">
      <w:pPr>
        <w:pStyle w:val="a5"/>
        <w:numPr>
          <w:ilvl w:val="1"/>
          <w:numId w:val="25"/>
        </w:numPr>
        <w:tabs>
          <w:tab w:val="left" w:pos="1193"/>
        </w:tabs>
        <w:spacing w:before="11" w:line="204" w:lineRule="auto"/>
        <w:ind w:left="120" w:right="111" w:firstLine="408"/>
        <w:jc w:val="both"/>
        <w:rPr>
          <w:sz w:val="20"/>
        </w:rPr>
      </w:pPr>
      <w:r>
        <w:rPr>
          <w:color w:val="231F20"/>
          <w:w w:val="102"/>
          <w:sz w:val="20"/>
        </w:rPr>
        <w:t>該地區傳道委員會或傳道總幹事，要與地區監督合作，共</w:t>
      </w:r>
      <w:r>
        <w:rPr>
          <w:color w:val="231F20"/>
          <w:spacing w:val="1"/>
          <w:w w:val="102"/>
          <w:sz w:val="20"/>
        </w:rPr>
        <w:t>同促進推展聖潔之福音，且藉由培訓之機會、舉辦聚會和會議、與蒙</w:t>
      </w:r>
    </w:p>
    <w:p w14:paraId="5DFFFC5B"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408118A2" w14:textId="77777777" w:rsidR="003345E9" w:rsidRDefault="007169A0">
      <w:pPr>
        <w:pStyle w:val="a3"/>
        <w:spacing w:before="50"/>
        <w:ind w:left="0"/>
        <w:jc w:val="center"/>
      </w:pPr>
      <w:r>
        <w:rPr>
          <w:color w:val="231F20"/>
          <w:spacing w:val="-2"/>
        </w:rPr>
        <w:lastRenderedPageBreak/>
        <w:t>章地區行政</w:t>
      </w:r>
    </w:p>
    <w:p w14:paraId="339AD612" w14:textId="77777777" w:rsidR="003345E9" w:rsidRDefault="007169A0">
      <w:pPr>
        <w:pStyle w:val="a3"/>
        <w:spacing w:before="237" w:line="206" w:lineRule="auto"/>
        <w:ind w:left="119" w:right="112"/>
      </w:pPr>
      <w:r>
        <w:rPr>
          <w:color w:val="231F20"/>
          <w:spacing w:val="2"/>
          <w:w w:val="102"/>
        </w:rPr>
        <w:t>神呼召之佈道員強調地方教會復興之需要、以一切合宜之方式，向地</w:t>
      </w:r>
      <w:r>
        <w:rPr>
          <w:color w:val="231F20"/>
          <w:w w:val="102"/>
        </w:rPr>
        <w:t>區傳遞主耶穌的大使命乃基督的身體所應進行的第一要務。</w:t>
      </w:r>
    </w:p>
    <w:p w14:paraId="5613347F" w14:textId="77777777" w:rsidR="003345E9" w:rsidRDefault="007169A0">
      <w:pPr>
        <w:pStyle w:val="2"/>
        <w:spacing w:before="61"/>
      </w:pPr>
      <w:r>
        <w:rPr>
          <w:color w:val="231F20"/>
          <w:spacing w:val="-1"/>
        </w:rPr>
        <w:t>十二、地區產業委員會</w:t>
      </w:r>
    </w:p>
    <w:p w14:paraId="39D1E2AD" w14:textId="77777777" w:rsidR="003345E9" w:rsidRDefault="007169A0">
      <w:pPr>
        <w:pStyle w:val="a5"/>
        <w:numPr>
          <w:ilvl w:val="0"/>
          <w:numId w:val="25"/>
        </w:numPr>
        <w:tabs>
          <w:tab w:val="left" w:pos="1006"/>
        </w:tabs>
        <w:spacing w:before="47" w:line="206" w:lineRule="auto"/>
        <w:ind w:left="120" w:right="16" w:firstLine="408"/>
        <w:rPr>
          <w:sz w:val="20"/>
        </w:rPr>
      </w:pPr>
      <w:r>
        <w:rPr>
          <w:color w:val="231F20"/>
          <w:spacing w:val="2"/>
          <w:w w:val="102"/>
          <w:sz w:val="20"/>
        </w:rPr>
        <w:t>地區產業委員會係由地區監督擔任當然委員以及至少兩位受</w:t>
      </w:r>
      <w:r>
        <w:rPr>
          <w:color w:val="231F20"/>
          <w:spacing w:val="-11"/>
          <w:w w:val="102"/>
          <w:sz w:val="20"/>
        </w:rPr>
        <w:t>委派的教牧及兩位信徒所組成。委員應由地區年議會選出，任期為四年，</w:t>
      </w:r>
      <w:r>
        <w:rPr>
          <w:color w:val="231F20"/>
          <w:spacing w:val="2"/>
          <w:w w:val="102"/>
          <w:sz w:val="20"/>
        </w:rPr>
        <w:t>直到合格之繼任者選出為止。在地區年議會投票贊成下，地區指導委</w:t>
      </w:r>
      <w:r>
        <w:rPr>
          <w:color w:val="231F20"/>
          <w:w w:val="102"/>
          <w:sz w:val="20"/>
        </w:rPr>
        <w:t>員會可擔任地區產業委員會之工作。</w:t>
      </w:r>
    </w:p>
    <w:p w14:paraId="43F1C7F6" w14:textId="77777777" w:rsidR="003345E9" w:rsidRDefault="007169A0">
      <w:pPr>
        <w:pStyle w:val="a5"/>
        <w:numPr>
          <w:ilvl w:val="0"/>
          <w:numId w:val="25"/>
        </w:numPr>
        <w:tabs>
          <w:tab w:val="left" w:pos="1005"/>
        </w:tabs>
        <w:spacing w:line="304" w:lineRule="exact"/>
        <w:ind w:left="1005" w:hanging="477"/>
        <w:rPr>
          <w:sz w:val="20"/>
        </w:rPr>
      </w:pPr>
      <w:r>
        <w:rPr>
          <w:b/>
          <w:color w:val="231F20"/>
          <w:sz w:val="20"/>
        </w:rPr>
        <w:t>地區產業委員會之職責</w:t>
      </w:r>
      <w:r>
        <w:rPr>
          <w:color w:val="231F20"/>
          <w:spacing w:val="-4"/>
          <w:sz w:val="20"/>
        </w:rPr>
        <w:t>如下：</w:t>
      </w:r>
    </w:p>
    <w:p w14:paraId="2D90FC4A" w14:textId="77777777" w:rsidR="003345E9" w:rsidRDefault="007169A0">
      <w:pPr>
        <w:pStyle w:val="a5"/>
        <w:numPr>
          <w:ilvl w:val="1"/>
          <w:numId w:val="25"/>
        </w:numPr>
        <w:tabs>
          <w:tab w:val="left" w:pos="1194"/>
        </w:tabs>
        <w:spacing w:before="11" w:line="204" w:lineRule="auto"/>
        <w:ind w:left="120" w:right="17" w:firstLine="408"/>
        <w:rPr>
          <w:sz w:val="20"/>
        </w:rPr>
      </w:pPr>
      <w:r>
        <w:rPr>
          <w:color w:val="231F20"/>
          <w:spacing w:val="4"/>
          <w:w w:val="102"/>
          <w:sz w:val="20"/>
        </w:rPr>
        <w:t>在其地區年議會之</w:t>
      </w:r>
      <w:del w:id="772" w:author="成英 李" w:date="2025-08-12T10:38:00Z">
        <w:r w:rsidDel="001D12B4">
          <w:rPr>
            <w:color w:val="231F20"/>
            <w:spacing w:val="4"/>
            <w:w w:val="102"/>
            <w:sz w:val="20"/>
          </w:rPr>
          <w:delText>區域</w:delText>
        </w:r>
      </w:del>
      <w:r>
        <w:rPr>
          <w:color w:val="231F20"/>
          <w:spacing w:val="4"/>
          <w:w w:val="102"/>
          <w:sz w:val="20"/>
        </w:rPr>
        <w:t>範圍內，與地區指導委員會配合，從事地方教會之建築有關</w:t>
      </w:r>
      <w:del w:id="773" w:author="成英 李" w:date="2025-08-12T10:38:00Z">
        <w:r w:rsidDel="001D12B4">
          <w:rPr>
            <w:color w:val="231F20"/>
            <w:spacing w:val="4"/>
            <w:w w:val="102"/>
            <w:sz w:val="20"/>
          </w:rPr>
          <w:delText>之</w:delText>
        </w:r>
      </w:del>
      <w:r>
        <w:rPr>
          <w:color w:val="231F20"/>
          <w:spacing w:val="4"/>
          <w:w w:val="102"/>
          <w:sz w:val="20"/>
        </w:rPr>
        <w:t>事宜。</w:t>
      </w:r>
    </w:p>
    <w:p w14:paraId="2E2B6725" w14:textId="77777777" w:rsidR="003345E9" w:rsidRDefault="007169A0">
      <w:pPr>
        <w:pStyle w:val="a5"/>
        <w:numPr>
          <w:ilvl w:val="1"/>
          <w:numId w:val="25"/>
        </w:numPr>
        <w:tabs>
          <w:tab w:val="left" w:pos="1192"/>
        </w:tabs>
        <w:spacing w:line="312" w:lineRule="exact"/>
        <w:ind w:left="1192" w:hanging="664"/>
        <w:rPr>
          <w:sz w:val="20"/>
        </w:rPr>
      </w:pPr>
      <w:r>
        <w:rPr>
          <w:color w:val="231F20"/>
          <w:spacing w:val="-1"/>
          <w:sz w:val="20"/>
        </w:rPr>
        <w:t>鑑明及保存地方教會產業之所有權。</w:t>
      </w:r>
    </w:p>
    <w:p w14:paraId="5220BC20" w14:textId="77777777" w:rsidR="003345E9" w:rsidRDefault="007169A0">
      <w:pPr>
        <w:pStyle w:val="a5"/>
        <w:numPr>
          <w:ilvl w:val="1"/>
          <w:numId w:val="25"/>
        </w:numPr>
        <w:tabs>
          <w:tab w:val="left" w:pos="1193"/>
        </w:tabs>
        <w:spacing w:before="11" w:line="204" w:lineRule="auto"/>
        <w:ind w:left="120" w:right="113" w:firstLine="408"/>
        <w:jc w:val="both"/>
        <w:rPr>
          <w:rFonts w:ascii="Noto Sans TC" w:eastAsia="Noto Sans TC"/>
          <w:sz w:val="20"/>
        </w:rPr>
      </w:pPr>
      <w:r>
        <w:rPr>
          <w:color w:val="231F20"/>
          <w:w w:val="102"/>
          <w:sz w:val="20"/>
        </w:rPr>
        <w:t>考慮地方教會所提出之申請，如購置或變賣不動產、教堂</w:t>
      </w:r>
      <w:r>
        <w:rPr>
          <w:color w:val="231F20"/>
          <w:spacing w:val="-6"/>
          <w:w w:val="102"/>
          <w:sz w:val="20"/>
        </w:rPr>
        <w:t>及牧師館之增建，並對他們之申請提出建議。</w:t>
      </w:r>
      <w:r>
        <w:rPr>
          <w:rFonts w:ascii="Noto Sans TC" w:eastAsia="Noto Sans TC"/>
          <w:color w:val="231F20"/>
          <w:w w:val="102"/>
          <w:sz w:val="20"/>
        </w:rPr>
        <w:t>（103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104）</w:t>
      </w:r>
    </w:p>
    <w:p w14:paraId="4CDDEE9E" w14:textId="77777777" w:rsidR="003345E9" w:rsidRDefault="007169A0">
      <w:pPr>
        <w:pStyle w:val="a5"/>
        <w:numPr>
          <w:ilvl w:val="1"/>
          <w:numId w:val="25"/>
        </w:numPr>
        <w:tabs>
          <w:tab w:val="left" w:pos="1192"/>
        </w:tabs>
        <w:spacing w:line="206" w:lineRule="auto"/>
        <w:ind w:left="119" w:right="111" w:firstLine="408"/>
        <w:jc w:val="both"/>
        <w:rPr>
          <w:sz w:val="20"/>
        </w:rPr>
      </w:pPr>
      <w:r>
        <w:rPr>
          <w:color w:val="231F20"/>
          <w:spacing w:val="1"/>
          <w:w w:val="102"/>
          <w:sz w:val="20"/>
        </w:rPr>
        <w:t>與地區監督共同對地方教會提出之教會建築計劃，和購置不動產或增建所需之貸款提案，給予核准或否決。正常情況下，若申</w:t>
      </w:r>
      <w:r>
        <w:rPr>
          <w:color w:val="231F20"/>
          <w:w w:val="102"/>
          <w:sz w:val="20"/>
        </w:rPr>
        <w:t>請增加貸款之案件符合下列規定，地區產業委員會應給予核准：</w:t>
      </w:r>
    </w:p>
    <w:p w14:paraId="7917F8D0" w14:textId="77777777" w:rsidR="003345E9" w:rsidRDefault="007169A0">
      <w:pPr>
        <w:pStyle w:val="a3"/>
        <w:tabs>
          <w:tab w:val="left" w:pos="1019"/>
        </w:tabs>
        <w:spacing w:line="206" w:lineRule="auto"/>
        <w:ind w:left="1020" w:right="116" w:hanging="408"/>
      </w:pPr>
      <w:r>
        <w:rPr>
          <w:color w:val="231F20"/>
          <w:spacing w:val="-10"/>
        </w:rPr>
        <w:t>➀</w:t>
      </w:r>
      <w:r>
        <w:rPr>
          <w:color w:val="231F20"/>
        </w:rPr>
        <w:tab/>
      </w:r>
      <w:r>
        <w:rPr>
          <w:color w:val="231F20"/>
          <w:spacing w:val="-2"/>
        </w:rPr>
        <w:t>申請增加貸款的地方教會應在申請前之兩年期間內皆全額支付對總會和地區的財務責任。</w:t>
      </w:r>
    </w:p>
    <w:p w14:paraId="27B14677" w14:textId="77777777" w:rsidR="003345E9" w:rsidRDefault="007169A0">
      <w:pPr>
        <w:pStyle w:val="a3"/>
        <w:tabs>
          <w:tab w:val="left" w:pos="1019"/>
        </w:tabs>
        <w:spacing w:line="206" w:lineRule="auto"/>
        <w:ind w:left="1020" w:right="118" w:hanging="408"/>
      </w:pPr>
      <w:r>
        <w:rPr>
          <w:color w:val="231F20"/>
          <w:spacing w:val="-10"/>
        </w:rPr>
        <w:t>➁</w:t>
      </w:r>
      <w:r>
        <w:rPr>
          <w:color w:val="231F20"/>
        </w:rPr>
        <w:tab/>
      </w:r>
      <w:r>
        <w:rPr>
          <w:color w:val="231F20"/>
          <w:spacing w:val="-2"/>
        </w:rPr>
        <w:t>貸款之總金額不得超過前三年，不論為任何目的所籌得款項總額平均之三倍。</w:t>
      </w:r>
    </w:p>
    <w:p w14:paraId="56E9034B" w14:textId="77777777" w:rsidR="003345E9" w:rsidRDefault="007169A0">
      <w:pPr>
        <w:pStyle w:val="a3"/>
        <w:tabs>
          <w:tab w:val="left" w:pos="1019"/>
        </w:tabs>
        <w:spacing w:line="308" w:lineRule="exact"/>
        <w:ind w:left="612"/>
      </w:pPr>
      <w:r>
        <w:rPr>
          <w:color w:val="231F20"/>
          <w:spacing w:val="-10"/>
        </w:rPr>
        <w:t>➂</w:t>
      </w:r>
      <w:r>
        <w:rPr>
          <w:color w:val="231F20"/>
        </w:rPr>
        <w:tab/>
      </w:r>
      <w:r>
        <w:rPr>
          <w:color w:val="231F20"/>
          <w:spacing w:val="-7"/>
        </w:rPr>
        <w:t>研擬詳細的改建或增建計劃，須獲得地區產業委員會之核准。</w:t>
      </w:r>
    </w:p>
    <w:p w14:paraId="443039B3" w14:textId="77777777" w:rsidR="003345E9" w:rsidRDefault="007169A0">
      <w:pPr>
        <w:pStyle w:val="a3"/>
        <w:tabs>
          <w:tab w:val="left" w:pos="1019"/>
        </w:tabs>
        <w:spacing w:line="206" w:lineRule="auto"/>
        <w:ind w:left="527" w:right="111" w:firstLine="84"/>
      </w:pPr>
      <w:r>
        <w:rPr>
          <w:color w:val="231F20"/>
          <w:w w:val="102"/>
        </w:rPr>
        <w:t>➃</w:t>
      </w:r>
      <w:r>
        <w:rPr>
          <w:color w:val="231F20"/>
        </w:rPr>
        <w:tab/>
      </w:r>
      <w:r>
        <w:rPr>
          <w:color w:val="231F20"/>
          <w:w w:val="102"/>
        </w:rPr>
        <w:t>貸款之總金額和付款方式不得危及該地方教會之靈性生活。</w:t>
      </w:r>
      <w:r>
        <w:rPr>
          <w:color w:val="231F20"/>
          <w:spacing w:val="3"/>
          <w:w w:val="102"/>
        </w:rPr>
        <w:t>教會產業委員會未獲得地區監督與地區指導委員會之同意下，不</w:t>
      </w:r>
    </w:p>
    <w:p w14:paraId="09225F9F" w14:textId="77777777" w:rsidR="003345E9" w:rsidRDefault="007169A0">
      <w:pPr>
        <w:pStyle w:val="a3"/>
        <w:spacing w:line="307" w:lineRule="exact"/>
        <w:ind w:left="119"/>
        <w:rPr>
          <w:rFonts w:ascii="Noto Sans TC" w:eastAsia="Noto Sans TC"/>
        </w:rPr>
      </w:pPr>
      <w:r>
        <w:rPr>
          <w:color w:val="231F20"/>
          <w:spacing w:val="-7"/>
        </w:rPr>
        <w:t>得核准不符合上述規定之申請案件。</w:t>
      </w:r>
      <w:r>
        <w:rPr>
          <w:rFonts w:ascii="Noto Sans TC" w:eastAsia="Noto Sans TC"/>
          <w:color w:val="231F20"/>
        </w:rPr>
        <w:t>（103</w:t>
      </w:r>
      <w:r>
        <w:rPr>
          <w:rFonts w:ascii="Noto Sans TC" w:eastAsia="Noto Sans TC"/>
          <w:color w:val="231F20"/>
          <w:spacing w:val="45"/>
        </w:rPr>
        <w:t xml:space="preserve"> </w:t>
      </w:r>
      <w:r>
        <w:rPr>
          <w:rFonts w:ascii="Noto Sans TC" w:eastAsia="Noto Sans TC"/>
          <w:color w:val="231F20"/>
        </w:rPr>
        <w:t>～</w:t>
      </w:r>
      <w:r>
        <w:rPr>
          <w:rFonts w:ascii="Noto Sans TC" w:eastAsia="Noto Sans TC"/>
          <w:color w:val="231F20"/>
          <w:spacing w:val="45"/>
        </w:rPr>
        <w:t xml:space="preserve"> </w:t>
      </w:r>
      <w:r>
        <w:rPr>
          <w:rFonts w:ascii="Noto Sans TC" w:eastAsia="Noto Sans TC"/>
          <w:color w:val="231F20"/>
          <w:spacing w:val="-4"/>
        </w:rPr>
        <w:t>104）</w:t>
      </w:r>
    </w:p>
    <w:p w14:paraId="06BB1734" w14:textId="77777777" w:rsidR="003345E9" w:rsidRDefault="007169A0">
      <w:pPr>
        <w:pStyle w:val="a5"/>
        <w:numPr>
          <w:ilvl w:val="1"/>
          <w:numId w:val="25"/>
        </w:numPr>
        <w:tabs>
          <w:tab w:val="left" w:pos="1191"/>
        </w:tabs>
        <w:spacing w:line="348" w:lineRule="exact"/>
        <w:ind w:left="1191" w:hanging="664"/>
        <w:rPr>
          <w:sz w:val="20"/>
        </w:rPr>
      </w:pPr>
      <w:r>
        <w:rPr>
          <w:color w:val="231F20"/>
          <w:spacing w:val="-1"/>
          <w:sz w:val="20"/>
        </w:rPr>
        <w:t>執行地區年議會指示之任何有關地方教會產業之事宜。</w:t>
      </w:r>
    </w:p>
    <w:p w14:paraId="5275E175" w14:textId="77777777" w:rsidR="003345E9" w:rsidRDefault="007169A0">
      <w:pPr>
        <w:pStyle w:val="2"/>
        <w:spacing w:before="44"/>
      </w:pPr>
      <w:r>
        <w:rPr>
          <w:color w:val="231F20"/>
          <w:spacing w:val="-2"/>
        </w:rPr>
        <w:t>十三、地區指導議會</w:t>
      </w:r>
    </w:p>
    <w:p w14:paraId="0F572EDB" w14:textId="75083F92" w:rsidR="003345E9" w:rsidRDefault="007169A0">
      <w:pPr>
        <w:pStyle w:val="a5"/>
        <w:numPr>
          <w:ilvl w:val="0"/>
          <w:numId w:val="25"/>
        </w:numPr>
        <w:tabs>
          <w:tab w:val="left" w:pos="1007"/>
        </w:tabs>
        <w:spacing w:before="46" w:line="206" w:lineRule="auto"/>
        <w:ind w:left="119" w:right="111" w:firstLine="408"/>
        <w:jc w:val="both"/>
        <w:rPr>
          <w:rFonts w:ascii="Noto Sans TC" w:eastAsia="Noto Sans TC"/>
          <w:sz w:val="20"/>
        </w:rPr>
      </w:pPr>
      <w:r>
        <w:rPr>
          <w:color w:val="231F20"/>
          <w:spacing w:val="10"/>
          <w:w w:val="102"/>
          <w:sz w:val="20"/>
        </w:rPr>
        <w:t>地區指導議會</w:t>
      </w:r>
      <w:r>
        <w:rPr>
          <w:color w:val="231F20"/>
          <w:w w:val="102"/>
          <w:sz w:val="20"/>
        </w:rPr>
        <w:t>（District</w:t>
      </w:r>
      <w:r>
        <w:rPr>
          <w:color w:val="231F20"/>
          <w:spacing w:val="18"/>
          <w:sz w:val="20"/>
        </w:rPr>
        <w:t xml:space="preserve"> </w:t>
      </w:r>
      <w:r>
        <w:rPr>
          <w:color w:val="231F20"/>
          <w:w w:val="102"/>
          <w:sz w:val="20"/>
        </w:rPr>
        <w:t>Advisory</w:t>
      </w:r>
      <w:r>
        <w:rPr>
          <w:color w:val="231F20"/>
          <w:spacing w:val="18"/>
          <w:sz w:val="20"/>
        </w:rPr>
        <w:t xml:space="preserve"> </w:t>
      </w:r>
      <w:r>
        <w:rPr>
          <w:color w:val="231F20"/>
          <w:w w:val="102"/>
          <w:sz w:val="20"/>
        </w:rPr>
        <w:t>Committee</w:t>
      </w:r>
      <w:r>
        <w:rPr>
          <w:color w:val="231F20"/>
          <w:spacing w:val="18"/>
          <w:sz w:val="20"/>
        </w:rPr>
        <w:t xml:space="preserve"> </w:t>
      </w:r>
      <w:r>
        <w:rPr>
          <w:color w:val="231F20"/>
          <w:w w:val="102"/>
          <w:sz w:val="20"/>
        </w:rPr>
        <w:t>(DAC))</w:t>
      </w:r>
      <w:r>
        <w:rPr>
          <w:color w:val="231F20"/>
          <w:spacing w:val="3"/>
          <w:sz w:val="20"/>
        </w:rPr>
        <w:t xml:space="preserve"> </w:t>
      </w:r>
      <w:r>
        <w:rPr>
          <w:color w:val="231F20"/>
          <w:w w:val="102"/>
          <w:sz w:val="20"/>
        </w:rPr>
        <w:t>成</w:t>
      </w:r>
      <w:r>
        <w:rPr>
          <w:color w:val="231F20"/>
          <w:spacing w:val="2"/>
          <w:w w:val="102"/>
          <w:sz w:val="20"/>
        </w:rPr>
        <w:t>員為地區指導委員會、地區</w:t>
      </w:r>
      <w:del w:id="774" w:author="成英 李" w:date="2025-08-12T11:21:00Z">
        <w:r w:rsidDel="003B6746">
          <w:rPr>
            <w:rFonts w:hint="eastAsia"/>
            <w:color w:val="231F20"/>
            <w:spacing w:val="2"/>
            <w:w w:val="102"/>
            <w:sz w:val="20"/>
          </w:rPr>
          <w:delText>國際門訓</w:delText>
        </w:r>
      </w:del>
      <w:ins w:id="775" w:author="成英 李" w:date="2025-08-12T11:21:00Z">
        <w:r w:rsidR="003B6746">
          <w:rPr>
            <w:rFonts w:hint="eastAsia"/>
            <w:color w:val="231F20"/>
            <w:spacing w:val="2"/>
            <w:w w:val="102"/>
            <w:sz w:val="20"/>
          </w:rPr>
          <w:t>宣聖會門徒訓練</w:t>
        </w:r>
      </w:ins>
      <w:r>
        <w:rPr>
          <w:color w:val="231F20"/>
          <w:spacing w:val="2"/>
          <w:w w:val="102"/>
          <w:sz w:val="20"/>
        </w:rPr>
        <w:t>事工委員會主席、地區國際宣道</w:t>
      </w:r>
      <w:r>
        <w:rPr>
          <w:color w:val="231F20"/>
          <w:w w:val="102"/>
          <w:sz w:val="20"/>
        </w:rPr>
        <w:t>團契主席、地區國際青年團契主席、地區秘書及地區</w:t>
      </w:r>
      <w:ins w:id="776" w:author="成英 李" w:date="2025-08-12T11:22:00Z">
        <w:r w:rsidR="003B6746">
          <w:rPr>
            <w:rFonts w:hint="eastAsia"/>
            <w:color w:val="231F20"/>
            <w:w w:val="102"/>
            <w:sz w:val="20"/>
          </w:rPr>
          <w:t>財務主管</w:t>
        </w:r>
      </w:ins>
      <w:del w:id="777" w:author="成英 李" w:date="2025-08-12T11:22:00Z">
        <w:r w:rsidDel="003B6746">
          <w:rPr>
            <w:color w:val="231F20"/>
            <w:w w:val="102"/>
            <w:sz w:val="20"/>
          </w:rPr>
          <w:delText>司庫</w:delText>
        </w:r>
      </w:del>
      <w:r>
        <w:rPr>
          <w:color w:val="231F20"/>
          <w:w w:val="102"/>
          <w:sz w:val="20"/>
        </w:rPr>
        <w:t>。此議會應依照需要開會，會議應由地區監督或主管區總監督或主管區總監督所</w:t>
      </w:r>
      <w:r>
        <w:rPr>
          <w:color w:val="231F20"/>
          <w:spacing w:val="-13"/>
          <w:w w:val="102"/>
          <w:sz w:val="20"/>
        </w:rPr>
        <w:t>指派之代表</w:t>
      </w:r>
      <w:ins w:id="778" w:author="成英 李" w:date="2025-08-12T11:23:00Z">
        <w:r w:rsidR="003B6746">
          <w:rPr>
            <w:rFonts w:hint="eastAsia"/>
            <w:color w:val="231F20"/>
            <w:spacing w:val="-13"/>
            <w:w w:val="102"/>
            <w:sz w:val="20"/>
          </w:rPr>
          <w:t>主持</w:t>
        </w:r>
      </w:ins>
      <w:del w:id="779" w:author="成英 李" w:date="2025-08-12T11:23:00Z">
        <w:r w:rsidDel="003B6746">
          <w:rPr>
            <w:color w:val="231F20"/>
            <w:spacing w:val="-13"/>
            <w:w w:val="102"/>
            <w:sz w:val="20"/>
          </w:rPr>
          <w:delText>召開</w:delText>
        </w:r>
      </w:del>
      <w:r>
        <w:rPr>
          <w:color w:val="231F20"/>
          <w:spacing w:val="-13"/>
          <w:w w:val="102"/>
          <w:sz w:val="20"/>
        </w:rPr>
        <w:t>。</w:t>
      </w:r>
      <w:r>
        <w:rPr>
          <w:rFonts w:ascii="Noto Sans TC" w:eastAsia="Noto Sans TC"/>
          <w:color w:val="231F20"/>
          <w:w w:val="102"/>
          <w:sz w:val="20"/>
        </w:rPr>
        <w:t>（209）</w:t>
      </w:r>
    </w:p>
    <w:p w14:paraId="1EAD49DF" w14:textId="77777777" w:rsidR="003345E9" w:rsidRDefault="003345E9">
      <w:pPr>
        <w:pStyle w:val="a5"/>
        <w:spacing w:line="206" w:lineRule="auto"/>
        <w:jc w:val="both"/>
        <w:rPr>
          <w:rFonts w:ascii="Noto Sans TC" w:eastAsia="Noto Sans TC"/>
          <w:sz w:val="20"/>
        </w:rPr>
        <w:sectPr w:rsidR="003345E9">
          <w:pgSz w:w="8640" w:h="12960"/>
          <w:pgMar w:top="480" w:right="1080" w:bottom="1180" w:left="1080" w:header="0" w:footer="997" w:gutter="0"/>
          <w:cols w:space="720"/>
        </w:sectPr>
      </w:pPr>
    </w:p>
    <w:p w14:paraId="78F7C055"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66E46089" w14:textId="77777777" w:rsidR="003B6746" w:rsidRDefault="007169A0">
      <w:pPr>
        <w:spacing w:before="182" w:line="256" w:lineRule="auto"/>
        <w:ind w:left="360" w:right="1442"/>
        <w:rPr>
          <w:ins w:id="780" w:author="成英 李" w:date="2025-08-12T11:25:00Z"/>
          <w:color w:val="231F20"/>
          <w:w w:val="102"/>
          <w:sz w:val="20"/>
        </w:rPr>
      </w:pPr>
      <w:r>
        <w:rPr>
          <w:b/>
          <w:color w:val="231F20"/>
          <w:sz w:val="24"/>
        </w:rPr>
        <w:t xml:space="preserve">十四、地區院牧事工總幹事                    </w:t>
      </w:r>
      <w:r>
        <w:rPr>
          <w:rFonts w:ascii="Noto Sans TC" w:eastAsia="Noto Sans TC"/>
          <w:b/>
          <w:color w:val="231F20"/>
          <w:w w:val="102"/>
          <w:sz w:val="20"/>
        </w:rPr>
        <w:t>239.</w:t>
      </w:r>
      <w:r>
        <w:rPr>
          <w:color w:val="231F20"/>
          <w:w w:val="102"/>
          <w:sz w:val="20"/>
        </w:rPr>
        <w:t>（國際總會規定，本宣教禾場無此部門，略）</w:t>
      </w:r>
    </w:p>
    <w:p w14:paraId="539A724A" w14:textId="733A09E3" w:rsidR="003345E9" w:rsidRDefault="007169A0">
      <w:pPr>
        <w:spacing w:before="182" w:line="256" w:lineRule="auto"/>
        <w:ind w:left="360" w:right="1442"/>
        <w:rPr>
          <w:b/>
          <w:sz w:val="24"/>
        </w:rPr>
      </w:pPr>
      <w:r>
        <w:rPr>
          <w:b/>
          <w:color w:val="231F20"/>
          <w:sz w:val="24"/>
        </w:rPr>
        <w:t>十五、地區</w:t>
      </w:r>
      <w:commentRangeStart w:id="781"/>
      <w:del w:id="782" w:author="成英 李" w:date="2025-08-12T11:26:00Z">
        <w:r w:rsidDel="003B6746">
          <w:rPr>
            <w:rFonts w:hint="eastAsia"/>
            <w:b/>
            <w:color w:val="231F20"/>
            <w:sz w:val="24"/>
          </w:rPr>
          <w:delText>國際門訓</w:delText>
        </w:r>
      </w:del>
      <w:ins w:id="783" w:author="成英 李" w:date="2025-08-12T11:26:00Z">
        <w:r w:rsidR="003B6746">
          <w:rPr>
            <w:rFonts w:hint="eastAsia"/>
            <w:b/>
            <w:color w:val="231F20"/>
            <w:sz w:val="24"/>
          </w:rPr>
          <w:t>宣聖會門徒訓練</w:t>
        </w:r>
      </w:ins>
      <w:r>
        <w:rPr>
          <w:b/>
          <w:color w:val="231F20"/>
          <w:sz w:val="24"/>
        </w:rPr>
        <w:t>事工</w:t>
      </w:r>
      <w:commentRangeEnd w:id="781"/>
      <w:r w:rsidR="003B6746">
        <w:rPr>
          <w:rStyle w:val="a7"/>
        </w:rPr>
        <w:commentReference w:id="781"/>
      </w:r>
      <w:r>
        <w:rPr>
          <w:b/>
          <w:color w:val="231F20"/>
          <w:sz w:val="24"/>
        </w:rPr>
        <w:t>委員會</w:t>
      </w:r>
    </w:p>
    <w:p w14:paraId="671F72FF" w14:textId="42D125B5" w:rsidR="003345E9" w:rsidRDefault="007169A0">
      <w:pPr>
        <w:pStyle w:val="a5"/>
        <w:numPr>
          <w:ilvl w:val="0"/>
          <w:numId w:val="22"/>
        </w:numPr>
        <w:tabs>
          <w:tab w:val="left" w:pos="1006"/>
        </w:tabs>
        <w:spacing w:before="12" w:line="206" w:lineRule="auto"/>
        <w:ind w:right="111" w:firstLine="408"/>
        <w:jc w:val="both"/>
        <w:rPr>
          <w:rFonts w:ascii="Noto Sans TC" w:eastAsia="Noto Sans TC"/>
          <w:sz w:val="20"/>
        </w:rPr>
      </w:pPr>
      <w:r>
        <w:rPr>
          <w:color w:val="231F20"/>
          <w:w w:val="102"/>
          <w:sz w:val="20"/>
        </w:rPr>
        <w:t>地區</w:t>
      </w:r>
      <w:del w:id="784" w:author="成英 李" w:date="2025-08-12T11:27:00Z">
        <w:r w:rsidDel="003B6746">
          <w:rPr>
            <w:rFonts w:hint="eastAsia"/>
            <w:color w:val="231F20"/>
            <w:w w:val="102"/>
            <w:sz w:val="20"/>
          </w:rPr>
          <w:delText>國際門訓</w:delText>
        </w:r>
      </w:del>
      <w:ins w:id="785" w:author="成英 李" w:date="2025-08-12T11:27:00Z">
        <w:r w:rsidR="003B6746">
          <w:rPr>
            <w:rFonts w:hint="eastAsia"/>
            <w:color w:val="231F20"/>
            <w:w w:val="102"/>
            <w:sz w:val="20"/>
          </w:rPr>
          <w:t>宣聖會門徒訓練</w:t>
        </w:r>
      </w:ins>
      <w:r>
        <w:rPr>
          <w:color w:val="231F20"/>
          <w:w w:val="102"/>
          <w:sz w:val="20"/>
        </w:rPr>
        <w:t>事工委員會係由地區監督、地區國際宣道團契</w:t>
      </w:r>
      <w:r>
        <w:rPr>
          <w:color w:val="231F20"/>
          <w:spacing w:val="2"/>
          <w:w w:val="102"/>
          <w:sz w:val="20"/>
        </w:rPr>
        <w:t>主席、地區國際青年團契主席及地區</w:t>
      </w:r>
      <w:del w:id="786" w:author="成英 李" w:date="2025-08-12T11:29:00Z">
        <w:r w:rsidDel="003B6746">
          <w:rPr>
            <w:rFonts w:hint="eastAsia"/>
            <w:color w:val="231F20"/>
            <w:spacing w:val="2"/>
            <w:w w:val="102"/>
            <w:sz w:val="20"/>
          </w:rPr>
          <w:delText>國際門訓</w:delText>
        </w:r>
      </w:del>
      <w:ins w:id="787" w:author="成英 李" w:date="2025-08-12T11:29:00Z">
        <w:r w:rsidR="003B6746">
          <w:rPr>
            <w:rFonts w:hint="eastAsia"/>
            <w:color w:val="231F20"/>
            <w:spacing w:val="2"/>
            <w:w w:val="102"/>
            <w:sz w:val="20"/>
          </w:rPr>
          <w:t>宣聖會門徒訓練</w:t>
        </w:r>
      </w:ins>
      <w:r>
        <w:rPr>
          <w:color w:val="231F20"/>
          <w:spacing w:val="2"/>
          <w:w w:val="102"/>
          <w:sz w:val="20"/>
        </w:rPr>
        <w:t>事工委員會主席組成一</w:t>
      </w:r>
      <w:r>
        <w:rPr>
          <w:color w:val="231F20"/>
          <w:w w:val="102"/>
          <w:sz w:val="20"/>
        </w:rPr>
        <w:t>個執行委員會，此外尚需增選三名委員。這三名增選之委員應由地區年議會或地區</w:t>
      </w:r>
      <w:ins w:id="788" w:author="成英 李" w:date="2025-08-12T11:30:00Z">
        <w:r w:rsidR="003B6746">
          <w:rPr>
            <w:rFonts w:hint="eastAsia"/>
            <w:color w:val="231F20"/>
            <w:spacing w:val="2"/>
            <w:w w:val="102"/>
            <w:sz w:val="20"/>
          </w:rPr>
          <w:t>宣聖會門徒訓練</w:t>
        </w:r>
      </w:ins>
      <w:del w:id="789" w:author="成英 李" w:date="2025-08-12T11:30:00Z">
        <w:r w:rsidDel="003B6746">
          <w:rPr>
            <w:color w:val="231F20"/>
            <w:w w:val="102"/>
            <w:sz w:val="20"/>
          </w:rPr>
          <w:delText>國際門訓</w:delText>
        </w:r>
      </w:del>
      <w:r>
        <w:rPr>
          <w:color w:val="231F20"/>
          <w:w w:val="102"/>
          <w:sz w:val="20"/>
        </w:rPr>
        <w:t>事工大會</w:t>
      </w:r>
      <w:ins w:id="790" w:author="成英 李" w:date="2025-08-12T11:31:00Z">
        <w:r w:rsidR="003B6746">
          <w:rPr>
            <w:rFonts w:hint="eastAsia"/>
            <w:color w:val="231F20"/>
            <w:w w:val="102"/>
            <w:sz w:val="20"/>
          </w:rPr>
          <w:t>從</w:t>
        </w:r>
      </w:ins>
      <w:ins w:id="791" w:author="成英 李" w:date="2025-08-12T11:30:00Z">
        <w:r w:rsidR="003B6746">
          <w:rPr>
            <w:rFonts w:hint="eastAsia"/>
            <w:color w:val="231F20"/>
            <w:w w:val="102"/>
            <w:sz w:val="20"/>
          </w:rPr>
          <w:t>六位</w:t>
        </w:r>
      </w:ins>
      <w:commentRangeStart w:id="792"/>
      <w:ins w:id="793" w:author="成英 李" w:date="2025-08-12T11:31:00Z">
        <w:r w:rsidR="003B6746">
          <w:rPr>
            <w:rFonts w:hint="eastAsia"/>
            <w:color w:val="231F20"/>
            <w:w w:val="102"/>
            <w:sz w:val="20"/>
          </w:rPr>
          <w:t>被提名人</w:t>
        </w:r>
      </w:ins>
      <w:commentRangeEnd w:id="792"/>
      <w:ins w:id="794" w:author="成英 李" w:date="2025-08-12T11:32:00Z">
        <w:r w:rsidR="003B6746">
          <w:rPr>
            <w:rStyle w:val="a7"/>
          </w:rPr>
          <w:commentReference w:id="792"/>
        </w:r>
      </w:ins>
      <w:r>
        <w:rPr>
          <w:rFonts w:hint="eastAsia"/>
          <w:color w:val="231F20"/>
          <w:w w:val="102"/>
          <w:sz w:val="20"/>
        </w:rPr>
        <w:t>中</w:t>
      </w:r>
      <w:r>
        <w:rPr>
          <w:color w:val="231F20"/>
          <w:w w:val="102"/>
          <w:sz w:val="20"/>
        </w:rPr>
        <w:t>選出，任期交錯，最多為三年，一位任期三年，一位任期</w:t>
      </w:r>
      <w:ins w:id="795" w:author="成英 李" w:date="2025-08-12T11:33:00Z">
        <w:r w:rsidR="003B6746">
          <w:rPr>
            <w:rFonts w:hint="eastAsia"/>
            <w:color w:val="231F20"/>
            <w:w w:val="102"/>
            <w:sz w:val="20"/>
          </w:rPr>
          <w:t>兩</w:t>
        </w:r>
      </w:ins>
      <w:del w:id="796" w:author="成英 李" w:date="2025-08-12T11:33:00Z">
        <w:r w:rsidDel="003B6746">
          <w:rPr>
            <w:color w:val="231F20"/>
            <w:w w:val="102"/>
            <w:sz w:val="20"/>
          </w:rPr>
          <w:delText>二</w:delText>
        </w:r>
      </w:del>
      <w:r>
        <w:rPr>
          <w:color w:val="231F20"/>
          <w:w w:val="102"/>
          <w:sz w:val="20"/>
        </w:rPr>
        <w:t>年，一位任期一年</w:t>
      </w:r>
      <w:ins w:id="797" w:author="成英 李" w:date="2025-08-12T11:33:00Z">
        <w:r w:rsidR="003B6746">
          <w:rPr>
            <w:rFonts w:hint="eastAsia"/>
            <w:color w:val="231F20"/>
            <w:w w:val="102"/>
            <w:sz w:val="20"/>
          </w:rPr>
          <w:t>，任職到</w:t>
        </w:r>
        <w:r w:rsidR="003B6746">
          <w:rPr>
            <w:rFonts w:ascii="Cambria" w:hAnsi="Cambria" w:cs="Cambria" w:hint="eastAsia"/>
            <w:color w:val="231F20"/>
            <w:w w:val="102"/>
            <w:sz w:val="20"/>
          </w:rPr>
          <w:t>合格的繼任者選出接替為止</w:t>
        </w:r>
      </w:ins>
      <w:r>
        <w:rPr>
          <w:color w:val="231F20"/>
          <w:w w:val="102"/>
          <w:sz w:val="20"/>
        </w:rPr>
        <w:t>。然而，當該地區之會友總數超過五千名時，被提名競選之名額應加倍，若可能，委員會之十名委員中，至少有四名是信徒。在地區年議會休會期間，若有委員之</w:t>
      </w:r>
      <w:r>
        <w:rPr>
          <w:color w:val="231F20"/>
          <w:spacing w:val="-6"/>
          <w:w w:val="102"/>
          <w:sz w:val="20"/>
        </w:rPr>
        <w:t>職位出缺，可由地區監督派任以補足該職缺。</w:t>
      </w:r>
      <w:r>
        <w:rPr>
          <w:rFonts w:ascii="Noto Sans TC" w:eastAsia="Noto Sans TC"/>
          <w:color w:val="231F20"/>
          <w:w w:val="102"/>
          <w:sz w:val="20"/>
        </w:rPr>
        <w:t>（215）</w:t>
      </w:r>
    </w:p>
    <w:p w14:paraId="3C8B92FA" w14:textId="4A1E7FC2" w:rsidR="003345E9" w:rsidRDefault="007169A0">
      <w:pPr>
        <w:pStyle w:val="3"/>
        <w:spacing w:line="296" w:lineRule="exact"/>
        <w:ind w:left="527"/>
        <w:rPr>
          <w:b w:val="0"/>
        </w:rPr>
      </w:pPr>
      <w:r>
        <w:rPr>
          <w:color w:val="231F20"/>
        </w:rPr>
        <w:t>地區</w:t>
      </w:r>
      <w:ins w:id="798" w:author="成英 李" w:date="2025-08-12T11:35:00Z">
        <w:r w:rsidR="003B6746">
          <w:rPr>
            <w:rFonts w:hint="eastAsia"/>
            <w:color w:val="231F20"/>
            <w:w w:val="102"/>
          </w:rPr>
          <w:t>宣聖會門徒訓練</w:t>
        </w:r>
      </w:ins>
      <w:del w:id="799" w:author="成英 李" w:date="2025-08-12T11:35:00Z">
        <w:r w:rsidDel="003B6746">
          <w:rPr>
            <w:color w:val="231F20"/>
          </w:rPr>
          <w:delText>國際門訓</w:delText>
        </w:r>
      </w:del>
      <w:r>
        <w:rPr>
          <w:color w:val="231F20"/>
        </w:rPr>
        <w:t>事工委員會之職責</w:t>
      </w:r>
      <w:r>
        <w:rPr>
          <w:b w:val="0"/>
          <w:color w:val="231F20"/>
          <w:spacing w:val="-4"/>
        </w:rPr>
        <w:t>如下：</w:t>
      </w:r>
    </w:p>
    <w:p w14:paraId="519261B4" w14:textId="0611FD20" w:rsidR="003345E9" w:rsidRDefault="007169A0">
      <w:pPr>
        <w:pStyle w:val="a5"/>
        <w:numPr>
          <w:ilvl w:val="1"/>
          <w:numId w:val="22"/>
        </w:numPr>
        <w:tabs>
          <w:tab w:val="left" w:pos="1192"/>
        </w:tabs>
        <w:spacing w:before="11" w:line="204" w:lineRule="auto"/>
        <w:ind w:left="119" w:right="16" w:firstLine="408"/>
        <w:rPr>
          <w:rFonts w:ascii="Noto Sans TC" w:eastAsia="Noto Sans TC"/>
          <w:sz w:val="20"/>
        </w:rPr>
      </w:pPr>
      <w:r>
        <w:rPr>
          <w:color w:val="231F20"/>
          <w:w w:val="102"/>
          <w:sz w:val="20"/>
        </w:rPr>
        <w:t>當選後一週內，各委員應組織起來，選出秘書、</w:t>
      </w:r>
      <w:ins w:id="800" w:author="成英 李" w:date="2025-08-12T11:36:00Z">
        <w:r w:rsidR="003B6746">
          <w:rPr>
            <w:rFonts w:hint="eastAsia"/>
            <w:color w:val="231F20"/>
            <w:w w:val="102"/>
            <w:sz w:val="20"/>
          </w:rPr>
          <w:t>財務主管</w:t>
        </w:r>
      </w:ins>
      <w:del w:id="801" w:author="成英 李" w:date="2025-08-12T11:36:00Z">
        <w:r w:rsidDel="003B6746">
          <w:rPr>
            <w:color w:val="231F20"/>
            <w:w w:val="102"/>
            <w:sz w:val="20"/>
          </w:rPr>
          <w:delText>司庫</w:delText>
        </w:r>
      </w:del>
      <w:r>
        <w:rPr>
          <w:color w:val="231F20"/>
          <w:w w:val="102"/>
          <w:sz w:val="20"/>
        </w:rPr>
        <w:t>、地區成人事工</w:t>
      </w:r>
      <w:commentRangeStart w:id="802"/>
      <w:ins w:id="803" w:author="成英 李" w:date="2025-08-12T11:39:00Z">
        <w:r w:rsidR="00FE3B57">
          <w:rPr>
            <w:rFonts w:hint="eastAsia"/>
            <w:color w:val="231F20"/>
            <w:w w:val="102"/>
            <w:sz w:val="20"/>
          </w:rPr>
          <w:t>門訓協調主任</w:t>
        </w:r>
      </w:ins>
      <w:commentRangeEnd w:id="802"/>
      <w:ins w:id="804" w:author="成英 李" w:date="2025-08-12T11:42:00Z">
        <w:r w:rsidR="00FE3B57">
          <w:rPr>
            <w:rStyle w:val="a7"/>
          </w:rPr>
          <w:commentReference w:id="802"/>
        </w:r>
      </w:ins>
      <w:del w:id="805" w:author="成英 李" w:date="2025-08-12T11:39:00Z">
        <w:r w:rsidDel="00FE3B57">
          <w:rPr>
            <w:color w:val="231F20"/>
            <w:w w:val="102"/>
            <w:sz w:val="20"/>
          </w:rPr>
          <w:delText>總幹事</w:delText>
        </w:r>
      </w:del>
      <w:r>
        <w:rPr>
          <w:color w:val="231F20"/>
          <w:w w:val="102"/>
          <w:sz w:val="20"/>
        </w:rPr>
        <w:t>、兒童事工</w:t>
      </w:r>
      <w:del w:id="806" w:author="成英 李" w:date="2025-08-12T11:42:00Z">
        <w:r w:rsidDel="00FE3B57">
          <w:rPr>
            <w:rFonts w:hint="eastAsia"/>
            <w:color w:val="231F20"/>
            <w:w w:val="102"/>
            <w:sz w:val="20"/>
          </w:rPr>
          <w:delText>總幹事</w:delText>
        </w:r>
      </w:del>
      <w:ins w:id="807" w:author="成英 李" w:date="2025-08-12T11:42:00Z">
        <w:r w:rsidR="00FE3B57">
          <w:rPr>
            <w:rFonts w:hint="eastAsia"/>
            <w:color w:val="231F20"/>
            <w:w w:val="102"/>
            <w:sz w:val="20"/>
          </w:rPr>
          <w:t>門訓協調主任</w:t>
        </w:r>
      </w:ins>
      <w:r>
        <w:rPr>
          <w:color w:val="231F20"/>
          <w:w w:val="102"/>
          <w:sz w:val="20"/>
        </w:rPr>
        <w:t>和信徒繼續訓練之</w:t>
      </w:r>
      <w:del w:id="808" w:author="成英 李" w:date="2025-08-12T11:43:00Z">
        <w:r w:rsidDel="00FE3B57">
          <w:rPr>
            <w:rFonts w:hint="eastAsia"/>
            <w:color w:val="231F20"/>
            <w:w w:val="102"/>
            <w:sz w:val="20"/>
          </w:rPr>
          <w:delText>總幹事</w:delText>
        </w:r>
      </w:del>
      <w:ins w:id="809" w:author="成英 李" w:date="2025-08-12T11:43:00Z">
        <w:r w:rsidR="00FE3B57">
          <w:rPr>
            <w:rFonts w:hint="eastAsia"/>
            <w:color w:val="231F20"/>
            <w:w w:val="102"/>
            <w:sz w:val="20"/>
          </w:rPr>
          <w:t>協調主任</w:t>
        </w:r>
      </w:ins>
      <w:r>
        <w:rPr>
          <w:color w:val="231F20"/>
          <w:w w:val="102"/>
          <w:sz w:val="20"/>
        </w:rPr>
        <w:t>各一名，</w:t>
      </w:r>
      <w:r>
        <w:rPr>
          <w:color w:val="231F20"/>
          <w:spacing w:val="2"/>
          <w:w w:val="102"/>
          <w:sz w:val="20"/>
        </w:rPr>
        <w:t>他們均為地區</w:t>
      </w:r>
      <w:ins w:id="810" w:author="成英 李" w:date="2025-08-12T11:43:00Z">
        <w:r w:rsidR="00FE3B57">
          <w:rPr>
            <w:rFonts w:hint="eastAsia"/>
            <w:color w:val="231F20"/>
            <w:w w:val="102"/>
            <w:sz w:val="20"/>
          </w:rPr>
          <w:t>宣聖會門徒訓練</w:t>
        </w:r>
      </w:ins>
      <w:del w:id="811" w:author="成英 李" w:date="2025-08-12T11:43:00Z">
        <w:r w:rsidDel="00FE3B57">
          <w:rPr>
            <w:color w:val="231F20"/>
            <w:spacing w:val="2"/>
            <w:w w:val="102"/>
            <w:sz w:val="20"/>
          </w:rPr>
          <w:delText>國際門訓</w:delText>
        </w:r>
      </w:del>
      <w:r>
        <w:rPr>
          <w:color w:val="231F20"/>
          <w:spacing w:val="2"/>
          <w:w w:val="102"/>
          <w:sz w:val="20"/>
        </w:rPr>
        <w:t>事工委員會之當然委員。如有必要，</w:t>
      </w:r>
      <w:del w:id="812" w:author="成英 李" w:date="2025-08-12T11:44:00Z">
        <w:r w:rsidDel="00FE3B57">
          <w:rPr>
            <w:color w:val="231F20"/>
            <w:spacing w:val="2"/>
            <w:w w:val="102"/>
            <w:sz w:val="20"/>
          </w:rPr>
          <w:delText>其他之</w:delText>
        </w:r>
      </w:del>
      <w:r>
        <w:rPr>
          <w:color w:val="231F20"/>
          <w:spacing w:val="2"/>
          <w:w w:val="102"/>
          <w:sz w:val="20"/>
        </w:rPr>
        <w:t>地</w:t>
      </w:r>
      <w:r>
        <w:rPr>
          <w:color w:val="231F20"/>
          <w:spacing w:val="-5"/>
          <w:w w:val="102"/>
          <w:sz w:val="20"/>
        </w:rPr>
        <w:t>區</w:t>
      </w:r>
      <w:ins w:id="813" w:author="成英 李" w:date="2025-08-12T11:44:00Z">
        <w:r w:rsidR="00FE3B57">
          <w:rPr>
            <w:rFonts w:ascii="Cambria" w:hAnsi="Cambria" w:cs="Cambria" w:hint="eastAsia"/>
            <w:color w:val="231F20"/>
            <w:spacing w:val="-5"/>
            <w:w w:val="102"/>
            <w:sz w:val="20"/>
          </w:rPr>
          <w:t>其他的</w:t>
        </w:r>
      </w:ins>
      <w:del w:id="814" w:author="成英 李" w:date="2025-08-12T11:44:00Z">
        <w:r w:rsidDel="00FE3B57">
          <w:rPr>
            <w:rFonts w:hint="eastAsia"/>
            <w:color w:val="231F20"/>
            <w:spacing w:val="-5"/>
            <w:w w:val="102"/>
            <w:sz w:val="20"/>
          </w:rPr>
          <w:delText>總幹事</w:delText>
        </w:r>
      </w:del>
      <w:ins w:id="815" w:author="成英 李" w:date="2025-08-12T11:44:00Z">
        <w:r w:rsidR="00FE3B57">
          <w:rPr>
            <w:rFonts w:hint="eastAsia"/>
            <w:color w:val="231F20"/>
            <w:spacing w:val="-5"/>
            <w:w w:val="102"/>
            <w:sz w:val="20"/>
          </w:rPr>
          <w:t>協調主任</w:t>
        </w:r>
      </w:ins>
      <w:r>
        <w:rPr>
          <w:color w:val="231F20"/>
          <w:spacing w:val="-5"/>
          <w:w w:val="102"/>
          <w:sz w:val="20"/>
        </w:rPr>
        <w:t>得由執行委員會提名，由委員會負責選出。</w:t>
      </w:r>
      <w:r>
        <w:rPr>
          <w:rFonts w:ascii="Noto Sans TC" w:eastAsia="Noto Sans TC"/>
          <w:color w:val="231F20"/>
          <w:w w:val="102"/>
          <w:sz w:val="20"/>
        </w:rPr>
        <w:t>（240）</w:t>
      </w:r>
    </w:p>
    <w:p w14:paraId="77BB0AE8" w14:textId="0DB92BD7" w:rsidR="003345E9" w:rsidRDefault="007169A0">
      <w:pPr>
        <w:pStyle w:val="a5"/>
        <w:numPr>
          <w:ilvl w:val="1"/>
          <w:numId w:val="22"/>
        </w:numPr>
        <w:tabs>
          <w:tab w:val="left" w:pos="1191"/>
        </w:tabs>
        <w:spacing w:line="314" w:lineRule="exact"/>
        <w:ind w:left="1191" w:hanging="664"/>
        <w:rPr>
          <w:sz w:val="20"/>
        </w:rPr>
      </w:pPr>
      <w:r>
        <w:rPr>
          <w:color w:val="231F20"/>
          <w:spacing w:val="-1"/>
          <w:sz w:val="20"/>
        </w:rPr>
        <w:t>督導該地區所有之</w:t>
      </w:r>
      <w:del w:id="816" w:author="成英 李" w:date="2025-08-20T10:34:00Z">
        <w:r w:rsidDel="00DD4841">
          <w:rPr>
            <w:rFonts w:hint="eastAsia"/>
            <w:color w:val="231F20"/>
            <w:spacing w:val="-1"/>
            <w:sz w:val="20"/>
          </w:rPr>
          <w:delText>國際門訓</w:delText>
        </w:r>
      </w:del>
      <w:ins w:id="817" w:author="成英 李" w:date="2025-08-20T10:34:00Z">
        <w:r w:rsidR="00DD4841">
          <w:rPr>
            <w:rFonts w:hint="eastAsia"/>
            <w:color w:val="231F20"/>
            <w:spacing w:val="-1"/>
            <w:sz w:val="20"/>
          </w:rPr>
          <w:t>宣聖會門徒訓練</w:t>
        </w:r>
      </w:ins>
      <w:r>
        <w:rPr>
          <w:rFonts w:hint="eastAsia"/>
          <w:color w:val="231F20"/>
          <w:spacing w:val="-1"/>
          <w:sz w:val="20"/>
        </w:rPr>
        <w:t>事</w:t>
      </w:r>
      <w:r>
        <w:rPr>
          <w:color w:val="231F20"/>
          <w:spacing w:val="-1"/>
          <w:sz w:val="20"/>
        </w:rPr>
        <w:t>工。</w:t>
      </w:r>
    </w:p>
    <w:p w14:paraId="5D9E6249" w14:textId="5EDF5411" w:rsidR="003345E9" w:rsidRDefault="007169A0">
      <w:pPr>
        <w:pStyle w:val="a5"/>
        <w:numPr>
          <w:ilvl w:val="1"/>
          <w:numId w:val="22"/>
        </w:numPr>
        <w:tabs>
          <w:tab w:val="left" w:pos="1191"/>
        </w:tabs>
        <w:spacing w:before="11" w:line="204" w:lineRule="auto"/>
        <w:ind w:right="15" w:firstLine="407"/>
        <w:rPr>
          <w:sz w:val="20"/>
        </w:rPr>
      </w:pPr>
      <w:r>
        <w:rPr>
          <w:color w:val="231F20"/>
          <w:sz w:val="20"/>
        </w:rPr>
        <w:t xml:space="preserve">選出一兒童事工議會 </w:t>
      </w:r>
      <w:r>
        <w:rPr>
          <w:color w:val="231F20"/>
          <w:sz w:val="20"/>
          <w:vertAlign w:val="superscript"/>
        </w:rPr>
        <w:t>2</w:t>
      </w:r>
      <w:r>
        <w:rPr>
          <w:color w:val="231F20"/>
          <w:spacing w:val="-4"/>
          <w:sz w:val="20"/>
        </w:rPr>
        <w:t>。其主席應為兒童事工</w:t>
      </w:r>
      <w:ins w:id="818" w:author="成英 李" w:date="2025-08-20T10:35:00Z">
        <w:r w:rsidR="00DD4841">
          <w:rPr>
            <w:rFonts w:hint="eastAsia"/>
            <w:color w:val="231F20"/>
            <w:spacing w:val="-4"/>
            <w:sz w:val="20"/>
          </w:rPr>
          <w:t>協調主任</w:t>
        </w:r>
      </w:ins>
      <w:del w:id="819" w:author="成英 李" w:date="2025-08-20T10:35:00Z">
        <w:r w:rsidDel="00DD4841">
          <w:rPr>
            <w:color w:val="231F20"/>
            <w:spacing w:val="-4"/>
            <w:sz w:val="20"/>
          </w:rPr>
          <w:delText>總幹事</w:delText>
        </w:r>
      </w:del>
      <w:r>
        <w:rPr>
          <w:color w:val="231F20"/>
          <w:spacing w:val="-4"/>
          <w:sz w:val="20"/>
        </w:rPr>
        <w:t>，委員</w:t>
      </w:r>
      <w:r>
        <w:rPr>
          <w:color w:val="231F20"/>
          <w:spacing w:val="-13"/>
          <w:sz w:val="20"/>
        </w:rPr>
        <w:t>應包括：男童及女童營會、教會童子軍、假期聖經學校、聖經知識問答、</w:t>
      </w:r>
      <w:r>
        <w:rPr>
          <w:color w:val="231F20"/>
          <w:spacing w:val="-2"/>
          <w:sz w:val="20"/>
        </w:rPr>
        <w:t>兒童崇拜、搖籃班名冊等之</w:t>
      </w:r>
      <w:del w:id="820" w:author="成英 李" w:date="2025-08-20T10:36:00Z">
        <w:r w:rsidDel="00DD4841">
          <w:rPr>
            <w:rFonts w:hint="eastAsia"/>
            <w:color w:val="231F20"/>
            <w:spacing w:val="-2"/>
            <w:sz w:val="20"/>
          </w:rPr>
          <w:delText>總幹事</w:delText>
        </w:r>
      </w:del>
      <w:ins w:id="821" w:author="成英 李" w:date="2025-08-20T10:36:00Z">
        <w:r w:rsidR="00DD4841">
          <w:rPr>
            <w:rFonts w:hint="eastAsia"/>
            <w:color w:val="231F20"/>
            <w:spacing w:val="-2"/>
            <w:sz w:val="20"/>
          </w:rPr>
          <w:t>協調主任</w:t>
        </w:r>
      </w:ins>
      <w:r>
        <w:rPr>
          <w:color w:val="231F20"/>
          <w:spacing w:val="-2"/>
          <w:sz w:val="20"/>
        </w:rPr>
        <w:t>，以及其他必要之人員。</w:t>
      </w:r>
    </w:p>
    <w:p w14:paraId="202D7C0A" w14:textId="6D9DE4B1" w:rsidR="003345E9" w:rsidRDefault="007169A0">
      <w:pPr>
        <w:pStyle w:val="a3"/>
        <w:spacing w:before="4" w:line="206" w:lineRule="auto"/>
        <w:ind w:right="117" w:firstLine="408"/>
      </w:pPr>
      <w:r>
        <w:rPr>
          <w:color w:val="231F20"/>
          <w:w w:val="102"/>
        </w:rPr>
        <w:t>備註：關於兒童事工</w:t>
      </w:r>
      <w:ins w:id="822" w:author="成英 李" w:date="2025-08-20T10:37:00Z">
        <w:r w:rsidR="00DD4841">
          <w:rPr>
            <w:rFonts w:hint="eastAsia"/>
            <w:color w:val="231F20"/>
            <w:w w:val="102"/>
          </w:rPr>
          <w:t>議會</w:t>
        </w:r>
      </w:ins>
      <w:del w:id="823" w:author="成英 李" w:date="2025-08-20T10:37:00Z">
        <w:r w:rsidDel="00DD4841">
          <w:rPr>
            <w:color w:val="231F20"/>
            <w:w w:val="102"/>
          </w:rPr>
          <w:delText>委員會</w:delText>
        </w:r>
      </w:del>
      <w:r>
        <w:rPr>
          <w:color w:val="231F20"/>
          <w:w w:val="102"/>
        </w:rPr>
        <w:t>與成人事工</w:t>
      </w:r>
      <w:del w:id="824" w:author="成英 李" w:date="2025-08-20T10:37:00Z">
        <w:r w:rsidDel="00DD4841">
          <w:rPr>
            <w:rFonts w:hint="eastAsia"/>
            <w:color w:val="231F20"/>
            <w:w w:val="102"/>
          </w:rPr>
          <w:delText>委員會</w:delText>
        </w:r>
      </w:del>
      <w:ins w:id="825" w:author="成英 李" w:date="2025-08-20T10:37:00Z">
        <w:r w:rsidR="00DD4841">
          <w:rPr>
            <w:rFonts w:hint="eastAsia"/>
            <w:color w:val="231F20"/>
            <w:w w:val="102"/>
          </w:rPr>
          <w:t>議會</w:t>
        </w:r>
      </w:ins>
      <w:r>
        <w:rPr>
          <w:color w:val="231F20"/>
          <w:w w:val="102"/>
        </w:rPr>
        <w:t>的職責，請參閱相應的區域</w:t>
      </w:r>
      <w:r>
        <w:rPr>
          <w:color w:val="231F20"/>
          <w:spacing w:val="1"/>
        </w:rPr>
        <w:t xml:space="preserve"> </w:t>
      </w:r>
      <w:r>
        <w:rPr>
          <w:color w:val="231F20"/>
          <w:w w:val="102"/>
        </w:rPr>
        <w:t>NDI</w:t>
      </w:r>
      <w:r>
        <w:rPr>
          <w:color w:val="231F20"/>
          <w:spacing w:val="-1"/>
        </w:rPr>
        <w:t xml:space="preserve"> </w:t>
      </w:r>
      <w:r>
        <w:rPr>
          <w:color w:val="231F20"/>
          <w:w w:val="102"/>
        </w:rPr>
        <w:t>手冊。</w:t>
      </w:r>
    </w:p>
    <w:p w14:paraId="0BFC463B" w14:textId="7992C268" w:rsidR="003345E9" w:rsidRDefault="007169A0">
      <w:pPr>
        <w:pStyle w:val="a5"/>
        <w:numPr>
          <w:ilvl w:val="1"/>
          <w:numId w:val="22"/>
        </w:numPr>
        <w:tabs>
          <w:tab w:val="left" w:pos="1193"/>
        </w:tabs>
        <w:spacing w:line="206" w:lineRule="auto"/>
        <w:ind w:right="112" w:firstLine="408"/>
        <w:jc w:val="both"/>
        <w:rPr>
          <w:sz w:val="20"/>
        </w:rPr>
      </w:pPr>
      <w:r>
        <w:rPr>
          <w:color w:val="231F20"/>
          <w:spacing w:val="4"/>
          <w:w w:val="102"/>
          <w:sz w:val="20"/>
        </w:rPr>
        <w:t>選出一個成人事工議會</w:t>
      </w:r>
      <w:r>
        <w:rPr>
          <w:color w:val="231F20"/>
          <w:spacing w:val="1"/>
          <w:sz w:val="20"/>
        </w:rPr>
        <w:t xml:space="preserve"> </w:t>
      </w:r>
      <w:r>
        <w:rPr>
          <w:color w:val="231F20"/>
          <w:position w:val="3"/>
          <w:sz w:val="12"/>
        </w:rPr>
        <w:t>1</w:t>
      </w:r>
      <w:r>
        <w:rPr>
          <w:color w:val="231F20"/>
          <w:spacing w:val="-5"/>
          <w:position w:val="3"/>
          <w:sz w:val="12"/>
        </w:rPr>
        <w:t xml:space="preserve">  </w:t>
      </w:r>
      <w:ins w:id="826" w:author="成英 李" w:date="2025-08-20T10:38:00Z">
        <w:r w:rsidR="00DD4841">
          <w:rPr>
            <w:rFonts w:hint="eastAsia"/>
            <w:color w:val="231F20"/>
            <w:spacing w:val="3"/>
            <w:w w:val="102"/>
            <w:sz w:val="20"/>
          </w:rPr>
          <w:t>，</w:t>
        </w:r>
      </w:ins>
      <w:r>
        <w:rPr>
          <w:color w:val="231F20"/>
          <w:spacing w:val="3"/>
          <w:w w:val="102"/>
          <w:sz w:val="20"/>
        </w:rPr>
        <w:t>其主席為成人事工</w:t>
      </w:r>
      <w:del w:id="827" w:author="成英 李" w:date="2025-08-20T10:38:00Z">
        <w:r w:rsidDel="00DD4841">
          <w:rPr>
            <w:rFonts w:hint="eastAsia"/>
            <w:color w:val="231F20"/>
            <w:spacing w:val="3"/>
            <w:w w:val="102"/>
            <w:sz w:val="20"/>
          </w:rPr>
          <w:delText>總幹事</w:delText>
        </w:r>
      </w:del>
      <w:ins w:id="828" w:author="成英 李" w:date="2025-08-20T10:38:00Z">
        <w:r w:rsidR="00DD4841">
          <w:rPr>
            <w:rFonts w:hint="eastAsia"/>
            <w:color w:val="231F20"/>
            <w:spacing w:val="3"/>
            <w:w w:val="102"/>
            <w:sz w:val="20"/>
          </w:rPr>
          <w:t>協調主任</w:t>
        </w:r>
      </w:ins>
      <w:r>
        <w:rPr>
          <w:color w:val="231F20"/>
          <w:spacing w:val="3"/>
          <w:w w:val="102"/>
          <w:sz w:val="20"/>
        </w:rPr>
        <w:t>，其委</w:t>
      </w:r>
      <w:r>
        <w:rPr>
          <w:color w:val="231F20"/>
          <w:w w:val="102"/>
          <w:sz w:val="20"/>
        </w:rPr>
        <w:t>員應為各部門</w:t>
      </w:r>
      <w:del w:id="829" w:author="成英 李" w:date="2025-08-20T10:39:00Z">
        <w:r w:rsidDel="00DD4841">
          <w:rPr>
            <w:rFonts w:hint="eastAsia"/>
            <w:color w:val="231F20"/>
            <w:w w:val="102"/>
            <w:sz w:val="20"/>
          </w:rPr>
          <w:delText>總幹事</w:delText>
        </w:r>
      </w:del>
      <w:ins w:id="830" w:author="成英 李" w:date="2025-08-20T10:39:00Z">
        <w:r w:rsidR="00DD4841">
          <w:rPr>
            <w:rFonts w:hint="eastAsia"/>
            <w:color w:val="231F20"/>
            <w:w w:val="102"/>
            <w:sz w:val="20"/>
          </w:rPr>
          <w:t>協調主任</w:t>
        </w:r>
      </w:ins>
      <w:r>
        <w:rPr>
          <w:color w:val="231F20"/>
          <w:w w:val="102"/>
          <w:sz w:val="20"/>
        </w:rPr>
        <w:t>，包括：婚姻及家庭生活部、成人傳道部、單身</w:t>
      </w:r>
      <w:r>
        <w:rPr>
          <w:color w:val="231F20"/>
          <w:spacing w:val="-1"/>
          <w:w w:val="102"/>
          <w:sz w:val="20"/>
        </w:rPr>
        <w:t>成人傳道部、信徒退修會、小組查經班、婦女會、弟兄會，以及其他</w:t>
      </w:r>
      <w:r>
        <w:rPr>
          <w:color w:val="231F20"/>
          <w:w w:val="102"/>
          <w:sz w:val="20"/>
        </w:rPr>
        <w:t>必要之人員。</w:t>
      </w:r>
    </w:p>
    <w:p w14:paraId="681EFA8E" w14:textId="204EC67C" w:rsidR="003345E9" w:rsidRDefault="007169A0">
      <w:pPr>
        <w:pStyle w:val="a5"/>
        <w:numPr>
          <w:ilvl w:val="1"/>
          <w:numId w:val="22"/>
        </w:numPr>
        <w:tabs>
          <w:tab w:val="left" w:pos="1192"/>
        </w:tabs>
        <w:spacing w:line="304" w:lineRule="exact"/>
        <w:ind w:left="1192" w:hanging="664"/>
        <w:jc w:val="both"/>
        <w:rPr>
          <w:rFonts w:ascii="Noto Sans TC" w:eastAsia="Noto Sans TC"/>
          <w:sz w:val="20"/>
        </w:rPr>
      </w:pPr>
      <w:r>
        <w:rPr>
          <w:color w:val="231F20"/>
          <w:spacing w:val="-8"/>
          <w:sz w:val="20"/>
        </w:rPr>
        <w:t>安排每年地區</w:t>
      </w:r>
      <w:del w:id="831" w:author="成英 李" w:date="2025-08-20T10:40:00Z">
        <w:r w:rsidDel="00DD4841">
          <w:rPr>
            <w:rFonts w:hint="eastAsia"/>
            <w:color w:val="231F20"/>
            <w:spacing w:val="-8"/>
            <w:sz w:val="20"/>
          </w:rPr>
          <w:delText>國際門訓</w:delText>
        </w:r>
      </w:del>
      <w:ins w:id="832" w:author="成英 李" w:date="2025-08-20T10:40:00Z">
        <w:r w:rsidR="00DD4841">
          <w:rPr>
            <w:rFonts w:hint="eastAsia"/>
            <w:color w:val="231F20"/>
            <w:spacing w:val="-8"/>
            <w:sz w:val="20"/>
          </w:rPr>
          <w:t>宣聖會門徒訓練</w:t>
        </w:r>
      </w:ins>
      <w:ins w:id="833" w:author="成英 李" w:date="2025-08-20T10:41:00Z">
        <w:r w:rsidR="00DD4841">
          <w:rPr>
            <w:rFonts w:hint="eastAsia"/>
            <w:color w:val="231F20"/>
            <w:spacing w:val="-8"/>
            <w:sz w:val="20"/>
          </w:rPr>
          <w:t>事工</w:t>
        </w:r>
      </w:ins>
      <w:r>
        <w:rPr>
          <w:color w:val="231F20"/>
          <w:spacing w:val="-8"/>
          <w:sz w:val="20"/>
        </w:rPr>
        <w:t>大會。</w:t>
      </w:r>
      <w:r>
        <w:rPr>
          <w:rFonts w:ascii="Noto Sans TC" w:eastAsia="Noto Sans TC"/>
          <w:color w:val="231F20"/>
          <w:spacing w:val="-2"/>
          <w:sz w:val="20"/>
        </w:rPr>
        <w:t>（240）</w:t>
      </w:r>
    </w:p>
    <w:p w14:paraId="077F117A" w14:textId="5130A9C5" w:rsidR="003345E9" w:rsidRDefault="007169A0">
      <w:pPr>
        <w:pStyle w:val="a5"/>
        <w:numPr>
          <w:ilvl w:val="1"/>
          <w:numId w:val="22"/>
        </w:numPr>
        <w:tabs>
          <w:tab w:val="left" w:pos="1192"/>
        </w:tabs>
        <w:spacing w:before="6" w:line="204" w:lineRule="auto"/>
        <w:ind w:right="33" w:firstLine="407"/>
        <w:jc w:val="both"/>
        <w:rPr>
          <w:sz w:val="20"/>
        </w:rPr>
      </w:pPr>
      <w:r>
        <w:rPr>
          <w:color w:val="231F20"/>
          <w:spacing w:val="1"/>
          <w:w w:val="102"/>
          <w:sz w:val="20"/>
        </w:rPr>
        <w:t>與地區監督協商後決定，地區</w:t>
      </w:r>
      <w:del w:id="834" w:author="成英 李" w:date="2025-08-20T10:42:00Z">
        <w:r w:rsidDel="00DD4841">
          <w:rPr>
            <w:rFonts w:hint="eastAsia"/>
            <w:color w:val="231F20"/>
            <w:spacing w:val="1"/>
            <w:w w:val="102"/>
            <w:sz w:val="20"/>
          </w:rPr>
          <w:delText>國際門訓</w:delText>
        </w:r>
      </w:del>
      <w:ins w:id="835" w:author="成英 李" w:date="2025-08-20T10:42:00Z">
        <w:r w:rsidR="00DD4841">
          <w:rPr>
            <w:rFonts w:hint="eastAsia"/>
            <w:color w:val="231F20"/>
            <w:spacing w:val="1"/>
            <w:w w:val="102"/>
            <w:sz w:val="20"/>
          </w:rPr>
          <w:t>宣聖會門徒訓練</w:t>
        </w:r>
      </w:ins>
      <w:r>
        <w:rPr>
          <w:color w:val="231F20"/>
          <w:spacing w:val="1"/>
          <w:w w:val="102"/>
          <w:sz w:val="20"/>
        </w:rPr>
        <w:t>事工委員會之委員</w:t>
      </w:r>
      <w:r>
        <w:rPr>
          <w:color w:val="231F20"/>
          <w:spacing w:val="-1"/>
          <w:w w:val="102"/>
          <w:sz w:val="20"/>
        </w:rPr>
        <w:t>和主席之選舉，應在地區年議會還是在地區</w:t>
      </w:r>
      <w:ins w:id="836" w:author="成英 李" w:date="2025-08-20T10:42:00Z">
        <w:r w:rsidR="00DD4841">
          <w:rPr>
            <w:rFonts w:hint="eastAsia"/>
            <w:color w:val="231F20"/>
            <w:spacing w:val="1"/>
            <w:w w:val="102"/>
            <w:sz w:val="20"/>
          </w:rPr>
          <w:t>宣聖會門徒訓練</w:t>
        </w:r>
      </w:ins>
      <w:del w:id="837" w:author="成英 李" w:date="2025-08-20T10:42:00Z">
        <w:r w:rsidDel="00DD4841">
          <w:rPr>
            <w:color w:val="231F20"/>
            <w:spacing w:val="-1"/>
            <w:w w:val="102"/>
            <w:sz w:val="20"/>
          </w:rPr>
          <w:delText>國際門訓</w:delText>
        </w:r>
      </w:del>
      <w:r>
        <w:rPr>
          <w:color w:val="231F20"/>
          <w:spacing w:val="-1"/>
          <w:w w:val="102"/>
          <w:sz w:val="20"/>
        </w:rPr>
        <w:t>事工</w:t>
      </w:r>
      <w:del w:id="838" w:author="成英 李" w:date="2025-08-20T10:42:00Z">
        <w:r w:rsidDel="00DD4841">
          <w:rPr>
            <w:rFonts w:hint="eastAsia"/>
            <w:color w:val="231F20"/>
            <w:spacing w:val="-1"/>
            <w:w w:val="102"/>
            <w:sz w:val="20"/>
          </w:rPr>
          <w:delText>會議</w:delText>
        </w:r>
      </w:del>
      <w:ins w:id="839" w:author="成英 李" w:date="2025-08-20T10:42:00Z">
        <w:r w:rsidR="00DD4841">
          <w:rPr>
            <w:rFonts w:hint="eastAsia"/>
            <w:color w:val="231F20"/>
            <w:spacing w:val="-1"/>
            <w:w w:val="102"/>
            <w:sz w:val="20"/>
          </w:rPr>
          <w:t>大會</w:t>
        </w:r>
      </w:ins>
      <w:r>
        <w:rPr>
          <w:color w:val="231F20"/>
          <w:spacing w:val="-1"/>
          <w:w w:val="102"/>
          <w:sz w:val="20"/>
        </w:rPr>
        <w:t>中舉行。</w:t>
      </w:r>
    </w:p>
    <w:p w14:paraId="30CE1A69" w14:textId="7E8491FC" w:rsidR="003345E9" w:rsidRDefault="007169A0">
      <w:pPr>
        <w:pStyle w:val="a3"/>
        <w:spacing w:before="310" w:line="153" w:lineRule="auto"/>
        <w:ind w:left="360" w:right="119" w:hanging="240"/>
      </w:pPr>
      <w:r>
        <w:t>2 有關兒童及成人事工部門議會進一步之資料，請參閱「</w:t>
      </w:r>
      <w:del w:id="840" w:author="成英 李" w:date="2025-08-20T10:43:00Z">
        <w:r w:rsidDel="00DD4841">
          <w:rPr>
            <w:rFonts w:hint="eastAsia"/>
          </w:rPr>
          <w:delText>國際門訓</w:delText>
        </w:r>
      </w:del>
      <w:ins w:id="841" w:author="成英 李" w:date="2025-08-20T10:43:00Z">
        <w:r w:rsidR="00DD4841">
          <w:rPr>
            <w:rFonts w:hint="eastAsia"/>
            <w:color w:val="231F20"/>
            <w:spacing w:val="1"/>
            <w:w w:val="102"/>
          </w:rPr>
          <w:t>宣聖會門徒訓練</w:t>
        </w:r>
      </w:ins>
      <w:r>
        <w:rPr>
          <w:rFonts w:hint="eastAsia"/>
        </w:rPr>
        <w:t>事</w:t>
      </w:r>
      <w:r>
        <w:t>工</w:t>
      </w:r>
      <w:r>
        <w:rPr>
          <w:spacing w:val="-29"/>
        </w:rPr>
        <w:t>手冊」。</w:t>
      </w:r>
    </w:p>
    <w:p w14:paraId="6DD8049C" w14:textId="77777777" w:rsidR="003345E9" w:rsidRDefault="003345E9">
      <w:pPr>
        <w:pStyle w:val="a3"/>
        <w:spacing w:line="153" w:lineRule="auto"/>
        <w:sectPr w:rsidR="003345E9">
          <w:pgSz w:w="8640" w:h="12960"/>
          <w:pgMar w:top="480" w:right="1080" w:bottom="1180" w:left="1080" w:header="0" w:footer="997" w:gutter="0"/>
          <w:cols w:space="720"/>
        </w:sectPr>
      </w:pPr>
    </w:p>
    <w:p w14:paraId="1335C60B" w14:textId="77777777" w:rsidR="003345E9" w:rsidRDefault="007169A0">
      <w:pPr>
        <w:pStyle w:val="a3"/>
        <w:spacing w:before="50"/>
        <w:ind w:left="0"/>
        <w:jc w:val="center"/>
      </w:pPr>
      <w:r>
        <w:rPr>
          <w:color w:val="231F20"/>
          <w:spacing w:val="-2"/>
        </w:rPr>
        <w:lastRenderedPageBreak/>
        <w:t>章地區行政</w:t>
      </w:r>
    </w:p>
    <w:p w14:paraId="10FB40BB" w14:textId="5A66C17B" w:rsidR="003345E9" w:rsidRDefault="007169A0">
      <w:pPr>
        <w:pStyle w:val="a5"/>
        <w:numPr>
          <w:ilvl w:val="1"/>
          <w:numId w:val="22"/>
        </w:numPr>
        <w:tabs>
          <w:tab w:val="left" w:pos="1192"/>
        </w:tabs>
        <w:spacing w:before="238" w:line="204" w:lineRule="auto"/>
        <w:ind w:left="119" w:right="34" w:firstLine="408"/>
        <w:rPr>
          <w:sz w:val="20"/>
        </w:rPr>
      </w:pPr>
      <w:r>
        <w:rPr>
          <w:color w:val="231F20"/>
          <w:spacing w:val="1"/>
          <w:w w:val="102"/>
          <w:sz w:val="20"/>
        </w:rPr>
        <w:t>鼓勵所有地方</w:t>
      </w:r>
      <w:ins w:id="842" w:author="成英 李" w:date="2025-08-20T10:45:00Z">
        <w:r w:rsidR="00DF265A">
          <w:rPr>
            <w:rFonts w:hint="eastAsia"/>
            <w:color w:val="231F20"/>
            <w:spacing w:val="1"/>
            <w:w w:val="102"/>
            <w:sz w:val="20"/>
          </w:rPr>
          <w:t>宣聖會門徒訓練</w:t>
        </w:r>
      </w:ins>
      <w:del w:id="843" w:author="成英 李" w:date="2025-08-20T10:45:00Z">
        <w:r w:rsidDel="00DF265A">
          <w:rPr>
            <w:color w:val="231F20"/>
            <w:spacing w:val="1"/>
            <w:w w:val="102"/>
            <w:sz w:val="20"/>
          </w:rPr>
          <w:delText>國際門訓</w:delText>
        </w:r>
      </w:del>
      <w:r>
        <w:rPr>
          <w:color w:val="231F20"/>
          <w:spacing w:val="1"/>
          <w:w w:val="102"/>
          <w:sz w:val="20"/>
        </w:rPr>
        <w:t>事工之主席和各年齡層門訓事工</w:t>
      </w:r>
      <w:del w:id="844" w:author="成英 李" w:date="2025-08-20T10:45:00Z">
        <w:r w:rsidDel="00DF265A">
          <w:rPr>
            <w:rFonts w:hint="eastAsia"/>
            <w:color w:val="231F20"/>
            <w:spacing w:val="1"/>
            <w:w w:val="102"/>
            <w:sz w:val="20"/>
          </w:rPr>
          <w:delText>總</w:delText>
        </w:r>
        <w:r w:rsidDel="00DF265A">
          <w:rPr>
            <w:rFonts w:hint="eastAsia"/>
            <w:color w:val="231F20"/>
            <w:w w:val="102"/>
            <w:sz w:val="20"/>
          </w:rPr>
          <w:delText>幹事</w:delText>
        </w:r>
      </w:del>
      <w:ins w:id="845" w:author="成英 李" w:date="2025-08-20T10:45:00Z">
        <w:r w:rsidR="00DF265A">
          <w:rPr>
            <w:rFonts w:hint="eastAsia"/>
            <w:color w:val="231F20"/>
            <w:spacing w:val="1"/>
            <w:w w:val="102"/>
            <w:sz w:val="20"/>
          </w:rPr>
          <w:t>協調主任</w:t>
        </w:r>
      </w:ins>
      <w:r>
        <w:rPr>
          <w:color w:val="231F20"/>
          <w:w w:val="102"/>
          <w:sz w:val="20"/>
        </w:rPr>
        <w:t>、國際青年團契主席，出席地區</w:t>
      </w:r>
      <w:ins w:id="846" w:author="成英 李" w:date="2025-08-20T10:45:00Z">
        <w:r w:rsidR="00DF265A">
          <w:rPr>
            <w:rFonts w:hint="eastAsia"/>
            <w:color w:val="231F20"/>
            <w:spacing w:val="1"/>
            <w:w w:val="102"/>
            <w:sz w:val="20"/>
          </w:rPr>
          <w:t>宣聖會門徒訓練</w:t>
        </w:r>
      </w:ins>
      <w:del w:id="847" w:author="成英 李" w:date="2025-08-20T10:45:00Z">
        <w:r w:rsidDel="00DF265A">
          <w:rPr>
            <w:color w:val="231F20"/>
            <w:w w:val="102"/>
            <w:sz w:val="20"/>
          </w:rPr>
          <w:delText>國際門訓</w:delText>
        </w:r>
      </w:del>
      <w:r>
        <w:rPr>
          <w:color w:val="231F20"/>
          <w:w w:val="102"/>
          <w:sz w:val="20"/>
        </w:rPr>
        <w:t>事工大會，並擇期與會。</w:t>
      </w:r>
    </w:p>
    <w:p w14:paraId="11EF0A45" w14:textId="5EBC8721" w:rsidR="003345E9" w:rsidRDefault="007169A0">
      <w:pPr>
        <w:pStyle w:val="a5"/>
        <w:numPr>
          <w:ilvl w:val="1"/>
          <w:numId w:val="22"/>
        </w:numPr>
        <w:tabs>
          <w:tab w:val="left" w:pos="1191"/>
        </w:tabs>
        <w:spacing w:before="3" w:line="204" w:lineRule="auto"/>
        <w:ind w:left="119" w:right="16" w:firstLine="408"/>
        <w:rPr>
          <w:sz w:val="20"/>
        </w:rPr>
      </w:pPr>
      <w:r>
        <w:rPr>
          <w:color w:val="231F20"/>
          <w:spacing w:val="-2"/>
          <w:sz w:val="20"/>
        </w:rPr>
        <w:t>將地區組織劃分成教區，並</w:t>
      </w:r>
      <w:commentRangeStart w:id="848"/>
      <w:del w:id="849" w:author="成英 李" w:date="2025-08-20T10:49:00Z">
        <w:r w:rsidDel="00DF265A">
          <w:rPr>
            <w:rFonts w:hint="eastAsia"/>
            <w:color w:val="231F20"/>
            <w:spacing w:val="-2"/>
            <w:sz w:val="20"/>
          </w:rPr>
          <w:delText>指派</w:delText>
        </w:r>
      </w:del>
      <w:ins w:id="850" w:author="成英 李" w:date="2025-08-20T10:49:00Z">
        <w:r w:rsidR="00DF265A">
          <w:rPr>
            <w:rFonts w:hint="eastAsia"/>
            <w:color w:val="231F20"/>
            <w:spacing w:val="-2"/>
            <w:sz w:val="20"/>
          </w:rPr>
          <w:t>委任</w:t>
        </w:r>
      </w:ins>
      <w:commentRangeEnd w:id="848"/>
      <w:ins w:id="851" w:author="成英 李" w:date="2025-08-20T10:50:00Z">
        <w:r w:rsidR="00DF265A">
          <w:rPr>
            <w:rStyle w:val="a7"/>
          </w:rPr>
          <w:commentReference w:id="848"/>
        </w:r>
      </w:ins>
      <w:r>
        <w:rPr>
          <w:color w:val="231F20"/>
          <w:spacing w:val="-2"/>
          <w:sz w:val="20"/>
        </w:rPr>
        <w:t>教區</w:t>
      </w:r>
      <w:ins w:id="852" w:author="成英 李" w:date="2025-08-20T10:50:00Z">
        <w:r w:rsidR="00DF265A">
          <w:rPr>
            <w:rFonts w:hint="eastAsia"/>
            <w:color w:val="231F20"/>
            <w:spacing w:val="1"/>
            <w:w w:val="102"/>
            <w:sz w:val="20"/>
          </w:rPr>
          <w:t>宣聖會門徒訓練</w:t>
        </w:r>
      </w:ins>
      <w:del w:id="853" w:author="成英 李" w:date="2025-08-20T10:50:00Z">
        <w:r w:rsidDel="00DF265A">
          <w:rPr>
            <w:color w:val="231F20"/>
            <w:spacing w:val="-2"/>
            <w:sz w:val="20"/>
          </w:rPr>
          <w:delText>國際門訓</w:delText>
        </w:r>
      </w:del>
      <w:r>
        <w:rPr>
          <w:color w:val="231F20"/>
          <w:spacing w:val="-2"/>
          <w:sz w:val="20"/>
        </w:rPr>
        <w:t>事工</w:t>
      </w:r>
      <w:del w:id="854" w:author="成英 李" w:date="2025-08-20T10:50:00Z">
        <w:r w:rsidDel="00DF265A">
          <w:rPr>
            <w:rFonts w:hint="eastAsia"/>
            <w:color w:val="231F20"/>
            <w:spacing w:val="-2"/>
            <w:sz w:val="20"/>
          </w:rPr>
          <w:delText>總幹事</w:delText>
        </w:r>
      </w:del>
      <w:ins w:id="855" w:author="成英 李" w:date="2025-08-20T10:50:00Z">
        <w:r w:rsidR="00DF265A">
          <w:rPr>
            <w:rFonts w:hint="eastAsia"/>
            <w:color w:val="231F20"/>
            <w:spacing w:val="-2"/>
            <w:sz w:val="20"/>
          </w:rPr>
          <w:t>協調主任</w:t>
        </w:r>
      </w:ins>
      <w:r>
        <w:rPr>
          <w:color w:val="231F20"/>
          <w:spacing w:val="-2"/>
          <w:sz w:val="20"/>
        </w:rPr>
        <w:t>，</w:t>
      </w:r>
      <w:del w:id="856" w:author="成英 李" w:date="2025-08-20T10:50:00Z">
        <w:r w:rsidDel="00DF265A">
          <w:rPr>
            <w:rFonts w:hint="eastAsia"/>
            <w:color w:val="231F20"/>
            <w:spacing w:val="-2"/>
            <w:sz w:val="20"/>
          </w:rPr>
          <w:delText>總幹事</w:delText>
        </w:r>
      </w:del>
      <w:ins w:id="857" w:author="成英 李" w:date="2025-08-20T10:50:00Z">
        <w:r w:rsidR="00DF265A">
          <w:rPr>
            <w:rFonts w:hint="eastAsia"/>
            <w:color w:val="231F20"/>
            <w:spacing w:val="-2"/>
            <w:sz w:val="20"/>
          </w:rPr>
          <w:t>協調主任</w:t>
        </w:r>
      </w:ins>
      <w:r>
        <w:rPr>
          <w:color w:val="231F20"/>
          <w:spacing w:val="-2"/>
          <w:sz w:val="20"/>
        </w:rPr>
        <w:t>應在委員會之指示下，協助該地區內</w:t>
      </w:r>
      <w:ins w:id="858" w:author="成英 李" w:date="2025-08-20T10:51:00Z">
        <w:r w:rsidR="00DF265A">
          <w:rPr>
            <w:rFonts w:hint="eastAsia"/>
            <w:color w:val="231F20"/>
            <w:spacing w:val="1"/>
            <w:w w:val="102"/>
            <w:sz w:val="20"/>
          </w:rPr>
          <w:t>宣聖會門徒訓練</w:t>
        </w:r>
      </w:ins>
      <w:del w:id="859" w:author="成英 李" w:date="2025-08-20T10:51:00Z">
        <w:r w:rsidDel="00DF265A">
          <w:rPr>
            <w:color w:val="231F20"/>
            <w:spacing w:val="-2"/>
            <w:sz w:val="20"/>
          </w:rPr>
          <w:delText>國際門訓</w:delText>
        </w:r>
      </w:del>
      <w:r>
        <w:rPr>
          <w:color w:val="231F20"/>
          <w:spacing w:val="-2"/>
          <w:sz w:val="20"/>
        </w:rPr>
        <w:t>事工。</w:t>
      </w:r>
    </w:p>
    <w:p w14:paraId="1A69C5B8" w14:textId="77777777" w:rsidR="003345E9" w:rsidRDefault="007169A0">
      <w:pPr>
        <w:pStyle w:val="a5"/>
        <w:numPr>
          <w:ilvl w:val="1"/>
          <w:numId w:val="22"/>
        </w:numPr>
        <w:tabs>
          <w:tab w:val="left" w:pos="1191"/>
        </w:tabs>
        <w:spacing w:line="312" w:lineRule="exact"/>
        <w:ind w:left="1191" w:hanging="664"/>
        <w:rPr>
          <w:sz w:val="20"/>
        </w:rPr>
      </w:pPr>
      <w:r>
        <w:rPr>
          <w:color w:val="231F20"/>
          <w:spacing w:val="-1"/>
          <w:sz w:val="20"/>
        </w:rPr>
        <w:t>計劃並推行地區或教區內之信徒繼續訓練課程。</w:t>
      </w:r>
    </w:p>
    <w:p w14:paraId="66D2F6B6" w14:textId="1D30D991" w:rsidR="003345E9" w:rsidRDefault="00DF265A">
      <w:pPr>
        <w:pStyle w:val="a5"/>
        <w:numPr>
          <w:ilvl w:val="1"/>
          <w:numId w:val="22"/>
        </w:numPr>
        <w:tabs>
          <w:tab w:val="left" w:pos="1313"/>
        </w:tabs>
        <w:spacing w:before="11" w:line="204" w:lineRule="auto"/>
        <w:ind w:left="119" w:right="110" w:firstLine="408"/>
        <w:rPr>
          <w:sz w:val="20"/>
        </w:rPr>
      </w:pPr>
      <w:ins w:id="860" w:author="成英 李" w:date="2025-08-20T10:54:00Z">
        <w:r>
          <w:rPr>
            <w:rFonts w:hint="eastAsia"/>
            <w:color w:val="231F20"/>
            <w:spacing w:val="6"/>
            <w:w w:val="102"/>
            <w:sz w:val="20"/>
          </w:rPr>
          <w:t>幫助</w:t>
        </w:r>
      </w:ins>
      <w:del w:id="861" w:author="成英 李" w:date="2025-08-20T10:54:00Z">
        <w:r w:rsidR="007169A0" w:rsidDel="00DF265A">
          <w:rPr>
            <w:color w:val="231F20"/>
            <w:spacing w:val="6"/>
            <w:w w:val="102"/>
            <w:sz w:val="20"/>
          </w:rPr>
          <w:delText>提供</w:delText>
        </w:r>
      </w:del>
      <w:r w:rsidR="007169A0">
        <w:rPr>
          <w:color w:val="231F20"/>
          <w:spacing w:val="6"/>
          <w:w w:val="102"/>
          <w:sz w:val="20"/>
        </w:rPr>
        <w:t>宣聖會</w:t>
      </w:r>
      <w:del w:id="862" w:author="成英 李" w:date="2025-08-20T10:54:00Z">
        <w:r w:rsidR="007169A0" w:rsidDel="00DF265A">
          <w:rPr>
            <w:rFonts w:hint="eastAsia"/>
            <w:color w:val="231F20"/>
            <w:spacing w:val="6"/>
            <w:w w:val="102"/>
            <w:sz w:val="20"/>
          </w:rPr>
          <w:delText>之國際門訓</w:delText>
        </w:r>
      </w:del>
      <w:ins w:id="863" w:author="成英 李" w:date="2025-08-20T10:54:00Z">
        <w:r>
          <w:rPr>
            <w:rFonts w:hint="eastAsia"/>
            <w:color w:val="231F20"/>
            <w:spacing w:val="6"/>
            <w:w w:val="102"/>
            <w:sz w:val="20"/>
          </w:rPr>
          <w:t>門徒訓練</w:t>
        </w:r>
      </w:ins>
      <w:r w:rsidR="007169A0">
        <w:rPr>
          <w:color w:val="231F20"/>
          <w:spacing w:val="6"/>
          <w:w w:val="102"/>
          <w:sz w:val="20"/>
        </w:rPr>
        <w:t>事工部門獲得有關地區及地方</w:t>
      </w:r>
      <w:del w:id="864" w:author="成英 李" w:date="2025-08-20T10:54:00Z">
        <w:r w:rsidR="007169A0" w:rsidDel="00DF265A">
          <w:rPr>
            <w:rFonts w:hint="eastAsia"/>
            <w:color w:val="231F20"/>
            <w:spacing w:val="6"/>
            <w:w w:val="102"/>
            <w:sz w:val="20"/>
          </w:rPr>
          <w:delText>國</w:delText>
        </w:r>
        <w:r w:rsidR="007169A0" w:rsidDel="00DF265A">
          <w:rPr>
            <w:rFonts w:hint="eastAsia"/>
            <w:color w:val="231F20"/>
            <w:w w:val="102"/>
            <w:sz w:val="20"/>
          </w:rPr>
          <w:delText>際門訓</w:delText>
        </w:r>
      </w:del>
      <w:ins w:id="865" w:author="成英 李" w:date="2025-08-20T10:54:00Z">
        <w:r>
          <w:rPr>
            <w:rFonts w:hint="eastAsia"/>
            <w:color w:val="231F20"/>
            <w:spacing w:val="6"/>
            <w:w w:val="102"/>
            <w:sz w:val="20"/>
          </w:rPr>
          <w:t>宣聖會門徒訓練</w:t>
        </w:r>
      </w:ins>
      <w:r w:rsidR="007169A0">
        <w:rPr>
          <w:color w:val="231F20"/>
          <w:w w:val="102"/>
          <w:sz w:val="20"/>
        </w:rPr>
        <w:t>事工之資料及消息。</w:t>
      </w:r>
    </w:p>
    <w:p w14:paraId="464FA046" w14:textId="635F759A" w:rsidR="003345E9" w:rsidRDefault="007169A0">
      <w:pPr>
        <w:pStyle w:val="a5"/>
        <w:numPr>
          <w:ilvl w:val="1"/>
          <w:numId w:val="22"/>
        </w:numPr>
        <w:tabs>
          <w:tab w:val="left" w:pos="1313"/>
        </w:tabs>
        <w:spacing w:before="2" w:line="204" w:lineRule="auto"/>
        <w:ind w:left="119" w:right="110" w:firstLine="408"/>
        <w:rPr>
          <w:sz w:val="20"/>
        </w:rPr>
      </w:pPr>
      <w:r>
        <w:rPr>
          <w:color w:val="231F20"/>
          <w:spacing w:val="6"/>
          <w:w w:val="102"/>
          <w:sz w:val="20"/>
        </w:rPr>
        <w:t>向地區指導委員會提供年度地區</w:t>
      </w:r>
      <w:del w:id="866" w:author="成英 李" w:date="2025-08-20T11:08:00Z">
        <w:r w:rsidDel="00E27A30">
          <w:rPr>
            <w:rFonts w:hint="eastAsia"/>
            <w:color w:val="231F20"/>
            <w:spacing w:val="6"/>
            <w:w w:val="102"/>
            <w:sz w:val="20"/>
          </w:rPr>
          <w:delText>國際門訓</w:delText>
        </w:r>
      </w:del>
      <w:ins w:id="867" w:author="成英 李" w:date="2025-08-20T11:08:00Z">
        <w:r w:rsidR="00E27A30">
          <w:rPr>
            <w:rFonts w:hint="eastAsia"/>
            <w:color w:val="231F20"/>
            <w:spacing w:val="6"/>
            <w:w w:val="102"/>
            <w:sz w:val="20"/>
          </w:rPr>
          <w:t>宣聖會</w:t>
        </w:r>
      </w:ins>
      <w:ins w:id="868" w:author="成英 李" w:date="2025-08-20T11:09:00Z">
        <w:r w:rsidR="00E27A30">
          <w:rPr>
            <w:rFonts w:hint="eastAsia"/>
            <w:color w:val="231F20"/>
            <w:spacing w:val="6"/>
            <w:w w:val="102"/>
            <w:sz w:val="20"/>
          </w:rPr>
          <w:t>門徒訓練</w:t>
        </w:r>
      </w:ins>
      <w:r>
        <w:rPr>
          <w:color w:val="231F20"/>
          <w:spacing w:val="6"/>
          <w:w w:val="102"/>
          <w:sz w:val="20"/>
        </w:rPr>
        <w:t>事工委員會之</w:t>
      </w:r>
      <w:r>
        <w:rPr>
          <w:color w:val="231F20"/>
          <w:w w:val="102"/>
          <w:sz w:val="20"/>
        </w:rPr>
        <w:t>預算。</w:t>
      </w:r>
    </w:p>
    <w:p w14:paraId="77C47671" w14:textId="4380ADF3" w:rsidR="003345E9" w:rsidRDefault="007169A0">
      <w:pPr>
        <w:pStyle w:val="a5"/>
        <w:numPr>
          <w:ilvl w:val="1"/>
          <w:numId w:val="22"/>
        </w:numPr>
        <w:tabs>
          <w:tab w:val="left" w:pos="1313"/>
        </w:tabs>
        <w:spacing w:before="3" w:line="204" w:lineRule="auto"/>
        <w:ind w:left="119" w:right="112" w:firstLine="408"/>
        <w:rPr>
          <w:sz w:val="20"/>
        </w:rPr>
      </w:pPr>
      <w:r>
        <w:rPr>
          <w:color w:val="231F20"/>
          <w:spacing w:val="5"/>
          <w:w w:val="102"/>
          <w:sz w:val="20"/>
        </w:rPr>
        <w:t>負責地區信徒退修會。成人事工地區</w:t>
      </w:r>
      <w:ins w:id="869" w:author="成英 李" w:date="2025-08-20T11:10:00Z">
        <w:r w:rsidR="00303EEA">
          <w:rPr>
            <w:rFonts w:hint="eastAsia"/>
            <w:color w:val="231F20"/>
            <w:spacing w:val="5"/>
            <w:w w:val="102"/>
            <w:sz w:val="20"/>
          </w:rPr>
          <w:t>協調主任</w:t>
        </w:r>
      </w:ins>
      <w:del w:id="870" w:author="成英 李" w:date="2025-08-20T11:10:00Z">
        <w:r w:rsidDel="00303EEA">
          <w:rPr>
            <w:color w:val="231F20"/>
            <w:spacing w:val="5"/>
            <w:w w:val="102"/>
            <w:sz w:val="20"/>
          </w:rPr>
          <w:delText>總幹事</w:delText>
        </w:r>
      </w:del>
      <w:r>
        <w:rPr>
          <w:color w:val="231F20"/>
          <w:spacing w:val="5"/>
          <w:w w:val="102"/>
          <w:sz w:val="20"/>
        </w:rPr>
        <w:t>應為地區信</w:t>
      </w:r>
      <w:r>
        <w:rPr>
          <w:color w:val="231F20"/>
          <w:w w:val="102"/>
          <w:sz w:val="20"/>
        </w:rPr>
        <w:t>徒退修委員會之當然委員。</w:t>
      </w:r>
    </w:p>
    <w:p w14:paraId="4700C529" w14:textId="77777777" w:rsidR="003345E9" w:rsidRDefault="007169A0">
      <w:pPr>
        <w:pStyle w:val="a5"/>
        <w:numPr>
          <w:ilvl w:val="1"/>
          <w:numId w:val="22"/>
        </w:numPr>
        <w:tabs>
          <w:tab w:val="left" w:pos="1311"/>
        </w:tabs>
        <w:spacing w:line="312" w:lineRule="exact"/>
        <w:ind w:left="1311" w:hanging="784"/>
        <w:rPr>
          <w:sz w:val="20"/>
        </w:rPr>
      </w:pPr>
      <w:r>
        <w:rPr>
          <w:color w:val="231F20"/>
          <w:spacing w:val="-1"/>
          <w:sz w:val="20"/>
        </w:rPr>
        <w:t>核准該委員會主席向地區年議會提出之報告。</w:t>
      </w:r>
    </w:p>
    <w:p w14:paraId="03989655" w14:textId="4C2BF141" w:rsidR="003345E9" w:rsidRDefault="007169A0">
      <w:pPr>
        <w:pStyle w:val="a5"/>
        <w:numPr>
          <w:ilvl w:val="1"/>
          <w:numId w:val="22"/>
        </w:numPr>
        <w:tabs>
          <w:tab w:val="left" w:pos="1313"/>
        </w:tabs>
        <w:spacing w:before="11" w:line="204" w:lineRule="auto"/>
        <w:ind w:left="119" w:right="110" w:firstLine="408"/>
        <w:rPr>
          <w:sz w:val="20"/>
        </w:rPr>
      </w:pPr>
      <w:r>
        <w:rPr>
          <w:color w:val="231F20"/>
          <w:spacing w:val="6"/>
          <w:w w:val="102"/>
          <w:sz w:val="20"/>
        </w:rPr>
        <w:t>按地區監督或地區</w:t>
      </w:r>
      <w:del w:id="871" w:author="成英 李" w:date="2025-08-20T11:11:00Z">
        <w:r w:rsidDel="00303EEA">
          <w:rPr>
            <w:rFonts w:hint="eastAsia"/>
            <w:color w:val="231F20"/>
            <w:spacing w:val="6"/>
            <w:w w:val="102"/>
            <w:sz w:val="20"/>
          </w:rPr>
          <w:delText>國際門訓</w:delText>
        </w:r>
      </w:del>
      <w:ins w:id="872" w:author="成英 李" w:date="2025-08-20T11:11:00Z">
        <w:r w:rsidR="00303EEA">
          <w:rPr>
            <w:rFonts w:hint="eastAsia"/>
            <w:color w:val="231F20"/>
            <w:spacing w:val="6"/>
            <w:w w:val="102"/>
            <w:sz w:val="20"/>
          </w:rPr>
          <w:t>宣聖會</w:t>
        </w:r>
      </w:ins>
      <w:ins w:id="873" w:author="成英 李" w:date="2025-08-20T11:12:00Z">
        <w:r w:rsidR="00303EEA">
          <w:rPr>
            <w:rFonts w:hint="eastAsia"/>
            <w:color w:val="231F20"/>
            <w:spacing w:val="6"/>
            <w:w w:val="102"/>
            <w:sz w:val="20"/>
          </w:rPr>
          <w:t>門徒訓練</w:t>
        </w:r>
      </w:ins>
      <w:r>
        <w:rPr>
          <w:color w:val="231F20"/>
          <w:spacing w:val="6"/>
          <w:w w:val="102"/>
          <w:sz w:val="20"/>
        </w:rPr>
        <w:t>事工委員會之主席</w:t>
      </w:r>
      <w:ins w:id="874" w:author="成英 李" w:date="2025-08-20T11:12:00Z">
        <w:r w:rsidR="00303EEA">
          <w:rPr>
            <w:rFonts w:hint="eastAsia"/>
            <w:color w:val="231F20"/>
            <w:spacing w:val="6"/>
            <w:w w:val="102"/>
            <w:sz w:val="20"/>
          </w:rPr>
          <w:t>所</w:t>
        </w:r>
      </w:ins>
      <w:del w:id="875" w:author="成英 李" w:date="2025-08-20T11:12:00Z">
        <w:r w:rsidDel="00303EEA">
          <w:rPr>
            <w:color w:val="231F20"/>
            <w:spacing w:val="6"/>
            <w:w w:val="102"/>
            <w:sz w:val="20"/>
          </w:rPr>
          <w:delText>的</w:delText>
        </w:r>
      </w:del>
      <w:r>
        <w:rPr>
          <w:color w:val="231F20"/>
          <w:spacing w:val="6"/>
          <w:w w:val="102"/>
          <w:sz w:val="20"/>
        </w:rPr>
        <w:t>建議的</w:t>
      </w:r>
      <w:r>
        <w:rPr>
          <w:color w:val="231F20"/>
          <w:w w:val="102"/>
          <w:sz w:val="20"/>
        </w:rPr>
        <w:t>開會頻次，開會商討計劃且有效地執行委員會之職責。</w:t>
      </w:r>
    </w:p>
    <w:p w14:paraId="0FCBE597" w14:textId="04722B23" w:rsidR="003345E9" w:rsidRDefault="007169A0">
      <w:pPr>
        <w:pStyle w:val="a5"/>
        <w:numPr>
          <w:ilvl w:val="0"/>
          <w:numId w:val="22"/>
        </w:numPr>
        <w:tabs>
          <w:tab w:val="left" w:pos="994"/>
        </w:tabs>
        <w:spacing w:line="206" w:lineRule="auto"/>
        <w:ind w:left="119" w:right="16" w:firstLine="408"/>
        <w:rPr>
          <w:rFonts w:ascii="Noto Sans TC" w:eastAsia="Noto Sans TC"/>
          <w:sz w:val="20"/>
        </w:rPr>
      </w:pPr>
      <w:r>
        <w:rPr>
          <w:b/>
          <w:color w:val="231F20"/>
          <w:w w:val="102"/>
          <w:sz w:val="20"/>
        </w:rPr>
        <w:t>地區</w:t>
      </w:r>
      <w:del w:id="876" w:author="成英 李" w:date="2025-08-20T11:12:00Z">
        <w:r w:rsidDel="00303EEA">
          <w:rPr>
            <w:rFonts w:hint="eastAsia"/>
            <w:b/>
            <w:color w:val="231F20"/>
            <w:w w:val="102"/>
            <w:sz w:val="20"/>
          </w:rPr>
          <w:delText>國際門訓</w:delText>
        </w:r>
      </w:del>
      <w:ins w:id="877" w:author="成英 李" w:date="2025-08-20T11:12:00Z">
        <w:r w:rsidR="00303EEA">
          <w:rPr>
            <w:rFonts w:hint="eastAsia"/>
            <w:b/>
            <w:color w:val="231F20"/>
            <w:w w:val="102"/>
            <w:sz w:val="20"/>
          </w:rPr>
          <w:t>宣聖會門徒訓練</w:t>
        </w:r>
      </w:ins>
      <w:r>
        <w:rPr>
          <w:b/>
          <w:color w:val="231F20"/>
          <w:w w:val="102"/>
          <w:sz w:val="20"/>
        </w:rPr>
        <w:t>事工之主席</w:t>
      </w:r>
      <w:r>
        <w:rPr>
          <w:color w:val="231F20"/>
          <w:spacing w:val="-8"/>
          <w:w w:val="102"/>
          <w:sz w:val="20"/>
        </w:rPr>
        <w:t>。地區年議會或</w:t>
      </w:r>
      <w:del w:id="878" w:author="成英 李" w:date="2025-08-20T11:13:00Z">
        <w:r w:rsidDel="00303EEA">
          <w:rPr>
            <w:rFonts w:hint="eastAsia"/>
            <w:color w:val="231F20"/>
            <w:spacing w:val="-8"/>
            <w:w w:val="102"/>
            <w:sz w:val="20"/>
          </w:rPr>
          <w:delText>國際門訓</w:delText>
        </w:r>
      </w:del>
      <w:ins w:id="879" w:author="成英 李" w:date="2025-08-20T11:13:00Z">
        <w:r w:rsidR="00303EEA">
          <w:rPr>
            <w:rFonts w:hint="eastAsia"/>
            <w:color w:val="231F20"/>
            <w:spacing w:val="-8"/>
            <w:w w:val="102"/>
            <w:sz w:val="20"/>
          </w:rPr>
          <w:t>宣聖會門徒訓練</w:t>
        </w:r>
      </w:ins>
      <w:r>
        <w:rPr>
          <w:color w:val="231F20"/>
          <w:spacing w:val="-8"/>
          <w:w w:val="102"/>
          <w:sz w:val="20"/>
        </w:rPr>
        <w:t>事工大會，</w:t>
      </w:r>
      <w:r>
        <w:rPr>
          <w:color w:val="231F20"/>
          <w:spacing w:val="3"/>
          <w:w w:val="102"/>
          <w:sz w:val="20"/>
        </w:rPr>
        <w:t>應從地區提名委員會所呈報的兩</w:t>
      </w:r>
      <w:ins w:id="880" w:author="成英 李" w:date="2025-08-20T11:14:00Z">
        <w:r w:rsidR="00303EEA">
          <w:rPr>
            <w:rFonts w:hint="eastAsia"/>
            <w:color w:val="231F20"/>
            <w:spacing w:val="3"/>
            <w:w w:val="102"/>
            <w:sz w:val="20"/>
          </w:rPr>
          <w:t>位</w:t>
        </w:r>
      </w:ins>
      <w:del w:id="881" w:author="成英 李" w:date="2025-08-20T11:14:00Z">
        <w:r w:rsidDel="00303EEA">
          <w:rPr>
            <w:color w:val="231F20"/>
            <w:spacing w:val="3"/>
            <w:w w:val="102"/>
            <w:sz w:val="20"/>
          </w:rPr>
          <w:delText>人</w:delText>
        </w:r>
      </w:del>
      <w:r>
        <w:rPr>
          <w:color w:val="231F20"/>
          <w:spacing w:val="3"/>
          <w:w w:val="102"/>
          <w:sz w:val="20"/>
        </w:rPr>
        <w:t>或以上之被提名人中，選出一人擔</w:t>
      </w:r>
      <w:r>
        <w:rPr>
          <w:color w:val="231F20"/>
          <w:spacing w:val="1"/>
          <w:w w:val="102"/>
          <w:sz w:val="20"/>
        </w:rPr>
        <w:t>任地區</w:t>
      </w:r>
      <w:del w:id="882" w:author="成英 李" w:date="2025-08-20T11:14:00Z">
        <w:r w:rsidDel="00303EEA">
          <w:rPr>
            <w:rFonts w:hint="eastAsia"/>
            <w:color w:val="231F20"/>
            <w:spacing w:val="1"/>
            <w:w w:val="102"/>
            <w:sz w:val="20"/>
          </w:rPr>
          <w:delText>國際門訓</w:delText>
        </w:r>
      </w:del>
      <w:ins w:id="883" w:author="成英 李" w:date="2025-08-20T11:14:00Z">
        <w:r w:rsidR="00303EEA">
          <w:rPr>
            <w:rFonts w:hint="eastAsia"/>
            <w:color w:val="231F20"/>
            <w:spacing w:val="1"/>
            <w:w w:val="102"/>
            <w:sz w:val="20"/>
          </w:rPr>
          <w:t>宣聖會門徒訓練</w:t>
        </w:r>
      </w:ins>
      <w:r>
        <w:rPr>
          <w:color w:val="231F20"/>
          <w:spacing w:val="1"/>
          <w:w w:val="102"/>
          <w:sz w:val="20"/>
        </w:rPr>
        <w:t>事工委員會之主席，任期為一年或</w:t>
      </w:r>
      <w:ins w:id="884" w:author="成英 李" w:date="2025-08-20T11:15:00Z">
        <w:r w:rsidR="00303EEA">
          <w:rPr>
            <w:rFonts w:hint="eastAsia"/>
            <w:color w:val="231F20"/>
            <w:spacing w:val="1"/>
            <w:w w:val="102"/>
            <w:sz w:val="20"/>
          </w:rPr>
          <w:t>兩</w:t>
        </w:r>
      </w:ins>
      <w:del w:id="885" w:author="成英 李" w:date="2025-08-20T11:15:00Z">
        <w:r w:rsidDel="00303EEA">
          <w:rPr>
            <w:color w:val="231F20"/>
            <w:spacing w:val="1"/>
            <w:w w:val="102"/>
            <w:sz w:val="20"/>
          </w:rPr>
          <w:delText>二</w:delText>
        </w:r>
      </w:del>
      <w:r>
        <w:rPr>
          <w:color w:val="231F20"/>
          <w:spacing w:val="1"/>
          <w:w w:val="102"/>
          <w:sz w:val="20"/>
        </w:rPr>
        <w:t>年。經地區監督</w:t>
      </w:r>
      <w:r>
        <w:rPr>
          <w:color w:val="231F20"/>
          <w:w w:val="102"/>
          <w:sz w:val="20"/>
        </w:rPr>
        <w:t>核准後，由地區</w:t>
      </w:r>
      <w:del w:id="886" w:author="成英 李" w:date="2025-08-20T11:15:00Z">
        <w:r w:rsidDel="00303EEA">
          <w:rPr>
            <w:rFonts w:hint="eastAsia"/>
            <w:color w:val="231F20"/>
            <w:w w:val="102"/>
            <w:sz w:val="20"/>
          </w:rPr>
          <w:delText>國際門訓</w:delText>
        </w:r>
      </w:del>
      <w:ins w:id="887" w:author="成英 李" w:date="2025-08-20T11:15:00Z">
        <w:r w:rsidR="00303EEA">
          <w:rPr>
            <w:rFonts w:hint="eastAsia"/>
            <w:color w:val="231F20"/>
            <w:w w:val="102"/>
            <w:sz w:val="20"/>
          </w:rPr>
          <w:t>宣聖會門徒訓練</w:t>
        </w:r>
      </w:ins>
      <w:r>
        <w:rPr>
          <w:rFonts w:hint="eastAsia"/>
          <w:color w:val="231F20"/>
          <w:w w:val="102"/>
          <w:sz w:val="20"/>
        </w:rPr>
        <w:t>事</w:t>
      </w:r>
      <w:r>
        <w:rPr>
          <w:color w:val="231F20"/>
          <w:w w:val="102"/>
          <w:sz w:val="20"/>
        </w:rPr>
        <w:t>工委員會所推薦，可競選連任，應以「贊</w:t>
      </w:r>
      <w:r>
        <w:rPr>
          <w:color w:val="231F20"/>
          <w:spacing w:val="-1"/>
          <w:w w:val="102"/>
          <w:sz w:val="20"/>
        </w:rPr>
        <w:t>成」或「反對」之選票選出。地區年議會休會期間，若有主席之職缺，應依照</w:t>
      </w:r>
      <w:r>
        <w:rPr>
          <w:color w:val="231F20"/>
          <w:spacing w:val="-1"/>
          <w:sz w:val="20"/>
        </w:rPr>
        <w:t xml:space="preserve"> </w:t>
      </w:r>
      <w:r>
        <w:rPr>
          <w:rFonts w:ascii="Noto Sans TC" w:eastAsia="Noto Sans TC"/>
          <w:color w:val="231F20"/>
          <w:w w:val="102"/>
          <w:sz w:val="20"/>
        </w:rPr>
        <w:t>215</w:t>
      </w:r>
      <w:r>
        <w:rPr>
          <w:rFonts w:ascii="Noto Sans TC" w:eastAsia="Noto Sans TC"/>
          <w:color w:val="231F20"/>
          <w:spacing w:val="6"/>
          <w:sz w:val="20"/>
        </w:rPr>
        <w:t xml:space="preserve"> </w:t>
      </w:r>
      <w:r>
        <w:rPr>
          <w:color w:val="231F20"/>
          <w:spacing w:val="-11"/>
          <w:w w:val="102"/>
          <w:sz w:val="20"/>
        </w:rPr>
        <w:t>條之規定遞補該職缺。</w:t>
      </w:r>
      <w:r>
        <w:rPr>
          <w:rFonts w:ascii="Noto Sans TC" w:eastAsia="Noto Sans TC"/>
          <w:color w:val="231F20"/>
          <w:w w:val="102"/>
          <w:sz w:val="20"/>
        </w:rPr>
        <w:t>（240.6）</w:t>
      </w:r>
    </w:p>
    <w:p w14:paraId="1C3399DD" w14:textId="716C332F" w:rsidR="003345E9" w:rsidRDefault="007169A0">
      <w:pPr>
        <w:pStyle w:val="3"/>
        <w:spacing w:line="299" w:lineRule="exact"/>
        <w:ind w:left="527"/>
        <w:rPr>
          <w:b w:val="0"/>
        </w:rPr>
      </w:pPr>
      <w:r>
        <w:rPr>
          <w:color w:val="231F20"/>
        </w:rPr>
        <w:t>地區</w:t>
      </w:r>
      <w:del w:id="888" w:author="成英 李" w:date="2025-08-20T11:17:00Z">
        <w:r w:rsidDel="00303EEA">
          <w:rPr>
            <w:rFonts w:hint="eastAsia"/>
            <w:color w:val="231F20"/>
          </w:rPr>
          <w:delText>國際門訓</w:delText>
        </w:r>
      </w:del>
      <w:ins w:id="889" w:author="成英 李" w:date="2025-08-20T11:17:00Z">
        <w:r w:rsidR="00303EEA">
          <w:rPr>
            <w:rFonts w:hint="eastAsia"/>
            <w:color w:val="231F20"/>
          </w:rPr>
          <w:t>宣聖會門徒訓練</w:t>
        </w:r>
      </w:ins>
      <w:r>
        <w:rPr>
          <w:color w:val="231F20"/>
        </w:rPr>
        <w:t>事工主席之職權</w:t>
      </w:r>
      <w:r>
        <w:rPr>
          <w:b w:val="0"/>
          <w:color w:val="231F20"/>
          <w:spacing w:val="-4"/>
        </w:rPr>
        <w:t>如下：</w:t>
      </w:r>
    </w:p>
    <w:p w14:paraId="02A27C1F" w14:textId="01169B61" w:rsidR="003345E9" w:rsidRDefault="007169A0">
      <w:pPr>
        <w:pStyle w:val="a5"/>
        <w:numPr>
          <w:ilvl w:val="1"/>
          <w:numId w:val="22"/>
        </w:numPr>
        <w:tabs>
          <w:tab w:val="left" w:pos="1191"/>
        </w:tabs>
        <w:spacing w:line="322" w:lineRule="exact"/>
        <w:ind w:left="1191" w:hanging="664"/>
        <w:rPr>
          <w:sz w:val="20"/>
        </w:rPr>
      </w:pPr>
      <w:r>
        <w:rPr>
          <w:color w:val="231F20"/>
          <w:spacing w:val="-1"/>
          <w:sz w:val="20"/>
        </w:rPr>
        <w:t>在所在地區內負責領導</w:t>
      </w:r>
      <w:del w:id="890" w:author="成英 李" w:date="2025-08-20T11:28:00Z">
        <w:r w:rsidDel="00290EE4">
          <w:rPr>
            <w:rFonts w:hint="eastAsia"/>
            <w:color w:val="231F20"/>
            <w:spacing w:val="-1"/>
            <w:sz w:val="20"/>
          </w:rPr>
          <w:delText>國際門訓之</w:delText>
        </w:r>
      </w:del>
      <w:ins w:id="891" w:author="成英 李" w:date="2025-08-20T11:28:00Z">
        <w:r w:rsidR="00290EE4">
          <w:rPr>
            <w:rFonts w:hint="eastAsia"/>
            <w:color w:val="231F20"/>
            <w:spacing w:val="-1"/>
            <w:sz w:val="20"/>
          </w:rPr>
          <w:t>宣聖會門徒訓練</w:t>
        </w:r>
      </w:ins>
      <w:r>
        <w:rPr>
          <w:color w:val="231F20"/>
          <w:spacing w:val="-1"/>
          <w:sz w:val="20"/>
        </w:rPr>
        <w:t>事工，</w:t>
      </w:r>
    </w:p>
    <w:p w14:paraId="2E8053A8" w14:textId="77777777" w:rsidR="003345E9" w:rsidRDefault="007169A0">
      <w:pPr>
        <w:pStyle w:val="a3"/>
        <w:tabs>
          <w:tab w:val="left" w:pos="1019"/>
        </w:tabs>
        <w:spacing w:line="320" w:lineRule="exact"/>
        <w:ind w:left="611"/>
      </w:pPr>
      <w:r>
        <w:rPr>
          <w:color w:val="231F20"/>
          <w:spacing w:val="-10"/>
        </w:rPr>
        <w:t>➀</w:t>
      </w:r>
      <w:r>
        <w:rPr>
          <w:color w:val="231F20"/>
        </w:rPr>
        <w:tab/>
      </w:r>
      <w:r>
        <w:rPr>
          <w:color w:val="231F20"/>
          <w:spacing w:val="-1"/>
        </w:rPr>
        <w:t>提昇出席</w:t>
      </w:r>
      <w:del w:id="892" w:author="成英 李" w:date="2025-08-20T11:29:00Z">
        <w:r w:rsidDel="00290EE4">
          <w:rPr>
            <w:color w:val="231F20"/>
            <w:spacing w:val="-1"/>
          </w:rPr>
          <w:delText>之</w:delText>
        </w:r>
      </w:del>
      <w:r>
        <w:rPr>
          <w:color w:val="231F20"/>
          <w:spacing w:val="-1"/>
        </w:rPr>
        <w:t>會友人數之增長</w:t>
      </w:r>
      <w:del w:id="893" w:author="成英 李" w:date="2025-08-20T11:29:00Z">
        <w:r w:rsidDel="00290EE4">
          <w:rPr>
            <w:color w:val="231F20"/>
            <w:spacing w:val="-1"/>
          </w:rPr>
          <w:delText>之</w:delText>
        </w:r>
      </w:del>
      <w:r>
        <w:rPr>
          <w:color w:val="231F20"/>
          <w:spacing w:val="-1"/>
        </w:rPr>
        <w:t>計劃，</w:t>
      </w:r>
    </w:p>
    <w:p w14:paraId="0C1615D3" w14:textId="77777777" w:rsidR="003345E9" w:rsidRDefault="007169A0">
      <w:pPr>
        <w:pStyle w:val="a3"/>
        <w:tabs>
          <w:tab w:val="left" w:pos="1019"/>
        </w:tabs>
        <w:spacing w:line="320" w:lineRule="exact"/>
        <w:ind w:left="611"/>
      </w:pPr>
      <w:r>
        <w:rPr>
          <w:color w:val="231F20"/>
          <w:spacing w:val="-10"/>
        </w:rPr>
        <w:t>➁</w:t>
      </w:r>
      <w:r>
        <w:rPr>
          <w:color w:val="231F20"/>
        </w:rPr>
        <w:tab/>
      </w:r>
      <w:r>
        <w:rPr>
          <w:color w:val="231F20"/>
          <w:spacing w:val="-1"/>
        </w:rPr>
        <w:t>將所有之計劃推行於兒童及成人事工部門中，</w:t>
      </w:r>
    </w:p>
    <w:p w14:paraId="464FF633" w14:textId="77777777" w:rsidR="003345E9" w:rsidRDefault="007169A0">
      <w:pPr>
        <w:pStyle w:val="a3"/>
        <w:tabs>
          <w:tab w:val="left" w:pos="1019"/>
        </w:tabs>
        <w:spacing w:line="319" w:lineRule="exact"/>
        <w:ind w:left="611"/>
      </w:pPr>
      <w:r>
        <w:rPr>
          <w:color w:val="231F20"/>
          <w:spacing w:val="-10"/>
        </w:rPr>
        <w:t>➂</w:t>
      </w:r>
      <w:r>
        <w:rPr>
          <w:color w:val="231F20"/>
        </w:rPr>
        <w:tab/>
      </w:r>
      <w:r>
        <w:rPr>
          <w:color w:val="231F20"/>
          <w:spacing w:val="-1"/>
        </w:rPr>
        <w:t>與國際青年團契合作推動青年主日學事工、小組、查經班。</w:t>
      </w:r>
    </w:p>
    <w:p w14:paraId="04A4E55D" w14:textId="1F40C499" w:rsidR="003345E9" w:rsidRDefault="007169A0">
      <w:pPr>
        <w:pStyle w:val="a5"/>
        <w:numPr>
          <w:ilvl w:val="1"/>
          <w:numId w:val="22"/>
        </w:numPr>
        <w:tabs>
          <w:tab w:val="left" w:pos="1191"/>
        </w:tabs>
        <w:spacing w:line="320" w:lineRule="exact"/>
        <w:ind w:left="1191" w:hanging="664"/>
        <w:rPr>
          <w:sz w:val="20"/>
        </w:rPr>
      </w:pPr>
      <w:r>
        <w:rPr>
          <w:color w:val="231F20"/>
          <w:spacing w:val="-1"/>
          <w:sz w:val="20"/>
        </w:rPr>
        <w:t>乃地區年議會、地區</w:t>
      </w:r>
      <w:del w:id="894" w:author="成英 李" w:date="2025-08-20T11:31:00Z">
        <w:r w:rsidDel="00290EE4">
          <w:rPr>
            <w:rFonts w:hint="eastAsia"/>
            <w:color w:val="231F20"/>
            <w:spacing w:val="-1"/>
            <w:sz w:val="20"/>
          </w:rPr>
          <w:delText>國際門訓</w:delText>
        </w:r>
      </w:del>
      <w:ins w:id="895" w:author="成英 李" w:date="2025-08-20T11:32:00Z">
        <w:r w:rsidR="00290EE4">
          <w:rPr>
            <w:rFonts w:hint="eastAsia"/>
            <w:color w:val="231F20"/>
            <w:spacing w:val="-1"/>
            <w:sz w:val="20"/>
          </w:rPr>
          <w:t>宣聖會門徒訓練</w:t>
        </w:r>
      </w:ins>
      <w:r>
        <w:rPr>
          <w:color w:val="231F20"/>
          <w:spacing w:val="-1"/>
          <w:sz w:val="20"/>
        </w:rPr>
        <w:t>事工委員會之當然委員。</w:t>
      </w:r>
    </w:p>
    <w:p w14:paraId="44FFC44D" w14:textId="3A88B2DE" w:rsidR="003345E9" w:rsidRDefault="007169A0">
      <w:pPr>
        <w:pStyle w:val="a5"/>
        <w:numPr>
          <w:ilvl w:val="1"/>
          <w:numId w:val="22"/>
        </w:numPr>
        <w:tabs>
          <w:tab w:val="left" w:pos="1192"/>
        </w:tabs>
        <w:spacing w:before="11" w:line="204" w:lineRule="auto"/>
        <w:ind w:right="115" w:firstLine="407"/>
        <w:rPr>
          <w:sz w:val="20"/>
        </w:rPr>
      </w:pPr>
      <w:r>
        <w:rPr>
          <w:color w:val="231F20"/>
          <w:spacing w:val="1"/>
          <w:w w:val="102"/>
          <w:sz w:val="20"/>
        </w:rPr>
        <w:t>為地區</w:t>
      </w:r>
      <w:del w:id="896" w:author="成英 李" w:date="2025-08-20T11:32:00Z">
        <w:r w:rsidDel="00290EE4">
          <w:rPr>
            <w:rFonts w:hint="eastAsia"/>
            <w:color w:val="231F20"/>
            <w:spacing w:val="1"/>
            <w:w w:val="102"/>
            <w:sz w:val="20"/>
          </w:rPr>
          <w:delText>國際門訓</w:delText>
        </w:r>
      </w:del>
      <w:ins w:id="897" w:author="成英 李" w:date="2025-08-20T11:32:00Z">
        <w:r w:rsidR="00290EE4">
          <w:rPr>
            <w:rFonts w:hint="eastAsia"/>
            <w:color w:val="231F20"/>
            <w:spacing w:val="1"/>
            <w:w w:val="102"/>
            <w:sz w:val="20"/>
          </w:rPr>
          <w:t>宣聖會門徒訓練</w:t>
        </w:r>
      </w:ins>
      <w:r>
        <w:rPr>
          <w:color w:val="231F20"/>
          <w:spacing w:val="1"/>
          <w:w w:val="102"/>
          <w:sz w:val="20"/>
        </w:rPr>
        <w:t>事工</w:t>
      </w:r>
      <w:ins w:id="898" w:author="成英 李" w:date="2025-08-20T11:32:00Z">
        <w:r w:rsidR="00290EE4">
          <w:rPr>
            <w:rFonts w:hint="eastAsia"/>
            <w:color w:val="231F20"/>
            <w:spacing w:val="1"/>
            <w:w w:val="102"/>
            <w:sz w:val="20"/>
          </w:rPr>
          <w:t>委員會</w:t>
        </w:r>
      </w:ins>
      <w:r>
        <w:rPr>
          <w:color w:val="231F20"/>
          <w:spacing w:val="1"/>
          <w:w w:val="102"/>
          <w:sz w:val="20"/>
        </w:rPr>
        <w:t>預備一份書面報告，以便刊登於年議</w:t>
      </w:r>
      <w:r>
        <w:rPr>
          <w:color w:val="231F20"/>
          <w:w w:val="102"/>
          <w:sz w:val="20"/>
        </w:rPr>
        <w:t>會公報上。</w:t>
      </w:r>
    </w:p>
    <w:p w14:paraId="231A9B8F" w14:textId="77777777" w:rsidR="003345E9" w:rsidRDefault="007169A0">
      <w:pPr>
        <w:pStyle w:val="2"/>
        <w:spacing w:before="63"/>
      </w:pPr>
      <w:r>
        <w:rPr>
          <w:color w:val="231F20"/>
        </w:rPr>
        <w:t xml:space="preserve">十六、地區國際青年團契（地區 </w:t>
      </w:r>
      <w:r>
        <w:rPr>
          <w:color w:val="231F20"/>
          <w:spacing w:val="-4"/>
        </w:rPr>
        <w:t>NYI）</w:t>
      </w:r>
    </w:p>
    <w:p w14:paraId="4ECE91C4" w14:textId="77777777" w:rsidR="003345E9" w:rsidRDefault="007169A0">
      <w:pPr>
        <w:pStyle w:val="a5"/>
        <w:numPr>
          <w:ilvl w:val="0"/>
          <w:numId w:val="22"/>
        </w:numPr>
        <w:tabs>
          <w:tab w:val="left" w:pos="1006"/>
        </w:tabs>
        <w:spacing w:before="49" w:line="204" w:lineRule="auto"/>
        <w:ind w:right="111" w:firstLine="408"/>
        <w:rPr>
          <w:sz w:val="20"/>
        </w:rPr>
      </w:pPr>
      <w:r>
        <w:rPr>
          <w:color w:val="231F20"/>
          <w:w w:val="102"/>
          <w:sz w:val="20"/>
        </w:rPr>
        <w:t>地區宣聖會青年事工係由國際青年團契協助，按照國際青年</w:t>
      </w:r>
      <w:r>
        <w:rPr>
          <w:color w:val="231F20"/>
          <w:spacing w:val="1"/>
          <w:w w:val="102"/>
          <w:sz w:val="20"/>
        </w:rPr>
        <w:t>團契規章，在地區監督、地區指導委員會</w:t>
      </w:r>
      <w:del w:id="899" w:author="成英 李" w:date="2025-08-20T11:34:00Z">
        <w:r w:rsidDel="00290EE4">
          <w:rPr>
            <w:color w:val="231F20"/>
            <w:spacing w:val="1"/>
            <w:w w:val="102"/>
            <w:sz w:val="20"/>
          </w:rPr>
          <w:delText>、</w:delText>
        </w:r>
      </w:del>
      <w:r>
        <w:rPr>
          <w:color w:val="231F20"/>
          <w:spacing w:val="1"/>
          <w:w w:val="102"/>
          <w:sz w:val="20"/>
        </w:rPr>
        <w:t>和地區年議會的監督之下</w:t>
      </w:r>
    </w:p>
    <w:p w14:paraId="65BAFDB8"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51A45CCD"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988FFF6" w14:textId="77777777" w:rsidR="003345E9" w:rsidRDefault="007169A0">
      <w:pPr>
        <w:pStyle w:val="a3"/>
        <w:spacing w:before="201" w:line="346" w:lineRule="exact"/>
        <w:ind w:left="0" w:right="158"/>
        <w:jc w:val="right"/>
      </w:pPr>
      <w:r>
        <w:rPr>
          <w:color w:val="231F20"/>
          <w:spacing w:val="7"/>
        </w:rPr>
        <w:t xml:space="preserve">所組成。地區 </w:t>
      </w:r>
      <w:r>
        <w:rPr>
          <w:color w:val="231F20"/>
        </w:rPr>
        <w:t>NYI</w:t>
      </w:r>
      <w:r>
        <w:rPr>
          <w:color w:val="231F20"/>
          <w:spacing w:val="-1"/>
        </w:rPr>
        <w:t xml:space="preserve"> 應包含議會地區內之各地方國際青年團契的成員。</w:t>
      </w:r>
    </w:p>
    <w:p w14:paraId="07D051E5" w14:textId="25718481" w:rsidR="003345E9" w:rsidDel="00290EE4" w:rsidRDefault="007169A0">
      <w:pPr>
        <w:pStyle w:val="a5"/>
        <w:numPr>
          <w:ilvl w:val="1"/>
          <w:numId w:val="22"/>
        </w:numPr>
        <w:tabs>
          <w:tab w:val="left" w:pos="666"/>
        </w:tabs>
        <w:spacing w:line="320" w:lineRule="exact"/>
        <w:ind w:left="666" w:right="118"/>
        <w:rPr>
          <w:del w:id="900" w:author="成英 李" w:date="2025-08-20T11:42:00Z"/>
          <w:rFonts w:ascii="Noto Sans TC" w:eastAsia="Noto Sans TC"/>
          <w:sz w:val="20"/>
        </w:rPr>
        <w:pPrChange w:id="901" w:author="成英 李" w:date="2025-08-20T11:41:00Z">
          <w:pPr>
            <w:pStyle w:val="a5"/>
            <w:numPr>
              <w:ilvl w:val="1"/>
              <w:numId w:val="22"/>
            </w:numPr>
            <w:tabs>
              <w:tab w:val="left" w:pos="666"/>
            </w:tabs>
            <w:spacing w:line="320" w:lineRule="exact"/>
            <w:ind w:left="666" w:right="118" w:hanging="666"/>
            <w:jc w:val="right"/>
          </w:pPr>
        </w:pPrChange>
      </w:pPr>
      <w:r>
        <w:rPr>
          <w:color w:val="231F20"/>
          <w:spacing w:val="12"/>
          <w:sz w:val="20"/>
        </w:rPr>
        <w:t xml:space="preserve">地區 </w:t>
      </w:r>
      <w:r>
        <w:rPr>
          <w:color w:val="231F20"/>
          <w:sz w:val="20"/>
        </w:rPr>
        <w:t>NYI</w:t>
      </w:r>
      <w:r>
        <w:rPr>
          <w:color w:val="231F20"/>
          <w:spacing w:val="14"/>
          <w:sz w:val="20"/>
        </w:rPr>
        <w:t xml:space="preserve"> 應</w:t>
      </w:r>
      <w:ins w:id="902" w:author="成英 李" w:date="2025-08-20T11:36:00Z">
        <w:r w:rsidR="00290EE4">
          <w:rPr>
            <w:color w:val="231F20"/>
            <w:spacing w:val="2"/>
            <w:sz w:val="20"/>
          </w:rPr>
          <w:t xml:space="preserve">遵照 </w:t>
        </w:r>
        <w:r w:rsidR="00290EE4">
          <w:rPr>
            <w:color w:val="231F20"/>
            <w:sz w:val="20"/>
          </w:rPr>
          <w:t>NYI 規章和「</w:t>
        </w:r>
      </w:ins>
      <w:ins w:id="903" w:author="成英 李" w:date="2025-10-24T22:22:00Z">
        <w:r w:rsidR="00A20BB6">
          <w:rPr>
            <w:rFonts w:hint="eastAsia"/>
            <w:color w:val="231F20"/>
            <w:sz w:val="20"/>
          </w:rPr>
          <w:t>宣聖會教會</w:t>
        </w:r>
      </w:ins>
      <w:ins w:id="904" w:author="成英 李" w:date="2025-08-20T11:36:00Z">
        <w:r w:rsidR="00290EE4">
          <w:rPr>
            <w:color w:val="231F20"/>
            <w:sz w:val="20"/>
          </w:rPr>
          <w:t>手冊」的規定</w:t>
        </w:r>
      </w:ins>
      <w:ins w:id="905" w:author="成英 李" w:date="2025-08-20T11:37:00Z">
        <w:r w:rsidR="00290EE4">
          <w:rPr>
            <w:rFonts w:hint="eastAsia"/>
            <w:color w:val="231F20"/>
            <w:sz w:val="20"/>
          </w:rPr>
          <w:t>，</w:t>
        </w:r>
      </w:ins>
      <w:r>
        <w:rPr>
          <w:color w:val="231F20"/>
          <w:spacing w:val="14"/>
          <w:sz w:val="20"/>
        </w:rPr>
        <w:t xml:space="preserve">根據 </w:t>
      </w:r>
      <w:r>
        <w:rPr>
          <w:color w:val="231F20"/>
          <w:sz w:val="20"/>
        </w:rPr>
        <w:t>NYI</w:t>
      </w:r>
      <w:r>
        <w:rPr>
          <w:color w:val="231F20"/>
          <w:spacing w:val="4"/>
          <w:sz w:val="20"/>
        </w:rPr>
        <w:t xml:space="preserve"> 地區事工計劃</w:t>
      </w:r>
      <w:r>
        <w:rPr>
          <w:color w:val="231F20"/>
          <w:sz w:val="20"/>
        </w:rPr>
        <w:t>（</w:t>
      </w:r>
      <w:r>
        <w:rPr>
          <w:color w:val="231F20"/>
          <w:spacing w:val="12"/>
          <w:sz w:val="20"/>
        </w:rPr>
        <w:t xml:space="preserve">參酌條款 </w:t>
      </w:r>
      <w:r>
        <w:rPr>
          <w:rFonts w:ascii="Noto Sans TC" w:eastAsia="Noto Sans TC"/>
          <w:color w:val="231F20"/>
          <w:spacing w:val="-2"/>
          <w:sz w:val="20"/>
        </w:rPr>
        <w:t>810.200</w:t>
      </w:r>
      <w:ins w:id="906" w:author="成英 李" w:date="2025-08-20T11:42:00Z">
        <w:r w:rsidR="00290EE4">
          <w:rPr>
            <w:rFonts w:ascii="Noto Sans TC" w:eastAsia="Noto Sans TC" w:hint="eastAsia"/>
            <w:color w:val="231F20"/>
            <w:spacing w:val="-2"/>
            <w:sz w:val="20"/>
          </w:rPr>
          <w:t>～</w:t>
        </w:r>
      </w:ins>
    </w:p>
    <w:p w14:paraId="5DE26348" w14:textId="396F30F1" w:rsidR="003345E9" w:rsidRPr="00290EE4" w:rsidRDefault="007169A0">
      <w:pPr>
        <w:pStyle w:val="a5"/>
        <w:numPr>
          <w:ilvl w:val="1"/>
          <w:numId w:val="22"/>
        </w:numPr>
        <w:tabs>
          <w:tab w:val="left" w:pos="666"/>
        </w:tabs>
        <w:spacing w:line="320" w:lineRule="exact"/>
        <w:ind w:left="666" w:right="118"/>
        <w:rPr>
          <w:sz w:val="20"/>
          <w:rPrChange w:id="907" w:author="成英 李" w:date="2025-08-20T11:42:00Z">
            <w:rPr/>
          </w:rPrChange>
        </w:rPr>
        <w:pPrChange w:id="908" w:author="成英 李" w:date="2025-08-20T11:42:00Z">
          <w:pPr>
            <w:pStyle w:val="a5"/>
            <w:numPr>
              <w:numId w:val="21"/>
            </w:numPr>
            <w:tabs>
              <w:tab w:val="left" w:pos="292"/>
            </w:tabs>
            <w:spacing w:before="11" w:line="204" w:lineRule="auto"/>
            <w:ind w:left="119" w:right="98" w:firstLine="0"/>
          </w:pPr>
        </w:pPrChange>
      </w:pPr>
      <w:r w:rsidRPr="00290EE4">
        <w:rPr>
          <w:rFonts w:ascii="Noto Sans TC" w:eastAsia="Noto Sans TC" w:hAnsi="Noto Sans TC"/>
          <w:color w:val="231F20"/>
          <w:sz w:val="20"/>
          <w:rPrChange w:id="909" w:author="成英 李" w:date="2025-08-20T11:42:00Z">
            <w:rPr>
              <w:rFonts w:ascii="Noto Sans TC" w:eastAsia="Noto Sans TC" w:hAnsi="Noto Sans TC"/>
            </w:rPr>
          </w:rPrChange>
        </w:rPr>
        <w:t>810.219</w:t>
      </w:r>
      <w:r w:rsidRPr="00290EE4">
        <w:rPr>
          <w:color w:val="231F20"/>
          <w:sz w:val="20"/>
          <w:rPrChange w:id="910" w:author="成英 李" w:date="2025-08-20T11:42:00Z">
            <w:rPr/>
          </w:rPrChange>
        </w:rPr>
        <w:t>）</w:t>
      </w:r>
      <w:r w:rsidRPr="00290EE4">
        <w:rPr>
          <w:color w:val="231F20"/>
          <w:spacing w:val="9"/>
          <w:sz w:val="20"/>
          <w:rPrChange w:id="911" w:author="成英 李" w:date="2025-08-20T11:42:00Z">
            <w:rPr/>
          </w:rPrChange>
        </w:rPr>
        <w:t xml:space="preserve">組織而成， </w:t>
      </w:r>
      <w:ins w:id="912" w:author="成英 李" w:date="2025-08-20T11:37:00Z">
        <w:r w:rsidR="00290EE4" w:rsidRPr="00290EE4">
          <w:rPr>
            <w:rFonts w:hint="eastAsia"/>
            <w:color w:val="231F20"/>
            <w:spacing w:val="9"/>
            <w:sz w:val="20"/>
            <w:rPrChange w:id="913" w:author="成英 李" w:date="2025-08-20T11:42:00Z">
              <w:rPr>
                <w:rFonts w:hint="eastAsia"/>
              </w:rPr>
            </w:rPrChange>
          </w:rPr>
          <w:t>可視</w:t>
        </w:r>
      </w:ins>
      <w:del w:id="914" w:author="成英 李" w:date="2025-08-20T11:37:00Z">
        <w:r w:rsidRPr="00290EE4" w:rsidDel="00290EE4">
          <w:rPr>
            <w:rFonts w:hint="eastAsia"/>
            <w:color w:val="231F20"/>
            <w:spacing w:val="9"/>
            <w:sz w:val="20"/>
            <w:rPrChange w:id="915" w:author="成英 李" w:date="2025-08-20T11:42:00Z">
              <w:rPr>
                <w:rFonts w:hint="eastAsia"/>
              </w:rPr>
            </w:rPrChange>
          </w:rPr>
          <w:delText>配</w:delText>
        </w:r>
        <w:r w:rsidRPr="00290EE4" w:rsidDel="00290EE4">
          <w:rPr>
            <w:color w:val="231F20"/>
            <w:spacing w:val="9"/>
            <w:sz w:val="20"/>
            <w:rPrChange w:id="916" w:author="成英 李" w:date="2025-08-20T11:42:00Z">
              <w:rPr/>
            </w:rPrChange>
          </w:rPr>
          <w:delText>合</w:delText>
        </w:r>
      </w:del>
      <w:r w:rsidRPr="00290EE4">
        <w:rPr>
          <w:color w:val="231F20"/>
          <w:spacing w:val="9"/>
          <w:sz w:val="20"/>
          <w:rPrChange w:id="917" w:author="成英 李" w:date="2025-08-20T11:42:00Z">
            <w:rPr/>
          </w:rPrChange>
        </w:rPr>
        <w:t>地區青年事工需要</w:t>
      </w:r>
      <w:ins w:id="918" w:author="成英 李" w:date="2025-08-20T11:37:00Z">
        <w:r w:rsidR="00290EE4" w:rsidRPr="00290EE4">
          <w:rPr>
            <w:rFonts w:hint="eastAsia"/>
            <w:color w:val="231F20"/>
            <w:spacing w:val="9"/>
            <w:sz w:val="20"/>
            <w:rPrChange w:id="919" w:author="成英 李" w:date="2025-08-20T11:42:00Z">
              <w:rPr>
                <w:rFonts w:hint="eastAsia"/>
              </w:rPr>
            </w:rPrChange>
          </w:rPr>
          <w:t>酌情</w:t>
        </w:r>
      </w:ins>
      <w:r w:rsidRPr="00290EE4">
        <w:rPr>
          <w:color w:val="231F20"/>
          <w:spacing w:val="9"/>
          <w:sz w:val="20"/>
          <w:rPrChange w:id="920" w:author="成英 李" w:date="2025-08-20T11:42:00Z">
            <w:rPr/>
          </w:rPrChange>
        </w:rPr>
        <w:t>調整</w:t>
      </w:r>
      <w:ins w:id="921" w:author="成英 李" w:date="2025-08-20T11:37:00Z">
        <w:r w:rsidR="00290EE4" w:rsidRPr="00290EE4">
          <w:rPr>
            <w:rFonts w:hint="eastAsia"/>
            <w:color w:val="231F20"/>
            <w:spacing w:val="9"/>
            <w:sz w:val="20"/>
            <w:rPrChange w:id="922" w:author="成英 李" w:date="2025-08-20T11:42:00Z">
              <w:rPr>
                <w:rFonts w:hint="eastAsia"/>
              </w:rPr>
            </w:rPrChange>
          </w:rPr>
          <w:t>該事工計畫</w:t>
        </w:r>
      </w:ins>
      <w:del w:id="923" w:author="成英 李" w:date="2025-08-20T11:36:00Z">
        <w:r w:rsidRPr="00290EE4" w:rsidDel="00290EE4">
          <w:rPr>
            <w:color w:val="231F20"/>
            <w:spacing w:val="9"/>
            <w:sz w:val="20"/>
            <w:rPrChange w:id="924" w:author="成英 李" w:date="2025-08-20T11:42:00Z">
              <w:rPr/>
            </w:rPrChange>
          </w:rPr>
          <w:delText>並回應</w:delText>
        </w:r>
      </w:del>
      <w:r w:rsidRPr="00290EE4">
        <w:rPr>
          <w:color w:val="231F20"/>
          <w:sz w:val="20"/>
          <w:rPrChange w:id="925" w:author="成英 李" w:date="2025-08-20T11:42:00Z">
            <w:rPr/>
          </w:rPrChange>
        </w:rPr>
        <w:t>（</w:t>
      </w:r>
      <w:r w:rsidRPr="00290EE4">
        <w:rPr>
          <w:color w:val="231F20"/>
          <w:spacing w:val="2"/>
          <w:sz w:val="20"/>
          <w:rPrChange w:id="926" w:author="成英 李" w:date="2025-08-20T11:42:00Z">
            <w:rPr>
              <w:spacing w:val="2"/>
            </w:rPr>
          </w:rPrChange>
        </w:rPr>
        <w:t xml:space="preserve"> 請見</w:t>
      </w:r>
      <w:r w:rsidRPr="00290EE4">
        <w:rPr>
          <w:color w:val="231F20"/>
          <w:spacing w:val="20"/>
          <w:sz w:val="20"/>
          <w:rPrChange w:id="927" w:author="成英 李" w:date="2025-08-20T11:42:00Z">
            <w:rPr>
              <w:spacing w:val="20"/>
            </w:rPr>
          </w:rPrChange>
        </w:rPr>
        <w:t xml:space="preserve"> </w:t>
      </w:r>
      <w:r w:rsidRPr="00290EE4">
        <w:rPr>
          <w:rFonts w:ascii="Noto Sans TC" w:eastAsia="Noto Sans TC" w:hAnsi="Noto Sans TC"/>
          <w:color w:val="231F20"/>
          <w:spacing w:val="11"/>
          <w:sz w:val="20"/>
          <w:rPrChange w:id="928" w:author="成英 李" w:date="2025-08-20T11:42:00Z">
            <w:rPr>
              <w:rFonts w:ascii="Noto Sans TC" w:eastAsia="Noto Sans TC" w:hAnsi="Noto Sans TC"/>
              <w:spacing w:val="11"/>
            </w:rPr>
          </w:rPrChange>
        </w:rPr>
        <w:t>810.203</w:t>
      </w:r>
      <w:r w:rsidRPr="00290EE4">
        <w:rPr>
          <w:color w:val="231F20"/>
          <w:spacing w:val="-91"/>
          <w:sz w:val="20"/>
          <w:rPrChange w:id="929" w:author="成英 李" w:date="2025-08-20T11:42:00Z">
            <w:rPr>
              <w:spacing w:val="-91"/>
            </w:rPr>
          </w:rPrChange>
        </w:rPr>
        <w:t>）</w:t>
      </w:r>
      <w:r w:rsidRPr="00290EE4">
        <w:rPr>
          <w:color w:val="231F20"/>
          <w:spacing w:val="2"/>
          <w:sz w:val="20"/>
          <w:rPrChange w:id="930" w:author="成英 李" w:date="2025-08-20T11:42:00Z">
            <w:rPr>
              <w:spacing w:val="2"/>
            </w:rPr>
          </w:rPrChange>
        </w:rPr>
        <w:t>，</w:t>
      </w:r>
      <w:del w:id="931" w:author="成英 李" w:date="2025-08-20T11:36:00Z">
        <w:r w:rsidRPr="00290EE4" w:rsidDel="00290EE4">
          <w:rPr>
            <w:color w:val="231F20"/>
            <w:spacing w:val="2"/>
            <w:sz w:val="20"/>
            <w:rPrChange w:id="932" w:author="成英 李" w:date="2025-08-20T11:42:00Z">
              <w:rPr>
                <w:spacing w:val="2"/>
              </w:rPr>
            </w:rPrChange>
          </w:rPr>
          <w:delText xml:space="preserve">遵照 </w:delText>
        </w:r>
        <w:r w:rsidRPr="00290EE4" w:rsidDel="00290EE4">
          <w:rPr>
            <w:color w:val="231F20"/>
            <w:sz w:val="20"/>
            <w:rPrChange w:id="933" w:author="成英 李" w:date="2025-08-20T11:42:00Z">
              <w:rPr/>
            </w:rPrChange>
          </w:rPr>
          <w:delText>NYI 規章和本會「手冊」的規定</w:delText>
        </w:r>
      </w:del>
      <w:r w:rsidRPr="00290EE4">
        <w:rPr>
          <w:color w:val="231F20"/>
          <w:sz w:val="20"/>
          <w:rPrChange w:id="934" w:author="成英 李" w:date="2025-08-20T11:42:00Z">
            <w:rPr/>
          </w:rPrChange>
        </w:rPr>
        <w:t>。</w:t>
      </w:r>
    </w:p>
    <w:p w14:paraId="5107979F" w14:textId="77777777" w:rsidR="003345E9" w:rsidRDefault="007169A0">
      <w:pPr>
        <w:pStyle w:val="2"/>
        <w:spacing w:before="63"/>
      </w:pPr>
      <w:r>
        <w:rPr>
          <w:color w:val="231F20"/>
          <w:spacing w:val="-1"/>
        </w:rPr>
        <w:t>十七、地區國際宣道團契</w:t>
      </w:r>
    </w:p>
    <w:p w14:paraId="2B50A021" w14:textId="77777777" w:rsidR="003345E9" w:rsidRDefault="007169A0">
      <w:pPr>
        <w:pStyle w:val="a5"/>
        <w:numPr>
          <w:ilvl w:val="0"/>
          <w:numId w:val="22"/>
        </w:numPr>
        <w:tabs>
          <w:tab w:val="left" w:pos="1006"/>
        </w:tabs>
        <w:spacing w:before="49" w:line="204" w:lineRule="auto"/>
        <w:ind w:right="114" w:firstLine="408"/>
        <w:jc w:val="both"/>
        <w:rPr>
          <w:rFonts w:ascii="Noto Sans TC" w:eastAsia="Noto Sans TC"/>
          <w:sz w:val="20"/>
        </w:rPr>
      </w:pPr>
      <w:r>
        <w:rPr>
          <w:color w:val="231F20"/>
          <w:spacing w:val="1"/>
          <w:w w:val="102"/>
          <w:sz w:val="20"/>
        </w:rPr>
        <w:t>地區國際宣道團契係由議會地區內各地方國際宣道團契所組</w:t>
      </w:r>
      <w:r>
        <w:rPr>
          <w:color w:val="231F20"/>
          <w:spacing w:val="-4"/>
          <w:w w:val="102"/>
          <w:sz w:val="20"/>
        </w:rPr>
        <w:t>成。地區國際宣道團契代表全球國際宣道團契在地區之事工。</w:t>
      </w:r>
      <w:r>
        <w:rPr>
          <w:rFonts w:ascii="Noto Sans TC" w:eastAsia="Noto Sans TC"/>
          <w:color w:val="231F20"/>
          <w:w w:val="102"/>
          <w:sz w:val="20"/>
        </w:rPr>
        <w:t>（811）</w:t>
      </w:r>
    </w:p>
    <w:p w14:paraId="4F1BE502" w14:textId="436ECEA6" w:rsidR="003345E9" w:rsidRDefault="007169A0">
      <w:pPr>
        <w:pStyle w:val="a5"/>
        <w:numPr>
          <w:ilvl w:val="1"/>
          <w:numId w:val="22"/>
        </w:numPr>
        <w:tabs>
          <w:tab w:val="left" w:pos="1192"/>
        </w:tabs>
        <w:spacing w:line="204" w:lineRule="auto"/>
        <w:ind w:left="119" w:right="112" w:firstLine="408"/>
        <w:jc w:val="both"/>
        <w:rPr>
          <w:rFonts w:ascii="Noto Sans TC" w:eastAsia="Noto Sans TC"/>
          <w:sz w:val="20"/>
        </w:rPr>
      </w:pPr>
      <w:r>
        <w:rPr>
          <w:color w:val="231F20"/>
          <w:spacing w:val="1"/>
          <w:w w:val="102"/>
          <w:sz w:val="20"/>
        </w:rPr>
        <w:t>地區國際宣道團契應受全球國際宣道團契大會核准之國際</w:t>
      </w:r>
      <w:r>
        <w:rPr>
          <w:color w:val="231F20"/>
          <w:spacing w:val="2"/>
          <w:w w:val="102"/>
          <w:sz w:val="20"/>
        </w:rPr>
        <w:t>宣道團契章程所管理。應順從地區監督、地區指導委員會</w:t>
      </w:r>
      <w:ins w:id="935" w:author="成英 李" w:date="2025-08-20T11:45:00Z">
        <w:r w:rsidR="00C34CEC">
          <w:rPr>
            <w:rFonts w:hint="eastAsia"/>
            <w:color w:val="231F20"/>
            <w:spacing w:val="2"/>
            <w:w w:val="102"/>
            <w:sz w:val="20"/>
          </w:rPr>
          <w:t>、</w:t>
        </w:r>
      </w:ins>
      <w:del w:id="936" w:author="成英 李" w:date="2025-08-20T11:45:00Z">
        <w:r w:rsidDel="00C34CEC">
          <w:rPr>
            <w:color w:val="231F20"/>
            <w:spacing w:val="2"/>
            <w:w w:val="102"/>
            <w:sz w:val="20"/>
          </w:rPr>
          <w:delText>和</w:delText>
        </w:r>
      </w:del>
      <w:r>
        <w:rPr>
          <w:color w:val="231F20"/>
          <w:spacing w:val="2"/>
          <w:w w:val="102"/>
          <w:sz w:val="20"/>
        </w:rPr>
        <w:t>地區年議</w:t>
      </w:r>
      <w:r>
        <w:rPr>
          <w:color w:val="231F20"/>
          <w:spacing w:val="-6"/>
          <w:w w:val="102"/>
          <w:sz w:val="20"/>
        </w:rPr>
        <w:t>會以及地區國際宣道團契議會之督導。</w:t>
      </w:r>
      <w:r>
        <w:rPr>
          <w:rFonts w:ascii="Noto Sans TC" w:eastAsia="Noto Sans TC"/>
          <w:color w:val="231F20"/>
          <w:w w:val="102"/>
          <w:sz w:val="20"/>
        </w:rPr>
        <w:t>（811）</w:t>
      </w:r>
    </w:p>
    <w:p w14:paraId="7C2D6174" w14:textId="77777777" w:rsidR="003345E9" w:rsidRDefault="007169A0">
      <w:pPr>
        <w:pStyle w:val="a5"/>
        <w:numPr>
          <w:ilvl w:val="1"/>
          <w:numId w:val="22"/>
        </w:numPr>
        <w:tabs>
          <w:tab w:val="left" w:pos="1192"/>
        </w:tabs>
        <w:spacing w:before="2" w:line="204" w:lineRule="auto"/>
        <w:ind w:left="119" w:right="115" w:firstLine="408"/>
        <w:jc w:val="both"/>
        <w:rPr>
          <w:rFonts w:ascii="Noto Sans TC" w:eastAsia="Noto Sans TC"/>
          <w:sz w:val="20"/>
        </w:rPr>
      </w:pPr>
      <w:r>
        <w:rPr>
          <w:color w:val="231F20"/>
          <w:spacing w:val="1"/>
          <w:w w:val="102"/>
          <w:sz w:val="20"/>
        </w:rPr>
        <w:t>地區國際宣道團契之主席為不支薪之職員，也為地區年議</w:t>
      </w:r>
      <w:r>
        <w:rPr>
          <w:color w:val="231F20"/>
          <w:spacing w:val="-15"/>
          <w:w w:val="102"/>
          <w:sz w:val="20"/>
        </w:rPr>
        <w:t>會之當然代表。</w:t>
      </w:r>
      <w:r>
        <w:rPr>
          <w:rFonts w:ascii="Noto Sans TC" w:eastAsia="Noto Sans TC"/>
          <w:color w:val="231F20"/>
          <w:w w:val="102"/>
          <w:sz w:val="20"/>
        </w:rPr>
        <w:t>（201）</w:t>
      </w:r>
    </w:p>
    <w:p w14:paraId="74009646" w14:textId="77777777" w:rsidR="003345E9" w:rsidRDefault="007169A0">
      <w:pPr>
        <w:pStyle w:val="2"/>
        <w:spacing w:before="63"/>
      </w:pPr>
      <w:r>
        <w:rPr>
          <w:color w:val="231F20"/>
          <w:spacing w:val="-2"/>
        </w:rPr>
        <w:t>十八、地區受薪助理</w:t>
      </w:r>
    </w:p>
    <w:p w14:paraId="5591F470" w14:textId="77777777" w:rsidR="003345E9" w:rsidRDefault="007169A0">
      <w:pPr>
        <w:pStyle w:val="a5"/>
        <w:numPr>
          <w:ilvl w:val="0"/>
          <w:numId w:val="22"/>
        </w:numPr>
        <w:tabs>
          <w:tab w:val="left" w:pos="1006"/>
        </w:tabs>
        <w:spacing w:before="46" w:line="206" w:lineRule="auto"/>
        <w:ind w:right="16" w:firstLine="408"/>
        <w:rPr>
          <w:sz w:val="20"/>
        </w:rPr>
      </w:pPr>
      <w:r>
        <w:rPr>
          <w:color w:val="231F20"/>
          <w:w w:val="102"/>
          <w:sz w:val="20"/>
        </w:rPr>
        <w:t>為了地區之需要及辦事之果效，得選出受薪助理，該助理可</w:t>
      </w:r>
      <w:r>
        <w:rPr>
          <w:color w:val="231F20"/>
          <w:spacing w:val="2"/>
          <w:w w:val="102"/>
          <w:sz w:val="20"/>
        </w:rPr>
        <w:t>為傳道人或是信徒。經主管區</w:t>
      </w:r>
      <w:del w:id="937" w:author="成英 李" w:date="2025-08-20T11:48:00Z">
        <w:r w:rsidDel="00C34CEC">
          <w:rPr>
            <w:color w:val="231F20"/>
            <w:spacing w:val="2"/>
            <w:w w:val="102"/>
            <w:sz w:val="20"/>
          </w:rPr>
          <w:delText>之</w:delText>
        </w:r>
      </w:del>
      <w:r>
        <w:rPr>
          <w:color w:val="231F20"/>
          <w:spacing w:val="2"/>
          <w:w w:val="102"/>
          <w:sz w:val="20"/>
        </w:rPr>
        <w:t>總監督書面核准後，得由地區監督提</w:t>
      </w:r>
      <w:r>
        <w:rPr>
          <w:color w:val="231F20"/>
          <w:w w:val="102"/>
          <w:sz w:val="20"/>
        </w:rPr>
        <w:t>名，再由地區指導委員會進行選舉。</w:t>
      </w:r>
      <w:del w:id="938" w:author="成英 李" w:date="2025-08-20T11:49:00Z">
        <w:r w:rsidDel="00C34CEC">
          <w:rPr>
            <w:color w:val="231F20"/>
            <w:w w:val="102"/>
            <w:sz w:val="20"/>
          </w:rPr>
          <w:delText>該</w:delText>
        </w:r>
      </w:del>
      <w:r>
        <w:rPr>
          <w:color w:val="231F20"/>
          <w:w w:val="102"/>
          <w:sz w:val="20"/>
        </w:rPr>
        <w:t>受薪助理之任期不得超過一年，但可由地區監督推薦，經地區指導委員會投票過半數通過後始得連任。</w:t>
      </w:r>
    </w:p>
    <w:p w14:paraId="5B5B5403" w14:textId="77777777" w:rsidR="003345E9" w:rsidRDefault="007169A0">
      <w:pPr>
        <w:pStyle w:val="a3"/>
        <w:spacing w:line="304" w:lineRule="exact"/>
        <w:ind w:left="18"/>
        <w:rPr>
          <w:rFonts w:ascii="Noto Sans TC" w:eastAsia="Noto Sans TC"/>
        </w:rPr>
      </w:pPr>
      <w:r>
        <w:rPr>
          <w:rFonts w:ascii="Noto Sans TC" w:eastAsia="Noto Sans TC"/>
          <w:color w:val="231F20"/>
          <w:spacing w:val="-2"/>
        </w:rPr>
        <w:t>（211.16）</w:t>
      </w:r>
    </w:p>
    <w:p w14:paraId="59B2E36F" w14:textId="77777777" w:rsidR="003345E9" w:rsidRDefault="007169A0">
      <w:pPr>
        <w:pStyle w:val="a5"/>
        <w:numPr>
          <w:ilvl w:val="1"/>
          <w:numId w:val="22"/>
        </w:numPr>
        <w:tabs>
          <w:tab w:val="left" w:pos="1193"/>
        </w:tabs>
        <w:spacing w:before="11" w:line="204" w:lineRule="auto"/>
        <w:ind w:right="115" w:firstLine="408"/>
        <w:rPr>
          <w:rFonts w:ascii="Noto Sans TC" w:eastAsia="Noto Sans TC"/>
          <w:sz w:val="20"/>
        </w:rPr>
      </w:pPr>
      <w:r>
        <w:rPr>
          <w:color w:val="231F20"/>
          <w:spacing w:val="1"/>
          <w:w w:val="102"/>
          <w:sz w:val="20"/>
        </w:rPr>
        <w:t>在受僱期滿前停止該受薪助理之職務時，需由地區監督提</w:t>
      </w:r>
      <w:r>
        <w:rPr>
          <w:color w:val="231F20"/>
          <w:spacing w:val="-6"/>
          <w:w w:val="102"/>
          <w:sz w:val="20"/>
        </w:rPr>
        <w:t>議，經地區指導委員會投票過半數通過。</w:t>
      </w:r>
      <w:r>
        <w:rPr>
          <w:rFonts w:ascii="Noto Sans TC" w:eastAsia="Noto Sans TC"/>
          <w:color w:val="231F20"/>
          <w:w w:val="102"/>
          <w:sz w:val="20"/>
        </w:rPr>
        <w:t>（225.16）</w:t>
      </w:r>
    </w:p>
    <w:p w14:paraId="3ECC0C31" w14:textId="77777777" w:rsidR="003345E9" w:rsidRDefault="007169A0">
      <w:pPr>
        <w:pStyle w:val="a5"/>
        <w:numPr>
          <w:ilvl w:val="1"/>
          <w:numId w:val="22"/>
        </w:numPr>
        <w:tabs>
          <w:tab w:val="left" w:pos="1192"/>
        </w:tabs>
        <w:spacing w:line="309" w:lineRule="exact"/>
        <w:ind w:left="1192" w:hanging="664"/>
        <w:rPr>
          <w:sz w:val="20"/>
        </w:rPr>
      </w:pPr>
      <w:del w:id="939" w:author="成英 李" w:date="2025-08-20T14:06:00Z">
        <w:r w:rsidDel="00D7124F">
          <w:rPr>
            <w:color w:val="231F20"/>
            <w:spacing w:val="-1"/>
            <w:sz w:val="20"/>
          </w:rPr>
          <w:delText>該</w:delText>
        </w:r>
      </w:del>
      <w:r>
        <w:rPr>
          <w:color w:val="231F20"/>
          <w:spacing w:val="-1"/>
          <w:sz w:val="20"/>
        </w:rPr>
        <w:t>地區助理之職責由地區監督決定與督導。</w:t>
      </w:r>
    </w:p>
    <w:p w14:paraId="34FC78BC" w14:textId="27C444C2" w:rsidR="003345E9" w:rsidRDefault="007169A0">
      <w:pPr>
        <w:pStyle w:val="a5"/>
        <w:numPr>
          <w:ilvl w:val="1"/>
          <w:numId w:val="22"/>
        </w:numPr>
        <w:tabs>
          <w:tab w:val="left" w:pos="1192"/>
        </w:tabs>
        <w:spacing w:before="11" w:line="204" w:lineRule="auto"/>
        <w:ind w:right="15" w:firstLine="408"/>
        <w:rPr>
          <w:rFonts w:ascii="Noto Sans TC" w:eastAsia="Noto Sans TC"/>
          <w:sz w:val="20"/>
        </w:rPr>
      </w:pPr>
      <w:r>
        <w:rPr>
          <w:color w:val="231F20"/>
          <w:spacing w:val="-4"/>
          <w:w w:val="102"/>
          <w:sz w:val="20"/>
        </w:rPr>
        <w:t>在地區監督離職或被辭退時，受薪助理的任期也同時結束，</w:t>
      </w:r>
      <w:r>
        <w:rPr>
          <w:color w:val="231F20"/>
          <w:spacing w:val="3"/>
          <w:w w:val="102"/>
          <w:sz w:val="20"/>
        </w:rPr>
        <w:t>除非國家勞工法另有規定。在主管區總監督和地區指導委員會書面同</w:t>
      </w:r>
      <w:r>
        <w:rPr>
          <w:color w:val="231F20"/>
          <w:spacing w:val="2"/>
          <w:w w:val="102"/>
          <w:sz w:val="20"/>
        </w:rPr>
        <w:t>意下，一位或多位</w:t>
      </w:r>
      <w:del w:id="940" w:author="成英 李" w:date="2025-08-20T14:43:00Z">
        <w:r w:rsidDel="00326768">
          <w:rPr>
            <w:color w:val="231F20"/>
            <w:spacing w:val="2"/>
            <w:w w:val="102"/>
            <w:sz w:val="20"/>
          </w:rPr>
          <w:delText>的</w:delText>
        </w:r>
      </w:del>
      <w:r>
        <w:rPr>
          <w:color w:val="231F20"/>
          <w:spacing w:val="2"/>
          <w:w w:val="102"/>
          <w:sz w:val="20"/>
        </w:rPr>
        <w:t>助理可留任</w:t>
      </w:r>
      <w:ins w:id="941" w:author="成英 李" w:date="2025-08-20T14:43:00Z">
        <w:r w:rsidR="00326768">
          <w:rPr>
            <w:rFonts w:hint="eastAsia"/>
            <w:color w:val="231F20"/>
            <w:spacing w:val="2"/>
            <w:w w:val="102"/>
            <w:sz w:val="20"/>
          </w:rPr>
          <w:t>，</w:t>
        </w:r>
      </w:ins>
      <w:r>
        <w:rPr>
          <w:color w:val="231F20"/>
          <w:spacing w:val="2"/>
          <w:w w:val="102"/>
          <w:sz w:val="20"/>
        </w:rPr>
        <w:t>直到新任地區監督上任為止</w:t>
      </w:r>
      <w:r>
        <w:rPr>
          <w:color w:val="231F20"/>
          <w:spacing w:val="-105"/>
          <w:w w:val="102"/>
          <w:sz w:val="20"/>
        </w:rPr>
        <w:t>。</w:t>
      </w:r>
      <w:r>
        <w:rPr>
          <w:rFonts w:ascii="Noto Sans TC" w:eastAsia="Noto Sans TC"/>
          <w:color w:val="231F20"/>
          <w:w w:val="102"/>
          <w:sz w:val="20"/>
        </w:rPr>
        <w:t>（209.3</w:t>
      </w:r>
    </w:p>
    <w:p w14:paraId="54B0A255" w14:textId="77777777" w:rsidR="003345E9" w:rsidRDefault="007169A0">
      <w:pPr>
        <w:pStyle w:val="a5"/>
        <w:numPr>
          <w:ilvl w:val="0"/>
          <w:numId w:val="21"/>
        </w:numPr>
        <w:tabs>
          <w:tab w:val="left" w:pos="374"/>
        </w:tabs>
        <w:spacing w:line="312" w:lineRule="exact"/>
        <w:ind w:left="374" w:hanging="254"/>
        <w:rPr>
          <w:rFonts w:ascii="Noto Sans TC" w:eastAsia="Noto Sans TC" w:hAnsi="Noto Sans TC"/>
          <w:sz w:val="20"/>
        </w:rPr>
      </w:pPr>
      <w:r>
        <w:rPr>
          <w:rFonts w:ascii="Noto Sans TC" w:eastAsia="Noto Sans TC" w:hAnsi="Noto Sans TC"/>
          <w:color w:val="231F20"/>
          <w:spacing w:val="-2"/>
          <w:sz w:val="20"/>
        </w:rPr>
        <w:t>209.4）</w:t>
      </w:r>
    </w:p>
    <w:p w14:paraId="17506F26" w14:textId="4B157A9E" w:rsidR="003345E9" w:rsidRDefault="007169A0">
      <w:pPr>
        <w:pStyle w:val="a5"/>
        <w:numPr>
          <w:ilvl w:val="1"/>
          <w:numId w:val="22"/>
        </w:numPr>
        <w:tabs>
          <w:tab w:val="left" w:pos="1193"/>
        </w:tabs>
        <w:spacing w:before="8" w:line="206" w:lineRule="auto"/>
        <w:ind w:right="112" w:firstLine="408"/>
        <w:jc w:val="both"/>
        <w:rPr>
          <w:sz w:val="20"/>
        </w:rPr>
      </w:pPr>
      <w:r>
        <w:rPr>
          <w:color w:val="231F20"/>
          <w:spacing w:val="1"/>
          <w:w w:val="102"/>
          <w:sz w:val="20"/>
        </w:rPr>
        <w:t>不可禁止地區受薪助理在另一地區擔任被選出或受委任之職員，例如地區秘書或是地區</w:t>
      </w:r>
      <w:del w:id="942" w:author="成英 李" w:date="2025-08-20T14:44:00Z">
        <w:r w:rsidDel="009611B4">
          <w:rPr>
            <w:rFonts w:hint="eastAsia"/>
            <w:color w:val="231F20"/>
            <w:spacing w:val="1"/>
            <w:w w:val="102"/>
            <w:sz w:val="20"/>
          </w:rPr>
          <w:delText>司庫</w:delText>
        </w:r>
      </w:del>
      <w:ins w:id="943" w:author="成英 李" w:date="2025-08-20T14:44:00Z">
        <w:r w:rsidR="009611B4">
          <w:rPr>
            <w:rFonts w:ascii="宋体" w:eastAsia="宋体" w:hAnsi="宋体" w:cs="宋体" w:hint="eastAsia"/>
            <w:color w:val="231F20"/>
            <w:spacing w:val="1"/>
            <w:w w:val="102"/>
            <w:sz w:val="20"/>
          </w:rPr>
          <w:t>财务主管</w:t>
        </w:r>
      </w:ins>
      <w:r>
        <w:rPr>
          <w:color w:val="231F20"/>
          <w:spacing w:val="1"/>
          <w:w w:val="102"/>
          <w:sz w:val="20"/>
        </w:rPr>
        <w:t>。地區受薪助理不能被選任地區指</w:t>
      </w:r>
      <w:r>
        <w:rPr>
          <w:color w:val="231F20"/>
          <w:w w:val="102"/>
          <w:sz w:val="20"/>
        </w:rPr>
        <w:t>導委員會委員。</w:t>
      </w:r>
    </w:p>
    <w:p w14:paraId="03C4B73C" w14:textId="77777777" w:rsidR="003345E9" w:rsidRDefault="007169A0">
      <w:pPr>
        <w:pStyle w:val="2"/>
        <w:spacing w:before="58"/>
      </w:pPr>
      <w:r>
        <w:rPr>
          <w:color w:val="231F20"/>
          <w:spacing w:val="-2"/>
        </w:rPr>
        <w:t>十九、地區之解散</w:t>
      </w:r>
    </w:p>
    <w:p w14:paraId="2CB635A4" w14:textId="3BEE2CEA" w:rsidR="003345E9" w:rsidRDefault="007169A0">
      <w:pPr>
        <w:pStyle w:val="a5"/>
        <w:numPr>
          <w:ilvl w:val="0"/>
          <w:numId w:val="22"/>
        </w:numPr>
        <w:tabs>
          <w:tab w:val="left" w:pos="1006"/>
        </w:tabs>
        <w:spacing w:before="10"/>
        <w:ind w:left="1006" w:hanging="478"/>
        <w:rPr>
          <w:sz w:val="20"/>
        </w:rPr>
      </w:pPr>
      <w:r>
        <w:rPr>
          <w:color w:val="231F20"/>
          <w:spacing w:val="-1"/>
          <w:sz w:val="20"/>
        </w:rPr>
        <w:t>當總監督會清楚地認為一個地區不適於再繼續運行，可由</w:t>
      </w:r>
      <w:ins w:id="944" w:author="成英 李" w:date="2025-08-20T14:48:00Z">
        <w:r w:rsidR="009611B4">
          <w:rPr>
            <w:rFonts w:hint="eastAsia"/>
            <w:color w:val="231F20"/>
            <w:spacing w:val="-1"/>
            <w:sz w:val="20"/>
          </w:rPr>
          <w:t>總監督會提出建議，</w:t>
        </w:r>
        <w:r w:rsidR="009611B4">
          <w:rPr>
            <w:rFonts w:ascii="Cambria" w:hAnsi="Cambria" w:cs="Cambria" w:hint="eastAsia"/>
            <w:color w:val="231F20"/>
            <w:spacing w:val="-1"/>
            <w:sz w:val="20"/>
          </w:rPr>
          <w:t>且在</w:t>
        </w:r>
      </w:ins>
      <w:r>
        <w:rPr>
          <w:rFonts w:hint="eastAsia"/>
          <w:color w:val="231F20"/>
          <w:spacing w:val="-1"/>
          <w:sz w:val="20"/>
        </w:rPr>
        <w:t>宣</w:t>
      </w:r>
    </w:p>
    <w:p w14:paraId="65349AEF" w14:textId="77777777" w:rsidR="003345E9" w:rsidRDefault="003345E9">
      <w:pPr>
        <w:pStyle w:val="a5"/>
        <w:rPr>
          <w:sz w:val="20"/>
        </w:rPr>
        <w:sectPr w:rsidR="003345E9">
          <w:pgSz w:w="8640" w:h="12960"/>
          <w:pgMar w:top="480" w:right="1080" w:bottom="1180" w:left="1080" w:header="0" w:footer="997" w:gutter="0"/>
          <w:cols w:space="720"/>
        </w:sectPr>
      </w:pPr>
    </w:p>
    <w:p w14:paraId="2E28B22B" w14:textId="77777777" w:rsidR="003345E9" w:rsidRDefault="007169A0">
      <w:pPr>
        <w:pStyle w:val="a3"/>
        <w:spacing w:before="50"/>
        <w:ind w:left="0"/>
        <w:jc w:val="center"/>
      </w:pPr>
      <w:r>
        <w:rPr>
          <w:color w:val="231F20"/>
          <w:spacing w:val="-2"/>
        </w:rPr>
        <w:lastRenderedPageBreak/>
        <w:t>章地區行政</w:t>
      </w:r>
    </w:p>
    <w:p w14:paraId="6A47F250" w14:textId="77777777" w:rsidR="003345E9" w:rsidRDefault="007169A0">
      <w:pPr>
        <w:pStyle w:val="a3"/>
        <w:spacing w:before="199" w:line="348" w:lineRule="exact"/>
        <w:ind w:left="0" w:right="84"/>
        <w:jc w:val="center"/>
        <w:rPr>
          <w:rFonts w:ascii="Noto Sans TC" w:eastAsia="Noto Sans TC"/>
        </w:rPr>
      </w:pPr>
      <w:r>
        <w:rPr>
          <w:color w:val="231F20"/>
          <w:spacing w:val="-4"/>
        </w:rPr>
        <w:t>聖會總董事會投票三分之二通過之情況下，得正式宣佈解散。</w:t>
      </w:r>
      <w:r>
        <w:rPr>
          <w:rFonts w:ascii="Noto Sans TC" w:eastAsia="Noto Sans TC"/>
          <w:color w:val="231F20"/>
          <w:spacing w:val="-2"/>
        </w:rPr>
        <w:t>（200）</w:t>
      </w:r>
    </w:p>
    <w:p w14:paraId="6527C6F8" w14:textId="77777777" w:rsidR="003345E9" w:rsidRDefault="007169A0">
      <w:pPr>
        <w:pStyle w:val="a5"/>
        <w:numPr>
          <w:ilvl w:val="1"/>
          <w:numId w:val="22"/>
        </w:numPr>
        <w:tabs>
          <w:tab w:val="left" w:pos="1193"/>
        </w:tabs>
        <w:spacing w:before="11" w:line="204" w:lineRule="auto"/>
        <w:ind w:right="16" w:firstLine="408"/>
        <w:jc w:val="both"/>
        <w:rPr>
          <w:rFonts w:ascii="Noto Sans TC" w:eastAsia="Noto Sans TC"/>
          <w:sz w:val="20"/>
        </w:rPr>
      </w:pPr>
      <w:r>
        <w:rPr>
          <w:color w:val="231F20"/>
          <w:spacing w:val="1"/>
          <w:w w:val="102"/>
          <w:sz w:val="20"/>
        </w:rPr>
        <w:t>若一地區正式解散後，任何現存之教會產業不得以任何方式移轉到其他目的使用，應交給宣聖會管理，在總議會之指示下，為</w:t>
      </w:r>
      <w:r>
        <w:rPr>
          <w:color w:val="231F20"/>
          <w:spacing w:val="10"/>
          <w:w w:val="102"/>
          <w:sz w:val="20"/>
        </w:rPr>
        <w:t>宣聖會此一宗派共同使用。原已解散地區在受託人或財團法人名下</w:t>
      </w:r>
      <w:r>
        <w:rPr>
          <w:color w:val="231F20"/>
          <w:spacing w:val="7"/>
          <w:w w:val="102"/>
          <w:sz w:val="20"/>
        </w:rPr>
        <w:t>管理之產業，只有在由宣聖會所指定的代理人之命令與指導下，方</w:t>
      </w:r>
      <w:r>
        <w:rPr>
          <w:color w:val="231F20"/>
          <w:spacing w:val="4"/>
          <w:w w:val="102"/>
          <w:sz w:val="20"/>
        </w:rPr>
        <w:t>能出賣或處理，並將賣得之款項繳給上述之代理人</w:t>
      </w:r>
      <w:r>
        <w:rPr>
          <w:color w:val="231F20"/>
          <w:spacing w:val="-104"/>
          <w:w w:val="102"/>
          <w:sz w:val="20"/>
        </w:rPr>
        <w:t>。</w:t>
      </w:r>
      <w:r>
        <w:rPr>
          <w:rFonts w:ascii="Noto Sans TC" w:eastAsia="Noto Sans TC"/>
          <w:color w:val="231F20"/>
          <w:spacing w:val="-2"/>
          <w:w w:val="102"/>
          <w:sz w:val="20"/>
        </w:rPr>
        <w:t>（108.2，108.5，</w:t>
      </w:r>
      <w:r>
        <w:rPr>
          <w:rFonts w:ascii="Noto Sans TC" w:eastAsia="Noto Sans TC"/>
          <w:color w:val="231F20"/>
          <w:w w:val="102"/>
          <w:sz w:val="20"/>
        </w:rPr>
        <w:t xml:space="preserve"> 225.6）</w:t>
      </w:r>
    </w:p>
    <w:p w14:paraId="4209051D" w14:textId="77777777" w:rsidR="003345E9" w:rsidRDefault="003345E9">
      <w:pPr>
        <w:pStyle w:val="a5"/>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6F160E63"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C32D889" w14:textId="77777777" w:rsidR="003345E9" w:rsidRDefault="007169A0">
      <w:pPr>
        <w:pStyle w:val="1"/>
      </w:pPr>
      <w:r>
        <w:rPr>
          <w:color w:val="231F20"/>
          <w:spacing w:val="-1"/>
        </w:rPr>
        <w:t>第三章 . 總會行政</w:t>
      </w:r>
    </w:p>
    <w:p w14:paraId="05A9E141" w14:textId="1F05BA6E" w:rsidR="003345E9" w:rsidRDefault="007169A0">
      <w:pPr>
        <w:pStyle w:val="2"/>
        <w:spacing w:before="163"/>
      </w:pPr>
      <w:r>
        <w:rPr>
          <w:color w:val="231F20"/>
          <w:spacing w:val="-2"/>
        </w:rPr>
        <w:t>一、</w:t>
      </w:r>
      <w:ins w:id="945" w:author="成英 李" w:date="2025-08-20T15:27:00Z">
        <w:r w:rsidR="00D47FDD">
          <w:rPr>
            <w:rFonts w:hint="eastAsia"/>
            <w:color w:val="231F20"/>
            <w:spacing w:val="-2"/>
          </w:rPr>
          <w:t>總議會</w:t>
        </w:r>
      </w:ins>
      <w:r>
        <w:rPr>
          <w:color w:val="231F20"/>
          <w:spacing w:val="-2"/>
        </w:rPr>
        <w:t>職權與組織</w:t>
      </w:r>
    </w:p>
    <w:p w14:paraId="61333A27" w14:textId="77777777" w:rsidR="003345E9" w:rsidRDefault="007169A0">
      <w:pPr>
        <w:pStyle w:val="a5"/>
        <w:numPr>
          <w:ilvl w:val="0"/>
          <w:numId w:val="20"/>
        </w:numPr>
        <w:tabs>
          <w:tab w:val="left" w:pos="1006"/>
        </w:tabs>
        <w:spacing w:before="49" w:line="204" w:lineRule="auto"/>
        <w:ind w:right="116" w:firstLine="408"/>
        <w:rPr>
          <w:rFonts w:ascii="Noto Sans TC" w:eastAsia="Noto Sans TC"/>
          <w:sz w:val="20"/>
        </w:rPr>
      </w:pPr>
      <w:r>
        <w:rPr>
          <w:color w:val="231F20"/>
          <w:w w:val="102"/>
          <w:sz w:val="20"/>
        </w:rPr>
        <w:t>總議會為宣聖會之詮釋教義和制訂法律之最高權威機構，一</w:t>
      </w:r>
      <w:r>
        <w:rPr>
          <w:color w:val="231F20"/>
          <w:spacing w:val="-8"/>
          <w:w w:val="102"/>
          <w:sz w:val="20"/>
        </w:rPr>
        <w:t>切依據教會規章之規定行事。</w:t>
      </w:r>
      <w:r>
        <w:rPr>
          <w:rFonts w:ascii="Noto Sans TC" w:eastAsia="Noto Sans TC"/>
          <w:color w:val="231F20"/>
          <w:w w:val="102"/>
          <w:sz w:val="20"/>
        </w:rPr>
        <w:t>（25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25.8）</w:t>
      </w:r>
    </w:p>
    <w:p w14:paraId="054AC536" w14:textId="77777777" w:rsidR="003345E9" w:rsidRDefault="007169A0">
      <w:pPr>
        <w:pStyle w:val="a5"/>
        <w:numPr>
          <w:ilvl w:val="1"/>
          <w:numId w:val="20"/>
        </w:numPr>
        <w:tabs>
          <w:tab w:val="left" w:pos="1196"/>
        </w:tabs>
        <w:spacing w:line="309" w:lineRule="exact"/>
        <w:ind w:hanging="668"/>
        <w:rPr>
          <w:rFonts w:ascii="Noto Sans TC" w:eastAsia="Noto Sans TC"/>
          <w:sz w:val="20"/>
        </w:rPr>
      </w:pPr>
      <w:r>
        <w:rPr>
          <w:color w:val="231F20"/>
          <w:spacing w:val="13"/>
          <w:sz w:val="20"/>
        </w:rPr>
        <w:t>總議會由全體總監督共同分擔擔任會議之主席</w:t>
      </w:r>
      <w:r>
        <w:rPr>
          <w:color w:val="231F20"/>
          <w:spacing w:val="-103"/>
          <w:sz w:val="20"/>
        </w:rPr>
        <w:t>。</w:t>
      </w:r>
      <w:r>
        <w:rPr>
          <w:rFonts w:ascii="Noto Sans TC" w:eastAsia="Noto Sans TC"/>
          <w:color w:val="231F20"/>
          <w:spacing w:val="-2"/>
          <w:sz w:val="20"/>
        </w:rPr>
        <w:t>（25.5，</w:t>
      </w:r>
    </w:p>
    <w:p w14:paraId="207C5055" w14:textId="77777777" w:rsidR="003345E9" w:rsidRDefault="007169A0">
      <w:pPr>
        <w:pStyle w:val="a3"/>
        <w:spacing w:line="320" w:lineRule="exact"/>
        <w:rPr>
          <w:rFonts w:ascii="Noto Sans TC" w:eastAsia="Noto Sans TC"/>
        </w:rPr>
      </w:pPr>
      <w:r>
        <w:rPr>
          <w:rFonts w:ascii="Noto Sans TC" w:eastAsia="Noto Sans TC"/>
          <w:color w:val="231F20"/>
          <w:spacing w:val="-2"/>
        </w:rPr>
        <w:t>307.3）</w:t>
      </w:r>
    </w:p>
    <w:p w14:paraId="5C228AB1" w14:textId="77777777" w:rsidR="003345E9" w:rsidRDefault="007169A0">
      <w:pPr>
        <w:pStyle w:val="a5"/>
        <w:numPr>
          <w:ilvl w:val="1"/>
          <w:numId w:val="20"/>
        </w:numPr>
        <w:tabs>
          <w:tab w:val="left" w:pos="1192"/>
        </w:tabs>
        <w:spacing w:line="320" w:lineRule="exact"/>
        <w:ind w:left="1192" w:hanging="664"/>
        <w:jc w:val="both"/>
        <w:rPr>
          <w:rFonts w:ascii="Noto Sans TC" w:eastAsia="Noto Sans TC"/>
          <w:sz w:val="20"/>
        </w:rPr>
      </w:pPr>
      <w:r>
        <w:rPr>
          <w:color w:val="231F20"/>
          <w:spacing w:val="-5"/>
          <w:sz w:val="20"/>
        </w:rPr>
        <w:t>總議會應自行選出其他之職員，組織及處理事務。</w:t>
      </w:r>
      <w:r>
        <w:rPr>
          <w:rFonts w:ascii="Noto Sans TC" w:eastAsia="Noto Sans TC"/>
          <w:color w:val="231F20"/>
          <w:spacing w:val="-2"/>
          <w:sz w:val="20"/>
        </w:rPr>
        <w:t>（25.6）</w:t>
      </w:r>
    </w:p>
    <w:p w14:paraId="342FA2E2" w14:textId="77777777" w:rsidR="003345E9" w:rsidRDefault="007169A0">
      <w:pPr>
        <w:pStyle w:val="a5"/>
        <w:numPr>
          <w:ilvl w:val="1"/>
          <w:numId w:val="20"/>
        </w:numPr>
        <w:tabs>
          <w:tab w:val="left" w:pos="1197"/>
        </w:tabs>
        <w:spacing w:before="8" w:line="206" w:lineRule="auto"/>
        <w:ind w:left="120" w:right="6" w:firstLine="408"/>
        <w:jc w:val="both"/>
        <w:rPr>
          <w:sz w:val="20"/>
        </w:rPr>
      </w:pPr>
      <w:r w:rsidRPr="00D47FDD">
        <w:rPr>
          <w:b/>
          <w:bCs/>
          <w:color w:val="231F20"/>
          <w:spacing w:val="12"/>
          <w:w w:val="102"/>
          <w:sz w:val="20"/>
          <w:rPrChange w:id="946" w:author="成英 李" w:date="2025-08-20T15:28:00Z">
            <w:rPr>
              <w:color w:val="231F20"/>
              <w:spacing w:val="12"/>
              <w:w w:val="102"/>
              <w:sz w:val="20"/>
            </w:rPr>
          </w:rPrChange>
        </w:rPr>
        <w:t>程序規則</w:t>
      </w:r>
      <w:r>
        <w:rPr>
          <w:color w:val="231F20"/>
          <w:spacing w:val="12"/>
          <w:w w:val="102"/>
          <w:sz w:val="20"/>
        </w:rPr>
        <w:t>。關於適合的法律</w:t>
      </w:r>
      <w:r>
        <w:rPr>
          <w:color w:val="231F20"/>
          <w:spacing w:val="6"/>
          <w:w w:val="102"/>
          <w:sz w:val="20"/>
        </w:rPr>
        <w:t>，「</w:t>
      </w:r>
      <w:del w:id="947" w:author="成英 李" w:date="2025-08-25T19:45:00Z">
        <w:r w:rsidDel="00374C8F">
          <w:rPr>
            <w:color w:val="231F20"/>
            <w:spacing w:val="6"/>
            <w:w w:val="102"/>
            <w:sz w:val="20"/>
          </w:rPr>
          <w:delText>教會</w:delText>
        </w:r>
      </w:del>
      <w:r>
        <w:rPr>
          <w:color w:val="231F20"/>
          <w:spacing w:val="6"/>
          <w:w w:val="102"/>
          <w:sz w:val="20"/>
        </w:rPr>
        <w:t>手冊」中之財團法</w:t>
      </w:r>
      <w:r>
        <w:rPr>
          <w:color w:val="231F20"/>
          <w:spacing w:val="8"/>
          <w:w w:val="102"/>
          <w:sz w:val="20"/>
        </w:rPr>
        <w:t>人與治理體制細則之條文，宣聖會、地方、地區和總會之會議和會</w:t>
      </w:r>
      <w:r>
        <w:rPr>
          <w:color w:val="231F20"/>
          <w:spacing w:val="4"/>
          <w:w w:val="102"/>
          <w:sz w:val="20"/>
        </w:rPr>
        <w:t>友訴訟程序，以及財團法人之委員會，均應依據「羅伯特議事規則」</w:t>
      </w:r>
    </w:p>
    <w:p w14:paraId="2288983D" w14:textId="77777777" w:rsidR="003345E9" w:rsidRDefault="007169A0">
      <w:pPr>
        <w:pStyle w:val="a3"/>
        <w:spacing w:line="305" w:lineRule="exact"/>
        <w:ind w:left="18"/>
        <w:jc w:val="both"/>
      </w:pPr>
      <w:r>
        <w:rPr>
          <w:color w:val="231F20"/>
        </w:rPr>
        <w:t>（Robert’s</w:t>
      </w:r>
      <w:r>
        <w:rPr>
          <w:color w:val="231F20"/>
          <w:spacing w:val="3"/>
        </w:rPr>
        <w:t xml:space="preserve"> </w:t>
      </w:r>
      <w:r>
        <w:rPr>
          <w:color w:val="231F20"/>
        </w:rPr>
        <w:t>Rules</w:t>
      </w:r>
      <w:r>
        <w:rPr>
          <w:color w:val="231F20"/>
          <w:spacing w:val="4"/>
        </w:rPr>
        <w:t xml:space="preserve"> </w:t>
      </w:r>
      <w:r>
        <w:rPr>
          <w:color w:val="231F20"/>
        </w:rPr>
        <w:t>of</w:t>
      </w:r>
      <w:r>
        <w:rPr>
          <w:color w:val="231F20"/>
          <w:spacing w:val="4"/>
        </w:rPr>
        <w:t xml:space="preserve"> </w:t>
      </w:r>
      <w:r>
        <w:rPr>
          <w:color w:val="231F20"/>
          <w:spacing w:val="15"/>
        </w:rPr>
        <w:t>Order</w:t>
      </w:r>
      <w:r>
        <w:rPr>
          <w:color w:val="231F20"/>
          <w:spacing w:val="-91"/>
        </w:rPr>
        <w:t>）</w:t>
      </w:r>
      <w:r>
        <w:rPr>
          <w:color w:val="231F20"/>
          <w:spacing w:val="15"/>
        </w:rPr>
        <w:t>（</w:t>
      </w:r>
      <w:r>
        <w:rPr>
          <w:color w:val="231F20"/>
        </w:rPr>
        <w:t>最新版）</w:t>
      </w:r>
      <w:r>
        <w:rPr>
          <w:color w:val="231F20"/>
          <w:spacing w:val="-1"/>
        </w:rPr>
        <w:t>之議事程序予以管理及控制。</w:t>
      </w:r>
    </w:p>
    <w:p w14:paraId="6D45115B" w14:textId="77777777" w:rsidR="003345E9" w:rsidRDefault="007169A0">
      <w:pPr>
        <w:pStyle w:val="a3"/>
        <w:spacing w:line="349" w:lineRule="exact"/>
        <w:ind w:left="18"/>
        <w:rPr>
          <w:rFonts w:ascii="Noto Sans TC" w:eastAsia="Noto Sans TC"/>
        </w:rPr>
      </w:pPr>
      <w:r>
        <w:rPr>
          <w:rFonts w:ascii="Noto Sans TC" w:eastAsia="Noto Sans TC"/>
          <w:color w:val="231F20"/>
          <w:spacing w:val="-4"/>
        </w:rPr>
        <w:t>（34）</w:t>
      </w:r>
    </w:p>
    <w:p w14:paraId="0DB7CEEA" w14:textId="77777777" w:rsidR="003345E9" w:rsidRDefault="007169A0">
      <w:pPr>
        <w:pStyle w:val="2"/>
        <w:spacing w:before="45"/>
      </w:pPr>
      <w:r>
        <w:rPr>
          <w:color w:val="231F20"/>
          <w:spacing w:val="-2"/>
        </w:rPr>
        <w:t>二、總議會之代表</w:t>
      </w:r>
    </w:p>
    <w:p w14:paraId="5F89AE6A" w14:textId="7AB0E607" w:rsidR="003345E9" w:rsidRDefault="007169A0">
      <w:pPr>
        <w:pStyle w:val="a5"/>
        <w:numPr>
          <w:ilvl w:val="0"/>
          <w:numId w:val="20"/>
        </w:numPr>
        <w:tabs>
          <w:tab w:val="left" w:pos="1006"/>
        </w:tabs>
        <w:spacing w:before="46" w:line="206" w:lineRule="auto"/>
        <w:ind w:right="14" w:firstLine="408"/>
        <w:rPr>
          <w:sz w:val="20"/>
        </w:rPr>
      </w:pPr>
      <w:r>
        <w:rPr>
          <w:color w:val="231F20"/>
          <w:spacing w:val="1"/>
          <w:w w:val="102"/>
          <w:sz w:val="20"/>
        </w:rPr>
        <w:t>總議會係由各個第三期地區之傳道人和信徒同額代表</w:t>
      </w:r>
      <w:r>
        <w:rPr>
          <w:color w:val="231F20"/>
          <w:spacing w:val="2"/>
          <w:w w:val="102"/>
          <w:sz w:val="20"/>
        </w:rPr>
        <w:t>（地區</w:t>
      </w:r>
      <w:r>
        <w:rPr>
          <w:color w:val="231F20"/>
          <w:spacing w:val="3"/>
          <w:w w:val="102"/>
          <w:sz w:val="20"/>
        </w:rPr>
        <w:t>監督佔</w:t>
      </w:r>
      <w:ins w:id="948" w:author="成英 李" w:date="2025-08-20T16:00:00Z">
        <w:r w:rsidR="00332C61">
          <w:rPr>
            <w:rFonts w:hint="eastAsia"/>
            <w:color w:val="231F20"/>
            <w:spacing w:val="3"/>
            <w:w w:val="102"/>
            <w:sz w:val="20"/>
          </w:rPr>
          <w:t>受委派按立的</w:t>
        </w:r>
      </w:ins>
      <w:r>
        <w:rPr>
          <w:rFonts w:hint="eastAsia"/>
          <w:color w:val="231F20"/>
          <w:spacing w:val="3"/>
          <w:w w:val="102"/>
          <w:sz w:val="20"/>
        </w:rPr>
        <w:t>傳</w:t>
      </w:r>
      <w:r>
        <w:rPr>
          <w:color w:val="231F20"/>
          <w:spacing w:val="3"/>
          <w:w w:val="102"/>
          <w:sz w:val="20"/>
        </w:rPr>
        <w:t>道人代表名額之一，其餘</w:t>
      </w:r>
      <w:del w:id="949" w:author="成英 李" w:date="2025-08-20T16:01:00Z">
        <w:r w:rsidDel="00332C61">
          <w:rPr>
            <w:color w:val="231F20"/>
            <w:spacing w:val="3"/>
            <w:w w:val="102"/>
            <w:sz w:val="20"/>
          </w:rPr>
          <w:delText>名額</w:delText>
        </w:r>
      </w:del>
      <w:r>
        <w:rPr>
          <w:color w:val="231F20"/>
          <w:spacing w:val="3"/>
          <w:w w:val="102"/>
          <w:sz w:val="20"/>
        </w:rPr>
        <w:t>的</w:t>
      </w:r>
      <w:ins w:id="950" w:author="成英 李" w:date="2025-08-20T16:01:00Z">
        <w:r w:rsidR="00332C61">
          <w:rPr>
            <w:rFonts w:hint="eastAsia"/>
            <w:color w:val="231F20"/>
            <w:spacing w:val="3"/>
            <w:w w:val="102"/>
            <w:sz w:val="20"/>
          </w:rPr>
          <w:t>受委派按立的</w:t>
        </w:r>
      </w:ins>
      <w:r>
        <w:rPr>
          <w:color w:val="231F20"/>
          <w:spacing w:val="3"/>
          <w:w w:val="102"/>
          <w:sz w:val="20"/>
        </w:rPr>
        <w:t>傳道人代表</w:t>
      </w:r>
      <w:ins w:id="951" w:author="成英 李" w:date="2025-08-20T16:01:00Z">
        <w:r w:rsidR="00332C61">
          <w:rPr>
            <w:rFonts w:hint="eastAsia"/>
            <w:color w:val="231F20"/>
            <w:spacing w:val="3"/>
            <w:w w:val="102"/>
            <w:sz w:val="20"/>
          </w:rPr>
          <w:t>和信徒代表</w:t>
        </w:r>
      </w:ins>
      <w:r>
        <w:rPr>
          <w:color w:val="231F20"/>
          <w:spacing w:val="3"/>
          <w:w w:val="102"/>
          <w:sz w:val="20"/>
        </w:rPr>
        <w:t>應由宣聖會地區</w:t>
      </w:r>
      <w:r>
        <w:rPr>
          <w:color w:val="231F20"/>
          <w:w w:val="102"/>
          <w:sz w:val="20"/>
        </w:rPr>
        <w:t>年議會選出</w:t>
      </w:r>
      <w:r>
        <w:rPr>
          <w:color w:val="231F20"/>
          <w:spacing w:val="-102"/>
          <w:w w:val="102"/>
          <w:sz w:val="20"/>
        </w:rPr>
        <w:t>）</w:t>
      </w:r>
      <w:r>
        <w:rPr>
          <w:color w:val="231F20"/>
          <w:w w:val="102"/>
          <w:sz w:val="20"/>
        </w:rPr>
        <w:t>、名譽退休和退休之總監督、總監督、</w:t>
      </w:r>
      <w:del w:id="952" w:author="成英 李" w:date="2025-08-20T16:04:00Z">
        <w:r w:rsidDel="00332C61">
          <w:rPr>
            <w:color w:val="231F20"/>
            <w:w w:val="102"/>
            <w:sz w:val="20"/>
          </w:rPr>
          <w:delText>宣聖會</w:delText>
        </w:r>
      </w:del>
      <w:r>
        <w:rPr>
          <w:color w:val="231F20"/>
          <w:w w:val="102"/>
          <w:sz w:val="20"/>
        </w:rPr>
        <w:t>全球</w:t>
      </w:r>
      <w:ins w:id="953" w:author="成英 李" w:date="2025-08-20T16:04:00Z">
        <w:r w:rsidR="00332C61">
          <w:rPr>
            <w:rFonts w:hint="eastAsia"/>
            <w:color w:val="231F20"/>
            <w:w w:val="102"/>
            <w:sz w:val="20"/>
          </w:rPr>
          <w:t>國際</w:t>
        </w:r>
      </w:ins>
      <w:r>
        <w:rPr>
          <w:color w:val="231F20"/>
          <w:w w:val="102"/>
          <w:sz w:val="20"/>
        </w:rPr>
        <w:t>宣道團</w:t>
      </w:r>
      <w:r>
        <w:rPr>
          <w:color w:val="231F20"/>
          <w:spacing w:val="-4"/>
          <w:w w:val="102"/>
          <w:sz w:val="20"/>
        </w:rPr>
        <w:t>契之</w:t>
      </w:r>
      <w:ins w:id="954" w:author="成英 李" w:date="2025-08-20T16:05:00Z">
        <w:r w:rsidR="00332C61">
          <w:rPr>
            <w:rFonts w:hint="eastAsia"/>
            <w:color w:val="231F20"/>
            <w:spacing w:val="-4"/>
            <w:w w:val="102"/>
            <w:sz w:val="20"/>
          </w:rPr>
          <w:t>主席</w:t>
        </w:r>
      </w:ins>
      <w:del w:id="955" w:author="成英 李" w:date="2025-08-20T16:05:00Z">
        <w:r w:rsidDel="00332C61">
          <w:rPr>
            <w:color w:val="231F20"/>
            <w:spacing w:val="-4"/>
            <w:w w:val="102"/>
            <w:sz w:val="20"/>
          </w:rPr>
          <w:delText>總幹事</w:delText>
        </w:r>
      </w:del>
      <w:r>
        <w:rPr>
          <w:color w:val="231F20"/>
          <w:spacing w:val="-4"/>
          <w:w w:val="102"/>
          <w:sz w:val="20"/>
        </w:rPr>
        <w:t>、</w:t>
      </w:r>
      <w:ins w:id="956" w:author="成英 李" w:date="2025-08-20T16:05:00Z">
        <w:r w:rsidR="00332C61">
          <w:rPr>
            <w:rFonts w:ascii="Cambria" w:hAnsi="Cambria" w:cs="Cambria" w:hint="eastAsia"/>
            <w:color w:val="231F20"/>
            <w:spacing w:val="-4"/>
            <w:w w:val="102"/>
            <w:sz w:val="20"/>
          </w:rPr>
          <w:t>全球</w:t>
        </w:r>
      </w:ins>
      <w:del w:id="957" w:author="成英 李" w:date="2025-08-20T16:05:00Z">
        <w:r w:rsidDel="00332C61">
          <w:rPr>
            <w:color w:val="231F20"/>
            <w:spacing w:val="-4"/>
            <w:w w:val="102"/>
            <w:sz w:val="20"/>
          </w:rPr>
          <w:delText>宣聖會</w:delText>
        </w:r>
      </w:del>
      <w:r>
        <w:rPr>
          <w:color w:val="231F20"/>
          <w:spacing w:val="-4"/>
          <w:w w:val="102"/>
          <w:sz w:val="20"/>
        </w:rPr>
        <w:t>國際青年總團契之</w:t>
      </w:r>
      <w:ins w:id="958" w:author="成英 李" w:date="2025-08-20T16:05:00Z">
        <w:r w:rsidR="00332C61">
          <w:rPr>
            <w:rFonts w:hint="eastAsia"/>
            <w:color w:val="231F20"/>
            <w:spacing w:val="-4"/>
            <w:w w:val="102"/>
            <w:sz w:val="20"/>
          </w:rPr>
          <w:t>議會</w:t>
        </w:r>
      </w:ins>
      <w:r>
        <w:rPr>
          <w:color w:val="231F20"/>
          <w:spacing w:val="-4"/>
          <w:w w:val="102"/>
          <w:sz w:val="20"/>
        </w:rPr>
        <w:t>主席、</w:t>
      </w:r>
      <w:del w:id="959" w:author="成英 李" w:date="2025-08-20T16:09:00Z">
        <w:r w:rsidDel="00332C61">
          <w:rPr>
            <w:color w:val="231F20"/>
            <w:spacing w:val="-4"/>
            <w:w w:val="102"/>
            <w:sz w:val="20"/>
          </w:rPr>
          <w:delText>總秘書、總司庫、「今日</w:delText>
        </w:r>
        <w:r w:rsidDel="00332C61">
          <w:rPr>
            <w:color w:val="231F20"/>
            <w:spacing w:val="3"/>
            <w:w w:val="102"/>
            <w:sz w:val="20"/>
          </w:rPr>
          <w:delText>聖潔」主編、總董事會各部門及傳道事工部門之總幹事、教育委員、</w:delText>
        </w:r>
        <w:r w:rsidDel="00332C61">
          <w:rPr>
            <w:color w:val="231F20"/>
            <w:spacing w:val="2"/>
            <w:w w:val="102"/>
            <w:sz w:val="20"/>
          </w:rPr>
          <w:delText>區域總幹事、</w:delText>
        </w:r>
      </w:del>
      <w:r>
        <w:rPr>
          <w:color w:val="231F20"/>
          <w:spacing w:val="2"/>
          <w:w w:val="102"/>
          <w:sz w:val="20"/>
        </w:rPr>
        <w:t>向總</w:t>
      </w:r>
      <w:ins w:id="960" w:author="成英 李" w:date="2025-08-20T16:10:00Z">
        <w:r w:rsidR="00C44D89">
          <w:rPr>
            <w:rFonts w:hint="eastAsia"/>
            <w:color w:val="231F20"/>
            <w:spacing w:val="2"/>
            <w:w w:val="102"/>
            <w:sz w:val="20"/>
          </w:rPr>
          <w:t>董事會</w:t>
        </w:r>
      </w:ins>
      <w:del w:id="961" w:author="成英 李" w:date="2025-08-20T16:10:00Z">
        <w:r w:rsidDel="00C44D89">
          <w:rPr>
            <w:color w:val="231F20"/>
            <w:spacing w:val="2"/>
            <w:w w:val="102"/>
            <w:sz w:val="20"/>
          </w:rPr>
          <w:delText>議會大會</w:delText>
        </w:r>
      </w:del>
      <w:r>
        <w:rPr>
          <w:color w:val="231F20"/>
          <w:spacing w:val="2"/>
          <w:w w:val="102"/>
          <w:sz w:val="20"/>
        </w:rPr>
        <w:t>直接報告之宣聖會職員及</w:t>
      </w:r>
      <w:ins w:id="962" w:author="成英 李" w:date="2025-08-20T16:10:00Z">
        <w:r w:rsidR="00C44D89">
          <w:rPr>
            <w:rFonts w:hint="eastAsia"/>
            <w:color w:val="231F20"/>
            <w:spacing w:val="2"/>
            <w:w w:val="102"/>
            <w:sz w:val="20"/>
          </w:rPr>
          <w:t>各幹事</w:t>
        </w:r>
      </w:ins>
      <w:del w:id="963" w:author="成英 李" w:date="2025-08-20T16:09:00Z">
        <w:r w:rsidDel="00332C61">
          <w:rPr>
            <w:color w:val="231F20"/>
            <w:spacing w:val="2"/>
            <w:w w:val="102"/>
            <w:sz w:val="20"/>
          </w:rPr>
          <w:delText>主管</w:delText>
        </w:r>
      </w:del>
      <w:r>
        <w:rPr>
          <w:color w:val="231F20"/>
          <w:spacing w:val="2"/>
          <w:w w:val="102"/>
          <w:sz w:val="20"/>
        </w:rPr>
        <w:t>、</w:t>
      </w:r>
      <w:ins w:id="964" w:author="成英 李" w:date="2025-08-20T16:10:00Z">
        <w:r w:rsidR="00C44D89">
          <w:rPr>
            <w:rFonts w:hint="eastAsia"/>
            <w:color w:val="231F20"/>
            <w:spacing w:val="2"/>
            <w:w w:val="102"/>
            <w:sz w:val="20"/>
          </w:rPr>
          <w:t>總</w:t>
        </w:r>
      </w:ins>
      <w:ins w:id="965" w:author="成英 李" w:date="2025-08-20T16:11:00Z">
        <w:r w:rsidR="00C44D89">
          <w:rPr>
            <w:rFonts w:hint="eastAsia"/>
            <w:color w:val="231F20"/>
            <w:spacing w:val="2"/>
            <w:w w:val="102"/>
            <w:sz w:val="20"/>
          </w:rPr>
          <w:t>董事會成員、</w:t>
        </w:r>
      </w:ins>
      <w:r>
        <w:rPr>
          <w:color w:val="231F20"/>
          <w:spacing w:val="2"/>
          <w:w w:val="102"/>
          <w:sz w:val="20"/>
        </w:rPr>
        <w:t>區域國際</w:t>
      </w:r>
      <w:r>
        <w:rPr>
          <w:color w:val="231F20"/>
          <w:spacing w:val="1"/>
          <w:w w:val="102"/>
          <w:sz w:val="20"/>
        </w:rPr>
        <w:t>學校教育委員會主席</w:t>
      </w:r>
      <w:r>
        <w:rPr>
          <w:color w:val="231F20"/>
          <w:spacing w:val="4"/>
          <w:w w:val="102"/>
          <w:sz w:val="20"/>
        </w:rPr>
        <w:t>（</w:t>
      </w:r>
      <w:r>
        <w:rPr>
          <w:color w:val="231F20"/>
          <w:spacing w:val="3"/>
          <w:w w:val="102"/>
          <w:sz w:val="20"/>
        </w:rPr>
        <w:t>每一區域將有半數為有投票權之代表，另外半數為無投票權之代表</w:t>
      </w:r>
      <w:r>
        <w:rPr>
          <w:color w:val="231F20"/>
          <w:spacing w:val="-103"/>
          <w:w w:val="102"/>
          <w:sz w:val="20"/>
        </w:rPr>
        <w:t>）</w:t>
      </w:r>
      <w:r>
        <w:rPr>
          <w:color w:val="231F20"/>
          <w:spacing w:val="1"/>
          <w:w w:val="102"/>
          <w:sz w:val="20"/>
        </w:rPr>
        <w:t>、</w:t>
      </w:r>
      <w:del w:id="966" w:author="成英 李" w:date="2025-08-20T16:11:00Z">
        <w:r w:rsidDel="00C44D89">
          <w:rPr>
            <w:color w:val="231F20"/>
            <w:spacing w:val="1"/>
            <w:w w:val="102"/>
            <w:sz w:val="20"/>
          </w:rPr>
          <w:delText>宣聖會出版社總經理、國際勞退基金管理人，全球管家事工負責人、宣聖會國際基金主席、全球研究事工主席、</w:delText>
        </w:r>
      </w:del>
      <w:r>
        <w:rPr>
          <w:color w:val="231F20"/>
          <w:spacing w:val="1"/>
          <w:w w:val="102"/>
          <w:sz w:val="20"/>
        </w:rPr>
        <w:t>以</w:t>
      </w:r>
      <w:r>
        <w:rPr>
          <w:color w:val="231F20"/>
          <w:w w:val="102"/>
          <w:sz w:val="20"/>
        </w:rPr>
        <w:t>及</w:t>
      </w:r>
      <w:ins w:id="967" w:author="成英 李" w:date="2025-08-20T16:14:00Z">
        <w:r w:rsidR="00C44D89">
          <w:rPr>
            <w:rFonts w:hint="eastAsia"/>
            <w:color w:val="231F20"/>
            <w:w w:val="102"/>
            <w:sz w:val="20"/>
          </w:rPr>
          <w:t>每個</w:t>
        </w:r>
        <w:r w:rsidR="00C44D89">
          <w:rPr>
            <w:rFonts w:ascii="Cambria" w:hAnsi="Cambria" w:cs="Cambria" w:hint="eastAsia"/>
            <w:color w:val="231F20"/>
            <w:w w:val="102"/>
            <w:sz w:val="20"/>
          </w:rPr>
          <w:t>區域一位</w:t>
        </w:r>
      </w:ins>
      <w:commentRangeStart w:id="968"/>
      <w:r>
        <w:rPr>
          <w:color w:val="231F20"/>
          <w:w w:val="102"/>
          <w:sz w:val="20"/>
        </w:rPr>
        <w:t>總董事會</w:t>
      </w:r>
      <w:ins w:id="969" w:author="成英 李" w:date="2025-08-20T16:12:00Z">
        <w:r w:rsidR="00C44D89">
          <w:rPr>
            <w:rFonts w:ascii="宋体" w:eastAsia="宋体" w:hAnsi="宋体" w:cs="宋体" w:hint="eastAsia"/>
            <w:color w:val="231F20"/>
            <w:w w:val="102"/>
            <w:sz w:val="20"/>
          </w:rPr>
          <w:t>差派的</w:t>
        </w:r>
      </w:ins>
      <w:del w:id="970" w:author="成英 李" w:date="2025-08-20T16:12:00Z">
        <w:r w:rsidDel="00C44D89">
          <w:rPr>
            <w:color w:val="231F20"/>
            <w:w w:val="102"/>
            <w:sz w:val="20"/>
          </w:rPr>
          <w:delText>指派之</w:delText>
        </w:r>
      </w:del>
      <w:r>
        <w:rPr>
          <w:color w:val="231F20"/>
          <w:w w:val="102"/>
          <w:sz w:val="20"/>
        </w:rPr>
        <w:t>宣教</w:t>
      </w:r>
      <w:ins w:id="971" w:author="成英 李" w:date="2025-08-20T16:12:00Z">
        <w:r w:rsidR="00C44D89">
          <w:rPr>
            <w:rFonts w:hint="eastAsia"/>
            <w:color w:val="231F20"/>
            <w:w w:val="102"/>
            <w:sz w:val="20"/>
          </w:rPr>
          <w:t>士</w:t>
        </w:r>
      </w:ins>
      <w:del w:id="972" w:author="成英 李" w:date="2025-08-20T16:12:00Z">
        <w:r w:rsidDel="00C44D89">
          <w:rPr>
            <w:color w:val="231F20"/>
            <w:w w:val="102"/>
            <w:sz w:val="20"/>
          </w:rPr>
          <w:delText>事工</w:delText>
        </w:r>
      </w:del>
      <w:r>
        <w:rPr>
          <w:color w:val="231F20"/>
          <w:w w:val="102"/>
          <w:sz w:val="20"/>
        </w:rPr>
        <w:t>代表</w:t>
      </w:r>
      <w:commentRangeEnd w:id="968"/>
      <w:r w:rsidR="00C44D89">
        <w:rPr>
          <w:rStyle w:val="a7"/>
        </w:rPr>
        <w:commentReference w:id="968"/>
      </w:r>
      <w:r>
        <w:rPr>
          <w:color w:val="231F20"/>
          <w:spacing w:val="4"/>
          <w:w w:val="102"/>
          <w:sz w:val="20"/>
        </w:rPr>
        <w:t>（由各</w:t>
      </w:r>
      <w:del w:id="973" w:author="成英 李" w:date="2025-08-20T16:14:00Z">
        <w:r w:rsidDel="00C44D89">
          <w:rPr>
            <w:color w:val="231F20"/>
            <w:spacing w:val="4"/>
            <w:w w:val="102"/>
            <w:sz w:val="20"/>
          </w:rPr>
          <w:delText>該</w:delText>
        </w:r>
      </w:del>
      <w:r>
        <w:rPr>
          <w:color w:val="231F20"/>
          <w:spacing w:val="4"/>
          <w:w w:val="102"/>
          <w:sz w:val="20"/>
        </w:rPr>
        <w:t>區域之</w:t>
      </w:r>
      <w:del w:id="974" w:author="成英 李" w:date="2025-08-20T16:14:00Z">
        <w:r w:rsidDel="00C44D89">
          <w:rPr>
            <w:rFonts w:hint="eastAsia"/>
            <w:color w:val="231F20"/>
            <w:spacing w:val="4"/>
            <w:w w:val="102"/>
            <w:sz w:val="20"/>
          </w:rPr>
          <w:delText>正式合約宣教士</w:delText>
        </w:r>
      </w:del>
      <w:ins w:id="975" w:author="成英 李" w:date="2025-08-20T16:14:00Z">
        <w:r w:rsidR="00C44D89">
          <w:rPr>
            <w:rFonts w:hint="eastAsia"/>
            <w:color w:val="231F20"/>
            <w:spacing w:val="4"/>
            <w:w w:val="102"/>
            <w:sz w:val="20"/>
          </w:rPr>
          <w:t>總董事會差派的宣教士</w:t>
        </w:r>
      </w:ins>
      <w:r>
        <w:rPr>
          <w:color w:val="231F20"/>
          <w:spacing w:val="4"/>
          <w:w w:val="102"/>
          <w:sz w:val="20"/>
        </w:rPr>
        <w:t>選出</w:t>
      </w:r>
      <w:r>
        <w:rPr>
          <w:color w:val="231F20"/>
          <w:w w:val="102"/>
          <w:sz w:val="20"/>
        </w:rPr>
        <w:t>一名代表</w:t>
      </w:r>
      <w:r>
        <w:rPr>
          <w:color w:val="231F20"/>
          <w:spacing w:val="-102"/>
          <w:w w:val="102"/>
          <w:sz w:val="20"/>
        </w:rPr>
        <w:t>）</w:t>
      </w:r>
      <w:r>
        <w:rPr>
          <w:color w:val="231F20"/>
          <w:w w:val="102"/>
          <w:sz w:val="20"/>
        </w:rPr>
        <w:t>，但若未進行選舉，宣教士代表則應經由全球宣教委員會選出。</w:t>
      </w:r>
    </w:p>
    <w:p w14:paraId="3FF4F652" w14:textId="77777777" w:rsidR="003345E9" w:rsidRDefault="007169A0">
      <w:pPr>
        <w:pStyle w:val="a5"/>
        <w:numPr>
          <w:ilvl w:val="1"/>
          <w:numId w:val="20"/>
        </w:numPr>
        <w:tabs>
          <w:tab w:val="left" w:pos="1193"/>
        </w:tabs>
        <w:spacing w:line="295" w:lineRule="exact"/>
        <w:ind w:left="1193" w:hanging="665"/>
        <w:rPr>
          <w:sz w:val="20"/>
        </w:rPr>
      </w:pPr>
      <w:r>
        <w:rPr>
          <w:color w:val="231F20"/>
          <w:spacing w:val="-1"/>
          <w:sz w:val="20"/>
        </w:rPr>
        <w:t>各第三期地區有資格成為總議會代表的條件如下：正式會</w:t>
      </w:r>
    </w:p>
    <w:p w14:paraId="339A6B27" w14:textId="5BD6673B" w:rsidR="003345E9" w:rsidRDefault="007169A0">
      <w:pPr>
        <w:pStyle w:val="a3"/>
        <w:spacing w:before="9" w:line="206" w:lineRule="auto"/>
        <w:ind w:right="15"/>
        <w:jc w:val="both"/>
      </w:pPr>
      <w:r>
        <w:rPr>
          <w:color w:val="231F20"/>
          <w:spacing w:val="3"/>
          <w:w w:val="102"/>
        </w:rPr>
        <w:t>友之總人數在六千人或以下之地區，可選出</w:t>
      </w:r>
      <w:ins w:id="976" w:author="成英 李" w:date="2025-08-20T16:17:00Z">
        <w:r w:rsidR="00C44D89">
          <w:rPr>
            <w:rFonts w:hint="eastAsia"/>
            <w:color w:val="231F20"/>
            <w:spacing w:val="3"/>
            <w:w w:val="102"/>
          </w:rPr>
          <w:t>兩</w:t>
        </w:r>
      </w:ins>
      <w:del w:id="977" w:author="成英 李" w:date="2025-08-20T16:17:00Z">
        <w:r w:rsidDel="00C44D89">
          <w:rPr>
            <w:color w:val="231F20"/>
            <w:spacing w:val="3"/>
            <w:w w:val="102"/>
          </w:rPr>
          <w:delText>一</w:delText>
        </w:r>
      </w:del>
      <w:r>
        <w:rPr>
          <w:color w:val="231F20"/>
          <w:spacing w:val="3"/>
          <w:w w:val="102"/>
        </w:rPr>
        <w:t>位</w:t>
      </w:r>
      <w:commentRangeStart w:id="978"/>
      <w:r>
        <w:rPr>
          <w:color w:val="231F20"/>
          <w:spacing w:val="3"/>
          <w:w w:val="102"/>
        </w:rPr>
        <w:t>受委</w:t>
      </w:r>
      <w:ins w:id="979" w:author="成英 李" w:date="2025-08-20T16:17:00Z">
        <w:r w:rsidR="00C44D89">
          <w:rPr>
            <w:rFonts w:hint="eastAsia"/>
            <w:color w:val="231F20"/>
            <w:spacing w:val="3"/>
            <w:w w:val="102"/>
          </w:rPr>
          <w:t>派</w:t>
        </w:r>
      </w:ins>
      <w:del w:id="980" w:author="成英 李" w:date="2025-08-20T16:17:00Z">
        <w:r w:rsidDel="00C44D89">
          <w:rPr>
            <w:color w:val="231F20"/>
            <w:spacing w:val="3"/>
            <w:w w:val="102"/>
          </w:rPr>
          <w:delText>任</w:delText>
        </w:r>
      </w:del>
      <w:r>
        <w:rPr>
          <w:color w:val="231F20"/>
          <w:spacing w:val="3"/>
          <w:w w:val="102"/>
        </w:rPr>
        <w:t>按立</w:t>
      </w:r>
      <w:ins w:id="981" w:author="成英 李" w:date="2025-08-20T16:17:00Z">
        <w:r w:rsidR="00C44D89">
          <w:rPr>
            <w:rFonts w:hint="eastAsia"/>
            <w:color w:val="231F20"/>
            <w:spacing w:val="3"/>
            <w:w w:val="102"/>
          </w:rPr>
          <w:t>的牧師</w:t>
        </w:r>
        <w:commentRangeEnd w:id="978"/>
        <w:r w:rsidR="00C44D89">
          <w:rPr>
            <w:rStyle w:val="a7"/>
          </w:rPr>
          <w:commentReference w:id="978"/>
        </w:r>
      </w:ins>
      <w:del w:id="982" w:author="成英 李" w:date="2025-08-20T16:17:00Z">
        <w:r w:rsidDel="00C44D89">
          <w:rPr>
            <w:color w:val="231F20"/>
            <w:spacing w:val="3"/>
            <w:w w:val="102"/>
          </w:rPr>
          <w:delText>之傳道人</w:delText>
        </w:r>
      </w:del>
      <w:r>
        <w:rPr>
          <w:color w:val="231F20"/>
          <w:w w:val="102"/>
        </w:rPr>
        <w:t>及</w:t>
      </w:r>
      <w:ins w:id="983" w:author="成英 李" w:date="2025-08-20T16:18:00Z">
        <w:r w:rsidR="00C44D89">
          <w:rPr>
            <w:rFonts w:hint="eastAsia"/>
            <w:color w:val="231F20"/>
            <w:w w:val="102"/>
          </w:rPr>
          <w:t>兩</w:t>
        </w:r>
      </w:ins>
      <w:del w:id="984" w:author="成英 李" w:date="2025-08-20T16:18:00Z">
        <w:r w:rsidDel="00C44D89">
          <w:rPr>
            <w:color w:val="231F20"/>
            <w:w w:val="102"/>
          </w:rPr>
          <w:delText>一</w:delText>
        </w:r>
      </w:del>
      <w:r>
        <w:rPr>
          <w:color w:val="231F20"/>
          <w:w w:val="102"/>
        </w:rPr>
        <w:t>位信徒代表。每超過四千，可增選</w:t>
      </w:r>
      <w:del w:id="985" w:author="成英 李" w:date="2025-08-20T16:18:00Z">
        <w:r w:rsidDel="00C44D89">
          <w:rPr>
            <w:rFonts w:hint="eastAsia"/>
            <w:color w:val="231F20"/>
            <w:w w:val="102"/>
          </w:rPr>
          <w:delText>傳道人</w:delText>
        </w:r>
      </w:del>
      <w:ins w:id="986" w:author="成英 李" w:date="2025-08-20T16:18:00Z">
        <w:r w:rsidR="00C44D89">
          <w:rPr>
            <w:rFonts w:hint="eastAsia"/>
            <w:color w:val="231F20"/>
            <w:w w:val="102"/>
          </w:rPr>
          <w:t>受委派按立的牧師</w:t>
        </w:r>
      </w:ins>
      <w:r>
        <w:rPr>
          <w:color w:val="231F20"/>
          <w:w w:val="102"/>
        </w:rPr>
        <w:t>及信徒代表各一位。之</w:t>
      </w:r>
      <w:r>
        <w:rPr>
          <w:color w:val="231F20"/>
          <w:spacing w:val="5"/>
          <w:w w:val="102"/>
        </w:rPr>
        <w:t>後每超過</w:t>
      </w:r>
      <w:ins w:id="987" w:author="成英 李" w:date="2025-08-20T16:19:00Z">
        <w:r w:rsidR="00C44D89">
          <w:rPr>
            <w:rFonts w:hint="eastAsia"/>
            <w:color w:val="231F20"/>
            <w:spacing w:val="5"/>
            <w:w w:val="102"/>
          </w:rPr>
          <w:t>五</w:t>
        </w:r>
      </w:ins>
      <w:del w:id="988" w:author="成英 李" w:date="2025-08-20T16:19:00Z">
        <w:r w:rsidDel="00C44D89">
          <w:rPr>
            <w:color w:val="231F20"/>
            <w:spacing w:val="5"/>
            <w:w w:val="102"/>
          </w:rPr>
          <w:delText>四</w:delText>
        </w:r>
      </w:del>
      <w:r>
        <w:rPr>
          <w:color w:val="231F20"/>
          <w:spacing w:val="5"/>
          <w:w w:val="102"/>
        </w:rPr>
        <w:t>千名正式會友之地區也可增選</w:t>
      </w:r>
      <w:ins w:id="989" w:author="成英 李" w:date="2025-08-20T16:19:00Z">
        <w:r w:rsidR="00C44D89">
          <w:rPr>
            <w:rFonts w:hint="eastAsia"/>
            <w:color w:val="231F20"/>
            <w:w w:val="102"/>
          </w:rPr>
          <w:t>受委派按立的牧師</w:t>
        </w:r>
      </w:ins>
      <w:del w:id="990" w:author="成英 李" w:date="2025-08-20T16:19:00Z">
        <w:r w:rsidDel="00C44D89">
          <w:rPr>
            <w:color w:val="231F20"/>
            <w:spacing w:val="5"/>
            <w:w w:val="102"/>
          </w:rPr>
          <w:delText>傳道人</w:delText>
        </w:r>
      </w:del>
      <w:r>
        <w:rPr>
          <w:color w:val="231F20"/>
          <w:spacing w:val="5"/>
          <w:w w:val="102"/>
        </w:rPr>
        <w:t>及信徒代表各一位，</w:t>
      </w:r>
    </w:p>
    <w:p w14:paraId="460D75F5"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0D731A17" w14:textId="77777777" w:rsidR="003345E9" w:rsidRDefault="007169A0">
      <w:pPr>
        <w:pStyle w:val="a3"/>
        <w:spacing w:before="50"/>
        <w:ind w:left="0"/>
        <w:jc w:val="center"/>
      </w:pPr>
      <w:r>
        <w:rPr>
          <w:color w:val="231F20"/>
          <w:spacing w:val="-2"/>
        </w:rPr>
        <w:lastRenderedPageBreak/>
        <w:t>章地區行政</w:t>
      </w:r>
    </w:p>
    <w:p w14:paraId="13BC8EEB" w14:textId="592D9CB6" w:rsidR="003345E9" w:rsidRDefault="007169A0">
      <w:pPr>
        <w:pStyle w:val="a3"/>
        <w:spacing w:before="201"/>
        <w:ind w:left="119"/>
      </w:pPr>
      <w:r>
        <w:rPr>
          <w:color w:val="231F20"/>
          <w:spacing w:val="-11"/>
        </w:rPr>
        <w:t>依此類推。「</w:t>
      </w:r>
      <w:ins w:id="991" w:author="成英 李" w:date="2025-08-20T16:19:00Z">
        <w:r w:rsidR="00C44D89">
          <w:rPr>
            <w:rFonts w:hint="eastAsia"/>
            <w:color w:val="231F20"/>
            <w:w w:val="102"/>
          </w:rPr>
          <w:t>受委派按立的牧師</w:t>
        </w:r>
      </w:ins>
      <w:del w:id="992" w:author="成英 李" w:date="2025-08-20T16:19:00Z">
        <w:r w:rsidDel="00C44D89">
          <w:rPr>
            <w:color w:val="231F20"/>
            <w:spacing w:val="-11"/>
          </w:rPr>
          <w:delText>按立之傳道人</w:delText>
        </w:r>
      </w:del>
      <w:r>
        <w:rPr>
          <w:color w:val="231F20"/>
          <w:spacing w:val="-11"/>
        </w:rPr>
        <w:t>」一詞應含牧師和助牧。</w:t>
      </w:r>
    </w:p>
    <w:tbl>
      <w:tblPr>
        <w:tblW w:w="0" w:type="auto"/>
        <w:tblInd w:w="257" w:type="dxa"/>
        <w:tblLayout w:type="fixed"/>
        <w:tblCellMar>
          <w:left w:w="0" w:type="dxa"/>
          <w:right w:w="0" w:type="dxa"/>
        </w:tblCellMar>
        <w:tblLook w:val="01E0" w:firstRow="1" w:lastRow="1" w:firstColumn="1" w:lastColumn="1" w:noHBand="0" w:noVBand="0"/>
      </w:tblPr>
      <w:tblGrid>
        <w:gridCol w:w="1729"/>
        <w:gridCol w:w="1227"/>
        <w:gridCol w:w="1763"/>
      </w:tblGrid>
      <w:tr w:rsidR="003345E9" w14:paraId="66BED9AE" w14:textId="77777777">
        <w:trPr>
          <w:trHeight w:val="306"/>
        </w:trPr>
        <w:tc>
          <w:tcPr>
            <w:tcW w:w="1729" w:type="dxa"/>
          </w:tcPr>
          <w:p w14:paraId="43C38771" w14:textId="77777777" w:rsidR="003345E9" w:rsidRDefault="007169A0">
            <w:pPr>
              <w:pStyle w:val="TableParagraph"/>
              <w:spacing w:line="278" w:lineRule="exact"/>
              <w:jc w:val="left"/>
              <w:rPr>
                <w:b/>
                <w:sz w:val="20"/>
              </w:rPr>
            </w:pPr>
            <w:r>
              <w:rPr>
                <w:b/>
                <w:color w:val="231F20"/>
                <w:spacing w:val="-2"/>
                <w:sz w:val="20"/>
              </w:rPr>
              <w:t>正式會友人數</w:t>
            </w:r>
          </w:p>
        </w:tc>
        <w:tc>
          <w:tcPr>
            <w:tcW w:w="1227" w:type="dxa"/>
          </w:tcPr>
          <w:p w14:paraId="3F2FCB20" w14:textId="77777777" w:rsidR="003345E9" w:rsidRDefault="007169A0">
            <w:pPr>
              <w:pStyle w:val="TableParagraph"/>
              <w:spacing w:line="278" w:lineRule="exact"/>
              <w:ind w:left="95"/>
              <w:rPr>
                <w:b/>
                <w:sz w:val="20"/>
              </w:rPr>
            </w:pPr>
            <w:r>
              <w:rPr>
                <w:b/>
                <w:color w:val="231F20"/>
                <w:spacing w:val="-3"/>
                <w:sz w:val="20"/>
              </w:rPr>
              <w:t>代表人數</w:t>
            </w:r>
          </w:p>
        </w:tc>
        <w:tc>
          <w:tcPr>
            <w:tcW w:w="1763" w:type="dxa"/>
          </w:tcPr>
          <w:p w14:paraId="279052A2" w14:textId="77777777" w:rsidR="003345E9" w:rsidRDefault="003345E9">
            <w:pPr>
              <w:pStyle w:val="TableParagraph"/>
              <w:spacing w:line="240" w:lineRule="auto"/>
              <w:ind w:left="0"/>
              <w:jc w:val="left"/>
              <w:rPr>
                <w:rFonts w:ascii="Times New Roman"/>
                <w:sz w:val="20"/>
              </w:rPr>
            </w:pPr>
          </w:p>
        </w:tc>
      </w:tr>
      <w:tr w:rsidR="003345E9" w14:paraId="38A02771" w14:textId="77777777">
        <w:trPr>
          <w:trHeight w:val="320"/>
        </w:trPr>
        <w:tc>
          <w:tcPr>
            <w:tcW w:w="1729" w:type="dxa"/>
          </w:tcPr>
          <w:p w14:paraId="42B1D754" w14:textId="77777777" w:rsidR="003345E9" w:rsidRDefault="007169A0">
            <w:pPr>
              <w:pStyle w:val="TableParagraph"/>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4"/>
                <w:sz w:val="20"/>
              </w:rPr>
              <w:t>6000</w:t>
            </w:r>
          </w:p>
        </w:tc>
        <w:tc>
          <w:tcPr>
            <w:tcW w:w="1227" w:type="dxa"/>
          </w:tcPr>
          <w:p w14:paraId="3B9E99AB" w14:textId="77777777" w:rsidR="003345E9" w:rsidRDefault="007169A0">
            <w:pPr>
              <w:pStyle w:val="TableParagraph"/>
              <w:ind w:left="95" w:right="1"/>
              <w:rPr>
                <w:sz w:val="20"/>
              </w:rPr>
            </w:pPr>
            <w:r>
              <w:rPr>
                <w:color w:val="231F20"/>
                <w:spacing w:val="-10"/>
                <w:sz w:val="20"/>
              </w:rPr>
              <w:t>4</w:t>
            </w:r>
          </w:p>
        </w:tc>
        <w:tc>
          <w:tcPr>
            <w:tcW w:w="1763" w:type="dxa"/>
          </w:tcPr>
          <w:p w14:paraId="4E79FB07" w14:textId="77777777" w:rsidR="003345E9" w:rsidRDefault="007169A0">
            <w:pPr>
              <w:pStyle w:val="TableParagraph"/>
              <w:ind w:left="105" w:right="1"/>
              <w:rPr>
                <w:sz w:val="20"/>
              </w:rPr>
            </w:pPr>
            <w:r>
              <w:rPr>
                <w:color w:val="231F20"/>
                <w:sz w:val="20"/>
              </w:rPr>
              <w:t>2</w:t>
            </w:r>
            <w:r>
              <w:rPr>
                <w:color w:val="231F20"/>
                <w:spacing w:val="3"/>
                <w:sz w:val="20"/>
              </w:rPr>
              <w:t xml:space="preserve"> 信徒</w:t>
            </w:r>
            <w:r>
              <w:rPr>
                <w:color w:val="231F20"/>
                <w:sz w:val="20"/>
              </w:rPr>
              <w:t>，2</w:t>
            </w:r>
            <w:r>
              <w:rPr>
                <w:color w:val="231F20"/>
                <w:spacing w:val="-1"/>
                <w:sz w:val="20"/>
              </w:rPr>
              <w:t xml:space="preserve"> 傳道人</w:t>
            </w:r>
          </w:p>
        </w:tc>
      </w:tr>
      <w:tr w:rsidR="003345E9" w14:paraId="0E50B161" w14:textId="77777777">
        <w:trPr>
          <w:trHeight w:val="320"/>
        </w:trPr>
        <w:tc>
          <w:tcPr>
            <w:tcW w:w="1729" w:type="dxa"/>
          </w:tcPr>
          <w:p w14:paraId="7315E31A" w14:textId="77777777" w:rsidR="003345E9" w:rsidRDefault="007169A0">
            <w:pPr>
              <w:pStyle w:val="TableParagraph"/>
              <w:jc w:val="left"/>
              <w:rPr>
                <w:sz w:val="20"/>
              </w:rPr>
            </w:pPr>
            <w:r>
              <w:rPr>
                <w:color w:val="231F20"/>
                <w:sz w:val="20"/>
              </w:rPr>
              <w:t>6001</w:t>
            </w:r>
            <w:r>
              <w:rPr>
                <w:color w:val="231F20"/>
                <w:spacing w:val="5"/>
                <w:sz w:val="20"/>
              </w:rPr>
              <w:t xml:space="preserve"> </w:t>
            </w:r>
            <w:r>
              <w:rPr>
                <w:color w:val="231F20"/>
                <w:sz w:val="20"/>
              </w:rPr>
              <w:t>～</w:t>
            </w:r>
            <w:r>
              <w:rPr>
                <w:color w:val="231F20"/>
                <w:spacing w:val="5"/>
                <w:sz w:val="20"/>
              </w:rPr>
              <w:t xml:space="preserve"> </w:t>
            </w:r>
            <w:r>
              <w:rPr>
                <w:color w:val="231F20"/>
                <w:spacing w:val="-2"/>
                <w:sz w:val="20"/>
              </w:rPr>
              <w:t>10000</w:t>
            </w:r>
          </w:p>
        </w:tc>
        <w:tc>
          <w:tcPr>
            <w:tcW w:w="1227" w:type="dxa"/>
          </w:tcPr>
          <w:p w14:paraId="29B66078" w14:textId="77777777" w:rsidR="003345E9" w:rsidRDefault="007169A0">
            <w:pPr>
              <w:pStyle w:val="TableParagraph"/>
              <w:ind w:left="95"/>
              <w:rPr>
                <w:sz w:val="20"/>
              </w:rPr>
            </w:pPr>
            <w:r>
              <w:rPr>
                <w:color w:val="231F20"/>
                <w:spacing w:val="-10"/>
                <w:sz w:val="20"/>
              </w:rPr>
              <w:t>6</w:t>
            </w:r>
          </w:p>
        </w:tc>
        <w:tc>
          <w:tcPr>
            <w:tcW w:w="1763" w:type="dxa"/>
          </w:tcPr>
          <w:p w14:paraId="549FB788" w14:textId="77777777" w:rsidR="003345E9" w:rsidRDefault="007169A0">
            <w:pPr>
              <w:pStyle w:val="TableParagraph"/>
              <w:ind w:left="105"/>
              <w:rPr>
                <w:sz w:val="20"/>
              </w:rPr>
            </w:pPr>
            <w:r>
              <w:rPr>
                <w:color w:val="231F20"/>
                <w:sz w:val="20"/>
              </w:rPr>
              <w:t>3</w:t>
            </w:r>
            <w:r>
              <w:rPr>
                <w:color w:val="231F20"/>
                <w:spacing w:val="3"/>
                <w:sz w:val="20"/>
              </w:rPr>
              <w:t xml:space="preserve"> 信徒</w:t>
            </w:r>
            <w:r>
              <w:rPr>
                <w:color w:val="231F20"/>
                <w:sz w:val="20"/>
              </w:rPr>
              <w:t>，3</w:t>
            </w:r>
            <w:r>
              <w:rPr>
                <w:color w:val="231F20"/>
                <w:spacing w:val="-1"/>
                <w:sz w:val="20"/>
              </w:rPr>
              <w:t xml:space="preserve"> 傳道人</w:t>
            </w:r>
          </w:p>
        </w:tc>
      </w:tr>
      <w:tr w:rsidR="003345E9" w14:paraId="6A15C225" w14:textId="77777777">
        <w:trPr>
          <w:trHeight w:val="320"/>
        </w:trPr>
        <w:tc>
          <w:tcPr>
            <w:tcW w:w="1729" w:type="dxa"/>
          </w:tcPr>
          <w:p w14:paraId="48B188F7" w14:textId="77777777" w:rsidR="003345E9" w:rsidRDefault="007169A0">
            <w:pPr>
              <w:pStyle w:val="TableParagraph"/>
              <w:jc w:val="left"/>
              <w:rPr>
                <w:sz w:val="20"/>
              </w:rPr>
            </w:pPr>
            <w:r>
              <w:rPr>
                <w:color w:val="231F20"/>
                <w:sz w:val="20"/>
              </w:rPr>
              <w:t>10001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15000</w:t>
            </w:r>
          </w:p>
        </w:tc>
        <w:tc>
          <w:tcPr>
            <w:tcW w:w="1227" w:type="dxa"/>
          </w:tcPr>
          <w:p w14:paraId="5DE04472" w14:textId="77777777" w:rsidR="003345E9" w:rsidRDefault="007169A0">
            <w:pPr>
              <w:pStyle w:val="TableParagraph"/>
              <w:ind w:left="95"/>
              <w:rPr>
                <w:sz w:val="20"/>
              </w:rPr>
            </w:pPr>
            <w:r>
              <w:rPr>
                <w:color w:val="231F20"/>
                <w:spacing w:val="-10"/>
                <w:sz w:val="20"/>
              </w:rPr>
              <w:t>8</w:t>
            </w:r>
          </w:p>
        </w:tc>
        <w:tc>
          <w:tcPr>
            <w:tcW w:w="1763" w:type="dxa"/>
          </w:tcPr>
          <w:p w14:paraId="7FAEA5A6" w14:textId="77777777" w:rsidR="003345E9" w:rsidRDefault="007169A0">
            <w:pPr>
              <w:pStyle w:val="TableParagraph"/>
              <w:ind w:left="105"/>
              <w:rPr>
                <w:sz w:val="20"/>
              </w:rPr>
            </w:pPr>
            <w:r>
              <w:rPr>
                <w:color w:val="231F20"/>
                <w:sz w:val="20"/>
              </w:rPr>
              <w:t>4</w:t>
            </w:r>
            <w:r>
              <w:rPr>
                <w:color w:val="231F20"/>
                <w:spacing w:val="3"/>
                <w:sz w:val="20"/>
              </w:rPr>
              <w:t xml:space="preserve"> 信徒</w:t>
            </w:r>
            <w:r>
              <w:rPr>
                <w:color w:val="231F20"/>
                <w:sz w:val="20"/>
              </w:rPr>
              <w:t>，4</w:t>
            </w:r>
            <w:r>
              <w:rPr>
                <w:color w:val="231F20"/>
                <w:spacing w:val="-1"/>
                <w:sz w:val="20"/>
              </w:rPr>
              <w:t xml:space="preserve"> 傳道人</w:t>
            </w:r>
          </w:p>
        </w:tc>
      </w:tr>
      <w:tr w:rsidR="003345E9" w14:paraId="5C7BD197" w14:textId="77777777">
        <w:trPr>
          <w:trHeight w:val="320"/>
        </w:trPr>
        <w:tc>
          <w:tcPr>
            <w:tcW w:w="1729" w:type="dxa"/>
          </w:tcPr>
          <w:p w14:paraId="5FC5F48F" w14:textId="77777777" w:rsidR="003345E9" w:rsidRDefault="007169A0">
            <w:pPr>
              <w:pStyle w:val="TableParagraph"/>
              <w:jc w:val="left"/>
              <w:rPr>
                <w:sz w:val="20"/>
              </w:rPr>
            </w:pPr>
            <w:r>
              <w:rPr>
                <w:color w:val="231F20"/>
                <w:sz w:val="20"/>
              </w:rPr>
              <w:t>15001</w:t>
            </w:r>
            <w:r>
              <w:rPr>
                <w:color w:val="231F20"/>
                <w:spacing w:val="6"/>
                <w:sz w:val="20"/>
              </w:rPr>
              <w:t xml:space="preserve"> </w:t>
            </w:r>
            <w:r>
              <w:rPr>
                <w:color w:val="231F20"/>
                <w:sz w:val="20"/>
              </w:rPr>
              <w:t>～</w:t>
            </w:r>
            <w:r>
              <w:rPr>
                <w:color w:val="231F20"/>
                <w:spacing w:val="6"/>
                <w:sz w:val="20"/>
              </w:rPr>
              <w:t xml:space="preserve"> </w:t>
            </w:r>
            <w:r>
              <w:rPr>
                <w:color w:val="231F20"/>
                <w:spacing w:val="-4"/>
                <w:sz w:val="20"/>
              </w:rPr>
              <w:t>20000</w:t>
            </w:r>
          </w:p>
        </w:tc>
        <w:tc>
          <w:tcPr>
            <w:tcW w:w="1227" w:type="dxa"/>
          </w:tcPr>
          <w:p w14:paraId="4843FA19" w14:textId="77777777" w:rsidR="003345E9" w:rsidRDefault="007169A0">
            <w:pPr>
              <w:pStyle w:val="TableParagraph"/>
              <w:ind w:left="95"/>
              <w:rPr>
                <w:sz w:val="20"/>
              </w:rPr>
            </w:pPr>
            <w:r>
              <w:rPr>
                <w:color w:val="231F20"/>
                <w:spacing w:val="-5"/>
                <w:sz w:val="20"/>
              </w:rPr>
              <w:t>10</w:t>
            </w:r>
          </w:p>
        </w:tc>
        <w:tc>
          <w:tcPr>
            <w:tcW w:w="1763" w:type="dxa"/>
          </w:tcPr>
          <w:p w14:paraId="72DE7D5A" w14:textId="77777777" w:rsidR="003345E9" w:rsidRDefault="007169A0">
            <w:pPr>
              <w:pStyle w:val="TableParagraph"/>
              <w:ind w:left="105"/>
              <w:rPr>
                <w:sz w:val="20"/>
              </w:rPr>
            </w:pPr>
            <w:r>
              <w:rPr>
                <w:color w:val="231F20"/>
                <w:sz w:val="20"/>
              </w:rPr>
              <w:t>5</w:t>
            </w:r>
            <w:r>
              <w:rPr>
                <w:color w:val="231F20"/>
                <w:spacing w:val="3"/>
                <w:sz w:val="20"/>
              </w:rPr>
              <w:t xml:space="preserve"> 信徒</w:t>
            </w:r>
            <w:r>
              <w:rPr>
                <w:color w:val="231F20"/>
                <w:sz w:val="20"/>
              </w:rPr>
              <w:t>，5</w:t>
            </w:r>
            <w:r>
              <w:rPr>
                <w:color w:val="231F20"/>
                <w:spacing w:val="-1"/>
                <w:sz w:val="20"/>
              </w:rPr>
              <w:t xml:space="preserve"> 傳道人</w:t>
            </w:r>
          </w:p>
        </w:tc>
      </w:tr>
      <w:tr w:rsidR="003345E9" w14:paraId="36768C79" w14:textId="77777777">
        <w:trPr>
          <w:trHeight w:val="320"/>
        </w:trPr>
        <w:tc>
          <w:tcPr>
            <w:tcW w:w="1729" w:type="dxa"/>
          </w:tcPr>
          <w:p w14:paraId="15247D47" w14:textId="77777777" w:rsidR="003345E9" w:rsidRDefault="007169A0">
            <w:pPr>
              <w:pStyle w:val="TableParagraph"/>
              <w:jc w:val="left"/>
              <w:rPr>
                <w:sz w:val="20"/>
              </w:rPr>
            </w:pPr>
            <w:r>
              <w:rPr>
                <w:color w:val="231F20"/>
                <w:sz w:val="20"/>
              </w:rPr>
              <w:t>20001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25000</w:t>
            </w:r>
          </w:p>
        </w:tc>
        <w:tc>
          <w:tcPr>
            <w:tcW w:w="1227" w:type="dxa"/>
          </w:tcPr>
          <w:p w14:paraId="33E6C417" w14:textId="77777777" w:rsidR="003345E9" w:rsidRDefault="007169A0">
            <w:pPr>
              <w:pStyle w:val="TableParagraph"/>
              <w:ind w:left="95"/>
              <w:rPr>
                <w:sz w:val="20"/>
              </w:rPr>
            </w:pPr>
            <w:r>
              <w:rPr>
                <w:color w:val="231F20"/>
                <w:spacing w:val="-5"/>
                <w:sz w:val="20"/>
              </w:rPr>
              <w:t>12</w:t>
            </w:r>
          </w:p>
        </w:tc>
        <w:tc>
          <w:tcPr>
            <w:tcW w:w="1763" w:type="dxa"/>
          </w:tcPr>
          <w:p w14:paraId="36FD8225" w14:textId="77777777" w:rsidR="003345E9" w:rsidRDefault="007169A0">
            <w:pPr>
              <w:pStyle w:val="TableParagraph"/>
              <w:ind w:left="105"/>
              <w:rPr>
                <w:sz w:val="20"/>
              </w:rPr>
            </w:pPr>
            <w:r>
              <w:rPr>
                <w:color w:val="231F20"/>
                <w:sz w:val="20"/>
              </w:rPr>
              <w:t>6</w:t>
            </w:r>
            <w:r>
              <w:rPr>
                <w:color w:val="231F20"/>
                <w:spacing w:val="3"/>
                <w:sz w:val="20"/>
              </w:rPr>
              <w:t xml:space="preserve"> 信徒</w:t>
            </w:r>
            <w:r>
              <w:rPr>
                <w:color w:val="231F20"/>
                <w:sz w:val="20"/>
              </w:rPr>
              <w:t>，6</w:t>
            </w:r>
            <w:r>
              <w:rPr>
                <w:color w:val="231F20"/>
                <w:spacing w:val="-1"/>
                <w:sz w:val="20"/>
              </w:rPr>
              <w:t xml:space="preserve"> 傳道人</w:t>
            </w:r>
          </w:p>
        </w:tc>
      </w:tr>
      <w:tr w:rsidR="003345E9" w14:paraId="1E94E69B" w14:textId="77777777">
        <w:trPr>
          <w:trHeight w:val="320"/>
        </w:trPr>
        <w:tc>
          <w:tcPr>
            <w:tcW w:w="1729" w:type="dxa"/>
          </w:tcPr>
          <w:p w14:paraId="7CF7DF49" w14:textId="77777777" w:rsidR="003345E9" w:rsidRDefault="007169A0">
            <w:pPr>
              <w:pStyle w:val="TableParagraph"/>
              <w:jc w:val="left"/>
              <w:rPr>
                <w:sz w:val="20"/>
              </w:rPr>
            </w:pPr>
            <w:r>
              <w:rPr>
                <w:color w:val="231F20"/>
                <w:sz w:val="20"/>
              </w:rPr>
              <w:t>25001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30000</w:t>
            </w:r>
          </w:p>
        </w:tc>
        <w:tc>
          <w:tcPr>
            <w:tcW w:w="1227" w:type="dxa"/>
          </w:tcPr>
          <w:p w14:paraId="4C3DF1D9" w14:textId="77777777" w:rsidR="003345E9" w:rsidRDefault="007169A0">
            <w:pPr>
              <w:pStyle w:val="TableParagraph"/>
              <w:ind w:left="95"/>
              <w:rPr>
                <w:sz w:val="20"/>
              </w:rPr>
            </w:pPr>
            <w:r>
              <w:rPr>
                <w:color w:val="231F20"/>
                <w:spacing w:val="-5"/>
                <w:sz w:val="20"/>
              </w:rPr>
              <w:t>14</w:t>
            </w:r>
          </w:p>
        </w:tc>
        <w:tc>
          <w:tcPr>
            <w:tcW w:w="1763" w:type="dxa"/>
          </w:tcPr>
          <w:p w14:paraId="7F73F542" w14:textId="77777777" w:rsidR="003345E9" w:rsidRDefault="007169A0">
            <w:pPr>
              <w:pStyle w:val="TableParagraph"/>
              <w:ind w:left="105"/>
              <w:rPr>
                <w:sz w:val="20"/>
              </w:rPr>
            </w:pPr>
            <w:r>
              <w:rPr>
                <w:color w:val="231F20"/>
                <w:sz w:val="20"/>
              </w:rPr>
              <w:t>7</w:t>
            </w:r>
            <w:r>
              <w:rPr>
                <w:color w:val="231F20"/>
                <w:spacing w:val="3"/>
                <w:sz w:val="20"/>
              </w:rPr>
              <w:t xml:space="preserve"> 信徒</w:t>
            </w:r>
            <w:r>
              <w:rPr>
                <w:color w:val="231F20"/>
                <w:sz w:val="20"/>
              </w:rPr>
              <w:t>，7</w:t>
            </w:r>
            <w:r>
              <w:rPr>
                <w:color w:val="231F20"/>
                <w:spacing w:val="-1"/>
                <w:sz w:val="20"/>
              </w:rPr>
              <w:t xml:space="preserve"> 傳道人</w:t>
            </w:r>
          </w:p>
        </w:tc>
      </w:tr>
      <w:tr w:rsidR="003345E9" w14:paraId="116187AC" w14:textId="77777777">
        <w:trPr>
          <w:trHeight w:val="320"/>
        </w:trPr>
        <w:tc>
          <w:tcPr>
            <w:tcW w:w="1729" w:type="dxa"/>
          </w:tcPr>
          <w:p w14:paraId="515F8513" w14:textId="77777777" w:rsidR="003345E9" w:rsidRDefault="007169A0">
            <w:pPr>
              <w:pStyle w:val="TableParagraph"/>
              <w:jc w:val="left"/>
              <w:rPr>
                <w:sz w:val="20"/>
              </w:rPr>
            </w:pPr>
            <w:r>
              <w:rPr>
                <w:color w:val="231F20"/>
                <w:sz w:val="20"/>
              </w:rPr>
              <w:t>30001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35000</w:t>
            </w:r>
          </w:p>
        </w:tc>
        <w:tc>
          <w:tcPr>
            <w:tcW w:w="1227" w:type="dxa"/>
          </w:tcPr>
          <w:p w14:paraId="58810FA7" w14:textId="77777777" w:rsidR="003345E9" w:rsidRDefault="007169A0">
            <w:pPr>
              <w:pStyle w:val="TableParagraph"/>
              <w:ind w:left="95"/>
              <w:rPr>
                <w:sz w:val="20"/>
              </w:rPr>
            </w:pPr>
            <w:r>
              <w:rPr>
                <w:color w:val="231F20"/>
                <w:spacing w:val="-5"/>
                <w:sz w:val="20"/>
              </w:rPr>
              <w:t>16</w:t>
            </w:r>
          </w:p>
        </w:tc>
        <w:tc>
          <w:tcPr>
            <w:tcW w:w="1763" w:type="dxa"/>
          </w:tcPr>
          <w:p w14:paraId="6A426D21" w14:textId="77777777" w:rsidR="003345E9" w:rsidRDefault="007169A0">
            <w:pPr>
              <w:pStyle w:val="TableParagraph"/>
              <w:ind w:left="105"/>
              <w:rPr>
                <w:sz w:val="20"/>
              </w:rPr>
            </w:pPr>
            <w:r>
              <w:rPr>
                <w:color w:val="231F20"/>
                <w:sz w:val="20"/>
              </w:rPr>
              <w:t>8</w:t>
            </w:r>
            <w:r>
              <w:rPr>
                <w:color w:val="231F20"/>
                <w:spacing w:val="3"/>
                <w:sz w:val="20"/>
              </w:rPr>
              <w:t xml:space="preserve"> 信徒</w:t>
            </w:r>
            <w:r>
              <w:rPr>
                <w:color w:val="231F20"/>
                <w:sz w:val="20"/>
              </w:rPr>
              <w:t>，8</w:t>
            </w:r>
            <w:r>
              <w:rPr>
                <w:color w:val="231F20"/>
                <w:spacing w:val="-1"/>
                <w:sz w:val="20"/>
              </w:rPr>
              <w:t xml:space="preserve"> 傳道人</w:t>
            </w:r>
          </w:p>
        </w:tc>
      </w:tr>
      <w:tr w:rsidR="003345E9" w14:paraId="6F101E5B" w14:textId="77777777">
        <w:trPr>
          <w:trHeight w:val="306"/>
        </w:trPr>
        <w:tc>
          <w:tcPr>
            <w:tcW w:w="1729" w:type="dxa"/>
          </w:tcPr>
          <w:p w14:paraId="659E8E8D" w14:textId="77777777" w:rsidR="003345E9" w:rsidRDefault="007169A0">
            <w:pPr>
              <w:pStyle w:val="TableParagraph"/>
              <w:spacing w:line="278" w:lineRule="exact"/>
              <w:jc w:val="left"/>
              <w:rPr>
                <w:sz w:val="20"/>
              </w:rPr>
            </w:pPr>
            <w:r>
              <w:rPr>
                <w:color w:val="231F20"/>
                <w:sz w:val="20"/>
              </w:rPr>
              <w:t>35001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40000</w:t>
            </w:r>
          </w:p>
        </w:tc>
        <w:tc>
          <w:tcPr>
            <w:tcW w:w="1227" w:type="dxa"/>
          </w:tcPr>
          <w:p w14:paraId="0ECF927D" w14:textId="77777777" w:rsidR="003345E9" w:rsidRDefault="007169A0">
            <w:pPr>
              <w:pStyle w:val="TableParagraph"/>
              <w:spacing w:line="278" w:lineRule="exact"/>
              <w:ind w:left="95"/>
              <w:rPr>
                <w:sz w:val="20"/>
              </w:rPr>
            </w:pPr>
            <w:r>
              <w:rPr>
                <w:color w:val="231F20"/>
                <w:spacing w:val="-5"/>
                <w:sz w:val="20"/>
              </w:rPr>
              <w:t>18</w:t>
            </w:r>
          </w:p>
        </w:tc>
        <w:tc>
          <w:tcPr>
            <w:tcW w:w="1763" w:type="dxa"/>
          </w:tcPr>
          <w:p w14:paraId="4C338207" w14:textId="77777777" w:rsidR="003345E9" w:rsidRDefault="007169A0">
            <w:pPr>
              <w:pStyle w:val="TableParagraph"/>
              <w:spacing w:line="278" w:lineRule="exact"/>
              <w:ind w:left="105"/>
              <w:rPr>
                <w:sz w:val="20"/>
              </w:rPr>
            </w:pPr>
            <w:r>
              <w:rPr>
                <w:color w:val="231F20"/>
                <w:sz w:val="20"/>
              </w:rPr>
              <w:t>9</w:t>
            </w:r>
            <w:r>
              <w:rPr>
                <w:color w:val="231F20"/>
                <w:spacing w:val="3"/>
                <w:sz w:val="20"/>
              </w:rPr>
              <w:t xml:space="preserve"> 信徒</w:t>
            </w:r>
            <w:r>
              <w:rPr>
                <w:color w:val="231F20"/>
                <w:sz w:val="20"/>
              </w:rPr>
              <w:t>，9</w:t>
            </w:r>
            <w:r>
              <w:rPr>
                <w:color w:val="231F20"/>
                <w:spacing w:val="-1"/>
                <w:sz w:val="20"/>
              </w:rPr>
              <w:t xml:space="preserve"> 傳道人</w:t>
            </w:r>
          </w:p>
        </w:tc>
      </w:tr>
    </w:tbl>
    <w:p w14:paraId="586984C4" w14:textId="49578442" w:rsidR="003345E9" w:rsidRDefault="007169A0">
      <w:pPr>
        <w:pStyle w:val="a3"/>
        <w:spacing w:before="11" w:line="206" w:lineRule="auto"/>
        <w:ind w:left="119" w:right="118"/>
        <w:jc w:val="both"/>
      </w:pPr>
      <w:r>
        <w:rPr>
          <w:color w:val="231F20"/>
        </w:rPr>
        <w:t>( 在四萬名會友以上，每增加五千名會友便增選一名信徒</w:t>
      </w:r>
      <w:ins w:id="993" w:author="成英 李" w:date="2025-08-20T16:22:00Z">
        <w:r w:rsidR="00C44D89">
          <w:rPr>
            <w:rFonts w:hint="eastAsia"/>
            <w:color w:val="231F20"/>
          </w:rPr>
          <w:t>代表</w:t>
        </w:r>
      </w:ins>
      <w:r>
        <w:rPr>
          <w:color w:val="231F20"/>
        </w:rPr>
        <w:t>和一名傳道人</w:t>
      </w:r>
      <w:r>
        <w:rPr>
          <w:color w:val="231F20"/>
          <w:spacing w:val="-4"/>
        </w:rPr>
        <w:t>代表。)</w:t>
      </w:r>
    </w:p>
    <w:p w14:paraId="631728D8" w14:textId="56FD87CF" w:rsidR="003345E9" w:rsidRDefault="007169A0">
      <w:pPr>
        <w:pStyle w:val="a5"/>
        <w:numPr>
          <w:ilvl w:val="1"/>
          <w:numId w:val="20"/>
        </w:numPr>
        <w:tabs>
          <w:tab w:val="left" w:pos="1192"/>
        </w:tabs>
        <w:spacing w:line="204" w:lineRule="auto"/>
        <w:ind w:left="119" w:right="117" w:firstLine="408"/>
        <w:jc w:val="both"/>
        <w:rPr>
          <w:sz w:val="20"/>
        </w:rPr>
      </w:pPr>
      <w:r>
        <w:rPr>
          <w:color w:val="231F20"/>
          <w:spacing w:val="1"/>
          <w:w w:val="102"/>
          <w:sz w:val="20"/>
        </w:rPr>
        <w:t>各第二期地區有資格派出一位信徒和一名</w:t>
      </w:r>
      <w:ins w:id="994" w:author="成英 李" w:date="2025-08-20T16:23:00Z">
        <w:r w:rsidR="00C44D89">
          <w:rPr>
            <w:rFonts w:hint="eastAsia"/>
            <w:color w:val="231F20"/>
            <w:spacing w:val="1"/>
            <w:w w:val="102"/>
            <w:sz w:val="20"/>
          </w:rPr>
          <w:t>受委派按立的牧師</w:t>
        </w:r>
      </w:ins>
      <w:del w:id="995" w:author="成英 李" w:date="2025-08-20T16:23:00Z">
        <w:r w:rsidDel="00C44D89">
          <w:rPr>
            <w:color w:val="231F20"/>
            <w:spacing w:val="1"/>
            <w:w w:val="102"/>
            <w:sz w:val="20"/>
          </w:rPr>
          <w:delText>傳道人</w:delText>
        </w:r>
      </w:del>
      <w:r>
        <w:rPr>
          <w:color w:val="231F20"/>
          <w:spacing w:val="1"/>
          <w:w w:val="102"/>
          <w:sz w:val="20"/>
        </w:rPr>
        <w:t>為總議會代表，地區監督應為</w:t>
      </w:r>
      <w:del w:id="996" w:author="成英 李" w:date="2025-08-20T16:24:00Z">
        <w:r w:rsidDel="00C44D89">
          <w:rPr>
            <w:rFonts w:hint="eastAsia"/>
            <w:color w:val="231F20"/>
            <w:spacing w:val="1"/>
            <w:w w:val="102"/>
            <w:sz w:val="20"/>
          </w:rPr>
          <w:delText>按立傳道人之</w:delText>
        </w:r>
      </w:del>
      <w:ins w:id="997" w:author="成英 李" w:date="2025-08-20T16:24:00Z">
        <w:r w:rsidR="00C44D89">
          <w:rPr>
            <w:rFonts w:hint="eastAsia"/>
            <w:color w:val="231F20"/>
            <w:spacing w:val="1"/>
            <w:w w:val="102"/>
            <w:sz w:val="20"/>
          </w:rPr>
          <w:t>受委派按立的牧師</w:t>
        </w:r>
      </w:ins>
      <w:r>
        <w:rPr>
          <w:color w:val="231F20"/>
          <w:spacing w:val="1"/>
          <w:w w:val="102"/>
          <w:sz w:val="20"/>
        </w:rPr>
        <w:t>代表</w:t>
      </w:r>
      <w:ins w:id="998" w:author="成英 李" w:date="2025-08-20T16:24:00Z">
        <w:r w:rsidR="00C44D89">
          <w:rPr>
            <w:rFonts w:hint="eastAsia"/>
            <w:color w:val="231F20"/>
            <w:spacing w:val="1"/>
            <w:w w:val="102"/>
            <w:sz w:val="20"/>
          </w:rPr>
          <w:t>，應</w:t>
        </w:r>
      </w:ins>
      <w:del w:id="999" w:author="成英 李" w:date="2025-08-20T16:24:00Z">
        <w:r w:rsidDel="00C44D89">
          <w:rPr>
            <w:color w:val="231F20"/>
            <w:spacing w:val="1"/>
            <w:w w:val="102"/>
            <w:sz w:val="20"/>
          </w:rPr>
          <w:delText>資格並</w:delText>
        </w:r>
      </w:del>
      <w:r>
        <w:rPr>
          <w:color w:val="231F20"/>
          <w:spacing w:val="1"/>
          <w:w w:val="102"/>
          <w:sz w:val="20"/>
        </w:rPr>
        <w:t>選舉候補各一名。</w:t>
      </w:r>
    </w:p>
    <w:p w14:paraId="0A86D7EA" w14:textId="5D798AD0" w:rsidR="003345E9" w:rsidRDefault="007169A0">
      <w:pPr>
        <w:pStyle w:val="a5"/>
        <w:numPr>
          <w:ilvl w:val="1"/>
          <w:numId w:val="20"/>
        </w:numPr>
        <w:tabs>
          <w:tab w:val="left" w:pos="1192"/>
        </w:tabs>
        <w:spacing w:line="206" w:lineRule="auto"/>
        <w:ind w:left="119" w:right="113" w:firstLine="408"/>
        <w:jc w:val="both"/>
        <w:rPr>
          <w:sz w:val="20"/>
        </w:rPr>
      </w:pPr>
      <w:del w:id="1000" w:author="成英 李" w:date="2025-08-20T16:25:00Z">
        <w:r w:rsidDel="00C44D89">
          <w:rPr>
            <w:color w:val="231F20"/>
            <w:spacing w:val="1"/>
            <w:w w:val="102"/>
            <w:sz w:val="20"/>
          </w:rPr>
          <w:delText>一個</w:delText>
        </w:r>
      </w:del>
      <w:r>
        <w:rPr>
          <w:color w:val="231F20"/>
          <w:spacing w:val="1"/>
          <w:w w:val="102"/>
          <w:sz w:val="20"/>
        </w:rPr>
        <w:t>第一期地區可推派一位無投票權代表參加總議會。地</w:t>
      </w:r>
      <w:r>
        <w:rPr>
          <w:color w:val="231F20"/>
          <w:spacing w:val="3"/>
          <w:w w:val="102"/>
          <w:sz w:val="20"/>
        </w:rPr>
        <w:t>區監督若是地區正式會友</w:t>
      </w:r>
      <w:ins w:id="1001" w:author="成英 李" w:date="2025-08-20T16:26:00Z">
        <w:r w:rsidR="00FD5A4F">
          <w:rPr>
            <w:rFonts w:hint="eastAsia"/>
            <w:color w:val="231F20"/>
            <w:spacing w:val="3"/>
            <w:w w:val="102"/>
            <w:sz w:val="20"/>
          </w:rPr>
          <w:t>，</w:t>
        </w:r>
      </w:ins>
      <w:r>
        <w:rPr>
          <w:color w:val="231F20"/>
          <w:spacing w:val="3"/>
          <w:w w:val="102"/>
          <w:sz w:val="20"/>
        </w:rPr>
        <w:t>應為當然代表。若地區監督</w:t>
      </w:r>
      <w:del w:id="1002" w:author="成英 李" w:date="2025-08-20T16:26:00Z">
        <w:r w:rsidDel="00FD5A4F">
          <w:rPr>
            <w:color w:val="231F20"/>
            <w:spacing w:val="3"/>
            <w:w w:val="102"/>
            <w:sz w:val="20"/>
          </w:rPr>
          <w:delText>在地區</w:delText>
        </w:r>
      </w:del>
      <w:r>
        <w:rPr>
          <w:color w:val="231F20"/>
          <w:spacing w:val="3"/>
          <w:w w:val="102"/>
          <w:sz w:val="20"/>
        </w:rPr>
        <w:t>不是</w:t>
      </w:r>
      <w:ins w:id="1003" w:author="成英 李" w:date="2025-08-20T16:26:00Z">
        <w:r w:rsidR="00FD5A4F">
          <w:rPr>
            <w:rFonts w:hint="eastAsia"/>
            <w:color w:val="231F20"/>
            <w:spacing w:val="3"/>
            <w:w w:val="102"/>
            <w:sz w:val="20"/>
          </w:rPr>
          <w:t>該地區</w:t>
        </w:r>
      </w:ins>
      <w:r>
        <w:rPr>
          <w:color w:val="231F20"/>
          <w:spacing w:val="3"/>
          <w:w w:val="102"/>
          <w:sz w:val="20"/>
        </w:rPr>
        <w:t>正式</w:t>
      </w:r>
      <w:r>
        <w:rPr>
          <w:color w:val="231F20"/>
          <w:w w:val="102"/>
          <w:sz w:val="20"/>
        </w:rPr>
        <w:t>會友，該地區可選出一位具備地區會友資格的候補代表。</w:t>
      </w:r>
    </w:p>
    <w:p w14:paraId="7215DFA1" w14:textId="7D6D308E" w:rsidR="003345E9" w:rsidRDefault="007169A0">
      <w:pPr>
        <w:pStyle w:val="a5"/>
        <w:numPr>
          <w:ilvl w:val="1"/>
          <w:numId w:val="20"/>
        </w:numPr>
        <w:tabs>
          <w:tab w:val="left" w:pos="1192"/>
        </w:tabs>
        <w:spacing w:line="206" w:lineRule="auto"/>
        <w:ind w:left="119" w:right="15" w:firstLine="408"/>
        <w:rPr>
          <w:sz w:val="20"/>
        </w:rPr>
      </w:pPr>
      <w:r>
        <w:rPr>
          <w:color w:val="231F20"/>
          <w:spacing w:val="1"/>
          <w:w w:val="102"/>
          <w:sz w:val="20"/>
        </w:rPr>
        <w:t>各地區</w:t>
      </w:r>
      <w:ins w:id="1004" w:author="成英 李" w:date="2025-08-20T16:34:00Z">
        <w:r w:rsidR="00FD5A4F">
          <w:rPr>
            <w:rFonts w:hint="eastAsia"/>
            <w:color w:val="231F20"/>
            <w:spacing w:val="1"/>
            <w:w w:val="102"/>
            <w:sz w:val="20"/>
          </w:rPr>
          <w:t>年議會</w:t>
        </w:r>
      </w:ins>
      <w:r>
        <w:rPr>
          <w:color w:val="231F20"/>
          <w:spacing w:val="1"/>
          <w:w w:val="102"/>
          <w:sz w:val="20"/>
        </w:rPr>
        <w:t>所選派參加總議會之</w:t>
      </w:r>
      <w:ins w:id="1005" w:author="成英 李" w:date="2025-08-20T16:34:00Z">
        <w:r w:rsidR="00FD5A4F">
          <w:rPr>
            <w:rFonts w:hint="eastAsia"/>
            <w:color w:val="231F20"/>
            <w:spacing w:val="1"/>
            <w:w w:val="102"/>
            <w:sz w:val="20"/>
          </w:rPr>
          <w:t>受委派的</w:t>
        </w:r>
      </w:ins>
      <w:r>
        <w:rPr>
          <w:color w:val="231F20"/>
          <w:spacing w:val="1"/>
          <w:w w:val="102"/>
          <w:sz w:val="20"/>
        </w:rPr>
        <w:t>傳道人代表，若在總議會召開前，接受其他議會地區之被委任之職務，或將離開他在宣聖會被委任</w:t>
      </w:r>
      <w:r>
        <w:rPr>
          <w:color w:val="231F20"/>
          <w:spacing w:val="2"/>
          <w:w w:val="102"/>
          <w:sz w:val="20"/>
        </w:rPr>
        <w:t>之職務，即告喪失其代表權。任何</w:t>
      </w:r>
      <w:del w:id="1006" w:author="成英 李" w:date="2025-08-20T16:36:00Z">
        <w:r w:rsidDel="00FD5A4F">
          <w:rPr>
            <w:color w:val="231F20"/>
            <w:spacing w:val="2"/>
            <w:w w:val="102"/>
            <w:sz w:val="20"/>
          </w:rPr>
          <w:delText>傳道人</w:delText>
        </w:r>
      </w:del>
      <w:r>
        <w:rPr>
          <w:color w:val="231F20"/>
          <w:spacing w:val="2"/>
          <w:w w:val="102"/>
          <w:sz w:val="20"/>
        </w:rPr>
        <w:t>由地區取得正式退休身分</w:t>
      </w:r>
      <w:ins w:id="1007" w:author="成英 李" w:date="2025-08-20T16:36:00Z">
        <w:r w:rsidR="00FD5A4F">
          <w:rPr>
            <w:rFonts w:hint="eastAsia"/>
            <w:color w:val="231F20"/>
            <w:spacing w:val="2"/>
            <w:w w:val="102"/>
            <w:sz w:val="20"/>
          </w:rPr>
          <w:t>的</w:t>
        </w:r>
        <w:r w:rsidR="00FD5A4F">
          <w:rPr>
            <w:color w:val="231F20"/>
            <w:spacing w:val="2"/>
            <w:w w:val="102"/>
            <w:sz w:val="20"/>
          </w:rPr>
          <w:t>傳道人</w:t>
        </w:r>
      </w:ins>
      <w:r>
        <w:rPr>
          <w:color w:val="231F20"/>
          <w:spacing w:val="2"/>
          <w:w w:val="102"/>
          <w:sz w:val="20"/>
        </w:rPr>
        <w:t>，將不得被提名為參加總議會之代表或當選代表。</w:t>
      </w:r>
    </w:p>
    <w:p w14:paraId="4C312976" w14:textId="665C81C4" w:rsidR="003345E9" w:rsidRDefault="007169A0">
      <w:pPr>
        <w:pStyle w:val="a5"/>
        <w:numPr>
          <w:ilvl w:val="1"/>
          <w:numId w:val="20"/>
        </w:numPr>
        <w:tabs>
          <w:tab w:val="left" w:pos="1191"/>
        </w:tabs>
        <w:spacing w:line="204" w:lineRule="auto"/>
        <w:ind w:left="119" w:right="16" w:firstLine="408"/>
        <w:rPr>
          <w:sz w:val="20"/>
        </w:rPr>
      </w:pPr>
      <w:r>
        <w:rPr>
          <w:color w:val="231F20"/>
          <w:spacing w:val="-2"/>
          <w:sz w:val="20"/>
        </w:rPr>
        <w:t>各地區</w:t>
      </w:r>
      <w:ins w:id="1008" w:author="成英 李" w:date="2025-08-20T16:37:00Z">
        <w:r w:rsidR="00FD5A4F">
          <w:rPr>
            <w:rFonts w:hint="eastAsia"/>
            <w:color w:val="231F20"/>
            <w:spacing w:val="-2"/>
            <w:sz w:val="20"/>
          </w:rPr>
          <w:t>年議會</w:t>
        </w:r>
      </w:ins>
      <w:r>
        <w:rPr>
          <w:color w:val="231F20"/>
          <w:spacing w:val="-2"/>
          <w:sz w:val="20"/>
        </w:rPr>
        <w:t>所選派參加總議會之信徒代表，若在總議會開會前，將</w:t>
      </w:r>
      <w:commentRangeStart w:id="1009"/>
      <w:del w:id="1010" w:author="成英 李" w:date="2025-08-20T16:38:00Z">
        <w:r w:rsidDel="00FD5A4F">
          <w:rPr>
            <w:rFonts w:hint="eastAsia"/>
            <w:color w:val="231F20"/>
            <w:spacing w:val="-2"/>
            <w:sz w:val="20"/>
          </w:rPr>
          <w:delText>會友資格</w:delText>
        </w:r>
      </w:del>
      <w:ins w:id="1011" w:author="成英 李" w:date="2025-08-20T16:38:00Z">
        <w:r w:rsidR="00FD5A4F">
          <w:rPr>
            <w:rFonts w:hint="eastAsia"/>
            <w:color w:val="231F20"/>
            <w:spacing w:val="-2"/>
            <w:sz w:val="20"/>
          </w:rPr>
          <w:t>會籍</w:t>
        </w:r>
        <w:commentRangeEnd w:id="1009"/>
        <w:r w:rsidR="00FD5A4F">
          <w:rPr>
            <w:rStyle w:val="a7"/>
          </w:rPr>
          <w:commentReference w:id="1009"/>
        </w:r>
      </w:ins>
      <w:r>
        <w:rPr>
          <w:color w:val="231F20"/>
          <w:spacing w:val="-2"/>
          <w:sz w:val="20"/>
        </w:rPr>
        <w:t>移轉至另一</w:t>
      </w:r>
      <w:ins w:id="1012" w:author="成英 李" w:date="2025-08-20T16:37:00Z">
        <w:r w:rsidR="00FD5A4F">
          <w:rPr>
            <w:rFonts w:hint="eastAsia"/>
            <w:color w:val="231F20"/>
            <w:spacing w:val="-2"/>
            <w:sz w:val="20"/>
          </w:rPr>
          <w:t>地</w:t>
        </w:r>
      </w:ins>
      <w:del w:id="1013" w:author="成英 李" w:date="2025-08-20T16:37:00Z">
        <w:r w:rsidDel="00FD5A4F">
          <w:rPr>
            <w:color w:val="231F20"/>
            <w:spacing w:val="-2"/>
            <w:sz w:val="20"/>
          </w:rPr>
          <w:delText>議會</w:delText>
        </w:r>
      </w:del>
      <w:r>
        <w:rPr>
          <w:color w:val="231F20"/>
          <w:spacing w:val="-2"/>
          <w:sz w:val="20"/>
        </w:rPr>
        <w:t>區之地方教會，其代表權即告喪失。</w:t>
      </w:r>
    </w:p>
    <w:p w14:paraId="15106504" w14:textId="77777777" w:rsidR="003345E9" w:rsidRDefault="007169A0">
      <w:pPr>
        <w:pStyle w:val="2"/>
        <w:spacing w:before="51"/>
      </w:pPr>
      <w:r>
        <w:rPr>
          <w:color w:val="231F20"/>
          <w:spacing w:val="-2"/>
        </w:rPr>
        <w:t>三、開會時間與地點</w:t>
      </w:r>
    </w:p>
    <w:p w14:paraId="3100196E" w14:textId="405CF680" w:rsidR="003345E9" w:rsidRDefault="007169A0">
      <w:pPr>
        <w:pStyle w:val="a5"/>
        <w:numPr>
          <w:ilvl w:val="0"/>
          <w:numId w:val="20"/>
        </w:numPr>
        <w:tabs>
          <w:tab w:val="left" w:pos="1006"/>
        </w:tabs>
        <w:spacing w:before="47" w:line="206" w:lineRule="auto"/>
        <w:ind w:right="112" w:firstLine="408"/>
        <w:jc w:val="both"/>
        <w:rPr>
          <w:sz w:val="20"/>
        </w:rPr>
      </w:pPr>
      <w:r>
        <w:rPr>
          <w:color w:val="231F20"/>
          <w:w w:val="102"/>
          <w:sz w:val="20"/>
        </w:rPr>
        <w:t>總議會應</w:t>
      </w:r>
      <w:del w:id="1014" w:author="成英 李" w:date="2025-08-20T16:40:00Z">
        <w:r w:rsidDel="00FD5A4F">
          <w:rPr>
            <w:color w:val="231F20"/>
            <w:w w:val="102"/>
            <w:sz w:val="20"/>
          </w:rPr>
          <w:delText>在</w:delText>
        </w:r>
      </w:del>
      <w:r>
        <w:rPr>
          <w:color w:val="231F20"/>
          <w:w w:val="102"/>
          <w:sz w:val="20"/>
        </w:rPr>
        <w:t>每四年召開</w:t>
      </w:r>
      <w:ins w:id="1015" w:author="成英 李" w:date="2025-08-20T16:40:00Z">
        <w:r w:rsidR="00FD5A4F">
          <w:rPr>
            <w:rFonts w:hint="eastAsia"/>
            <w:color w:val="231F20"/>
            <w:w w:val="102"/>
            <w:sz w:val="20"/>
          </w:rPr>
          <w:t>一次</w:t>
        </w:r>
      </w:ins>
      <w:r>
        <w:rPr>
          <w:color w:val="231F20"/>
          <w:w w:val="102"/>
          <w:sz w:val="20"/>
        </w:rPr>
        <w:t>，開會之時間和地點應由</w:t>
      </w:r>
      <w:commentRangeStart w:id="1016"/>
      <w:r>
        <w:rPr>
          <w:color w:val="231F20"/>
          <w:w w:val="102"/>
          <w:sz w:val="20"/>
        </w:rPr>
        <w:t>總議會</w:t>
      </w:r>
      <w:ins w:id="1017" w:author="成英 李" w:date="2025-08-20T16:40:00Z">
        <w:r w:rsidR="00FD5A4F">
          <w:rPr>
            <w:rFonts w:hint="eastAsia"/>
            <w:color w:val="231F20"/>
            <w:w w:val="102"/>
            <w:sz w:val="20"/>
          </w:rPr>
          <w:t>策劃</w:t>
        </w:r>
      </w:ins>
      <w:r>
        <w:rPr>
          <w:color w:val="231F20"/>
          <w:w w:val="102"/>
          <w:sz w:val="20"/>
        </w:rPr>
        <w:t>委員</w:t>
      </w:r>
      <w:r>
        <w:rPr>
          <w:color w:val="231F20"/>
          <w:spacing w:val="2"/>
          <w:w w:val="102"/>
          <w:sz w:val="20"/>
        </w:rPr>
        <w:t>會</w:t>
      </w:r>
      <w:commentRangeEnd w:id="1016"/>
      <w:r w:rsidR="00FD5A4F">
        <w:rPr>
          <w:rStyle w:val="a7"/>
        </w:rPr>
        <w:commentReference w:id="1016"/>
      </w:r>
      <w:r>
        <w:rPr>
          <w:color w:val="231F20"/>
          <w:spacing w:val="2"/>
          <w:w w:val="102"/>
          <w:sz w:val="20"/>
        </w:rPr>
        <w:t>決定。該總議會</w:t>
      </w:r>
      <w:ins w:id="1018" w:author="成英 李" w:date="2025-08-20T16:40:00Z">
        <w:r w:rsidR="00FD5A4F">
          <w:rPr>
            <w:rFonts w:hint="eastAsia"/>
            <w:color w:val="231F20"/>
            <w:spacing w:val="2"/>
            <w:w w:val="102"/>
            <w:sz w:val="20"/>
          </w:rPr>
          <w:t>策劃</w:t>
        </w:r>
      </w:ins>
      <w:r>
        <w:rPr>
          <w:color w:val="231F20"/>
          <w:spacing w:val="2"/>
          <w:w w:val="102"/>
          <w:sz w:val="20"/>
        </w:rPr>
        <w:t>委員會係由所有的總監督和由總監督會選出相同名</w:t>
      </w:r>
      <w:r>
        <w:rPr>
          <w:color w:val="231F20"/>
          <w:w w:val="102"/>
          <w:sz w:val="20"/>
        </w:rPr>
        <w:t>額的人共同組成。如遇緊急狀況，</w:t>
      </w:r>
      <w:ins w:id="1019" w:author="成英 李" w:date="2025-08-20T16:42:00Z">
        <w:r w:rsidR="00FD5A4F">
          <w:rPr>
            <w:color w:val="231F20"/>
            <w:spacing w:val="2"/>
            <w:w w:val="102"/>
            <w:sz w:val="20"/>
          </w:rPr>
          <w:t>總議會</w:t>
        </w:r>
        <w:r w:rsidR="00FD5A4F">
          <w:rPr>
            <w:rFonts w:hint="eastAsia"/>
            <w:color w:val="231F20"/>
            <w:spacing w:val="2"/>
            <w:w w:val="102"/>
            <w:sz w:val="20"/>
          </w:rPr>
          <w:t>策劃</w:t>
        </w:r>
        <w:r w:rsidR="00FD5A4F">
          <w:rPr>
            <w:color w:val="231F20"/>
            <w:spacing w:val="2"/>
            <w:w w:val="102"/>
            <w:sz w:val="20"/>
          </w:rPr>
          <w:t>委員會</w:t>
        </w:r>
      </w:ins>
      <w:del w:id="1020" w:author="成英 李" w:date="2025-08-20T16:42:00Z">
        <w:r w:rsidDel="00FD5A4F">
          <w:rPr>
            <w:color w:val="231F20"/>
            <w:w w:val="102"/>
            <w:sz w:val="20"/>
          </w:rPr>
          <w:delText>總監督與上述委員會</w:delText>
        </w:r>
      </w:del>
      <w:r>
        <w:rPr>
          <w:color w:val="231F20"/>
          <w:w w:val="102"/>
          <w:sz w:val="20"/>
        </w:rPr>
        <w:t>有權更改總議會之時間與地點。</w:t>
      </w:r>
    </w:p>
    <w:p w14:paraId="6BDC55AB" w14:textId="77777777" w:rsidR="003345E9" w:rsidRDefault="007169A0">
      <w:pPr>
        <w:pStyle w:val="a5"/>
        <w:numPr>
          <w:ilvl w:val="1"/>
          <w:numId w:val="20"/>
        </w:numPr>
        <w:tabs>
          <w:tab w:val="left" w:pos="1194"/>
        </w:tabs>
        <w:spacing w:line="206" w:lineRule="auto"/>
        <w:ind w:left="120" w:right="17" w:firstLine="408"/>
        <w:rPr>
          <w:sz w:val="20"/>
        </w:rPr>
      </w:pPr>
      <w:r>
        <w:rPr>
          <w:color w:val="231F20"/>
          <w:spacing w:val="4"/>
          <w:w w:val="102"/>
          <w:sz w:val="20"/>
        </w:rPr>
        <w:t>總監督會經與總董事會的執行委員會諮詢之後，若合適，</w:t>
      </w:r>
      <w:r>
        <w:rPr>
          <w:color w:val="231F20"/>
          <w:spacing w:val="2"/>
          <w:w w:val="102"/>
          <w:sz w:val="20"/>
        </w:rPr>
        <w:t>可選擇總議會同時在另一場所同步進行。同時開會時，其投票結果與</w:t>
      </w:r>
      <w:r>
        <w:rPr>
          <w:color w:val="231F20"/>
          <w:w w:val="102"/>
          <w:sz w:val="20"/>
        </w:rPr>
        <w:t>主會場之投票結果皆可被承認為正式的投票結果。</w:t>
      </w:r>
    </w:p>
    <w:p w14:paraId="7ECF709C"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77201BA9"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5D22080" w14:textId="77777777" w:rsidR="003345E9" w:rsidRDefault="007169A0">
      <w:pPr>
        <w:pStyle w:val="a5"/>
        <w:numPr>
          <w:ilvl w:val="1"/>
          <w:numId w:val="20"/>
        </w:numPr>
        <w:tabs>
          <w:tab w:val="left" w:pos="1193"/>
        </w:tabs>
        <w:spacing w:before="238" w:line="204" w:lineRule="auto"/>
        <w:ind w:left="120" w:right="111" w:firstLine="408"/>
        <w:jc w:val="both"/>
        <w:rPr>
          <w:rFonts w:ascii="Noto Sans TC" w:eastAsia="Noto Sans TC"/>
          <w:sz w:val="20"/>
        </w:rPr>
      </w:pPr>
      <w:r>
        <w:rPr>
          <w:color w:val="231F20"/>
          <w:spacing w:val="1"/>
          <w:w w:val="102"/>
          <w:sz w:val="20"/>
        </w:rPr>
        <w:t>總議會應始於靈修及勉勵性的聚會。應制訂秩序和處理事務之詳細規則，直到會期結束前，都應遵守奉行。總議會也應訂定該</w:t>
      </w:r>
      <w:r>
        <w:rPr>
          <w:color w:val="231F20"/>
          <w:spacing w:val="-15"/>
          <w:w w:val="102"/>
          <w:sz w:val="20"/>
        </w:rPr>
        <w:t>次閉會之時間。</w:t>
      </w:r>
      <w:r>
        <w:rPr>
          <w:rFonts w:ascii="Noto Sans TC" w:eastAsia="Noto Sans TC"/>
          <w:color w:val="231F20"/>
          <w:w w:val="102"/>
          <w:sz w:val="20"/>
        </w:rPr>
        <w:t>（25.3）</w:t>
      </w:r>
    </w:p>
    <w:p w14:paraId="09359CF4" w14:textId="77777777" w:rsidR="003345E9" w:rsidRDefault="007169A0">
      <w:pPr>
        <w:pStyle w:val="2"/>
        <w:spacing w:before="65"/>
      </w:pPr>
      <w:r>
        <w:rPr>
          <w:color w:val="231F20"/>
          <w:spacing w:val="-2"/>
        </w:rPr>
        <w:t>四、特別會期</w:t>
      </w:r>
    </w:p>
    <w:p w14:paraId="68D2F6EF" w14:textId="77777777" w:rsidR="003345E9" w:rsidRDefault="007169A0">
      <w:pPr>
        <w:pStyle w:val="a5"/>
        <w:numPr>
          <w:ilvl w:val="0"/>
          <w:numId w:val="20"/>
        </w:numPr>
        <w:tabs>
          <w:tab w:val="left" w:pos="1006"/>
        </w:tabs>
        <w:spacing w:before="47" w:line="206" w:lineRule="auto"/>
        <w:ind w:right="113" w:firstLine="408"/>
        <w:jc w:val="both"/>
        <w:rPr>
          <w:sz w:val="20"/>
        </w:rPr>
      </w:pPr>
      <w:r>
        <w:rPr>
          <w:color w:val="231F20"/>
          <w:w w:val="102"/>
          <w:sz w:val="20"/>
        </w:rPr>
        <w:t>如逢緊急或特殊需要時，總監督會或當中的大多數，得所有</w:t>
      </w:r>
      <w:r>
        <w:rPr>
          <w:color w:val="231F20"/>
          <w:spacing w:val="3"/>
          <w:w w:val="102"/>
          <w:sz w:val="20"/>
        </w:rPr>
        <w:t>地區監督有三分之二的人以書面同意，即有權召開一次總議會的特別</w:t>
      </w:r>
      <w:r>
        <w:rPr>
          <w:color w:val="231F20"/>
          <w:w w:val="102"/>
          <w:sz w:val="20"/>
        </w:rPr>
        <w:t>會，其時間與地點應由總監督們和由總監督所選出之委員會來決定。</w:t>
      </w:r>
    </w:p>
    <w:p w14:paraId="005814CE" w14:textId="77777777" w:rsidR="003345E9" w:rsidRDefault="007169A0">
      <w:pPr>
        <w:pStyle w:val="a5"/>
        <w:numPr>
          <w:ilvl w:val="1"/>
          <w:numId w:val="20"/>
        </w:numPr>
        <w:tabs>
          <w:tab w:val="left" w:pos="1193"/>
        </w:tabs>
        <w:spacing w:line="204" w:lineRule="auto"/>
        <w:ind w:left="120" w:right="16" w:firstLine="408"/>
        <w:jc w:val="both"/>
        <w:rPr>
          <w:sz w:val="20"/>
        </w:rPr>
      </w:pPr>
      <w:r>
        <w:rPr>
          <w:color w:val="231F20"/>
          <w:spacing w:val="1"/>
          <w:w w:val="102"/>
          <w:sz w:val="20"/>
        </w:rPr>
        <w:t>若要召開總議會之特別會議，上一屆總議會之代表和候補</w:t>
      </w:r>
      <w:r>
        <w:rPr>
          <w:color w:val="231F20"/>
          <w:spacing w:val="-17"/>
          <w:w w:val="102"/>
          <w:sz w:val="20"/>
        </w:rPr>
        <w:t>代表，或合格當選為繼任者之代表，將是本特別會議之代表和候補代表。</w:t>
      </w:r>
    </w:p>
    <w:p w14:paraId="4E22DE7A" w14:textId="77777777" w:rsidR="003345E9" w:rsidRDefault="007169A0">
      <w:pPr>
        <w:pStyle w:val="2"/>
        <w:spacing w:before="61"/>
      </w:pPr>
      <w:r>
        <w:rPr>
          <w:color w:val="231F20"/>
          <w:spacing w:val="-1"/>
        </w:rPr>
        <w:t>五、總議會籌備委員會</w:t>
      </w:r>
    </w:p>
    <w:p w14:paraId="2ABDDEA4" w14:textId="043E4B28" w:rsidR="003345E9" w:rsidRDefault="007169A0">
      <w:pPr>
        <w:pStyle w:val="a5"/>
        <w:numPr>
          <w:ilvl w:val="0"/>
          <w:numId w:val="20"/>
        </w:numPr>
        <w:tabs>
          <w:tab w:val="left" w:pos="1005"/>
        </w:tabs>
        <w:spacing w:before="49" w:line="204" w:lineRule="auto"/>
        <w:ind w:right="15" w:firstLine="408"/>
        <w:jc w:val="both"/>
        <w:rPr>
          <w:sz w:val="20"/>
        </w:rPr>
      </w:pPr>
      <w:r>
        <w:rPr>
          <w:color w:val="231F20"/>
          <w:spacing w:val="-5"/>
          <w:sz w:val="20"/>
        </w:rPr>
        <w:t>總議會籌備委員會應於總議會召開前之一年成立，由總秘書、</w:t>
      </w:r>
      <w:r>
        <w:rPr>
          <w:color w:val="231F20"/>
          <w:spacing w:val="-2"/>
          <w:sz w:val="20"/>
        </w:rPr>
        <w:t>總</w:t>
      </w:r>
      <w:ins w:id="1021" w:author="成英 李" w:date="2025-08-20T16:48:00Z">
        <w:r w:rsidR="00A1095A">
          <w:rPr>
            <w:rFonts w:hint="eastAsia"/>
            <w:color w:val="231F20"/>
            <w:spacing w:val="-2"/>
            <w:sz w:val="20"/>
          </w:rPr>
          <w:t>財務主管</w:t>
        </w:r>
      </w:ins>
      <w:del w:id="1022" w:author="成英 李" w:date="2025-08-20T16:48:00Z">
        <w:r w:rsidDel="00A1095A">
          <w:rPr>
            <w:color w:val="231F20"/>
            <w:spacing w:val="-2"/>
            <w:sz w:val="20"/>
          </w:rPr>
          <w:delText>司庫</w:delText>
        </w:r>
      </w:del>
      <w:r>
        <w:rPr>
          <w:color w:val="231F20"/>
          <w:spacing w:val="-2"/>
          <w:sz w:val="20"/>
        </w:rPr>
        <w:t>和</w:t>
      </w:r>
      <w:del w:id="1023" w:author="成英 李" w:date="2025-08-20T16:48:00Z">
        <w:r w:rsidDel="00A1095A">
          <w:rPr>
            <w:color w:val="231F20"/>
            <w:spacing w:val="-2"/>
            <w:sz w:val="20"/>
          </w:rPr>
          <w:delText>由</w:delText>
        </w:r>
      </w:del>
      <w:r>
        <w:rPr>
          <w:color w:val="231F20"/>
          <w:spacing w:val="-2"/>
          <w:sz w:val="20"/>
        </w:rPr>
        <w:t>總監督會</w:t>
      </w:r>
      <w:commentRangeStart w:id="1024"/>
      <w:ins w:id="1025" w:author="成英 李" w:date="2025-08-20T16:48:00Z">
        <w:r w:rsidR="00A1095A">
          <w:rPr>
            <w:rFonts w:hint="eastAsia"/>
            <w:color w:val="231F20"/>
            <w:spacing w:val="-2"/>
            <w:sz w:val="20"/>
          </w:rPr>
          <w:t>委任</w:t>
        </w:r>
      </w:ins>
      <w:commentRangeEnd w:id="1024"/>
      <w:ins w:id="1026" w:author="成英 李" w:date="2025-08-20T16:49:00Z">
        <w:r w:rsidR="00A1095A">
          <w:rPr>
            <w:rStyle w:val="a7"/>
          </w:rPr>
          <w:commentReference w:id="1024"/>
        </w:r>
      </w:ins>
      <w:del w:id="1027" w:author="成英 李" w:date="2025-08-20T16:48:00Z">
        <w:r w:rsidDel="00A1095A">
          <w:rPr>
            <w:color w:val="231F20"/>
            <w:spacing w:val="-2"/>
            <w:sz w:val="20"/>
          </w:rPr>
          <w:delText>指派</w:delText>
        </w:r>
      </w:del>
      <w:r>
        <w:rPr>
          <w:color w:val="231F20"/>
          <w:spacing w:val="-2"/>
          <w:sz w:val="20"/>
        </w:rPr>
        <w:t>之三人所組成。</w:t>
      </w:r>
    </w:p>
    <w:p w14:paraId="51130627" w14:textId="3F5E8B9B" w:rsidR="003345E9" w:rsidRDefault="007169A0">
      <w:pPr>
        <w:pStyle w:val="a5"/>
        <w:numPr>
          <w:ilvl w:val="1"/>
          <w:numId w:val="20"/>
        </w:numPr>
        <w:tabs>
          <w:tab w:val="left" w:pos="1193"/>
        </w:tabs>
        <w:spacing w:line="206" w:lineRule="auto"/>
        <w:ind w:left="120" w:right="111" w:firstLine="408"/>
        <w:jc w:val="both"/>
        <w:rPr>
          <w:sz w:val="20"/>
        </w:rPr>
      </w:pPr>
      <w:r>
        <w:rPr>
          <w:color w:val="231F20"/>
          <w:w w:val="102"/>
          <w:sz w:val="20"/>
        </w:rPr>
        <w:t>總議會籌備委員會有權安排所有之細務，</w:t>
      </w:r>
      <w:del w:id="1028" w:author="成英 李" w:date="2025-08-20T16:50:00Z">
        <w:r w:rsidDel="00A1095A">
          <w:rPr>
            <w:rFonts w:hint="eastAsia"/>
            <w:color w:val="231F20"/>
            <w:w w:val="102"/>
            <w:sz w:val="20"/>
          </w:rPr>
          <w:delText>包括辦公室、展</w:delText>
        </w:r>
        <w:r w:rsidDel="00A1095A">
          <w:rPr>
            <w:rFonts w:hint="eastAsia"/>
            <w:color w:val="231F20"/>
            <w:spacing w:val="1"/>
            <w:w w:val="102"/>
            <w:sz w:val="20"/>
          </w:rPr>
          <w:delText>覽及場地、接待膳宿，以及所有能使總議會達到舒適、方便和效率等</w:delText>
        </w:r>
        <w:r w:rsidDel="00A1095A">
          <w:rPr>
            <w:rFonts w:hint="eastAsia"/>
            <w:color w:val="231F20"/>
            <w:w w:val="102"/>
            <w:sz w:val="20"/>
          </w:rPr>
          <w:delText>之一切必要事務</w:delText>
        </w:r>
      </w:del>
      <w:ins w:id="1029" w:author="成英 李" w:date="2025-08-20T16:50:00Z">
        <w:r w:rsidR="00A1095A">
          <w:rPr>
            <w:rFonts w:ascii="Cambria" w:hAnsi="Cambria" w:cs="Cambria" w:hint="eastAsia"/>
            <w:color w:val="231F20"/>
            <w:w w:val="102"/>
            <w:sz w:val="20"/>
          </w:rPr>
          <w:t>簽訂與總議會相關的合同</w:t>
        </w:r>
      </w:ins>
      <w:r>
        <w:rPr>
          <w:color w:val="231F20"/>
          <w:w w:val="102"/>
          <w:sz w:val="20"/>
        </w:rPr>
        <w:t>。</w:t>
      </w:r>
    </w:p>
    <w:p w14:paraId="61DFF86F" w14:textId="77777777" w:rsidR="003345E9" w:rsidRDefault="007169A0">
      <w:pPr>
        <w:pStyle w:val="a5"/>
        <w:numPr>
          <w:ilvl w:val="1"/>
          <w:numId w:val="20"/>
        </w:numPr>
        <w:tabs>
          <w:tab w:val="left" w:pos="1193"/>
        </w:tabs>
        <w:spacing w:line="206" w:lineRule="auto"/>
        <w:ind w:left="120" w:right="18" w:firstLine="408"/>
        <w:rPr>
          <w:sz w:val="20"/>
        </w:rPr>
      </w:pPr>
      <w:r>
        <w:rPr>
          <w:color w:val="231F20"/>
          <w:spacing w:val="1"/>
          <w:w w:val="102"/>
          <w:sz w:val="20"/>
        </w:rPr>
        <w:t>總議會籌備委員會與總監督們，需共同擬訂總議會之日程</w:t>
      </w:r>
      <w:r>
        <w:rPr>
          <w:color w:val="231F20"/>
          <w:w w:val="102"/>
          <w:sz w:val="20"/>
        </w:rPr>
        <w:t>表內容，包括強調與大眾有益之事務、聖餐崇拜、以及各種崇拜聚會。所有聚會程序均應呈送總議會核准。</w:t>
      </w:r>
    </w:p>
    <w:p w14:paraId="684A943C" w14:textId="77777777" w:rsidR="003345E9" w:rsidRDefault="007169A0">
      <w:pPr>
        <w:pStyle w:val="2"/>
        <w:spacing w:before="52"/>
      </w:pPr>
      <w:r>
        <w:rPr>
          <w:color w:val="231F20"/>
          <w:spacing w:val="-2"/>
        </w:rPr>
        <w:t>六、總議會之事務</w:t>
      </w:r>
    </w:p>
    <w:p w14:paraId="1025C0CE" w14:textId="6A4D41C1" w:rsidR="003345E9" w:rsidRDefault="00374C8F">
      <w:pPr>
        <w:pStyle w:val="a5"/>
        <w:numPr>
          <w:ilvl w:val="0"/>
          <w:numId w:val="20"/>
        </w:numPr>
        <w:tabs>
          <w:tab w:val="left" w:pos="1005"/>
        </w:tabs>
        <w:spacing w:before="10" w:line="348" w:lineRule="exact"/>
        <w:ind w:left="1005" w:hanging="477"/>
        <w:rPr>
          <w:sz w:val="20"/>
        </w:rPr>
      </w:pPr>
      <w:ins w:id="1030" w:author="成英 李" w:date="2025-08-25T19:34:00Z">
        <w:r>
          <w:rPr>
            <w:color w:val="231F20"/>
            <w:spacing w:val="2"/>
            <w:sz w:val="20"/>
          </w:rPr>
          <w:t xml:space="preserve">依照教會會章第 </w:t>
        </w:r>
        <w:r>
          <w:rPr>
            <w:rFonts w:ascii="Noto Sans TC" w:eastAsia="Noto Sans TC"/>
            <w:color w:val="231F20"/>
            <w:sz w:val="20"/>
          </w:rPr>
          <w:t>25.8</w:t>
        </w:r>
        <w:r>
          <w:rPr>
            <w:rFonts w:ascii="Noto Sans TC" w:eastAsia="Noto Sans TC"/>
            <w:color w:val="231F20"/>
            <w:spacing w:val="48"/>
            <w:sz w:val="20"/>
          </w:rPr>
          <w:t xml:space="preserve"> </w:t>
        </w:r>
        <w:r>
          <w:rPr>
            <w:color w:val="231F20"/>
            <w:spacing w:val="-2"/>
            <w:sz w:val="20"/>
          </w:rPr>
          <w:t>之規定</w:t>
        </w:r>
        <w:r>
          <w:rPr>
            <w:rFonts w:hint="eastAsia"/>
            <w:color w:val="231F20"/>
            <w:spacing w:val="-2"/>
            <w:sz w:val="20"/>
          </w:rPr>
          <w:t>，</w:t>
        </w:r>
      </w:ins>
      <w:r w:rsidR="007169A0">
        <w:rPr>
          <w:color w:val="231F20"/>
          <w:spacing w:val="2"/>
          <w:sz w:val="20"/>
        </w:rPr>
        <w:t>總議會之事務</w:t>
      </w:r>
      <w:del w:id="1031" w:author="成英 李" w:date="2025-08-25T19:34:00Z">
        <w:r w:rsidR="007169A0" w:rsidDel="00374C8F">
          <w:rPr>
            <w:color w:val="231F20"/>
            <w:spacing w:val="2"/>
            <w:sz w:val="20"/>
          </w:rPr>
          <w:delText xml:space="preserve">，依照教會會章第 </w:delText>
        </w:r>
        <w:r w:rsidR="007169A0" w:rsidDel="00374C8F">
          <w:rPr>
            <w:rFonts w:ascii="Noto Sans TC" w:eastAsia="Noto Sans TC"/>
            <w:color w:val="231F20"/>
            <w:sz w:val="20"/>
          </w:rPr>
          <w:delText>25.8</w:delText>
        </w:r>
        <w:r w:rsidR="007169A0" w:rsidDel="00374C8F">
          <w:rPr>
            <w:rFonts w:ascii="Noto Sans TC" w:eastAsia="Noto Sans TC"/>
            <w:color w:val="231F20"/>
            <w:spacing w:val="48"/>
            <w:sz w:val="20"/>
          </w:rPr>
          <w:delText xml:space="preserve"> </w:delText>
        </w:r>
        <w:r w:rsidR="007169A0" w:rsidDel="00374C8F">
          <w:rPr>
            <w:color w:val="231F20"/>
            <w:spacing w:val="-2"/>
            <w:sz w:val="20"/>
          </w:rPr>
          <w:delText>之規定</w:delText>
        </w:r>
      </w:del>
      <w:r w:rsidR="007169A0">
        <w:rPr>
          <w:color w:val="231F20"/>
          <w:spacing w:val="-2"/>
          <w:sz w:val="20"/>
        </w:rPr>
        <w:t>如下：</w:t>
      </w:r>
    </w:p>
    <w:p w14:paraId="13624DBE" w14:textId="43994647" w:rsidR="003345E9" w:rsidRDefault="007169A0">
      <w:pPr>
        <w:pStyle w:val="a5"/>
        <w:numPr>
          <w:ilvl w:val="1"/>
          <w:numId w:val="20"/>
        </w:numPr>
        <w:tabs>
          <w:tab w:val="left" w:pos="1194"/>
        </w:tabs>
        <w:spacing w:before="8" w:line="206" w:lineRule="auto"/>
        <w:ind w:left="120" w:right="15" w:firstLine="408"/>
        <w:rPr>
          <w:sz w:val="20"/>
        </w:rPr>
      </w:pPr>
      <w:r>
        <w:rPr>
          <w:color w:val="231F20"/>
          <w:spacing w:val="3"/>
          <w:w w:val="102"/>
          <w:sz w:val="20"/>
        </w:rPr>
        <w:t>通過</w:t>
      </w:r>
      <w:commentRangeStart w:id="1032"/>
      <w:del w:id="1033" w:author="成英 李" w:date="2025-08-25T19:36:00Z">
        <w:r w:rsidDel="00374C8F">
          <w:rPr>
            <w:rFonts w:hint="eastAsia"/>
            <w:color w:val="231F20"/>
            <w:spacing w:val="3"/>
            <w:w w:val="102"/>
            <w:sz w:val="20"/>
          </w:rPr>
          <w:delText>諮詢小組</w:delText>
        </w:r>
      </w:del>
      <w:ins w:id="1034" w:author="成英 李" w:date="2025-08-25T19:36:00Z">
        <w:r w:rsidR="00374C8F">
          <w:rPr>
            <w:rFonts w:hint="eastAsia"/>
            <w:color w:val="231F20"/>
            <w:spacing w:val="3"/>
            <w:w w:val="102"/>
            <w:sz w:val="20"/>
          </w:rPr>
          <w:t>總大會分案委員會</w:t>
        </w:r>
        <w:commentRangeEnd w:id="1032"/>
        <w:r w:rsidR="00374C8F">
          <w:rPr>
            <w:rStyle w:val="a7"/>
          </w:rPr>
          <w:commentReference w:id="1032"/>
        </w:r>
      </w:ins>
      <w:r>
        <w:rPr>
          <w:color w:val="231F20"/>
          <w:spacing w:val="3"/>
          <w:w w:val="102"/>
          <w:sz w:val="20"/>
        </w:rPr>
        <w:t>參考各項文件，所有的決議、推薦和立法。從各委員會和特別小組報告及其他總議會的常設或特別立法小組文件，或者是各區域協調會議在向總議會報告之前考慮的文件。</w:t>
      </w:r>
      <w:ins w:id="1035" w:author="成英 李" w:date="2025-08-25T19:41:00Z">
        <w:r w:rsidR="00374C8F">
          <w:rPr>
            <w:rFonts w:hint="eastAsia"/>
            <w:color w:val="231F20"/>
            <w:spacing w:val="3"/>
            <w:w w:val="102"/>
            <w:sz w:val="20"/>
          </w:rPr>
          <w:t>總大會分案委員會</w:t>
        </w:r>
        <w:commentRangeStart w:id="1036"/>
        <w:commentRangeEnd w:id="1036"/>
        <w:r w:rsidR="00374C8F">
          <w:rPr>
            <w:rStyle w:val="a7"/>
          </w:rPr>
          <w:commentReference w:id="1036"/>
        </w:r>
      </w:ins>
      <w:del w:id="1037" w:author="成英 李" w:date="2025-08-25T19:41:00Z">
        <w:r w:rsidDel="00374C8F">
          <w:rPr>
            <w:color w:val="231F20"/>
            <w:spacing w:val="3"/>
            <w:w w:val="102"/>
            <w:sz w:val="20"/>
          </w:rPr>
          <w:delText>諮詢小組</w:delText>
        </w:r>
      </w:del>
      <w:r>
        <w:rPr>
          <w:color w:val="231F20"/>
          <w:spacing w:val="3"/>
          <w:w w:val="102"/>
          <w:sz w:val="20"/>
        </w:rPr>
        <w:t>可</w:t>
      </w:r>
      <w:r>
        <w:rPr>
          <w:color w:val="231F20"/>
          <w:w w:val="102"/>
          <w:sz w:val="20"/>
        </w:rPr>
        <w:t>將僅影響之特定區域立法呈給總議會之該區域代表在協調會議中議決。有關「</w:t>
      </w:r>
      <w:del w:id="1038" w:author="成英 李" w:date="2025-08-25T19:42:00Z">
        <w:r w:rsidDel="00374C8F">
          <w:rPr>
            <w:color w:val="231F20"/>
            <w:w w:val="102"/>
            <w:sz w:val="20"/>
          </w:rPr>
          <w:delText>教會</w:delText>
        </w:r>
      </w:del>
      <w:r>
        <w:rPr>
          <w:color w:val="231F20"/>
          <w:w w:val="102"/>
          <w:sz w:val="20"/>
        </w:rPr>
        <w:t>手冊」的更正，必須經由全體總議會議決。</w:t>
      </w:r>
    </w:p>
    <w:p w14:paraId="3D4D40A0" w14:textId="312C21B8" w:rsidR="003345E9" w:rsidRDefault="007169A0">
      <w:pPr>
        <w:pStyle w:val="a5"/>
        <w:numPr>
          <w:ilvl w:val="1"/>
          <w:numId w:val="20"/>
        </w:numPr>
        <w:tabs>
          <w:tab w:val="left" w:pos="1193"/>
        </w:tabs>
        <w:spacing w:line="206" w:lineRule="auto"/>
        <w:ind w:left="120" w:right="111" w:firstLine="408"/>
        <w:jc w:val="both"/>
        <w:rPr>
          <w:sz w:val="20"/>
        </w:rPr>
      </w:pPr>
      <w:r>
        <w:rPr>
          <w:color w:val="231F20"/>
          <w:spacing w:val="1"/>
          <w:w w:val="102"/>
          <w:sz w:val="20"/>
        </w:rPr>
        <w:t>投票選舉</w:t>
      </w:r>
      <w:ins w:id="1039" w:author="成英 李" w:date="2025-08-25T19:48:00Z">
        <w:r w:rsidR="00275003">
          <w:rPr>
            <w:rFonts w:hint="eastAsia"/>
            <w:color w:val="231F20"/>
            <w:spacing w:val="1"/>
            <w:w w:val="102"/>
            <w:sz w:val="20"/>
          </w:rPr>
          <w:t>六位</w:t>
        </w:r>
      </w:ins>
      <w:del w:id="1040" w:author="成英 李" w:date="2025-08-25T19:48:00Z">
        <w:r w:rsidDel="00275003">
          <w:rPr>
            <w:color w:val="231F20"/>
            <w:spacing w:val="1"/>
            <w:w w:val="102"/>
            <w:sz w:val="20"/>
          </w:rPr>
          <w:delText>所需名額的</w:delText>
        </w:r>
      </w:del>
      <w:r>
        <w:rPr>
          <w:color w:val="231F20"/>
          <w:spacing w:val="1"/>
          <w:w w:val="102"/>
          <w:sz w:val="20"/>
        </w:rPr>
        <w:t>總監督，每一位均需獲得出席代表三分之二之選票，始得當選，任期自當選接任之日起，至下一</w:t>
      </w:r>
      <w:ins w:id="1041" w:author="成英 李" w:date="2025-08-25T19:48:00Z">
        <w:r w:rsidR="00275003">
          <w:rPr>
            <w:rFonts w:hint="eastAsia"/>
            <w:color w:val="231F20"/>
            <w:spacing w:val="1"/>
            <w:w w:val="102"/>
            <w:sz w:val="20"/>
          </w:rPr>
          <w:t>屆</w:t>
        </w:r>
      </w:ins>
      <w:del w:id="1042" w:author="成英 李" w:date="2025-08-25T19:48:00Z">
        <w:r w:rsidDel="00275003">
          <w:rPr>
            <w:color w:val="231F20"/>
            <w:spacing w:val="1"/>
            <w:w w:val="102"/>
            <w:sz w:val="20"/>
          </w:rPr>
          <w:delText>次</w:delText>
        </w:r>
      </w:del>
      <w:r>
        <w:rPr>
          <w:color w:val="231F20"/>
          <w:spacing w:val="1"/>
          <w:w w:val="102"/>
          <w:sz w:val="20"/>
        </w:rPr>
        <w:t>總議會</w:t>
      </w:r>
      <w:r>
        <w:rPr>
          <w:color w:val="231F20"/>
          <w:w w:val="102"/>
          <w:sz w:val="20"/>
        </w:rPr>
        <w:t>閉幕後三十天，合格的繼任者選出為止。</w:t>
      </w:r>
    </w:p>
    <w:p w14:paraId="57B5025B" w14:textId="77777777" w:rsidR="003345E9" w:rsidRDefault="007169A0">
      <w:pPr>
        <w:pStyle w:val="a3"/>
        <w:spacing w:line="306" w:lineRule="exact"/>
        <w:ind w:left="612"/>
        <w:jc w:val="both"/>
      </w:pPr>
      <w:r>
        <w:rPr>
          <w:color w:val="231F20"/>
        </w:rPr>
        <w:t>➀</w:t>
      </w:r>
      <w:r>
        <w:rPr>
          <w:color w:val="231F20"/>
          <w:spacing w:val="70"/>
          <w:w w:val="150"/>
        </w:rPr>
        <w:t xml:space="preserve"> </w:t>
      </w:r>
      <w:r>
        <w:rPr>
          <w:color w:val="231F20"/>
          <w:spacing w:val="-10"/>
        </w:rPr>
        <w:t>現任總監督競選連任時，應以「贊成」或「反對」之方式投票。</w:t>
      </w:r>
    </w:p>
    <w:p w14:paraId="56283ACB" w14:textId="47377F67" w:rsidR="003345E9" w:rsidRDefault="007169A0">
      <w:pPr>
        <w:pStyle w:val="a3"/>
        <w:spacing w:line="347" w:lineRule="exact"/>
        <w:ind w:left="612"/>
        <w:jc w:val="both"/>
      </w:pPr>
      <w:r>
        <w:rPr>
          <w:color w:val="231F20"/>
        </w:rPr>
        <w:t>➁</w:t>
      </w:r>
      <w:r>
        <w:rPr>
          <w:color w:val="231F20"/>
          <w:spacing w:val="74"/>
          <w:w w:val="150"/>
        </w:rPr>
        <w:t xml:space="preserve">  </w:t>
      </w:r>
      <w:r>
        <w:rPr>
          <w:color w:val="231F20"/>
          <w:spacing w:val="-1"/>
        </w:rPr>
        <w:t>投票結</w:t>
      </w:r>
      <w:ins w:id="1043" w:author="成英 李" w:date="2025-08-25T19:50:00Z">
        <w:r w:rsidR="00275003">
          <w:rPr>
            <w:rFonts w:hint="eastAsia"/>
            <w:color w:val="231F20"/>
            <w:spacing w:val="-1"/>
          </w:rPr>
          <w:t>束</w:t>
        </w:r>
      </w:ins>
      <w:del w:id="1044" w:author="成英 李" w:date="2025-08-25T19:49:00Z">
        <w:r w:rsidDel="00275003">
          <w:rPr>
            <w:color w:val="231F20"/>
            <w:spacing w:val="-1"/>
          </w:rPr>
          <w:delText>果</w:delText>
        </w:r>
      </w:del>
      <w:r>
        <w:rPr>
          <w:color w:val="231F20"/>
          <w:spacing w:val="-1"/>
        </w:rPr>
        <w:t>若尚有缺額，應繼續投票補充，直到額滿為止。</w:t>
      </w:r>
    </w:p>
    <w:p w14:paraId="60646080" w14:textId="77777777" w:rsidR="003345E9" w:rsidRDefault="003345E9">
      <w:pPr>
        <w:pStyle w:val="a3"/>
        <w:spacing w:line="347" w:lineRule="exact"/>
        <w:jc w:val="both"/>
        <w:sectPr w:rsidR="003345E9">
          <w:pgSz w:w="8640" w:h="12960"/>
          <w:pgMar w:top="480" w:right="1080" w:bottom="1180" w:left="1080" w:header="0" w:footer="997" w:gutter="0"/>
          <w:cols w:space="720"/>
        </w:sectPr>
      </w:pPr>
    </w:p>
    <w:p w14:paraId="05D6F7C7" w14:textId="77777777" w:rsidR="003345E9" w:rsidRDefault="007169A0">
      <w:pPr>
        <w:pStyle w:val="a3"/>
        <w:spacing w:before="101" w:line="206" w:lineRule="auto"/>
        <w:ind w:right="117" w:firstLine="408"/>
        <w:jc w:val="both"/>
      </w:pPr>
      <w:r>
        <w:rPr>
          <w:color w:val="231F20"/>
          <w:spacing w:val="1"/>
          <w:w w:val="102"/>
        </w:rPr>
        <w:lastRenderedPageBreak/>
        <w:t>在第一輪投票時，若有不合資格的人獲得選票，應予以刪除，該</w:t>
      </w:r>
      <w:r>
        <w:rPr>
          <w:color w:val="231F20"/>
          <w:spacing w:val="-7"/>
          <w:w w:val="102"/>
        </w:rPr>
        <w:t>次之選舉報告應包括下列之陳述：「由於不合所規定之資格，一位或數</w:t>
      </w:r>
      <w:r>
        <w:rPr>
          <w:color w:val="231F20"/>
          <w:spacing w:val="-22"/>
          <w:w w:val="102"/>
        </w:rPr>
        <w:t>位被刪除。」</w:t>
      </w:r>
    </w:p>
    <w:p w14:paraId="22EC48A3" w14:textId="58FE4A2D" w:rsidR="003345E9" w:rsidRDefault="007169A0">
      <w:pPr>
        <w:pStyle w:val="a3"/>
        <w:spacing w:line="206" w:lineRule="auto"/>
        <w:ind w:right="18" w:firstLine="408"/>
      </w:pPr>
      <w:r>
        <w:rPr>
          <w:color w:val="231F20"/>
          <w:spacing w:val="3"/>
          <w:w w:val="102"/>
        </w:rPr>
        <w:t>凡因懲戒之原因被</w:t>
      </w:r>
      <w:commentRangeStart w:id="1045"/>
      <w:del w:id="1046" w:author="成英 李" w:date="2025-08-25T19:51:00Z">
        <w:r w:rsidDel="00275003">
          <w:rPr>
            <w:rFonts w:hint="eastAsia"/>
            <w:color w:val="231F20"/>
            <w:spacing w:val="3"/>
            <w:w w:val="102"/>
          </w:rPr>
          <w:delText>取消其傳道人資格</w:delText>
        </w:r>
      </w:del>
      <w:ins w:id="1047" w:author="成英 李" w:date="2025-08-25T19:51:00Z">
        <w:r w:rsidR="00275003">
          <w:rPr>
            <w:rFonts w:hint="eastAsia"/>
            <w:color w:val="231F20"/>
            <w:spacing w:val="3"/>
            <w:w w:val="102"/>
          </w:rPr>
          <w:t>繳回</w:t>
        </w:r>
      </w:ins>
      <w:ins w:id="1048" w:author="成英 李" w:date="2025-08-25T19:52:00Z">
        <w:r w:rsidR="00275003">
          <w:rPr>
            <w:rFonts w:hint="eastAsia"/>
            <w:color w:val="231F20"/>
            <w:spacing w:val="3"/>
            <w:w w:val="102"/>
          </w:rPr>
          <w:t>證書</w:t>
        </w:r>
        <w:commentRangeEnd w:id="1045"/>
        <w:r w:rsidR="00275003">
          <w:rPr>
            <w:rStyle w:val="a7"/>
          </w:rPr>
          <w:commentReference w:id="1045"/>
        </w:r>
      </w:ins>
      <w:r>
        <w:rPr>
          <w:color w:val="231F20"/>
          <w:spacing w:val="3"/>
          <w:w w:val="102"/>
        </w:rPr>
        <w:t>的牧師，不得競選總監督之</w:t>
      </w:r>
      <w:r>
        <w:rPr>
          <w:color w:val="231F20"/>
          <w:w w:val="102"/>
        </w:rPr>
        <w:t>職務。凡年齡未滿卅五歲，或年齡屆滿七十歲者，皆不得競選總監督。</w:t>
      </w:r>
    </w:p>
    <w:p w14:paraId="5DAB69A8" w14:textId="77777777" w:rsidR="003345E9" w:rsidRDefault="007169A0">
      <w:pPr>
        <w:pStyle w:val="a3"/>
        <w:spacing w:line="307" w:lineRule="exact"/>
        <w:ind w:left="18"/>
        <w:rPr>
          <w:rFonts w:ascii="Noto Sans TC" w:eastAsia="Noto Sans TC"/>
        </w:rPr>
      </w:pPr>
      <w:r>
        <w:rPr>
          <w:rFonts w:ascii="Noto Sans TC" w:eastAsia="Noto Sans TC"/>
          <w:color w:val="231F20"/>
          <w:spacing w:val="-2"/>
        </w:rPr>
        <w:t>（25.4，307.16，900）</w:t>
      </w:r>
    </w:p>
    <w:p w14:paraId="14014712" w14:textId="77777777" w:rsidR="003345E9" w:rsidRDefault="007169A0">
      <w:pPr>
        <w:pStyle w:val="a5"/>
        <w:numPr>
          <w:ilvl w:val="1"/>
          <w:numId w:val="20"/>
        </w:numPr>
        <w:tabs>
          <w:tab w:val="left" w:pos="1192"/>
        </w:tabs>
        <w:spacing w:before="7" w:line="204" w:lineRule="auto"/>
        <w:ind w:left="120" w:right="15" w:firstLine="408"/>
        <w:jc w:val="both"/>
        <w:rPr>
          <w:rFonts w:ascii="Noto Sans TC" w:eastAsia="Noto Sans TC"/>
          <w:sz w:val="20"/>
        </w:rPr>
      </w:pPr>
      <w:r>
        <w:rPr>
          <w:color w:val="231F20"/>
          <w:spacing w:val="-2"/>
          <w:sz w:val="20"/>
        </w:rPr>
        <w:t>總監督中，若無力再工作，或即將退休，可於適當之時機，</w:t>
      </w:r>
      <w:r>
        <w:rPr>
          <w:color w:val="231F20"/>
          <w:spacing w:val="-7"/>
          <w:sz w:val="20"/>
        </w:rPr>
        <w:t>選為榮譽退休總監督，此榮譽頭銜乃屬終身。</w:t>
      </w:r>
      <w:r>
        <w:rPr>
          <w:rFonts w:ascii="Noto Sans TC" w:eastAsia="Noto Sans TC"/>
          <w:color w:val="231F20"/>
          <w:spacing w:val="-2"/>
          <w:sz w:val="20"/>
        </w:rPr>
        <w:t>（314.1）</w:t>
      </w:r>
    </w:p>
    <w:p w14:paraId="10104CBE" w14:textId="77777777" w:rsidR="003345E9" w:rsidDel="00523E60" w:rsidRDefault="007169A0">
      <w:pPr>
        <w:pStyle w:val="a5"/>
        <w:numPr>
          <w:ilvl w:val="1"/>
          <w:numId w:val="20"/>
        </w:numPr>
        <w:tabs>
          <w:tab w:val="left" w:pos="1192"/>
        </w:tabs>
        <w:spacing w:line="206" w:lineRule="auto"/>
        <w:ind w:left="120" w:right="111" w:firstLine="407"/>
        <w:jc w:val="both"/>
        <w:rPr>
          <w:del w:id="1049" w:author="成英 李" w:date="2025-08-25T19:57:00Z"/>
          <w:sz w:val="20"/>
        </w:rPr>
      </w:pPr>
      <w:r>
        <w:rPr>
          <w:color w:val="231F20"/>
          <w:spacing w:val="1"/>
          <w:w w:val="102"/>
          <w:sz w:val="20"/>
        </w:rPr>
        <w:t>總監督申請退休，或經總議會判斷該總監督因體力或其它</w:t>
      </w:r>
      <w:r>
        <w:rPr>
          <w:color w:val="231F20"/>
          <w:w w:val="102"/>
          <w:sz w:val="20"/>
        </w:rPr>
        <w:t>因素，無法再勝任總監督之職務，同時他已擔任至少一屆的任期，可置為退休身份。</w:t>
      </w:r>
    </w:p>
    <w:p w14:paraId="5C5CC846" w14:textId="77777777" w:rsidR="003345E9" w:rsidRPr="00523E60" w:rsidRDefault="007169A0">
      <w:pPr>
        <w:pStyle w:val="a5"/>
        <w:numPr>
          <w:ilvl w:val="1"/>
          <w:numId w:val="20"/>
        </w:numPr>
        <w:tabs>
          <w:tab w:val="left" w:pos="1192"/>
        </w:tabs>
        <w:spacing w:line="206" w:lineRule="auto"/>
        <w:ind w:left="120" w:right="111" w:firstLine="407"/>
        <w:jc w:val="both"/>
        <w:rPr>
          <w:rFonts w:ascii="Noto Sans TC" w:eastAsia="Noto Sans TC"/>
        </w:rPr>
        <w:pPrChange w:id="1050" w:author="成英 李" w:date="2025-08-25T19:57:00Z">
          <w:pPr>
            <w:pStyle w:val="a3"/>
            <w:spacing w:line="204" w:lineRule="auto"/>
            <w:ind w:right="111" w:firstLine="408"/>
          </w:pPr>
        </w:pPrChange>
      </w:pPr>
      <w:r w:rsidRPr="00523E60">
        <w:rPr>
          <w:color w:val="231F20"/>
          <w:spacing w:val="3"/>
          <w:w w:val="102"/>
          <w:rPrChange w:id="1051" w:author="成英 李" w:date="2025-08-25T19:57:00Z">
            <w:rPr>
              <w:w w:val="102"/>
            </w:rPr>
          </w:rPrChange>
        </w:rPr>
        <w:t>若總監督在總議會休會期間提出退休申請，總董事會在總監督會</w:t>
      </w:r>
      <w:r w:rsidRPr="00523E60">
        <w:rPr>
          <w:color w:val="231F20"/>
          <w:spacing w:val="-9"/>
          <w:w w:val="102"/>
          <w:rPrChange w:id="1052" w:author="成英 李" w:date="2025-08-25T19:57:00Z">
            <w:rPr>
              <w:spacing w:val="-9"/>
              <w:w w:val="102"/>
            </w:rPr>
          </w:rPrChange>
        </w:rPr>
        <w:t>之推薦下應同意上項申請。</w:t>
      </w:r>
      <w:r w:rsidRPr="00523E60">
        <w:rPr>
          <w:rFonts w:ascii="Noto Sans TC" w:eastAsia="Noto Sans TC"/>
          <w:color w:val="231F20"/>
          <w:w w:val="102"/>
          <w:rPrChange w:id="1053" w:author="成英 李" w:date="2025-08-25T19:57:00Z">
            <w:rPr>
              <w:rFonts w:ascii="Noto Sans TC" w:eastAsia="Noto Sans TC"/>
              <w:w w:val="102"/>
            </w:rPr>
          </w:rPrChange>
        </w:rPr>
        <w:t>（314.1）</w:t>
      </w:r>
    </w:p>
    <w:p w14:paraId="6E7C088F" w14:textId="77777777" w:rsidR="003345E9" w:rsidRDefault="007169A0">
      <w:pPr>
        <w:pStyle w:val="a5"/>
        <w:numPr>
          <w:ilvl w:val="1"/>
          <w:numId w:val="20"/>
        </w:numPr>
        <w:tabs>
          <w:tab w:val="left" w:pos="1192"/>
        </w:tabs>
        <w:spacing w:line="310" w:lineRule="exact"/>
        <w:ind w:left="1192" w:hanging="664"/>
        <w:jc w:val="both"/>
        <w:rPr>
          <w:sz w:val="20"/>
        </w:rPr>
      </w:pPr>
      <w:r>
        <w:rPr>
          <w:color w:val="231F20"/>
          <w:spacing w:val="-1"/>
          <w:sz w:val="20"/>
        </w:rPr>
        <w:t>為每位退休總監督訂立合理的退休金。</w:t>
      </w:r>
    </w:p>
    <w:p w14:paraId="27613BB4" w14:textId="2D1A9F69" w:rsidR="003345E9" w:rsidRDefault="007169A0">
      <w:pPr>
        <w:pStyle w:val="a5"/>
        <w:numPr>
          <w:ilvl w:val="1"/>
          <w:numId w:val="20"/>
        </w:numPr>
        <w:tabs>
          <w:tab w:val="left" w:pos="1193"/>
        </w:tabs>
        <w:spacing w:before="7" w:line="204" w:lineRule="auto"/>
        <w:ind w:left="120" w:right="112" w:firstLine="408"/>
        <w:jc w:val="both"/>
        <w:rPr>
          <w:rFonts w:ascii="Noto Sans TC" w:eastAsia="Noto Sans TC"/>
          <w:sz w:val="20"/>
        </w:rPr>
      </w:pPr>
      <w:r>
        <w:rPr>
          <w:color w:val="231F20"/>
          <w:spacing w:val="2"/>
          <w:w w:val="102"/>
          <w:sz w:val="20"/>
        </w:rPr>
        <w:t>依照</w:t>
      </w:r>
      <w:r>
        <w:rPr>
          <w:color w:val="231F20"/>
          <w:sz w:val="20"/>
        </w:rPr>
        <w:t xml:space="preserve"> </w:t>
      </w:r>
      <w:r>
        <w:rPr>
          <w:rFonts w:ascii="Noto Sans TC" w:eastAsia="Noto Sans TC"/>
          <w:color w:val="231F20"/>
          <w:w w:val="102"/>
          <w:sz w:val="20"/>
        </w:rPr>
        <w:t>332.1</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333.4</w:t>
      </w:r>
      <w:r>
        <w:rPr>
          <w:rFonts w:ascii="Noto Sans TC" w:eastAsia="Noto Sans TC"/>
          <w:color w:val="231F20"/>
          <w:spacing w:val="7"/>
          <w:sz w:val="20"/>
        </w:rPr>
        <w:t xml:space="preserve"> </w:t>
      </w:r>
      <w:r>
        <w:rPr>
          <w:color w:val="231F20"/>
          <w:spacing w:val="2"/>
          <w:w w:val="102"/>
          <w:sz w:val="20"/>
        </w:rPr>
        <w:t>條之規定，選出一個總董事會，任期</w:t>
      </w:r>
      <w:del w:id="1054" w:author="成英 李" w:date="2025-08-25T20:05:00Z">
        <w:r w:rsidDel="00523E60">
          <w:rPr>
            <w:color w:val="231F20"/>
            <w:w w:val="102"/>
            <w:sz w:val="20"/>
          </w:rPr>
          <w:delText>至總議會結束起，</w:delText>
        </w:r>
      </w:del>
      <w:r>
        <w:rPr>
          <w:color w:val="231F20"/>
          <w:w w:val="102"/>
          <w:sz w:val="20"/>
        </w:rPr>
        <w:t>至下一屆總議會的結束，直到合格的繼任者選出接</w:t>
      </w:r>
      <w:r>
        <w:rPr>
          <w:color w:val="231F20"/>
          <w:spacing w:val="-26"/>
          <w:w w:val="102"/>
          <w:sz w:val="20"/>
        </w:rPr>
        <w:t>替為止。</w:t>
      </w:r>
      <w:r>
        <w:rPr>
          <w:rFonts w:ascii="Noto Sans TC" w:eastAsia="Noto Sans TC"/>
          <w:color w:val="231F20"/>
          <w:w w:val="102"/>
          <w:sz w:val="20"/>
        </w:rPr>
        <w:t>（331</w:t>
      </w:r>
      <w:ins w:id="1055" w:author="成英 李" w:date="2025-08-25T20:05:00Z">
        <w:r w:rsidR="00523E60">
          <w:rPr>
            <w:rFonts w:ascii="Noto Sans TC" w:eastAsia="Noto Sans TC" w:hint="eastAsia"/>
            <w:color w:val="231F20"/>
            <w:w w:val="102"/>
            <w:sz w:val="20"/>
          </w:rPr>
          <w:t>，9</w:t>
        </w:r>
        <w:r w:rsidR="00523E60">
          <w:rPr>
            <w:rFonts w:ascii="Noto Sans TC" w:eastAsia="Noto Sans TC"/>
            <w:color w:val="231F20"/>
            <w:w w:val="102"/>
            <w:sz w:val="20"/>
          </w:rPr>
          <w:t>01</w:t>
        </w:r>
      </w:ins>
      <w:r>
        <w:rPr>
          <w:rFonts w:ascii="Noto Sans TC" w:eastAsia="Noto Sans TC"/>
          <w:color w:val="231F20"/>
          <w:w w:val="102"/>
          <w:sz w:val="20"/>
        </w:rPr>
        <w:t>）</w:t>
      </w:r>
    </w:p>
    <w:p w14:paraId="583C35A4" w14:textId="19439AFF" w:rsidR="003345E9" w:rsidRDefault="007169A0">
      <w:pPr>
        <w:pStyle w:val="a5"/>
        <w:numPr>
          <w:ilvl w:val="1"/>
          <w:numId w:val="20"/>
        </w:numPr>
        <w:tabs>
          <w:tab w:val="left" w:pos="1192"/>
        </w:tabs>
        <w:spacing w:before="3" w:line="204" w:lineRule="auto"/>
        <w:ind w:left="120" w:right="112" w:firstLine="407"/>
        <w:jc w:val="both"/>
        <w:rPr>
          <w:rFonts w:ascii="Noto Sans TC" w:eastAsia="Noto Sans TC"/>
          <w:sz w:val="20"/>
        </w:rPr>
      </w:pPr>
      <w:r>
        <w:rPr>
          <w:color w:val="231F20"/>
          <w:spacing w:val="1"/>
          <w:w w:val="102"/>
          <w:sz w:val="20"/>
        </w:rPr>
        <w:t>選出一個由五位</w:t>
      </w:r>
      <w:commentRangeStart w:id="1056"/>
      <w:del w:id="1057" w:author="成英 李" w:date="2025-08-25T20:06:00Z">
        <w:r w:rsidDel="00523E60">
          <w:rPr>
            <w:rFonts w:hint="eastAsia"/>
            <w:color w:val="231F20"/>
            <w:spacing w:val="1"/>
            <w:w w:val="102"/>
            <w:sz w:val="20"/>
          </w:rPr>
          <w:delText>被委任按立傳道人</w:delText>
        </w:r>
      </w:del>
      <w:ins w:id="1058" w:author="成英 李" w:date="2025-08-25T20:06:00Z">
        <w:r w:rsidR="00523E60">
          <w:rPr>
            <w:rFonts w:hint="eastAsia"/>
            <w:color w:val="231F20"/>
            <w:spacing w:val="1"/>
            <w:w w:val="102"/>
            <w:sz w:val="20"/>
          </w:rPr>
          <w:t>受委派按立的牧師</w:t>
        </w:r>
        <w:commentRangeEnd w:id="1056"/>
        <w:r w:rsidR="00523E60">
          <w:rPr>
            <w:rStyle w:val="a7"/>
          </w:rPr>
          <w:commentReference w:id="1056"/>
        </w:r>
      </w:ins>
      <w:r>
        <w:rPr>
          <w:color w:val="231F20"/>
          <w:spacing w:val="1"/>
          <w:w w:val="102"/>
          <w:sz w:val="20"/>
        </w:rPr>
        <w:t>組成的</w:t>
      </w:r>
      <w:commentRangeStart w:id="1059"/>
      <w:ins w:id="1060" w:author="成英 李" w:date="2025-08-25T20:06:00Z">
        <w:r w:rsidR="00523E60">
          <w:rPr>
            <w:rFonts w:hint="eastAsia"/>
            <w:color w:val="231F20"/>
            <w:spacing w:val="1"/>
            <w:w w:val="102"/>
            <w:sz w:val="20"/>
          </w:rPr>
          <w:t>總</w:t>
        </w:r>
      </w:ins>
      <w:r>
        <w:rPr>
          <w:color w:val="231F20"/>
          <w:spacing w:val="1"/>
          <w:w w:val="102"/>
          <w:sz w:val="20"/>
        </w:rPr>
        <w:t>上訴法庭</w:t>
      </w:r>
      <w:commentRangeEnd w:id="1059"/>
      <w:r w:rsidR="00523E60">
        <w:rPr>
          <w:rStyle w:val="a7"/>
        </w:rPr>
        <w:commentReference w:id="1059"/>
      </w:r>
      <w:r>
        <w:rPr>
          <w:color w:val="231F20"/>
          <w:spacing w:val="1"/>
          <w:w w:val="102"/>
          <w:sz w:val="20"/>
        </w:rPr>
        <w:t>，任期</w:t>
      </w:r>
      <w:r>
        <w:rPr>
          <w:color w:val="231F20"/>
          <w:spacing w:val="2"/>
          <w:w w:val="102"/>
          <w:sz w:val="20"/>
        </w:rPr>
        <w:t>至下一屆總議會結束，合格的繼任者選出接替為止。總監督會將委住</w:t>
      </w:r>
      <w:r>
        <w:rPr>
          <w:color w:val="231F20"/>
          <w:spacing w:val="-17"/>
          <w:w w:val="102"/>
          <w:sz w:val="20"/>
        </w:rPr>
        <w:t>主席與秘書。</w:t>
      </w:r>
      <w:r>
        <w:rPr>
          <w:rFonts w:ascii="Noto Sans TC" w:eastAsia="Noto Sans TC"/>
          <w:color w:val="231F20"/>
          <w:w w:val="102"/>
          <w:sz w:val="20"/>
        </w:rPr>
        <w:t>（25.7，612，902）</w:t>
      </w:r>
    </w:p>
    <w:p w14:paraId="18E2B8D6" w14:textId="77777777" w:rsidR="003345E9" w:rsidRDefault="007169A0">
      <w:pPr>
        <w:pStyle w:val="a5"/>
        <w:numPr>
          <w:ilvl w:val="1"/>
          <w:numId w:val="20"/>
        </w:numPr>
        <w:tabs>
          <w:tab w:val="left" w:pos="1193"/>
        </w:tabs>
        <w:spacing w:before="2" w:line="204" w:lineRule="auto"/>
        <w:ind w:left="120" w:right="113" w:firstLine="408"/>
        <w:jc w:val="both"/>
        <w:rPr>
          <w:rFonts w:ascii="Noto Sans TC" w:eastAsia="Noto Sans TC"/>
          <w:sz w:val="20"/>
        </w:rPr>
      </w:pPr>
      <w:r>
        <w:rPr>
          <w:color w:val="231F20"/>
          <w:w w:val="102"/>
          <w:sz w:val="20"/>
        </w:rPr>
        <w:t>所行的每一件事，要符合聖經的教訓，為著宣聖會之福祉</w:t>
      </w:r>
      <w:r>
        <w:rPr>
          <w:color w:val="231F20"/>
          <w:spacing w:val="-5"/>
          <w:w w:val="102"/>
          <w:sz w:val="20"/>
        </w:rPr>
        <w:t>著想，榮耀主名，並遵從本會規章之一切規定。</w:t>
      </w:r>
      <w:r>
        <w:rPr>
          <w:rFonts w:ascii="Noto Sans TC" w:eastAsia="Noto Sans TC"/>
          <w:color w:val="231F20"/>
          <w:w w:val="102"/>
          <w:sz w:val="20"/>
        </w:rPr>
        <w:t>（25.8）</w:t>
      </w:r>
    </w:p>
    <w:p w14:paraId="4CD99E91" w14:textId="77777777" w:rsidR="003345E9" w:rsidRDefault="007169A0">
      <w:pPr>
        <w:pStyle w:val="2"/>
        <w:spacing w:before="61"/>
      </w:pPr>
      <w:r>
        <w:rPr>
          <w:color w:val="231F20"/>
          <w:spacing w:val="-2"/>
        </w:rPr>
        <w:t>七、總監督</w:t>
      </w:r>
    </w:p>
    <w:p w14:paraId="53A4FCB0" w14:textId="77777777" w:rsidR="003345E9" w:rsidRDefault="007169A0">
      <w:pPr>
        <w:pStyle w:val="3"/>
        <w:numPr>
          <w:ilvl w:val="0"/>
          <w:numId w:val="20"/>
        </w:numPr>
        <w:tabs>
          <w:tab w:val="left" w:pos="1005"/>
        </w:tabs>
        <w:spacing w:before="10" w:line="349" w:lineRule="exact"/>
        <w:ind w:left="1005" w:hanging="477"/>
        <w:rPr>
          <w:b w:val="0"/>
        </w:rPr>
      </w:pPr>
      <w:r>
        <w:rPr>
          <w:color w:val="231F20"/>
        </w:rPr>
        <w:t>總監督會之角色是提供使徒性屬靈異象之領導，經由</w:t>
      </w:r>
      <w:r>
        <w:rPr>
          <w:b w:val="0"/>
          <w:color w:val="231F20"/>
          <w:spacing w:val="-10"/>
        </w:rPr>
        <w:t>：</w:t>
      </w:r>
    </w:p>
    <w:p w14:paraId="7B7EC7DF" w14:textId="77777777" w:rsidR="003345E9" w:rsidRDefault="007169A0">
      <w:pPr>
        <w:pStyle w:val="a3"/>
        <w:tabs>
          <w:tab w:val="left" w:pos="1019"/>
        </w:tabs>
        <w:spacing w:line="320" w:lineRule="exact"/>
        <w:ind w:left="612"/>
      </w:pPr>
      <w:r>
        <w:rPr>
          <w:color w:val="231F20"/>
          <w:spacing w:val="-10"/>
        </w:rPr>
        <w:t>➀</w:t>
      </w:r>
      <w:r>
        <w:rPr>
          <w:color w:val="231F20"/>
        </w:rPr>
        <w:tab/>
      </w:r>
      <w:r>
        <w:rPr>
          <w:color w:val="231F20"/>
          <w:spacing w:val="-3"/>
        </w:rPr>
        <w:t>闡明使命</w:t>
      </w:r>
    </w:p>
    <w:p w14:paraId="49C6B158" w14:textId="77777777" w:rsidR="003345E9" w:rsidRDefault="007169A0">
      <w:pPr>
        <w:pStyle w:val="a3"/>
        <w:tabs>
          <w:tab w:val="left" w:pos="1019"/>
        </w:tabs>
        <w:spacing w:line="320" w:lineRule="exact"/>
        <w:ind w:left="612"/>
      </w:pPr>
      <w:r>
        <w:rPr>
          <w:color w:val="231F20"/>
          <w:spacing w:val="-10"/>
        </w:rPr>
        <w:t>➁</w:t>
      </w:r>
      <w:r>
        <w:rPr>
          <w:color w:val="231F20"/>
        </w:rPr>
        <w:tab/>
      </w:r>
      <w:r>
        <w:rPr>
          <w:color w:val="231F20"/>
          <w:spacing w:val="-3"/>
        </w:rPr>
        <w:t>提出異象</w:t>
      </w:r>
    </w:p>
    <w:p w14:paraId="668E5635" w14:textId="0E76F5FF" w:rsidR="003345E9" w:rsidRDefault="007169A0">
      <w:pPr>
        <w:pStyle w:val="a3"/>
        <w:tabs>
          <w:tab w:val="left" w:pos="1019"/>
        </w:tabs>
        <w:spacing w:line="320" w:lineRule="exact"/>
        <w:ind w:left="612"/>
      </w:pPr>
      <w:r>
        <w:rPr>
          <w:color w:val="231F20"/>
          <w:spacing w:val="-10"/>
        </w:rPr>
        <w:t>➂</w:t>
      </w:r>
      <w:r>
        <w:rPr>
          <w:color w:val="231F20"/>
        </w:rPr>
        <w:tab/>
      </w:r>
      <w:r>
        <w:rPr>
          <w:color w:val="231F20"/>
          <w:spacing w:val="-3"/>
        </w:rPr>
        <w:t>按立</w:t>
      </w:r>
      <w:commentRangeStart w:id="1061"/>
      <w:ins w:id="1062" w:author="成英 李" w:date="2025-08-25T20:09:00Z">
        <w:r w:rsidR="00063699">
          <w:rPr>
            <w:rFonts w:hint="eastAsia"/>
            <w:color w:val="231F20"/>
            <w:spacing w:val="-3"/>
          </w:rPr>
          <w:t>神職人員</w:t>
        </w:r>
        <w:commentRangeEnd w:id="1061"/>
        <w:r w:rsidR="00063699">
          <w:rPr>
            <w:rStyle w:val="a7"/>
          </w:rPr>
          <w:commentReference w:id="1061"/>
        </w:r>
      </w:ins>
      <w:del w:id="1063" w:author="成英 李" w:date="2025-08-25T20:09:00Z">
        <w:r w:rsidDel="00063699">
          <w:rPr>
            <w:color w:val="231F20"/>
            <w:spacing w:val="-3"/>
          </w:rPr>
          <w:delText>牧者</w:delText>
        </w:r>
      </w:del>
    </w:p>
    <w:p w14:paraId="7D8E15E7" w14:textId="77777777" w:rsidR="003345E9" w:rsidRDefault="007169A0">
      <w:pPr>
        <w:pStyle w:val="a3"/>
        <w:tabs>
          <w:tab w:val="left" w:pos="1019"/>
        </w:tabs>
        <w:spacing w:line="320" w:lineRule="exact"/>
        <w:ind w:left="612"/>
      </w:pPr>
      <w:r>
        <w:rPr>
          <w:color w:val="231F20"/>
          <w:spacing w:val="-10"/>
        </w:rPr>
        <w:t>➃</w:t>
      </w:r>
      <w:r>
        <w:rPr>
          <w:color w:val="231F20"/>
        </w:rPr>
        <w:tab/>
      </w:r>
      <w:r>
        <w:rPr>
          <w:color w:val="231F20"/>
          <w:spacing w:val="-1"/>
        </w:rPr>
        <w:t>倡議整全的神學體系，以及</w:t>
      </w:r>
    </w:p>
    <w:p w14:paraId="4EEB3946" w14:textId="77777777" w:rsidR="003345E9" w:rsidRDefault="007169A0">
      <w:pPr>
        <w:pStyle w:val="a3"/>
        <w:tabs>
          <w:tab w:val="left" w:pos="1019"/>
        </w:tabs>
        <w:spacing w:line="319" w:lineRule="exact"/>
        <w:ind w:left="612"/>
      </w:pPr>
      <w:r>
        <w:rPr>
          <w:color w:val="231F20"/>
          <w:spacing w:val="-10"/>
        </w:rPr>
        <w:t>➄</w:t>
      </w:r>
      <w:r>
        <w:rPr>
          <w:color w:val="231F20"/>
        </w:rPr>
        <w:tab/>
      </w:r>
      <w:r>
        <w:rPr>
          <w:color w:val="231F20"/>
          <w:spacing w:val="-1"/>
        </w:rPr>
        <w:t>為整體教會提供可法和行政監督</w:t>
      </w:r>
    </w:p>
    <w:p w14:paraId="31012419" w14:textId="4ABA2F72" w:rsidR="003345E9" w:rsidRDefault="007169A0">
      <w:pPr>
        <w:pStyle w:val="3"/>
        <w:numPr>
          <w:ilvl w:val="0"/>
          <w:numId w:val="20"/>
        </w:numPr>
        <w:tabs>
          <w:tab w:val="left" w:pos="1005"/>
        </w:tabs>
        <w:spacing w:line="320" w:lineRule="exact"/>
        <w:ind w:left="1005" w:hanging="477"/>
        <w:rPr>
          <w:b w:val="0"/>
        </w:rPr>
      </w:pPr>
      <w:r>
        <w:rPr>
          <w:color w:val="231F20"/>
        </w:rPr>
        <w:t>總監督之職責與權</w:t>
      </w:r>
      <w:ins w:id="1064" w:author="成英 李" w:date="2025-08-25T20:10:00Z">
        <w:r w:rsidR="00063699">
          <w:rPr>
            <w:rFonts w:hint="eastAsia"/>
            <w:color w:val="231F20"/>
          </w:rPr>
          <w:t>力</w:t>
        </w:r>
      </w:ins>
      <w:del w:id="1065" w:author="成英 李" w:date="2025-08-25T20:10:00Z">
        <w:r w:rsidDel="00063699">
          <w:rPr>
            <w:color w:val="231F20"/>
          </w:rPr>
          <w:delText>利</w:delText>
        </w:r>
      </w:del>
      <w:r>
        <w:rPr>
          <w:color w:val="231F20"/>
        </w:rPr>
        <w:t>如下</w:t>
      </w:r>
      <w:r>
        <w:rPr>
          <w:b w:val="0"/>
          <w:color w:val="231F20"/>
          <w:spacing w:val="-10"/>
        </w:rPr>
        <w:t>：</w:t>
      </w:r>
    </w:p>
    <w:p w14:paraId="13D29B9E" w14:textId="77777777" w:rsidR="003345E9" w:rsidRDefault="007169A0">
      <w:pPr>
        <w:pStyle w:val="a5"/>
        <w:numPr>
          <w:ilvl w:val="1"/>
          <w:numId w:val="20"/>
        </w:numPr>
        <w:tabs>
          <w:tab w:val="left" w:pos="1192"/>
        </w:tabs>
        <w:spacing w:line="348" w:lineRule="exact"/>
        <w:ind w:left="1192" w:hanging="664"/>
        <w:rPr>
          <w:sz w:val="20"/>
        </w:rPr>
      </w:pPr>
      <w:r>
        <w:rPr>
          <w:color w:val="231F20"/>
          <w:spacing w:val="-1"/>
          <w:sz w:val="20"/>
        </w:rPr>
        <w:t>按總議會訂立的規章和法例 , 全面地監督宣聖會。</w:t>
      </w:r>
    </w:p>
    <w:p w14:paraId="11A8A949" w14:textId="77777777" w:rsidR="003345E9" w:rsidRDefault="003345E9">
      <w:pPr>
        <w:pStyle w:val="a5"/>
        <w:spacing w:line="348" w:lineRule="exact"/>
        <w:rPr>
          <w:sz w:val="20"/>
        </w:rPr>
        <w:sectPr w:rsidR="003345E9">
          <w:pgSz w:w="8640" w:h="12960"/>
          <w:pgMar w:top="1040" w:right="1080" w:bottom="1180" w:left="1080" w:header="0" w:footer="997" w:gutter="0"/>
          <w:cols w:space="720"/>
        </w:sectPr>
      </w:pPr>
    </w:p>
    <w:p w14:paraId="0E73016E" w14:textId="77777777" w:rsidR="003345E9" w:rsidRDefault="007169A0">
      <w:pPr>
        <w:pStyle w:val="a5"/>
        <w:numPr>
          <w:ilvl w:val="1"/>
          <w:numId w:val="20"/>
        </w:numPr>
        <w:tabs>
          <w:tab w:val="left" w:pos="1192"/>
        </w:tabs>
        <w:spacing w:before="63" w:line="348" w:lineRule="exact"/>
        <w:ind w:left="1192" w:hanging="664"/>
        <w:rPr>
          <w:rFonts w:ascii="Noto Sans TC" w:eastAsia="Noto Sans TC"/>
          <w:sz w:val="20"/>
        </w:rPr>
      </w:pPr>
      <w:r>
        <w:rPr>
          <w:color w:val="231F20"/>
          <w:spacing w:val="-8"/>
          <w:sz w:val="20"/>
        </w:rPr>
        <w:lastRenderedPageBreak/>
        <w:t>總監督為總議會之當然代表。</w:t>
      </w:r>
      <w:r>
        <w:rPr>
          <w:rFonts w:ascii="Noto Sans TC" w:eastAsia="Noto Sans TC"/>
          <w:color w:val="231F20"/>
          <w:spacing w:val="-2"/>
          <w:sz w:val="20"/>
        </w:rPr>
        <w:t>（301）</w:t>
      </w:r>
    </w:p>
    <w:p w14:paraId="6D0A9D5E" w14:textId="77777777" w:rsidR="003345E9" w:rsidRDefault="007169A0">
      <w:pPr>
        <w:pStyle w:val="a5"/>
        <w:numPr>
          <w:ilvl w:val="1"/>
          <w:numId w:val="20"/>
        </w:numPr>
        <w:tabs>
          <w:tab w:val="left" w:pos="1200"/>
        </w:tabs>
        <w:spacing w:line="320" w:lineRule="exact"/>
        <w:ind w:left="1200" w:hanging="672"/>
        <w:rPr>
          <w:rFonts w:ascii="Noto Sans TC" w:eastAsia="Noto Sans TC"/>
          <w:sz w:val="20"/>
        </w:rPr>
      </w:pPr>
      <w:r>
        <w:rPr>
          <w:color w:val="231F20"/>
          <w:spacing w:val="31"/>
          <w:sz w:val="20"/>
        </w:rPr>
        <w:t>主持宣聖會總議會及總董事會的各項會議</w:t>
      </w:r>
      <w:r>
        <w:rPr>
          <w:b/>
          <w:color w:val="231F20"/>
          <w:spacing w:val="-102"/>
          <w:sz w:val="20"/>
        </w:rPr>
        <w:t>。</w:t>
      </w:r>
      <w:r>
        <w:rPr>
          <w:rFonts w:ascii="Noto Sans TC" w:eastAsia="Noto Sans TC"/>
          <w:color w:val="231F20"/>
          <w:spacing w:val="-2"/>
          <w:sz w:val="20"/>
        </w:rPr>
        <w:t>（300.1，</w:t>
      </w:r>
    </w:p>
    <w:p w14:paraId="4B441922" w14:textId="77777777" w:rsidR="003345E9" w:rsidRDefault="007169A0">
      <w:pPr>
        <w:pStyle w:val="a3"/>
        <w:spacing w:line="320" w:lineRule="exact"/>
        <w:rPr>
          <w:rFonts w:ascii="Noto Sans TC" w:eastAsia="Noto Sans TC"/>
        </w:rPr>
      </w:pPr>
      <w:r>
        <w:rPr>
          <w:rFonts w:ascii="Noto Sans TC" w:eastAsia="Noto Sans TC"/>
          <w:color w:val="231F20"/>
          <w:spacing w:val="-2"/>
        </w:rPr>
        <w:t>335.3）</w:t>
      </w:r>
    </w:p>
    <w:p w14:paraId="0E84FC1B" w14:textId="77777777" w:rsidR="003345E9" w:rsidRDefault="007169A0">
      <w:pPr>
        <w:pStyle w:val="a5"/>
        <w:numPr>
          <w:ilvl w:val="1"/>
          <w:numId w:val="20"/>
        </w:numPr>
        <w:tabs>
          <w:tab w:val="left" w:pos="1193"/>
        </w:tabs>
        <w:spacing w:before="11" w:line="204" w:lineRule="auto"/>
        <w:ind w:left="120" w:right="115" w:firstLine="408"/>
        <w:rPr>
          <w:rFonts w:ascii="Noto Sans TC" w:eastAsia="Noto Sans TC"/>
          <w:sz w:val="20"/>
        </w:rPr>
      </w:pPr>
      <w:r>
        <w:rPr>
          <w:color w:val="231F20"/>
          <w:spacing w:val="1"/>
          <w:w w:val="102"/>
          <w:sz w:val="20"/>
        </w:rPr>
        <w:t>擁有按立或指派他人去按立，經正式選出成為牧師或助牧</w:t>
      </w:r>
      <w:r>
        <w:rPr>
          <w:color w:val="231F20"/>
          <w:w w:val="102"/>
          <w:sz w:val="20"/>
        </w:rPr>
        <w:t>之自由裁量權</w:t>
      </w:r>
      <w:r>
        <w:rPr>
          <w:b/>
          <w:color w:val="231F20"/>
          <w:spacing w:val="-102"/>
          <w:w w:val="102"/>
          <w:sz w:val="20"/>
        </w:rPr>
        <w:t>。</w:t>
      </w:r>
      <w:r>
        <w:rPr>
          <w:rFonts w:ascii="Noto Sans TC" w:eastAsia="Noto Sans TC"/>
          <w:color w:val="231F20"/>
          <w:w w:val="102"/>
          <w:sz w:val="20"/>
        </w:rPr>
        <w:t>（320，530.5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530.6）</w:t>
      </w:r>
    </w:p>
    <w:p w14:paraId="1EC8479D" w14:textId="3FAC8ED1" w:rsidR="003345E9" w:rsidRDefault="007169A0">
      <w:pPr>
        <w:pStyle w:val="a5"/>
        <w:numPr>
          <w:ilvl w:val="1"/>
          <w:numId w:val="20"/>
        </w:numPr>
        <w:tabs>
          <w:tab w:val="left" w:pos="1193"/>
        </w:tabs>
        <w:spacing w:line="204" w:lineRule="auto"/>
        <w:ind w:left="120" w:right="115" w:firstLine="408"/>
        <w:rPr>
          <w:rFonts w:ascii="Noto Sans TC" w:eastAsia="Noto Sans TC"/>
          <w:sz w:val="20"/>
        </w:rPr>
      </w:pPr>
      <w:r>
        <w:rPr>
          <w:color w:val="231F20"/>
          <w:spacing w:val="1"/>
          <w:w w:val="102"/>
          <w:sz w:val="20"/>
        </w:rPr>
        <w:t>依照總監督會所排定之行程主持各地區年議會。總監督可</w:t>
      </w:r>
      <w:commentRangeStart w:id="1066"/>
      <w:ins w:id="1067" w:author="成英 李" w:date="2025-08-26T09:31:00Z">
        <w:r w:rsidR="00806197">
          <w:rPr>
            <w:rFonts w:hint="eastAsia"/>
            <w:color w:val="231F20"/>
            <w:spacing w:val="-10"/>
            <w:w w:val="102"/>
            <w:sz w:val="20"/>
          </w:rPr>
          <w:t>委任按立之</w:t>
        </w:r>
      </w:ins>
      <w:del w:id="1068" w:author="成英 李" w:date="2025-08-26T09:30:00Z">
        <w:r w:rsidDel="00806197">
          <w:rPr>
            <w:color w:val="231F20"/>
            <w:spacing w:val="-10"/>
            <w:w w:val="102"/>
            <w:sz w:val="20"/>
          </w:rPr>
          <w:delText>指派</w:delText>
        </w:r>
      </w:del>
      <w:r>
        <w:rPr>
          <w:color w:val="231F20"/>
          <w:spacing w:val="-10"/>
          <w:w w:val="102"/>
          <w:sz w:val="20"/>
        </w:rPr>
        <w:t>牧師</w:t>
      </w:r>
      <w:commentRangeEnd w:id="1066"/>
      <w:r w:rsidR="00806197">
        <w:rPr>
          <w:rStyle w:val="a7"/>
        </w:rPr>
        <w:commentReference w:id="1066"/>
      </w:r>
      <w:r>
        <w:rPr>
          <w:color w:val="231F20"/>
          <w:spacing w:val="-10"/>
          <w:w w:val="102"/>
          <w:sz w:val="20"/>
        </w:rPr>
        <w:t>代理主持會議。</w:t>
      </w:r>
      <w:r>
        <w:rPr>
          <w:rFonts w:ascii="Noto Sans TC" w:eastAsia="Noto Sans TC"/>
          <w:color w:val="231F20"/>
          <w:w w:val="102"/>
          <w:sz w:val="20"/>
        </w:rPr>
        <w:t>（202，214）</w:t>
      </w:r>
    </w:p>
    <w:p w14:paraId="04702788" w14:textId="0CE63352" w:rsidR="003345E9" w:rsidRDefault="007169A0">
      <w:pPr>
        <w:pStyle w:val="a5"/>
        <w:numPr>
          <w:ilvl w:val="1"/>
          <w:numId w:val="20"/>
        </w:numPr>
        <w:tabs>
          <w:tab w:val="left" w:pos="1194"/>
        </w:tabs>
        <w:spacing w:line="204" w:lineRule="auto"/>
        <w:ind w:left="120" w:right="15" w:firstLine="408"/>
        <w:rPr>
          <w:rFonts w:ascii="Noto Sans TC" w:eastAsia="Noto Sans TC"/>
          <w:sz w:val="20"/>
        </w:rPr>
      </w:pPr>
      <w:r>
        <w:rPr>
          <w:color w:val="231F20"/>
          <w:spacing w:val="3"/>
          <w:w w:val="102"/>
          <w:sz w:val="20"/>
        </w:rPr>
        <w:t>主持地區年議會的總監督、地區監督、地區指導委員會，得地方教會代表的同意，可為未招聘座堂牧師的地方教會</w:t>
      </w:r>
      <w:commentRangeStart w:id="1069"/>
      <w:ins w:id="1070" w:author="成英 李" w:date="2025-08-26T09:53:00Z">
        <w:r w:rsidR="00520DA2">
          <w:rPr>
            <w:rFonts w:hint="eastAsia"/>
            <w:color w:val="231F20"/>
            <w:spacing w:val="3"/>
            <w:w w:val="102"/>
            <w:sz w:val="20"/>
          </w:rPr>
          <w:t>委任</w:t>
        </w:r>
        <w:commentRangeEnd w:id="1069"/>
        <w:r w:rsidR="00520DA2">
          <w:rPr>
            <w:rStyle w:val="a7"/>
          </w:rPr>
          <w:commentReference w:id="1069"/>
        </w:r>
      </w:ins>
      <w:del w:id="1071" w:author="成英 李" w:date="2025-08-26T09:53:00Z">
        <w:r w:rsidDel="00520DA2">
          <w:rPr>
            <w:color w:val="231F20"/>
            <w:spacing w:val="3"/>
            <w:w w:val="102"/>
            <w:sz w:val="20"/>
          </w:rPr>
          <w:delText>指派</w:delText>
        </w:r>
      </w:del>
      <w:r>
        <w:rPr>
          <w:color w:val="231F20"/>
          <w:spacing w:val="3"/>
          <w:w w:val="102"/>
          <w:sz w:val="20"/>
        </w:rPr>
        <w:t>座堂牧</w:t>
      </w:r>
      <w:r>
        <w:rPr>
          <w:color w:val="231F20"/>
          <w:spacing w:val="-51"/>
          <w:w w:val="102"/>
          <w:sz w:val="20"/>
        </w:rPr>
        <w:t>師。</w:t>
      </w:r>
      <w:r>
        <w:rPr>
          <w:rFonts w:ascii="Noto Sans TC" w:eastAsia="Noto Sans TC"/>
          <w:color w:val="231F20"/>
          <w:w w:val="102"/>
          <w:sz w:val="20"/>
        </w:rPr>
        <w:t>（218.1）</w:t>
      </w:r>
    </w:p>
    <w:p w14:paraId="5DA9498C" w14:textId="70F2478D" w:rsidR="003345E9" w:rsidRDefault="007169A0">
      <w:pPr>
        <w:pStyle w:val="a5"/>
        <w:numPr>
          <w:ilvl w:val="1"/>
          <w:numId w:val="20"/>
        </w:numPr>
        <w:tabs>
          <w:tab w:val="left" w:pos="1193"/>
        </w:tabs>
        <w:spacing w:line="312" w:lineRule="exact"/>
        <w:ind w:left="1193" w:hanging="665"/>
        <w:rPr>
          <w:sz w:val="20"/>
        </w:rPr>
      </w:pPr>
      <w:r>
        <w:rPr>
          <w:color w:val="231F20"/>
          <w:spacing w:val="-1"/>
          <w:sz w:val="20"/>
        </w:rPr>
        <w:t>在地區年議會休會期間，若有地區監督的職</w:t>
      </w:r>
      <w:ins w:id="1072" w:author="成英 李" w:date="2025-08-26T09:55:00Z">
        <w:r w:rsidR="00520DA2">
          <w:rPr>
            <w:rFonts w:hint="eastAsia"/>
            <w:color w:val="231F20"/>
            <w:spacing w:val="-1"/>
            <w:sz w:val="20"/>
          </w:rPr>
          <w:t>位</w:t>
        </w:r>
      </w:ins>
      <w:del w:id="1073" w:author="成英 李" w:date="2025-08-26T09:55:00Z">
        <w:r w:rsidDel="00520DA2">
          <w:rPr>
            <w:color w:val="231F20"/>
            <w:spacing w:val="-1"/>
            <w:sz w:val="20"/>
          </w:rPr>
          <w:delText>務</w:delText>
        </w:r>
      </w:del>
      <w:r>
        <w:rPr>
          <w:color w:val="231F20"/>
          <w:spacing w:val="-1"/>
          <w:sz w:val="20"/>
        </w:rPr>
        <w:t>出缺時，總</w:t>
      </w:r>
    </w:p>
    <w:p w14:paraId="42776217" w14:textId="55CD9E17" w:rsidR="003345E9" w:rsidRDefault="007169A0">
      <w:pPr>
        <w:pStyle w:val="a3"/>
        <w:spacing w:before="11" w:line="204" w:lineRule="auto"/>
        <w:ind w:right="16"/>
        <w:rPr>
          <w:rFonts w:ascii="Noto Sans TC" w:eastAsia="Noto Sans TC"/>
        </w:rPr>
      </w:pPr>
      <w:r>
        <w:rPr>
          <w:color w:val="231F20"/>
          <w:spacing w:val="2"/>
          <w:w w:val="102"/>
        </w:rPr>
        <w:t>監督與地區指導委員會商議後，得</w:t>
      </w:r>
      <w:ins w:id="1074" w:author="成英 李" w:date="2025-08-26T09:55:00Z">
        <w:r w:rsidR="00520DA2">
          <w:rPr>
            <w:rFonts w:hint="eastAsia"/>
            <w:color w:val="231F20"/>
            <w:spacing w:val="2"/>
            <w:w w:val="102"/>
          </w:rPr>
          <w:t>委任</w:t>
        </w:r>
      </w:ins>
      <w:del w:id="1075" w:author="成英 李" w:date="2025-08-26T09:55:00Z">
        <w:r w:rsidDel="00520DA2">
          <w:rPr>
            <w:color w:val="231F20"/>
            <w:spacing w:val="2"/>
            <w:w w:val="102"/>
          </w:rPr>
          <w:delText>指派</w:delText>
        </w:r>
      </w:del>
      <w:r>
        <w:rPr>
          <w:color w:val="231F20"/>
          <w:spacing w:val="2"/>
          <w:w w:val="102"/>
        </w:rPr>
        <w:t>一位地區監督補缺。依照</w:t>
      </w:r>
      <w:r>
        <w:rPr>
          <w:color w:val="231F20"/>
          <w:spacing w:val="-1"/>
        </w:rPr>
        <w:t xml:space="preserve"> </w:t>
      </w:r>
      <w:r>
        <w:rPr>
          <w:rFonts w:ascii="Noto Sans TC" w:eastAsia="Noto Sans TC"/>
          <w:color w:val="231F20"/>
          <w:w w:val="102"/>
        </w:rPr>
        <w:t>208</w:t>
      </w:r>
      <w:r>
        <w:rPr>
          <w:color w:val="231F20"/>
          <w:spacing w:val="-8"/>
          <w:w w:val="102"/>
        </w:rPr>
        <w:t>條例，所有合資格的牧師，包括該區內的牧師，有資格被考慮。</w:t>
      </w:r>
      <w:r>
        <w:rPr>
          <w:rFonts w:ascii="Noto Sans TC" w:eastAsia="Noto Sans TC"/>
          <w:color w:val="231F20"/>
          <w:spacing w:val="-3"/>
          <w:w w:val="102"/>
        </w:rPr>
        <w:t>（209，</w:t>
      </w:r>
      <w:r>
        <w:rPr>
          <w:rFonts w:ascii="Noto Sans TC" w:eastAsia="Noto Sans TC"/>
          <w:color w:val="231F20"/>
          <w:w w:val="102"/>
        </w:rPr>
        <w:t xml:space="preserve"> 238）</w:t>
      </w:r>
    </w:p>
    <w:p w14:paraId="78FAEB36" w14:textId="4A23658B" w:rsidR="003345E9" w:rsidRDefault="007169A0">
      <w:pPr>
        <w:pStyle w:val="a5"/>
        <w:numPr>
          <w:ilvl w:val="1"/>
          <w:numId w:val="20"/>
        </w:numPr>
        <w:tabs>
          <w:tab w:val="left" w:pos="1193"/>
        </w:tabs>
        <w:spacing w:line="204" w:lineRule="auto"/>
        <w:ind w:left="120" w:right="112" w:firstLine="408"/>
        <w:jc w:val="both"/>
        <w:rPr>
          <w:rFonts w:ascii="Noto Sans TC" w:eastAsia="Noto Sans TC"/>
          <w:sz w:val="20"/>
        </w:rPr>
      </w:pPr>
      <w:r>
        <w:rPr>
          <w:color w:val="231F20"/>
          <w:w w:val="102"/>
          <w:sz w:val="20"/>
        </w:rPr>
        <w:t>當現任地區監督暫時不勝任時，主管區總監督</w:t>
      </w:r>
      <w:del w:id="1076" w:author="成英 李" w:date="2025-08-26T10:09:00Z">
        <w:r w:rsidDel="00641759">
          <w:rPr>
            <w:color w:val="231F20"/>
            <w:w w:val="102"/>
            <w:sz w:val="20"/>
          </w:rPr>
          <w:delText>，在</w:delText>
        </w:r>
      </w:del>
      <w:r>
        <w:rPr>
          <w:color w:val="231F20"/>
          <w:w w:val="102"/>
          <w:sz w:val="20"/>
        </w:rPr>
        <w:t>與地區</w:t>
      </w:r>
      <w:r>
        <w:rPr>
          <w:color w:val="231F20"/>
          <w:spacing w:val="2"/>
          <w:w w:val="102"/>
          <w:sz w:val="20"/>
        </w:rPr>
        <w:t>指導委員會協商之後，可</w:t>
      </w:r>
      <w:ins w:id="1077" w:author="成英 李" w:date="2025-08-26T10:09:00Z">
        <w:r w:rsidR="00641759">
          <w:rPr>
            <w:rFonts w:hint="eastAsia"/>
            <w:color w:val="231F20"/>
            <w:spacing w:val="2"/>
            <w:w w:val="102"/>
            <w:sz w:val="20"/>
          </w:rPr>
          <w:t>委任</w:t>
        </w:r>
      </w:ins>
      <w:del w:id="1078" w:author="成英 李" w:date="2025-08-26T10:09:00Z">
        <w:r w:rsidDel="00641759">
          <w:rPr>
            <w:color w:val="231F20"/>
            <w:spacing w:val="2"/>
            <w:w w:val="102"/>
            <w:sz w:val="20"/>
          </w:rPr>
          <w:delText>指派</w:delText>
        </w:r>
      </w:del>
      <w:r>
        <w:rPr>
          <w:color w:val="231F20"/>
          <w:spacing w:val="2"/>
          <w:w w:val="102"/>
          <w:sz w:val="20"/>
        </w:rPr>
        <w:t>一位合格的牧師充當暫代地區監督。何</w:t>
      </w:r>
      <w:r>
        <w:rPr>
          <w:color w:val="231F20"/>
          <w:spacing w:val="-5"/>
          <w:w w:val="102"/>
          <w:sz w:val="20"/>
        </w:rPr>
        <w:t>為不勝任應由主管區總監督和地區指導委員會決定之。</w:t>
      </w:r>
      <w:r>
        <w:rPr>
          <w:rFonts w:ascii="Noto Sans TC" w:eastAsia="Noto Sans TC"/>
          <w:color w:val="231F20"/>
          <w:w w:val="102"/>
          <w:sz w:val="20"/>
        </w:rPr>
        <w:t>（209.2）</w:t>
      </w:r>
    </w:p>
    <w:p w14:paraId="4D1E752C" w14:textId="47145B89" w:rsidR="003345E9" w:rsidRDefault="007169A0">
      <w:pPr>
        <w:pStyle w:val="a5"/>
        <w:numPr>
          <w:ilvl w:val="1"/>
          <w:numId w:val="20"/>
        </w:numPr>
        <w:tabs>
          <w:tab w:val="left" w:pos="1193"/>
        </w:tabs>
        <w:spacing w:before="3" w:line="204" w:lineRule="auto"/>
        <w:ind w:left="120" w:right="117" w:firstLine="408"/>
        <w:jc w:val="both"/>
        <w:rPr>
          <w:rFonts w:ascii="Noto Sans TC" w:eastAsia="Noto Sans TC"/>
          <w:sz w:val="20"/>
        </w:rPr>
      </w:pPr>
      <w:r>
        <w:rPr>
          <w:color w:val="231F20"/>
          <w:spacing w:val="1"/>
          <w:w w:val="102"/>
          <w:sz w:val="20"/>
        </w:rPr>
        <w:t>主管區總監督可以向總監督會提出</w:t>
      </w:r>
      <w:ins w:id="1079" w:author="成英 李" w:date="2025-08-26T10:12:00Z">
        <w:r w:rsidR="00641759">
          <w:rPr>
            <w:rFonts w:hint="eastAsia"/>
            <w:color w:val="231F20"/>
            <w:spacing w:val="1"/>
            <w:w w:val="102"/>
            <w:sz w:val="20"/>
          </w:rPr>
          <w:t>建議，宣告某</w:t>
        </w:r>
      </w:ins>
      <w:del w:id="1080" w:author="成英 李" w:date="2025-08-26T10:12:00Z">
        <w:r w:rsidDel="00641759">
          <w:rPr>
            <w:color w:val="231F20"/>
            <w:spacing w:val="1"/>
            <w:w w:val="102"/>
            <w:sz w:val="20"/>
          </w:rPr>
          <w:delText>一</w:delText>
        </w:r>
      </w:del>
      <w:r>
        <w:rPr>
          <w:color w:val="231F20"/>
          <w:spacing w:val="1"/>
          <w:w w:val="102"/>
          <w:sz w:val="20"/>
        </w:rPr>
        <w:t>個第三期地區</w:t>
      </w:r>
      <w:del w:id="1081" w:author="成英 李" w:date="2025-08-26T10:12:00Z">
        <w:r w:rsidDel="00641759">
          <w:rPr>
            <w:rFonts w:hint="eastAsia"/>
            <w:color w:val="231F20"/>
            <w:spacing w:val="1"/>
            <w:w w:val="102"/>
            <w:sz w:val="20"/>
          </w:rPr>
          <w:delText>正陷入</w:delText>
        </w:r>
        <w:r w:rsidDel="00641759">
          <w:rPr>
            <w:rFonts w:hint="eastAsia"/>
            <w:color w:val="231F20"/>
            <w:spacing w:val="-20"/>
            <w:w w:val="102"/>
            <w:sz w:val="20"/>
          </w:rPr>
          <w:delText>危機之中</w:delText>
        </w:r>
      </w:del>
      <w:ins w:id="1082" w:author="成英 李" w:date="2025-08-26T10:12:00Z">
        <w:r w:rsidR="00641759">
          <w:rPr>
            <w:rFonts w:hint="eastAsia"/>
            <w:color w:val="231F20"/>
            <w:spacing w:val="1"/>
            <w:w w:val="102"/>
            <w:sz w:val="20"/>
          </w:rPr>
          <w:t>為危機狀態</w:t>
        </w:r>
      </w:ins>
      <w:r>
        <w:rPr>
          <w:color w:val="231F20"/>
          <w:spacing w:val="-20"/>
          <w:w w:val="102"/>
          <w:sz w:val="20"/>
        </w:rPr>
        <w:t>。</w:t>
      </w:r>
      <w:r>
        <w:rPr>
          <w:rFonts w:ascii="Noto Sans TC" w:eastAsia="Noto Sans TC"/>
          <w:color w:val="231F20"/>
          <w:w w:val="102"/>
          <w:sz w:val="20"/>
        </w:rPr>
        <w:t>（200.2，322）</w:t>
      </w:r>
    </w:p>
    <w:p w14:paraId="2481EAE2" w14:textId="528F91C5" w:rsidR="003345E9" w:rsidRDefault="007169A0">
      <w:pPr>
        <w:pStyle w:val="a5"/>
        <w:numPr>
          <w:ilvl w:val="1"/>
          <w:numId w:val="20"/>
        </w:numPr>
        <w:tabs>
          <w:tab w:val="left" w:pos="1313"/>
        </w:tabs>
        <w:spacing w:line="204" w:lineRule="auto"/>
        <w:ind w:left="120" w:right="17" w:firstLine="408"/>
        <w:jc w:val="both"/>
        <w:rPr>
          <w:rFonts w:ascii="Noto Sans TC" w:eastAsia="Noto Sans TC"/>
          <w:sz w:val="20"/>
        </w:rPr>
      </w:pPr>
      <w:r>
        <w:rPr>
          <w:color w:val="231F20"/>
          <w:w w:val="102"/>
          <w:sz w:val="20"/>
        </w:rPr>
        <w:t>主管區總監督可以主持一地方教會之年議會或特別會議</w:t>
      </w:r>
      <w:del w:id="1083" w:author="成英 李" w:date="2025-08-26T10:20:00Z">
        <w:r w:rsidDel="00641759">
          <w:rPr>
            <w:color w:val="231F20"/>
            <w:w w:val="102"/>
            <w:sz w:val="20"/>
          </w:rPr>
          <w:delText>、</w:delText>
        </w:r>
      </w:del>
      <w:ins w:id="1084" w:author="成英 李" w:date="2025-08-26T10:20:00Z">
        <w:r w:rsidR="00641759">
          <w:rPr>
            <w:rFonts w:hint="eastAsia"/>
            <w:color w:val="231F20"/>
            <w:w w:val="102"/>
            <w:sz w:val="20"/>
          </w:rPr>
          <w:t>，</w:t>
        </w:r>
      </w:ins>
      <w:r>
        <w:rPr>
          <w:color w:val="231F20"/>
          <w:spacing w:val="-9"/>
          <w:w w:val="102"/>
          <w:sz w:val="20"/>
        </w:rPr>
        <w:t>或</w:t>
      </w:r>
      <w:ins w:id="1085" w:author="成英 李" w:date="2025-08-26T10:20:00Z">
        <w:r w:rsidR="00641759">
          <w:rPr>
            <w:rFonts w:hint="eastAsia"/>
            <w:color w:val="231F20"/>
            <w:spacing w:val="-9"/>
            <w:w w:val="102"/>
            <w:sz w:val="20"/>
          </w:rPr>
          <w:t>委任</w:t>
        </w:r>
      </w:ins>
      <w:del w:id="1086" w:author="成英 李" w:date="2025-08-26T10:20:00Z">
        <w:r w:rsidDel="00641759">
          <w:rPr>
            <w:color w:val="231F20"/>
            <w:spacing w:val="-9"/>
            <w:w w:val="102"/>
            <w:sz w:val="20"/>
          </w:rPr>
          <w:delText>指派</w:delText>
        </w:r>
      </w:del>
      <w:r>
        <w:rPr>
          <w:color w:val="231F20"/>
          <w:spacing w:val="-9"/>
          <w:w w:val="102"/>
          <w:sz w:val="20"/>
        </w:rPr>
        <w:t>一位代表主持會議。</w:t>
      </w:r>
      <w:r>
        <w:rPr>
          <w:rFonts w:ascii="Noto Sans TC" w:eastAsia="Noto Sans TC"/>
          <w:color w:val="231F20"/>
          <w:w w:val="102"/>
          <w:sz w:val="20"/>
        </w:rPr>
        <w:t>（115.5）</w:t>
      </w:r>
    </w:p>
    <w:p w14:paraId="271CA809" w14:textId="2B8B5706" w:rsidR="003345E9" w:rsidRDefault="007169A0">
      <w:pPr>
        <w:pStyle w:val="a5"/>
        <w:numPr>
          <w:ilvl w:val="1"/>
          <w:numId w:val="20"/>
        </w:numPr>
        <w:tabs>
          <w:tab w:val="left" w:pos="1314"/>
        </w:tabs>
        <w:spacing w:line="204" w:lineRule="auto"/>
        <w:ind w:left="120" w:right="110" w:firstLine="408"/>
        <w:jc w:val="both"/>
        <w:rPr>
          <w:rFonts w:ascii="Noto Sans TC" w:eastAsia="Noto Sans TC"/>
          <w:sz w:val="20"/>
        </w:rPr>
      </w:pPr>
      <w:r>
        <w:rPr>
          <w:color w:val="231F20"/>
          <w:spacing w:val="6"/>
          <w:w w:val="102"/>
          <w:sz w:val="20"/>
        </w:rPr>
        <w:t>總監督不得為宣聖會總董事會以外的其他委員會有投票</w:t>
      </w:r>
      <w:r>
        <w:rPr>
          <w:color w:val="231F20"/>
          <w:spacing w:val="-6"/>
          <w:w w:val="102"/>
          <w:sz w:val="20"/>
        </w:rPr>
        <w:t>權的委員</w:t>
      </w:r>
      <w:del w:id="1087" w:author="成英 李" w:date="2025-08-26T10:21:00Z">
        <w:r w:rsidDel="00DE2614">
          <w:rPr>
            <w:color w:val="231F20"/>
            <w:spacing w:val="-6"/>
            <w:w w:val="102"/>
            <w:sz w:val="20"/>
          </w:rPr>
          <w:delText>。</w:delText>
        </w:r>
      </w:del>
      <w:ins w:id="1088" w:author="成英 李" w:date="2025-08-26T10:21:00Z">
        <w:r w:rsidR="00DE2614">
          <w:rPr>
            <w:rFonts w:hint="eastAsia"/>
            <w:color w:val="231F20"/>
            <w:spacing w:val="-6"/>
            <w:w w:val="102"/>
            <w:sz w:val="20"/>
          </w:rPr>
          <w:t>，</w:t>
        </w:r>
      </w:ins>
      <w:r>
        <w:rPr>
          <w:color w:val="231F20"/>
          <w:spacing w:val="-6"/>
          <w:w w:val="102"/>
          <w:sz w:val="20"/>
        </w:rPr>
        <w:t>除非得各委員會規章之同意。</w:t>
      </w:r>
      <w:r>
        <w:rPr>
          <w:rFonts w:ascii="Noto Sans TC" w:eastAsia="Noto Sans TC"/>
          <w:color w:val="231F20"/>
          <w:w w:val="102"/>
          <w:sz w:val="20"/>
        </w:rPr>
        <w:t>（307.12）</w:t>
      </w:r>
    </w:p>
    <w:p w14:paraId="11672322" w14:textId="77777777" w:rsidR="003345E9" w:rsidRDefault="007169A0">
      <w:pPr>
        <w:pStyle w:val="a5"/>
        <w:numPr>
          <w:ilvl w:val="1"/>
          <w:numId w:val="20"/>
        </w:numPr>
        <w:tabs>
          <w:tab w:val="left" w:pos="1321"/>
        </w:tabs>
        <w:spacing w:line="309" w:lineRule="exact"/>
        <w:ind w:left="1321" w:hanging="793"/>
        <w:jc w:val="both"/>
        <w:rPr>
          <w:sz w:val="20"/>
        </w:rPr>
      </w:pPr>
      <w:r>
        <w:rPr>
          <w:color w:val="231F20"/>
          <w:spacing w:val="25"/>
          <w:sz w:val="20"/>
        </w:rPr>
        <w:t>總監督在任期內， 不得在教會中擔任其他的職務。</w:t>
      </w:r>
    </w:p>
    <w:p w14:paraId="3CBB9C3B"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（307.11）</w:t>
      </w:r>
    </w:p>
    <w:p w14:paraId="046544DA" w14:textId="7832D179" w:rsidR="003345E9" w:rsidRDefault="007169A0">
      <w:pPr>
        <w:pStyle w:val="a5"/>
        <w:numPr>
          <w:ilvl w:val="1"/>
          <w:numId w:val="20"/>
        </w:numPr>
        <w:tabs>
          <w:tab w:val="left" w:pos="1312"/>
        </w:tabs>
        <w:spacing w:line="320" w:lineRule="exact"/>
        <w:ind w:left="1312" w:hanging="784"/>
        <w:rPr>
          <w:sz w:val="20"/>
        </w:rPr>
      </w:pPr>
      <w:del w:id="1089" w:author="成英 李" w:date="2025-08-26T10:29:00Z">
        <w:r w:rsidDel="00DE2614">
          <w:rPr>
            <w:color w:val="231F20"/>
            <w:spacing w:val="-1"/>
            <w:sz w:val="20"/>
          </w:rPr>
          <w:delText>所有</w:delText>
        </w:r>
      </w:del>
      <w:r>
        <w:rPr>
          <w:color w:val="231F20"/>
          <w:spacing w:val="-1"/>
          <w:sz w:val="20"/>
        </w:rPr>
        <w:t>總監督之</w:t>
      </w:r>
      <w:ins w:id="1090" w:author="成英 李" w:date="2025-08-26T10:29:00Z">
        <w:r w:rsidR="00DE2614">
          <w:rPr>
            <w:color w:val="231F20"/>
            <w:spacing w:val="-1"/>
            <w:sz w:val="20"/>
          </w:rPr>
          <w:t>所有</w:t>
        </w:r>
      </w:ins>
      <w:r>
        <w:rPr>
          <w:color w:val="231F20"/>
          <w:spacing w:val="-1"/>
          <w:sz w:val="20"/>
        </w:rPr>
        <w:t>公務</w:t>
      </w:r>
      <w:del w:id="1091" w:author="成英 李" w:date="2025-08-26T10:30:00Z">
        <w:r w:rsidDel="00DE2614">
          <w:rPr>
            <w:color w:val="231F20"/>
            <w:spacing w:val="-1"/>
            <w:sz w:val="20"/>
          </w:rPr>
          <w:delText>上的</w:delText>
        </w:r>
      </w:del>
      <w:r>
        <w:rPr>
          <w:color w:val="231F20"/>
          <w:spacing w:val="-1"/>
          <w:sz w:val="20"/>
        </w:rPr>
        <w:t>行動將接受總議會之審查與修正。</w:t>
      </w:r>
    </w:p>
    <w:p w14:paraId="3C0F0243" w14:textId="76610C2C" w:rsidR="003345E9" w:rsidRDefault="007169A0">
      <w:pPr>
        <w:pStyle w:val="a5"/>
        <w:numPr>
          <w:ilvl w:val="1"/>
          <w:numId w:val="20"/>
        </w:numPr>
        <w:tabs>
          <w:tab w:val="left" w:pos="1314"/>
        </w:tabs>
        <w:spacing w:before="11" w:line="204" w:lineRule="auto"/>
        <w:ind w:left="120" w:right="110" w:firstLine="408"/>
        <w:rPr>
          <w:sz w:val="20"/>
        </w:rPr>
      </w:pPr>
      <w:del w:id="1092" w:author="成英 李" w:date="2025-08-26T10:33:00Z">
        <w:r w:rsidDel="00DE2614">
          <w:rPr>
            <w:color w:val="231F20"/>
            <w:spacing w:val="6"/>
            <w:w w:val="102"/>
            <w:sz w:val="20"/>
          </w:rPr>
          <w:delText>任何一位</w:delText>
        </w:r>
      </w:del>
      <w:r>
        <w:rPr>
          <w:color w:val="231F20"/>
          <w:spacing w:val="6"/>
          <w:w w:val="102"/>
          <w:sz w:val="20"/>
        </w:rPr>
        <w:t>總監督</w:t>
      </w:r>
      <w:ins w:id="1093" w:author="成英 李" w:date="2025-08-26T10:33:00Z">
        <w:r w:rsidR="00DE2614">
          <w:rPr>
            <w:rFonts w:hint="eastAsia"/>
            <w:color w:val="231F20"/>
            <w:spacing w:val="6"/>
            <w:w w:val="102"/>
            <w:sz w:val="20"/>
          </w:rPr>
          <w:t>之任何</w:t>
        </w:r>
      </w:ins>
      <w:r>
        <w:rPr>
          <w:rFonts w:hint="eastAsia"/>
          <w:color w:val="231F20"/>
          <w:spacing w:val="6"/>
          <w:w w:val="102"/>
          <w:sz w:val="20"/>
        </w:rPr>
        <w:t>公</w:t>
      </w:r>
      <w:r>
        <w:rPr>
          <w:color w:val="231F20"/>
          <w:spacing w:val="6"/>
          <w:w w:val="102"/>
          <w:sz w:val="20"/>
        </w:rPr>
        <w:t>務</w:t>
      </w:r>
      <w:del w:id="1094" w:author="成英 李" w:date="2025-08-26T10:33:00Z">
        <w:r w:rsidDel="00DE2614">
          <w:rPr>
            <w:color w:val="231F20"/>
            <w:spacing w:val="6"/>
            <w:w w:val="102"/>
            <w:sz w:val="20"/>
          </w:rPr>
          <w:delText>上的</w:delText>
        </w:r>
      </w:del>
      <w:r>
        <w:rPr>
          <w:color w:val="231F20"/>
          <w:spacing w:val="6"/>
          <w:w w:val="102"/>
          <w:sz w:val="20"/>
        </w:rPr>
        <w:t>行動可在其餘總監督之一致反</w:t>
      </w:r>
      <w:r>
        <w:rPr>
          <w:color w:val="231F20"/>
          <w:w w:val="102"/>
          <w:sz w:val="20"/>
        </w:rPr>
        <w:t>對的情況下予以否決。</w:t>
      </w:r>
    </w:p>
    <w:p w14:paraId="26D69E7B" w14:textId="77777777" w:rsidR="003345E9" w:rsidRDefault="007169A0">
      <w:pPr>
        <w:pStyle w:val="a5"/>
        <w:numPr>
          <w:ilvl w:val="1"/>
          <w:numId w:val="20"/>
        </w:numPr>
        <w:tabs>
          <w:tab w:val="left" w:pos="1314"/>
        </w:tabs>
        <w:spacing w:before="3" w:line="204" w:lineRule="auto"/>
        <w:ind w:left="120" w:right="112" w:firstLine="408"/>
        <w:rPr>
          <w:sz w:val="20"/>
        </w:rPr>
      </w:pPr>
      <w:r>
        <w:rPr>
          <w:color w:val="231F20"/>
          <w:spacing w:val="5"/>
          <w:w w:val="102"/>
          <w:sz w:val="20"/>
        </w:rPr>
        <w:t>經其餘總監督全體一致投票決議，此提案並獲總董事會</w:t>
      </w:r>
      <w:r>
        <w:rPr>
          <w:color w:val="231F20"/>
          <w:w w:val="102"/>
          <w:sz w:val="20"/>
        </w:rPr>
        <w:t>全體三分之二人數之投票支持，得宣佈停止任何一位總監督之職務。</w:t>
      </w:r>
    </w:p>
    <w:p w14:paraId="128A9BDE" w14:textId="77777777" w:rsidR="003345E9" w:rsidRDefault="007169A0">
      <w:pPr>
        <w:pStyle w:val="a5"/>
        <w:numPr>
          <w:ilvl w:val="1"/>
          <w:numId w:val="20"/>
        </w:numPr>
        <w:tabs>
          <w:tab w:val="left" w:pos="1314"/>
        </w:tabs>
        <w:spacing w:before="2" w:line="204" w:lineRule="auto"/>
        <w:ind w:left="120" w:right="112" w:firstLine="408"/>
        <w:rPr>
          <w:rFonts w:ascii="Noto Sans TC" w:eastAsia="Noto Sans TC"/>
          <w:sz w:val="20"/>
        </w:rPr>
      </w:pPr>
      <w:r>
        <w:rPr>
          <w:color w:val="231F20"/>
          <w:spacing w:val="5"/>
          <w:w w:val="102"/>
          <w:sz w:val="20"/>
        </w:rPr>
        <w:t>總監督係由總議會選出，任期直到下一屆總議會閉幕後</w:t>
      </w:r>
      <w:r>
        <w:rPr>
          <w:color w:val="231F20"/>
          <w:spacing w:val="-6"/>
          <w:w w:val="102"/>
          <w:sz w:val="20"/>
        </w:rPr>
        <w:t>三十天，合格的繼任者選出接替為止。</w:t>
      </w:r>
      <w:r>
        <w:rPr>
          <w:rFonts w:ascii="Noto Sans TC" w:eastAsia="Noto Sans TC"/>
          <w:color w:val="231F20"/>
          <w:w w:val="102"/>
          <w:sz w:val="20"/>
        </w:rPr>
        <w:t>（305.2）</w:t>
      </w:r>
    </w:p>
    <w:p w14:paraId="6A8A5C8D" w14:textId="77777777" w:rsidR="003345E9" w:rsidRDefault="003345E9">
      <w:pPr>
        <w:pStyle w:val="a5"/>
        <w:spacing w:line="204" w:lineRule="auto"/>
        <w:rPr>
          <w:rFonts w:ascii="Noto Sans TC" w:eastAsia="Noto Sans TC"/>
          <w:sz w:val="20"/>
        </w:rPr>
        <w:sectPr w:rsidR="003345E9">
          <w:footerReference w:type="default" r:id="rId20"/>
          <w:pgSz w:w="8640" w:h="12960"/>
          <w:pgMar w:top="1040" w:right="1080" w:bottom="280" w:left="1080" w:header="0" w:footer="0" w:gutter="0"/>
          <w:cols w:space="720"/>
        </w:sectPr>
      </w:pPr>
    </w:p>
    <w:p w14:paraId="590D834F" w14:textId="77777777" w:rsidR="003345E9" w:rsidRDefault="007169A0">
      <w:pPr>
        <w:pStyle w:val="a3"/>
        <w:spacing w:before="50"/>
        <w:ind w:left="2832"/>
      </w:pPr>
      <w:r>
        <w:rPr>
          <w:color w:val="231F20"/>
          <w:spacing w:val="-3"/>
        </w:rPr>
        <w:lastRenderedPageBreak/>
        <w:t>總會行政</w:t>
      </w:r>
    </w:p>
    <w:p w14:paraId="767351BA" w14:textId="77777777" w:rsidR="003345E9" w:rsidRDefault="007169A0">
      <w:pPr>
        <w:pStyle w:val="2"/>
      </w:pPr>
      <w:r>
        <w:rPr>
          <w:color w:val="231F20"/>
          <w:spacing w:val="-1"/>
        </w:rPr>
        <w:t>八、榮譽退休總監督與退休總監督</w:t>
      </w:r>
    </w:p>
    <w:p w14:paraId="41133937" w14:textId="77777777" w:rsidR="003345E9" w:rsidRDefault="007169A0">
      <w:pPr>
        <w:pStyle w:val="a5"/>
        <w:numPr>
          <w:ilvl w:val="0"/>
          <w:numId w:val="19"/>
        </w:numPr>
        <w:tabs>
          <w:tab w:val="left" w:pos="1005"/>
        </w:tabs>
        <w:spacing w:before="9" w:line="348" w:lineRule="exact"/>
        <w:ind w:left="1005" w:hanging="477"/>
        <w:rPr>
          <w:sz w:val="20"/>
        </w:rPr>
      </w:pPr>
      <w:r>
        <w:rPr>
          <w:color w:val="231F20"/>
          <w:spacing w:val="-5"/>
          <w:sz w:val="20"/>
        </w:rPr>
        <w:t>所有榮譽退休總監督與退休總監督，均為總議會之當然代表。</w:t>
      </w:r>
    </w:p>
    <w:p w14:paraId="1986DB82"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（301）</w:t>
      </w:r>
    </w:p>
    <w:p w14:paraId="659FCC9C" w14:textId="0E598F42" w:rsidR="003345E9" w:rsidRDefault="007169A0">
      <w:pPr>
        <w:pStyle w:val="a5"/>
        <w:numPr>
          <w:ilvl w:val="1"/>
          <w:numId w:val="19"/>
        </w:numPr>
        <w:tabs>
          <w:tab w:val="left" w:pos="1193"/>
        </w:tabs>
        <w:spacing w:before="11" w:line="204" w:lineRule="auto"/>
        <w:ind w:right="113" w:firstLine="408"/>
        <w:jc w:val="both"/>
        <w:rPr>
          <w:rFonts w:ascii="Noto Sans TC" w:eastAsia="Noto Sans TC"/>
          <w:sz w:val="20"/>
        </w:rPr>
      </w:pPr>
      <w:del w:id="1095" w:author="成英 李" w:date="2025-08-26T10:51:00Z">
        <w:r w:rsidDel="004C2EE6">
          <w:rPr>
            <w:color w:val="231F20"/>
            <w:spacing w:val="1"/>
            <w:w w:val="102"/>
            <w:sz w:val="20"/>
          </w:rPr>
          <w:delText>一位</w:delText>
        </w:r>
      </w:del>
      <w:r>
        <w:rPr>
          <w:color w:val="231F20"/>
          <w:spacing w:val="1"/>
          <w:w w:val="102"/>
          <w:sz w:val="20"/>
        </w:rPr>
        <w:t>退休總監督或當選榮譽退休</w:t>
      </w:r>
      <w:ins w:id="1096" w:author="成英 李" w:date="2025-08-26T10:51:00Z">
        <w:r w:rsidR="004C2EE6">
          <w:rPr>
            <w:rFonts w:hint="eastAsia"/>
            <w:color w:val="231F20"/>
            <w:spacing w:val="1"/>
            <w:w w:val="102"/>
            <w:sz w:val="20"/>
          </w:rPr>
          <w:t>的</w:t>
        </w:r>
      </w:ins>
      <w:r>
        <w:rPr>
          <w:color w:val="231F20"/>
          <w:spacing w:val="1"/>
          <w:w w:val="102"/>
          <w:sz w:val="20"/>
        </w:rPr>
        <w:t>總監督，不再屬總監督會</w:t>
      </w:r>
      <w:r>
        <w:rPr>
          <w:color w:val="231F20"/>
          <w:spacing w:val="-1"/>
          <w:w w:val="102"/>
          <w:sz w:val="20"/>
        </w:rPr>
        <w:t>之一員，應卸下一切職務。然而，若現任總監督因病、住院</w:t>
      </w:r>
      <w:del w:id="1097" w:author="成英 李" w:date="2025-08-26T10:52:00Z">
        <w:r w:rsidDel="004C2EE6">
          <w:rPr>
            <w:color w:val="231F20"/>
            <w:spacing w:val="-1"/>
            <w:w w:val="102"/>
            <w:sz w:val="20"/>
          </w:rPr>
          <w:delText>、</w:delText>
        </w:r>
      </w:del>
      <w:r>
        <w:rPr>
          <w:color w:val="231F20"/>
          <w:spacing w:val="-1"/>
          <w:w w:val="102"/>
          <w:sz w:val="20"/>
        </w:rPr>
        <w:t>或其他</w:t>
      </w:r>
      <w:r>
        <w:rPr>
          <w:color w:val="231F20"/>
          <w:spacing w:val="3"/>
          <w:w w:val="102"/>
          <w:sz w:val="20"/>
        </w:rPr>
        <w:t>無法避免之緊急事務以致無法執行工作時，總監督會有權邀請任何已</w:t>
      </w:r>
      <w:r>
        <w:rPr>
          <w:color w:val="231F20"/>
          <w:spacing w:val="-10"/>
          <w:w w:val="102"/>
          <w:sz w:val="20"/>
        </w:rPr>
        <w:t>退休的總監督暫行代理。</w:t>
      </w:r>
      <w:r>
        <w:rPr>
          <w:rFonts w:ascii="Noto Sans TC" w:eastAsia="Noto Sans TC"/>
          <w:color w:val="231F20"/>
          <w:w w:val="102"/>
          <w:sz w:val="20"/>
        </w:rPr>
        <w:t>（305.3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305.5，900.1）</w:t>
      </w:r>
    </w:p>
    <w:p w14:paraId="3E797A54" w14:textId="77777777" w:rsidR="003345E9" w:rsidRDefault="007169A0">
      <w:pPr>
        <w:pStyle w:val="2"/>
        <w:spacing w:before="68"/>
      </w:pPr>
      <w:r>
        <w:rPr>
          <w:color w:val="231F20"/>
          <w:spacing w:val="-2"/>
        </w:rPr>
        <w:t>九、總監督會</w:t>
      </w:r>
    </w:p>
    <w:p w14:paraId="5556B371" w14:textId="77777777" w:rsidR="003345E9" w:rsidRDefault="007169A0">
      <w:pPr>
        <w:pStyle w:val="a5"/>
        <w:numPr>
          <w:ilvl w:val="0"/>
          <w:numId w:val="19"/>
        </w:numPr>
        <w:tabs>
          <w:tab w:val="left" w:pos="1006"/>
        </w:tabs>
        <w:spacing w:before="49" w:line="204" w:lineRule="auto"/>
        <w:ind w:left="120" w:right="116" w:firstLine="408"/>
        <w:jc w:val="both"/>
        <w:rPr>
          <w:sz w:val="20"/>
        </w:rPr>
      </w:pPr>
      <w:r>
        <w:rPr>
          <w:color w:val="231F20"/>
          <w:w w:val="102"/>
          <w:sz w:val="20"/>
        </w:rPr>
        <w:t>全體總監督組成總監督會，安排並分派各成員所應負擔之工作。</w:t>
      </w:r>
    </w:p>
    <w:p w14:paraId="7A2EE877" w14:textId="29D0B70B" w:rsidR="003345E9" w:rsidRDefault="007169A0">
      <w:pPr>
        <w:pStyle w:val="a5"/>
        <w:numPr>
          <w:ilvl w:val="0"/>
          <w:numId w:val="19"/>
        </w:numPr>
        <w:tabs>
          <w:tab w:val="left" w:pos="1006"/>
        </w:tabs>
        <w:spacing w:line="206" w:lineRule="auto"/>
        <w:ind w:left="120" w:right="111" w:firstLine="408"/>
        <w:jc w:val="both"/>
        <w:rPr>
          <w:rFonts w:ascii="Noto Sans TC" w:eastAsia="Noto Sans TC"/>
          <w:sz w:val="20"/>
        </w:rPr>
      </w:pPr>
      <w:r>
        <w:rPr>
          <w:b/>
          <w:color w:val="231F20"/>
          <w:spacing w:val="1"/>
          <w:w w:val="102"/>
          <w:sz w:val="20"/>
        </w:rPr>
        <w:t>職缺。</w:t>
      </w:r>
      <w:r>
        <w:rPr>
          <w:color w:val="231F20"/>
          <w:w w:val="102"/>
          <w:sz w:val="20"/>
        </w:rPr>
        <w:t>在總議會休會期間，總監督會</w:t>
      </w:r>
      <w:del w:id="1098" w:author="成英 李" w:date="2025-08-26T10:55:00Z">
        <w:r w:rsidDel="009C1977">
          <w:rPr>
            <w:color w:val="231F20"/>
            <w:w w:val="102"/>
            <w:sz w:val="20"/>
          </w:rPr>
          <w:delText>若因死亡或其他原因而</w:delText>
        </w:r>
      </w:del>
      <w:r>
        <w:rPr>
          <w:color w:val="231F20"/>
          <w:spacing w:val="2"/>
          <w:w w:val="102"/>
          <w:sz w:val="20"/>
        </w:rPr>
        <w:t>產生職缺時，應由總監督會決定是否舉辦選舉遞補職缺。接到總監督</w:t>
      </w:r>
      <w:r>
        <w:rPr>
          <w:color w:val="231F20"/>
          <w:w w:val="102"/>
          <w:sz w:val="20"/>
        </w:rPr>
        <w:t>會之決議後，總秘書應立刻通知所有總董事會的董事們，若決定要舉辦遞補選舉，總董事會的董事們應</w:t>
      </w:r>
      <w:del w:id="1099" w:author="成英 李" w:date="2025-08-26T11:05:00Z">
        <w:r w:rsidDel="00C208DB">
          <w:rPr>
            <w:rFonts w:hint="eastAsia"/>
            <w:color w:val="231F20"/>
            <w:w w:val="102"/>
            <w:sz w:val="20"/>
          </w:rPr>
          <w:delText>投票</w:delText>
        </w:r>
      </w:del>
      <w:ins w:id="1100" w:author="成英 李" w:date="2025-08-26T11:05:00Z">
        <w:r w:rsidR="00C208DB">
          <w:rPr>
            <w:rFonts w:hint="eastAsia"/>
            <w:color w:val="231F20"/>
            <w:w w:val="102"/>
            <w:sz w:val="20"/>
          </w:rPr>
          <w:t>以三分之二</w:t>
        </w:r>
      </w:ins>
      <w:ins w:id="1101" w:author="成英 李" w:date="2025-08-26T11:06:00Z">
        <w:r w:rsidR="00C208DB">
          <w:rPr>
            <w:rFonts w:hint="eastAsia"/>
            <w:color w:val="231F20"/>
            <w:w w:val="102"/>
            <w:sz w:val="20"/>
          </w:rPr>
          <w:t>票數</w:t>
        </w:r>
      </w:ins>
      <w:r>
        <w:rPr>
          <w:color w:val="231F20"/>
          <w:w w:val="102"/>
          <w:sz w:val="20"/>
        </w:rPr>
        <w:t>選出一位宣聖會之牧師遞補該職缺，</w:t>
      </w:r>
      <w:del w:id="1102" w:author="成英 李" w:date="2025-08-26T11:05:00Z">
        <w:r w:rsidDel="00C208DB">
          <w:rPr>
            <w:color w:val="231F20"/>
            <w:w w:val="102"/>
            <w:sz w:val="20"/>
          </w:rPr>
          <w:delText>但需有三分之二贊成方能當選，</w:delText>
        </w:r>
      </w:del>
      <w:r>
        <w:rPr>
          <w:color w:val="231F20"/>
          <w:w w:val="102"/>
          <w:sz w:val="20"/>
        </w:rPr>
        <w:t>執行總監督之職務，直到下屆總議會閉幕後</w:t>
      </w:r>
      <w:r>
        <w:rPr>
          <w:color w:val="231F20"/>
          <w:spacing w:val="-1"/>
          <w:sz w:val="20"/>
        </w:rPr>
        <w:t xml:space="preserve"> </w:t>
      </w:r>
      <w:r>
        <w:rPr>
          <w:color w:val="231F20"/>
          <w:w w:val="102"/>
          <w:sz w:val="20"/>
        </w:rPr>
        <w:t>30</w:t>
      </w:r>
      <w:r>
        <w:rPr>
          <w:color w:val="231F20"/>
          <w:spacing w:val="-1"/>
          <w:sz w:val="20"/>
        </w:rPr>
        <w:t xml:space="preserve"> </w:t>
      </w:r>
      <w:r>
        <w:rPr>
          <w:color w:val="231F20"/>
          <w:spacing w:val="-8"/>
          <w:w w:val="102"/>
          <w:sz w:val="20"/>
        </w:rPr>
        <w:t>日，並且合格繼任者選出為止。</w:t>
      </w:r>
      <w:r>
        <w:rPr>
          <w:rFonts w:ascii="Noto Sans TC" w:eastAsia="Noto Sans TC"/>
          <w:color w:val="231F20"/>
          <w:w w:val="102"/>
          <w:sz w:val="20"/>
        </w:rPr>
        <w:t>（25.4，305.2）</w:t>
      </w:r>
    </w:p>
    <w:p w14:paraId="74990514" w14:textId="77777777" w:rsidR="003345E9" w:rsidRDefault="007169A0">
      <w:pPr>
        <w:pStyle w:val="a5"/>
        <w:numPr>
          <w:ilvl w:val="1"/>
          <w:numId w:val="19"/>
        </w:numPr>
        <w:tabs>
          <w:tab w:val="left" w:pos="1193"/>
        </w:tabs>
        <w:spacing w:line="204" w:lineRule="auto"/>
        <w:ind w:right="115" w:firstLine="408"/>
        <w:jc w:val="both"/>
        <w:rPr>
          <w:sz w:val="20"/>
        </w:rPr>
      </w:pPr>
      <w:r>
        <w:rPr>
          <w:color w:val="231F20"/>
          <w:spacing w:val="1"/>
          <w:w w:val="102"/>
          <w:sz w:val="20"/>
        </w:rPr>
        <w:t>總秘書需將選舉結果向總監督會報告，總監督會負責公佈</w:t>
      </w:r>
      <w:r>
        <w:rPr>
          <w:color w:val="231F20"/>
          <w:w w:val="102"/>
          <w:sz w:val="20"/>
        </w:rPr>
        <w:t>結果。</w:t>
      </w:r>
    </w:p>
    <w:p w14:paraId="2D64C72E" w14:textId="77777777" w:rsidR="003345E9" w:rsidRDefault="007169A0">
      <w:pPr>
        <w:pStyle w:val="a5"/>
        <w:numPr>
          <w:ilvl w:val="0"/>
          <w:numId w:val="19"/>
        </w:numPr>
        <w:tabs>
          <w:tab w:val="left" w:pos="1005"/>
        </w:tabs>
        <w:spacing w:line="312" w:lineRule="exact"/>
        <w:ind w:left="1005" w:hanging="477"/>
        <w:jc w:val="both"/>
        <w:rPr>
          <w:sz w:val="20"/>
        </w:rPr>
      </w:pPr>
      <w:r w:rsidRPr="00C208DB">
        <w:rPr>
          <w:b/>
          <w:bCs/>
          <w:color w:val="231F20"/>
          <w:spacing w:val="-1"/>
          <w:sz w:val="20"/>
          <w:rPrChange w:id="1103" w:author="成英 李" w:date="2025-08-26T11:07:00Z">
            <w:rPr>
              <w:color w:val="231F20"/>
              <w:spacing w:val="-1"/>
              <w:sz w:val="20"/>
            </w:rPr>
          </w:rPrChange>
        </w:rPr>
        <w:t>總監督會之職責</w:t>
      </w:r>
      <w:r>
        <w:rPr>
          <w:color w:val="231F20"/>
          <w:spacing w:val="-1"/>
          <w:sz w:val="20"/>
        </w:rPr>
        <w:t>如下：</w:t>
      </w:r>
    </w:p>
    <w:p w14:paraId="0E39ED61" w14:textId="77777777" w:rsidR="003345E9" w:rsidRDefault="007169A0">
      <w:pPr>
        <w:pStyle w:val="a5"/>
        <w:numPr>
          <w:ilvl w:val="1"/>
          <w:numId w:val="19"/>
        </w:numPr>
        <w:tabs>
          <w:tab w:val="left" w:pos="1193"/>
        </w:tabs>
        <w:spacing w:before="1" w:line="204" w:lineRule="auto"/>
        <w:ind w:right="118" w:firstLine="408"/>
        <w:rPr>
          <w:sz w:val="20"/>
        </w:rPr>
      </w:pPr>
      <w:r>
        <w:rPr>
          <w:color w:val="231F20"/>
          <w:spacing w:val="-1"/>
          <w:w w:val="102"/>
          <w:sz w:val="20"/>
        </w:rPr>
        <w:t>監督、指導、激勵總教會，尤其應合適地關注所有地區的</w:t>
      </w:r>
      <w:r>
        <w:rPr>
          <w:color w:val="231F20"/>
          <w:w w:val="102"/>
          <w:sz w:val="20"/>
        </w:rPr>
        <w:t>神學、領導團隊、組織並全球宣聖會之全球性事工。</w:t>
      </w:r>
    </w:p>
    <w:p w14:paraId="5F546885" w14:textId="77777777" w:rsidR="003345E9" w:rsidRDefault="007169A0">
      <w:pPr>
        <w:pStyle w:val="a5"/>
        <w:numPr>
          <w:ilvl w:val="1"/>
          <w:numId w:val="19"/>
        </w:numPr>
        <w:tabs>
          <w:tab w:val="left" w:pos="1193"/>
        </w:tabs>
        <w:spacing w:before="2" w:line="204" w:lineRule="auto"/>
        <w:ind w:right="35" w:firstLine="408"/>
        <w:rPr>
          <w:sz w:val="20"/>
        </w:rPr>
      </w:pPr>
      <w:r>
        <w:rPr>
          <w:color w:val="231F20"/>
          <w:spacing w:val="3"/>
          <w:w w:val="102"/>
          <w:sz w:val="20"/>
        </w:rPr>
        <w:t>與</w:t>
      </w:r>
      <w:commentRangeStart w:id="1104"/>
      <w:r>
        <w:rPr>
          <w:color w:val="231F20"/>
          <w:spacing w:val="3"/>
          <w:w w:val="102"/>
          <w:sz w:val="20"/>
        </w:rPr>
        <w:t>全球宣教</w:t>
      </w:r>
      <w:del w:id="1105" w:author="成英 李" w:date="2025-08-26T11:12:00Z">
        <w:r w:rsidDel="00C208DB">
          <w:rPr>
            <w:color w:val="231F20"/>
            <w:spacing w:val="3"/>
            <w:w w:val="102"/>
            <w:sz w:val="20"/>
          </w:rPr>
          <w:delText>部</w:delText>
        </w:r>
      </w:del>
      <w:r>
        <w:rPr>
          <w:color w:val="231F20"/>
          <w:spacing w:val="3"/>
          <w:w w:val="102"/>
          <w:sz w:val="20"/>
        </w:rPr>
        <w:t>總幹事</w:t>
      </w:r>
      <w:commentRangeEnd w:id="1104"/>
      <w:r w:rsidR="00C208DB">
        <w:rPr>
          <w:rStyle w:val="a7"/>
        </w:rPr>
        <w:commentReference w:id="1104"/>
      </w:r>
      <w:r>
        <w:rPr>
          <w:color w:val="231F20"/>
          <w:spacing w:val="3"/>
          <w:w w:val="102"/>
          <w:sz w:val="20"/>
        </w:rPr>
        <w:t>和有關國家宣道部之總幹事和</w:t>
      </w:r>
      <w:r>
        <w:rPr>
          <w:color w:val="231F20"/>
          <w:sz w:val="20"/>
        </w:rPr>
        <w:t xml:space="preserve"> </w:t>
      </w:r>
      <w:r>
        <w:rPr>
          <w:color w:val="231F20"/>
          <w:w w:val="102"/>
          <w:sz w:val="20"/>
        </w:rPr>
        <w:t>/</w:t>
      </w:r>
      <w:r>
        <w:rPr>
          <w:color w:val="231F20"/>
          <w:sz w:val="20"/>
        </w:rPr>
        <w:t xml:space="preserve"> </w:t>
      </w:r>
      <w:r>
        <w:rPr>
          <w:color w:val="231F20"/>
          <w:spacing w:val="4"/>
          <w:w w:val="102"/>
          <w:sz w:val="20"/>
        </w:rPr>
        <w:t>或區</w:t>
      </w:r>
      <w:r>
        <w:rPr>
          <w:color w:val="231F20"/>
          <w:spacing w:val="-1"/>
          <w:w w:val="102"/>
          <w:sz w:val="20"/>
        </w:rPr>
        <w:t>域總幹事商議後，推薦該管區內有關的人事調動，呈交總董事會批准。</w:t>
      </w:r>
    </w:p>
    <w:p w14:paraId="443A9EB1" w14:textId="6F3F6DBD" w:rsidR="003345E9" w:rsidRDefault="00C208DB">
      <w:pPr>
        <w:pStyle w:val="a5"/>
        <w:numPr>
          <w:ilvl w:val="1"/>
          <w:numId w:val="19"/>
        </w:numPr>
        <w:tabs>
          <w:tab w:val="left" w:pos="1192"/>
        </w:tabs>
        <w:spacing w:line="206" w:lineRule="auto"/>
        <w:ind w:right="15" w:firstLine="408"/>
        <w:rPr>
          <w:sz w:val="20"/>
        </w:rPr>
      </w:pPr>
      <w:ins w:id="1106" w:author="成英 李" w:date="2025-08-26T11:16:00Z">
        <w:r>
          <w:rPr>
            <w:rFonts w:hint="eastAsia"/>
            <w:color w:val="231F20"/>
            <w:spacing w:val="-3"/>
            <w:w w:val="102"/>
            <w:sz w:val="20"/>
          </w:rPr>
          <w:t>擁有</w:t>
        </w:r>
      </w:ins>
      <w:del w:id="1107" w:author="成英 李" w:date="2025-08-26T11:16:00Z">
        <w:r w:rsidR="007169A0" w:rsidDel="00C208DB">
          <w:rPr>
            <w:color w:val="231F20"/>
            <w:spacing w:val="-3"/>
            <w:w w:val="102"/>
            <w:sz w:val="20"/>
          </w:rPr>
          <w:delText>對</w:delText>
        </w:r>
      </w:del>
      <w:r w:rsidR="007169A0">
        <w:rPr>
          <w:color w:val="231F20"/>
          <w:spacing w:val="-3"/>
          <w:w w:val="102"/>
          <w:sz w:val="20"/>
        </w:rPr>
        <w:t>教會非行政上的政策和計劃之最高權力，</w:t>
      </w:r>
      <w:del w:id="1108" w:author="成英 李" w:date="2025-08-26T11:18:00Z">
        <w:r w:rsidR="007169A0" w:rsidDel="00D20E61">
          <w:rPr>
            <w:color w:val="231F20"/>
            <w:spacing w:val="-3"/>
            <w:w w:val="102"/>
            <w:sz w:val="20"/>
          </w:rPr>
          <w:delText>和</w:delText>
        </w:r>
      </w:del>
      <w:r w:rsidR="007169A0">
        <w:rPr>
          <w:color w:val="231F20"/>
          <w:spacing w:val="-3"/>
          <w:w w:val="102"/>
          <w:sz w:val="20"/>
        </w:rPr>
        <w:t>為總董事會、</w:t>
      </w:r>
      <w:r w:rsidR="007169A0">
        <w:rPr>
          <w:color w:val="231F20"/>
          <w:spacing w:val="2"/>
          <w:w w:val="102"/>
          <w:sz w:val="20"/>
        </w:rPr>
        <w:t>其轄下的委員會</w:t>
      </w:r>
      <w:del w:id="1109" w:author="成英 李" w:date="2025-08-26T11:17:00Z">
        <w:r w:rsidR="007169A0" w:rsidDel="00D20E61">
          <w:rPr>
            <w:color w:val="231F20"/>
            <w:spacing w:val="2"/>
            <w:w w:val="102"/>
            <w:sz w:val="20"/>
          </w:rPr>
          <w:delText>、</w:delText>
        </w:r>
      </w:del>
      <w:r w:rsidR="007169A0">
        <w:rPr>
          <w:color w:val="231F20"/>
          <w:spacing w:val="2"/>
          <w:w w:val="102"/>
          <w:sz w:val="20"/>
        </w:rPr>
        <w:t>和宣聖會所有委員會在其他事宜提供建議。總監督</w:t>
      </w:r>
      <w:r w:rsidR="007169A0">
        <w:rPr>
          <w:color w:val="231F20"/>
          <w:spacing w:val="1"/>
          <w:w w:val="102"/>
          <w:sz w:val="20"/>
        </w:rPr>
        <w:t>會將按需要向總董事會和其轄下委員會提出建議。總監督會也有權對</w:t>
      </w:r>
      <w:r w:rsidR="007169A0">
        <w:rPr>
          <w:color w:val="231F20"/>
          <w:w w:val="102"/>
          <w:sz w:val="20"/>
        </w:rPr>
        <w:t>於全球宣教委員會</w:t>
      </w:r>
      <w:del w:id="1110" w:author="成英 李" w:date="2025-08-26T11:21:00Z">
        <w:r w:rsidR="007169A0" w:rsidDel="00D20E61">
          <w:rPr>
            <w:color w:val="231F20"/>
            <w:w w:val="102"/>
            <w:sz w:val="20"/>
          </w:rPr>
          <w:delText>門</w:delText>
        </w:r>
      </w:del>
      <w:r w:rsidR="007169A0">
        <w:rPr>
          <w:color w:val="231F20"/>
          <w:w w:val="102"/>
          <w:sz w:val="20"/>
        </w:rPr>
        <w:t>向宣聖會總董事會提名指派宣教士之人選，予以核准或否決。</w:t>
      </w:r>
    </w:p>
    <w:p w14:paraId="17E6C71E" w14:textId="6A34D5A4" w:rsidR="003345E9" w:rsidRDefault="007169A0">
      <w:pPr>
        <w:pStyle w:val="a5"/>
        <w:numPr>
          <w:ilvl w:val="1"/>
          <w:numId w:val="19"/>
        </w:numPr>
        <w:tabs>
          <w:tab w:val="left" w:pos="1193"/>
        </w:tabs>
        <w:spacing w:line="206" w:lineRule="auto"/>
        <w:ind w:right="113" w:firstLine="408"/>
        <w:jc w:val="both"/>
        <w:rPr>
          <w:sz w:val="20"/>
        </w:rPr>
      </w:pPr>
      <w:r>
        <w:rPr>
          <w:color w:val="231F20"/>
          <w:spacing w:val="1"/>
          <w:w w:val="102"/>
          <w:sz w:val="20"/>
        </w:rPr>
        <w:t>與總董事會之執行委員會共同組成一個提名委員會，向總</w:t>
      </w:r>
      <w:r>
        <w:rPr>
          <w:color w:val="231F20"/>
          <w:spacing w:val="3"/>
          <w:w w:val="102"/>
          <w:sz w:val="20"/>
        </w:rPr>
        <w:t>董事會提一名或一名以上之候選人，以便選出一位總秘書和一位總</w:t>
      </w:r>
      <w:del w:id="1111" w:author="成英 李" w:date="2025-08-26T11:24:00Z">
        <w:r w:rsidDel="00D20E61">
          <w:rPr>
            <w:rFonts w:hint="eastAsia"/>
            <w:color w:val="231F20"/>
            <w:spacing w:val="3"/>
            <w:w w:val="102"/>
            <w:sz w:val="20"/>
          </w:rPr>
          <w:delText>司</w:delText>
        </w:r>
        <w:r w:rsidDel="00D20E61">
          <w:rPr>
            <w:rFonts w:hint="eastAsia"/>
            <w:color w:val="231F20"/>
            <w:w w:val="102"/>
            <w:sz w:val="20"/>
          </w:rPr>
          <w:delText>庫</w:delText>
        </w:r>
      </w:del>
      <w:ins w:id="1112" w:author="成英 李" w:date="2025-08-26T11:24:00Z">
        <w:r w:rsidR="00D20E61">
          <w:rPr>
            <w:rFonts w:hint="eastAsia"/>
            <w:color w:val="231F20"/>
            <w:spacing w:val="3"/>
            <w:w w:val="102"/>
            <w:sz w:val="20"/>
          </w:rPr>
          <w:t>財務主管</w:t>
        </w:r>
      </w:ins>
      <w:r>
        <w:rPr>
          <w:color w:val="231F20"/>
          <w:w w:val="102"/>
          <w:sz w:val="20"/>
        </w:rPr>
        <w:t>。</w:t>
      </w:r>
    </w:p>
    <w:p w14:paraId="0B718312" w14:textId="77777777" w:rsidR="003345E9" w:rsidRDefault="003345E9">
      <w:pPr>
        <w:pStyle w:val="a5"/>
        <w:spacing w:line="206" w:lineRule="auto"/>
        <w:jc w:val="both"/>
        <w:rPr>
          <w:sz w:val="20"/>
        </w:rPr>
        <w:sectPr w:rsidR="003345E9">
          <w:footerReference w:type="default" r:id="rId21"/>
          <w:pgSz w:w="8640" w:h="12960"/>
          <w:pgMar w:top="480" w:right="1080" w:bottom="1180" w:left="1080" w:header="0" w:footer="997" w:gutter="0"/>
          <w:pgNumType w:start="121"/>
          <w:cols w:space="720"/>
        </w:sectPr>
      </w:pPr>
    </w:p>
    <w:p w14:paraId="1CBE13B8"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3074CF0" w14:textId="792BEEB9" w:rsidR="003345E9" w:rsidRDefault="007169A0">
      <w:pPr>
        <w:pStyle w:val="a5"/>
        <w:numPr>
          <w:ilvl w:val="1"/>
          <w:numId w:val="19"/>
        </w:numPr>
        <w:tabs>
          <w:tab w:val="left" w:pos="1192"/>
        </w:tabs>
        <w:spacing w:before="238" w:line="204" w:lineRule="auto"/>
        <w:ind w:left="119" w:right="113" w:firstLine="408"/>
        <w:rPr>
          <w:sz w:val="20"/>
        </w:rPr>
      </w:pPr>
      <w:r>
        <w:rPr>
          <w:color w:val="231F20"/>
          <w:w w:val="102"/>
          <w:sz w:val="20"/>
        </w:rPr>
        <w:t>總監督會以三分之二</w:t>
      </w:r>
      <w:del w:id="1113" w:author="成英 李" w:date="2025-09-09T09:04:00Z">
        <w:r w:rsidDel="00B10C94">
          <w:rPr>
            <w:color w:val="231F20"/>
            <w:w w:val="102"/>
            <w:sz w:val="20"/>
          </w:rPr>
          <w:delText>的大多數</w:delText>
        </w:r>
      </w:del>
      <w:r>
        <w:rPr>
          <w:color w:val="231F20"/>
          <w:w w:val="102"/>
          <w:sz w:val="20"/>
        </w:rPr>
        <w:t>票</w:t>
      </w:r>
      <w:ins w:id="1114" w:author="成英 李" w:date="2025-09-09T09:04:00Z">
        <w:r w:rsidR="00B10C94">
          <w:rPr>
            <w:rFonts w:hint="eastAsia"/>
            <w:color w:val="231F20"/>
            <w:w w:val="102"/>
            <w:sz w:val="20"/>
          </w:rPr>
          <w:t>數</w:t>
        </w:r>
      </w:ins>
      <w:r>
        <w:rPr>
          <w:color w:val="231F20"/>
          <w:w w:val="102"/>
          <w:sz w:val="20"/>
        </w:rPr>
        <w:t>，可宣佈總秘書、總</w:t>
      </w:r>
      <w:del w:id="1115" w:author="成英 李" w:date="2025-09-09T09:04:00Z">
        <w:r w:rsidDel="00B10C94">
          <w:rPr>
            <w:rFonts w:hint="eastAsia"/>
            <w:color w:val="231F20"/>
            <w:w w:val="102"/>
            <w:sz w:val="20"/>
          </w:rPr>
          <w:delText>司庫</w:delText>
        </w:r>
      </w:del>
      <w:ins w:id="1116" w:author="成英 李" w:date="2025-09-09T09:04:00Z">
        <w:r w:rsidR="00B10C94">
          <w:rPr>
            <w:rFonts w:hint="eastAsia"/>
            <w:color w:val="231F20"/>
            <w:w w:val="102"/>
            <w:sz w:val="20"/>
          </w:rPr>
          <w:t>財務主管</w:t>
        </w:r>
      </w:ins>
      <w:r>
        <w:rPr>
          <w:color w:val="231F20"/>
          <w:w w:val="102"/>
          <w:sz w:val="20"/>
        </w:rPr>
        <w:t>或部門總幹事職位出缺。</w:t>
      </w:r>
    </w:p>
    <w:p w14:paraId="0A1F7DE4" w14:textId="77777777" w:rsidR="003345E9" w:rsidRDefault="007169A0">
      <w:pPr>
        <w:pStyle w:val="a5"/>
        <w:numPr>
          <w:ilvl w:val="1"/>
          <w:numId w:val="19"/>
        </w:numPr>
        <w:tabs>
          <w:tab w:val="left" w:pos="1192"/>
        </w:tabs>
        <w:spacing w:before="3" w:line="204" w:lineRule="auto"/>
        <w:ind w:left="119" w:right="113" w:firstLine="408"/>
        <w:rPr>
          <w:rFonts w:ascii="Noto Sans TC" w:eastAsia="Noto Sans TC"/>
          <w:sz w:val="20"/>
        </w:rPr>
      </w:pPr>
      <w:r>
        <w:rPr>
          <w:color w:val="231F20"/>
          <w:w w:val="102"/>
          <w:sz w:val="20"/>
        </w:rPr>
        <w:t>在總議會休會期間，若總上訴法庭之成員出缺時，應指派</w:t>
      </w:r>
      <w:r>
        <w:rPr>
          <w:color w:val="231F20"/>
          <w:spacing w:val="-6"/>
          <w:w w:val="102"/>
          <w:sz w:val="20"/>
        </w:rPr>
        <w:t>人遞補該職缺，並選擇主席和法庭之秘書。</w:t>
      </w:r>
      <w:r>
        <w:rPr>
          <w:rFonts w:ascii="Noto Sans TC" w:eastAsia="Noto Sans TC"/>
          <w:color w:val="231F20"/>
          <w:w w:val="102"/>
          <w:sz w:val="20"/>
        </w:rPr>
        <w:t>（305.7，613，902）</w:t>
      </w:r>
    </w:p>
    <w:p w14:paraId="752D3A1D" w14:textId="68C53111" w:rsidR="003345E9" w:rsidRDefault="007169A0">
      <w:pPr>
        <w:pStyle w:val="a5"/>
        <w:numPr>
          <w:ilvl w:val="1"/>
          <w:numId w:val="19"/>
        </w:numPr>
        <w:tabs>
          <w:tab w:val="left" w:pos="1192"/>
        </w:tabs>
        <w:spacing w:line="204" w:lineRule="auto"/>
        <w:ind w:left="119" w:right="115" w:firstLine="408"/>
        <w:rPr>
          <w:sz w:val="20"/>
        </w:rPr>
      </w:pPr>
      <w:r>
        <w:rPr>
          <w:color w:val="231F20"/>
          <w:spacing w:val="1"/>
          <w:w w:val="102"/>
          <w:sz w:val="20"/>
        </w:rPr>
        <w:t>在總議會或總董事會休會期間，若任何一個特別委員會</w:t>
      </w:r>
      <w:ins w:id="1117" w:author="成英 李" w:date="2025-09-09T09:07:00Z">
        <w:r w:rsidR="00B10C94">
          <w:rPr>
            <w:rFonts w:hint="eastAsia"/>
            <w:color w:val="231F20"/>
            <w:spacing w:val="1"/>
            <w:w w:val="102"/>
            <w:sz w:val="20"/>
          </w:rPr>
          <w:t>有職位</w:t>
        </w:r>
      </w:ins>
      <w:del w:id="1118" w:author="成英 李" w:date="2025-09-09T09:07:00Z">
        <w:r w:rsidDel="00B10C94">
          <w:rPr>
            <w:color w:val="231F20"/>
            <w:spacing w:val="1"/>
            <w:w w:val="102"/>
            <w:sz w:val="20"/>
          </w:rPr>
          <w:delText>或</w:delText>
        </w:r>
        <w:r w:rsidDel="00B10C94">
          <w:rPr>
            <w:color w:val="231F20"/>
            <w:w w:val="102"/>
            <w:sz w:val="20"/>
          </w:rPr>
          <w:delText>委員</w:delText>
        </w:r>
      </w:del>
      <w:r>
        <w:rPr>
          <w:color w:val="231F20"/>
          <w:w w:val="102"/>
          <w:sz w:val="20"/>
        </w:rPr>
        <w:t>出缺時，指派人員遞補該職缺。</w:t>
      </w:r>
    </w:p>
    <w:p w14:paraId="631B63C4" w14:textId="409611BC" w:rsidR="003345E9" w:rsidRDefault="007169A0">
      <w:pPr>
        <w:pStyle w:val="a5"/>
        <w:numPr>
          <w:ilvl w:val="1"/>
          <w:numId w:val="19"/>
        </w:numPr>
        <w:tabs>
          <w:tab w:val="left" w:pos="1192"/>
        </w:tabs>
        <w:spacing w:before="2" w:line="204" w:lineRule="auto"/>
        <w:ind w:left="119" w:right="117" w:firstLine="408"/>
        <w:rPr>
          <w:rFonts w:ascii="Noto Sans TC" w:eastAsia="Noto Sans TC"/>
          <w:sz w:val="20"/>
        </w:rPr>
      </w:pPr>
      <w:r>
        <w:rPr>
          <w:color w:val="231F20"/>
          <w:spacing w:val="1"/>
          <w:w w:val="102"/>
          <w:sz w:val="20"/>
        </w:rPr>
        <w:t>指派總監督擔任</w:t>
      </w:r>
      <w:commentRangeStart w:id="1119"/>
      <w:r>
        <w:rPr>
          <w:color w:val="231F20"/>
          <w:spacing w:val="1"/>
          <w:w w:val="102"/>
          <w:sz w:val="20"/>
        </w:rPr>
        <w:t>國際教育</w:t>
      </w:r>
      <w:del w:id="1120" w:author="成英 李" w:date="2025-09-09T09:08:00Z">
        <w:r w:rsidDel="00B10C94">
          <w:rPr>
            <w:rFonts w:hint="eastAsia"/>
            <w:color w:val="231F20"/>
            <w:spacing w:val="1"/>
            <w:w w:val="102"/>
            <w:sz w:val="20"/>
          </w:rPr>
          <w:delText>委員</w:delText>
        </w:r>
      </w:del>
      <w:ins w:id="1121" w:author="成英 李" w:date="2025-09-09T09:08:00Z">
        <w:r w:rsidR="00B10C94">
          <w:rPr>
            <w:rFonts w:hint="eastAsia"/>
            <w:color w:val="231F20"/>
            <w:spacing w:val="1"/>
            <w:w w:val="102"/>
            <w:sz w:val="20"/>
          </w:rPr>
          <w:t>董事</w:t>
        </w:r>
      </w:ins>
      <w:r>
        <w:rPr>
          <w:color w:val="231F20"/>
          <w:spacing w:val="1"/>
          <w:w w:val="102"/>
          <w:sz w:val="20"/>
        </w:rPr>
        <w:t>會</w:t>
      </w:r>
      <w:commentRangeEnd w:id="1119"/>
      <w:r w:rsidR="00B10C94">
        <w:rPr>
          <w:rStyle w:val="a7"/>
        </w:rPr>
        <w:commentReference w:id="1119"/>
      </w:r>
      <w:r>
        <w:rPr>
          <w:color w:val="231F20"/>
          <w:spacing w:val="1"/>
          <w:w w:val="102"/>
          <w:sz w:val="20"/>
        </w:rPr>
        <w:t>轄下各</w:t>
      </w:r>
      <w:commentRangeStart w:id="1122"/>
      <w:r>
        <w:rPr>
          <w:color w:val="231F20"/>
          <w:spacing w:val="1"/>
          <w:w w:val="102"/>
          <w:sz w:val="20"/>
        </w:rPr>
        <w:t>高等教育</w:t>
      </w:r>
      <w:del w:id="1123" w:author="成英 李" w:date="2025-09-09T09:10:00Z">
        <w:r w:rsidDel="00B10C94">
          <w:rPr>
            <w:rFonts w:hint="eastAsia"/>
            <w:color w:val="231F20"/>
            <w:spacing w:val="1"/>
            <w:w w:val="102"/>
            <w:sz w:val="20"/>
          </w:rPr>
          <w:delText>機構</w:delText>
        </w:r>
      </w:del>
      <w:ins w:id="1124" w:author="成英 李" w:date="2025-09-09T09:10:00Z">
        <w:r w:rsidR="00B10C94">
          <w:rPr>
            <w:rFonts w:hint="eastAsia"/>
            <w:color w:val="231F20"/>
            <w:spacing w:val="1"/>
            <w:w w:val="102"/>
            <w:sz w:val="20"/>
          </w:rPr>
          <w:t>院校</w:t>
        </w:r>
        <w:commentRangeEnd w:id="1122"/>
        <w:r w:rsidR="00B10C94">
          <w:rPr>
            <w:rStyle w:val="a7"/>
          </w:rPr>
          <w:commentReference w:id="1122"/>
        </w:r>
      </w:ins>
      <w:r>
        <w:rPr>
          <w:color w:val="231F20"/>
          <w:spacing w:val="1"/>
          <w:w w:val="102"/>
          <w:sz w:val="20"/>
        </w:rPr>
        <w:t>之顧</w:t>
      </w:r>
      <w:r>
        <w:rPr>
          <w:color w:val="231F20"/>
          <w:spacing w:val="-51"/>
          <w:w w:val="102"/>
          <w:sz w:val="20"/>
        </w:rPr>
        <w:t>問。</w:t>
      </w:r>
      <w:r>
        <w:rPr>
          <w:rFonts w:ascii="Noto Sans TC" w:eastAsia="Noto Sans TC"/>
          <w:color w:val="231F20"/>
          <w:w w:val="102"/>
          <w:sz w:val="20"/>
        </w:rPr>
        <w:t>（905）</w:t>
      </w:r>
    </w:p>
    <w:p w14:paraId="2CCF5283" w14:textId="2B14DC3E" w:rsidR="003345E9" w:rsidRDefault="007169A0">
      <w:pPr>
        <w:pStyle w:val="a5"/>
        <w:numPr>
          <w:ilvl w:val="1"/>
          <w:numId w:val="19"/>
        </w:numPr>
        <w:tabs>
          <w:tab w:val="left" w:pos="1192"/>
        </w:tabs>
        <w:spacing w:before="1" w:line="204" w:lineRule="auto"/>
        <w:ind w:left="119" w:right="115" w:firstLine="408"/>
        <w:rPr>
          <w:rFonts w:ascii="Noto Sans TC" w:eastAsia="Noto Sans TC"/>
          <w:sz w:val="20"/>
        </w:rPr>
      </w:pPr>
      <w:r>
        <w:rPr>
          <w:color w:val="231F20"/>
          <w:spacing w:val="1"/>
          <w:w w:val="102"/>
          <w:sz w:val="20"/>
        </w:rPr>
        <w:t>與</w:t>
      </w:r>
      <w:commentRangeStart w:id="1125"/>
      <w:r>
        <w:rPr>
          <w:color w:val="231F20"/>
          <w:spacing w:val="1"/>
          <w:w w:val="102"/>
          <w:sz w:val="20"/>
        </w:rPr>
        <w:t>全球教育及神職人員</w:t>
      </w:r>
      <w:del w:id="1126" w:author="成英 李" w:date="2025-09-09T09:12:00Z">
        <w:r w:rsidDel="00B10C94">
          <w:rPr>
            <w:rFonts w:hint="eastAsia"/>
            <w:color w:val="231F20"/>
            <w:spacing w:val="1"/>
            <w:w w:val="102"/>
            <w:sz w:val="20"/>
          </w:rPr>
          <w:delText>進修部</w:delText>
        </w:r>
      </w:del>
      <w:ins w:id="1127" w:author="成英 李" w:date="2025-09-09T09:12:00Z">
        <w:r w:rsidR="00B10C94">
          <w:rPr>
            <w:rFonts w:hint="eastAsia"/>
            <w:color w:val="231F20"/>
            <w:spacing w:val="1"/>
            <w:w w:val="102"/>
            <w:sz w:val="20"/>
          </w:rPr>
          <w:t>發展</w:t>
        </w:r>
        <w:commentRangeEnd w:id="1125"/>
        <w:r w:rsidR="00B10C94">
          <w:rPr>
            <w:rStyle w:val="a7"/>
          </w:rPr>
          <w:commentReference w:id="1125"/>
        </w:r>
      </w:ins>
      <w:del w:id="1128" w:author="成英 李" w:date="2025-09-09T09:16:00Z">
        <w:r w:rsidDel="00B10C94">
          <w:rPr>
            <w:rFonts w:hint="eastAsia"/>
            <w:color w:val="231F20"/>
            <w:spacing w:val="1"/>
            <w:w w:val="102"/>
            <w:sz w:val="20"/>
          </w:rPr>
          <w:delText>共同</w:delText>
        </w:r>
      </w:del>
      <w:ins w:id="1129" w:author="成英 李" w:date="2025-09-09T09:16:00Z">
        <w:r w:rsidR="00B10C94">
          <w:rPr>
            <w:rFonts w:hint="eastAsia"/>
            <w:color w:val="231F20"/>
            <w:spacing w:val="1"/>
            <w:w w:val="102"/>
            <w:sz w:val="20"/>
          </w:rPr>
          <w:t>一起，</w:t>
        </w:r>
      </w:ins>
      <w:r>
        <w:rPr>
          <w:color w:val="231F20"/>
          <w:spacing w:val="1"/>
          <w:w w:val="102"/>
          <w:sz w:val="20"/>
        </w:rPr>
        <w:t>為</w:t>
      </w:r>
      <w:ins w:id="1130" w:author="成英 李" w:date="2025-09-09T09:15:00Z">
        <w:r w:rsidR="00B10C94">
          <w:rPr>
            <w:rFonts w:hint="eastAsia"/>
            <w:color w:val="231F20"/>
            <w:spacing w:val="1"/>
            <w:w w:val="102"/>
            <w:sz w:val="20"/>
          </w:rPr>
          <w:t>擔任各種</w:t>
        </w:r>
        <w:commentRangeStart w:id="1131"/>
        <w:r w:rsidR="00B10C94">
          <w:rPr>
            <w:rFonts w:hint="eastAsia"/>
            <w:color w:val="231F20"/>
            <w:spacing w:val="1"/>
            <w:w w:val="102"/>
            <w:sz w:val="20"/>
          </w:rPr>
          <w:t>服事職份</w:t>
        </w:r>
        <w:commentRangeEnd w:id="1131"/>
        <w:r w:rsidR="00B10C94">
          <w:rPr>
            <w:rStyle w:val="a7"/>
          </w:rPr>
          <w:commentReference w:id="1131"/>
        </w:r>
        <w:r w:rsidR="00B10C94">
          <w:rPr>
            <w:rFonts w:hint="eastAsia"/>
            <w:color w:val="231F20"/>
            <w:spacing w:val="1"/>
            <w:w w:val="102"/>
            <w:sz w:val="20"/>
          </w:rPr>
          <w:t>的傳</w:t>
        </w:r>
        <w:r w:rsidR="00B10C94">
          <w:rPr>
            <w:color w:val="231F20"/>
            <w:spacing w:val="1"/>
            <w:w w:val="102"/>
            <w:sz w:val="20"/>
          </w:rPr>
          <w:t>道</w:t>
        </w:r>
      </w:ins>
      <w:del w:id="1132" w:author="成英 李" w:date="2025-09-09T09:15:00Z">
        <w:r w:rsidDel="00B10C94">
          <w:rPr>
            <w:color w:val="231F20"/>
            <w:spacing w:val="1"/>
            <w:w w:val="102"/>
            <w:sz w:val="20"/>
          </w:rPr>
          <w:delText>地方傳道人</w:delText>
        </w:r>
      </w:del>
      <w:r>
        <w:rPr>
          <w:color w:val="231F20"/>
          <w:spacing w:val="1"/>
          <w:w w:val="102"/>
          <w:sz w:val="20"/>
        </w:rPr>
        <w:t>、</w:t>
      </w:r>
      <w:ins w:id="1133" w:author="成英 李" w:date="2025-09-09T09:15:00Z">
        <w:r w:rsidR="00B10C94">
          <w:rPr>
            <w:rFonts w:hint="eastAsia"/>
            <w:color w:val="231F20"/>
            <w:spacing w:val="1"/>
            <w:w w:val="102"/>
            <w:sz w:val="20"/>
          </w:rPr>
          <w:t>信徒或</w:t>
        </w:r>
      </w:ins>
      <w:r>
        <w:rPr>
          <w:color w:val="231F20"/>
          <w:spacing w:val="1"/>
          <w:w w:val="102"/>
          <w:sz w:val="20"/>
        </w:rPr>
        <w:t>領有執</w:t>
      </w:r>
      <w:r>
        <w:rPr>
          <w:color w:val="231F20"/>
          <w:spacing w:val="-5"/>
          <w:w w:val="102"/>
          <w:sz w:val="20"/>
        </w:rPr>
        <w:t>照的傳道人</w:t>
      </w:r>
      <w:del w:id="1134" w:author="成英 李" w:date="2025-09-09T09:16:00Z">
        <w:r w:rsidDel="00B10C94">
          <w:rPr>
            <w:color w:val="231F20"/>
            <w:spacing w:val="-5"/>
            <w:w w:val="102"/>
            <w:sz w:val="20"/>
          </w:rPr>
          <w:delText>以及已按立傳道人，</w:delText>
        </w:r>
      </w:del>
      <w:r>
        <w:rPr>
          <w:color w:val="231F20"/>
          <w:spacing w:val="-5"/>
          <w:w w:val="102"/>
          <w:sz w:val="20"/>
        </w:rPr>
        <w:t>安排進修課程。</w:t>
      </w:r>
      <w:r>
        <w:rPr>
          <w:rFonts w:ascii="Noto Sans TC" w:eastAsia="Noto Sans TC"/>
          <w:color w:val="231F20"/>
          <w:w w:val="102"/>
          <w:sz w:val="20"/>
        </w:rPr>
        <w:t>（521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522）</w:t>
      </w:r>
    </w:p>
    <w:p w14:paraId="289D2C2E" w14:textId="5CD18A6C" w:rsidR="003345E9" w:rsidDel="00B10C94" w:rsidRDefault="007169A0">
      <w:pPr>
        <w:pStyle w:val="a5"/>
        <w:numPr>
          <w:ilvl w:val="1"/>
          <w:numId w:val="19"/>
        </w:numPr>
        <w:tabs>
          <w:tab w:val="left" w:pos="1313"/>
        </w:tabs>
        <w:spacing w:line="204" w:lineRule="auto"/>
        <w:ind w:left="119" w:right="15" w:firstLine="408"/>
        <w:rPr>
          <w:del w:id="1135" w:author="成英 李" w:date="2025-09-09T09:18:00Z"/>
          <w:sz w:val="20"/>
        </w:rPr>
      </w:pPr>
      <w:r>
        <w:rPr>
          <w:color w:val="231F20"/>
          <w:spacing w:val="2"/>
          <w:w w:val="102"/>
          <w:sz w:val="20"/>
        </w:rPr>
        <w:t>為了計劃、保存</w:t>
      </w:r>
      <w:del w:id="1136" w:author="成英 李" w:date="2025-09-09T09:17:00Z">
        <w:r w:rsidDel="00B10C94">
          <w:rPr>
            <w:color w:val="231F20"/>
            <w:spacing w:val="2"/>
            <w:w w:val="102"/>
            <w:sz w:val="20"/>
          </w:rPr>
          <w:delText>、</w:delText>
        </w:r>
      </w:del>
      <w:r>
        <w:rPr>
          <w:color w:val="231F20"/>
          <w:spacing w:val="2"/>
          <w:w w:val="102"/>
          <w:sz w:val="20"/>
        </w:rPr>
        <w:t>和增進全球宣教利益的命脈</w:t>
      </w:r>
      <w:ins w:id="1137" w:author="成英 李" w:date="2025-09-09T09:17:00Z">
        <w:r w:rsidR="00B10C94">
          <w:rPr>
            <w:rFonts w:hint="eastAsia"/>
            <w:color w:val="231F20"/>
            <w:spacing w:val="2"/>
            <w:w w:val="102"/>
            <w:sz w:val="20"/>
          </w:rPr>
          <w:t>——</w:t>
        </w:r>
        <w:commentRangeStart w:id="1138"/>
        <w:r w:rsidR="00B10C94">
          <w:rPr>
            <w:rFonts w:ascii="Cambria" w:hAnsi="Cambria" w:cs="Cambria" w:hint="eastAsia"/>
            <w:color w:val="231F20"/>
            <w:spacing w:val="2"/>
            <w:w w:val="102"/>
            <w:sz w:val="20"/>
          </w:rPr>
          <w:t>世界宣教</w:t>
        </w:r>
      </w:ins>
      <w:ins w:id="1139" w:author="成英 李" w:date="2025-09-09T09:18:00Z">
        <w:r w:rsidR="00B10C94">
          <w:rPr>
            <w:rFonts w:ascii="Cambria" w:hAnsi="Cambria" w:cs="Cambria" w:hint="eastAsia"/>
            <w:color w:val="231F20"/>
            <w:spacing w:val="2"/>
            <w:w w:val="102"/>
            <w:sz w:val="20"/>
          </w:rPr>
          <w:t>基金</w:t>
        </w:r>
        <w:commentRangeEnd w:id="1138"/>
        <w:r w:rsidR="00B10C94">
          <w:rPr>
            <w:rStyle w:val="a7"/>
          </w:rPr>
          <w:commentReference w:id="1138"/>
        </w:r>
      </w:ins>
      <w:r>
        <w:rPr>
          <w:color w:val="231F20"/>
          <w:spacing w:val="2"/>
          <w:w w:val="102"/>
          <w:sz w:val="20"/>
        </w:rPr>
        <w:t>，總監督</w:t>
      </w:r>
      <w:r>
        <w:rPr>
          <w:color w:val="231F20"/>
          <w:spacing w:val="5"/>
          <w:w w:val="102"/>
          <w:sz w:val="20"/>
        </w:rPr>
        <w:t>會和總董事會有權為地方教會訂立世界宣教基金的籌款目標和責任。</w:t>
      </w:r>
    </w:p>
    <w:p w14:paraId="30B4AA38" w14:textId="77777777" w:rsidR="003345E9" w:rsidRPr="00B10C94" w:rsidRDefault="007169A0">
      <w:pPr>
        <w:pStyle w:val="a5"/>
        <w:numPr>
          <w:ilvl w:val="1"/>
          <w:numId w:val="19"/>
        </w:numPr>
        <w:tabs>
          <w:tab w:val="left" w:pos="1313"/>
        </w:tabs>
        <w:spacing w:line="204" w:lineRule="auto"/>
        <w:ind w:left="119" w:right="15" w:firstLine="408"/>
        <w:rPr>
          <w:rFonts w:ascii="Noto Sans TC" w:eastAsia="Noto Sans TC"/>
          <w:rPrChange w:id="1140" w:author="成英 李" w:date="2025-09-09T09:18:00Z">
            <w:rPr/>
          </w:rPrChange>
        </w:rPr>
        <w:pPrChange w:id="1141" w:author="成英 李" w:date="2025-09-09T09:18:00Z">
          <w:pPr>
            <w:pStyle w:val="a3"/>
            <w:spacing w:line="312" w:lineRule="exact"/>
            <w:ind w:left="17"/>
          </w:pPr>
        </w:pPrChange>
      </w:pPr>
      <w:r w:rsidRPr="00B10C94">
        <w:rPr>
          <w:rFonts w:ascii="Noto Sans TC" w:eastAsia="Noto Sans TC"/>
          <w:color w:val="231F20"/>
          <w:spacing w:val="-2"/>
          <w:rPrChange w:id="1142" w:author="成英 李" w:date="2025-09-09T09:18:00Z">
            <w:rPr/>
          </w:rPrChange>
        </w:rPr>
        <w:t>（32.5，140，335.7）</w:t>
      </w:r>
    </w:p>
    <w:p w14:paraId="1DF2E117" w14:textId="77777777" w:rsidR="003345E9" w:rsidRDefault="007169A0">
      <w:pPr>
        <w:pStyle w:val="a5"/>
        <w:numPr>
          <w:ilvl w:val="1"/>
          <w:numId w:val="19"/>
        </w:numPr>
        <w:tabs>
          <w:tab w:val="left" w:pos="1316"/>
        </w:tabs>
        <w:spacing w:line="320" w:lineRule="exact"/>
        <w:ind w:left="1316" w:hanging="789"/>
        <w:jc w:val="both"/>
        <w:rPr>
          <w:rFonts w:ascii="Noto Sans TC" w:eastAsia="Noto Sans TC"/>
          <w:sz w:val="20"/>
        </w:rPr>
      </w:pPr>
      <w:r>
        <w:rPr>
          <w:color w:val="231F20"/>
          <w:spacing w:val="18"/>
          <w:sz w:val="20"/>
        </w:rPr>
        <w:t>以書面核准前牧師或助牧恢復資格之申請</w:t>
      </w:r>
      <w:r>
        <w:rPr>
          <w:color w:val="231F20"/>
          <w:spacing w:val="-103"/>
          <w:sz w:val="20"/>
        </w:rPr>
        <w:t>。</w:t>
      </w:r>
      <w:r>
        <w:rPr>
          <w:rFonts w:ascii="Noto Sans TC" w:eastAsia="Noto Sans TC"/>
          <w:color w:val="231F20"/>
          <w:spacing w:val="-2"/>
          <w:sz w:val="20"/>
        </w:rPr>
        <w:t>（531.11，</w:t>
      </w:r>
    </w:p>
    <w:p w14:paraId="09B1F26C" w14:textId="09F3350C" w:rsidR="003345E9" w:rsidRDefault="007169A0">
      <w:pPr>
        <w:pStyle w:val="a3"/>
        <w:spacing w:line="320" w:lineRule="exact"/>
        <w:ind w:left="119"/>
        <w:rPr>
          <w:rFonts w:ascii="Noto Sans TC" w:eastAsia="Noto Sans TC"/>
        </w:rPr>
      </w:pPr>
      <w:r>
        <w:rPr>
          <w:rFonts w:ascii="Noto Sans TC" w:eastAsia="Noto Sans TC"/>
          <w:color w:val="231F20"/>
          <w:spacing w:val="-2"/>
        </w:rPr>
        <w:t>532.8，532.1</w:t>
      </w:r>
      <w:ins w:id="1143" w:author="成英 李" w:date="2025-09-09T09:19:00Z">
        <w:r w:rsidR="00B10C94">
          <w:rPr>
            <w:rFonts w:ascii="Noto Sans TC" w:eastAsia="Noto Sans TC"/>
            <w:color w:val="231F20"/>
            <w:spacing w:val="-2"/>
          </w:rPr>
          <w:t>3</w:t>
        </w:r>
      </w:ins>
      <w:del w:id="1144" w:author="成英 李" w:date="2025-09-09T09:19:00Z">
        <w:r w:rsidDel="00B10C94">
          <w:rPr>
            <w:rFonts w:ascii="Noto Sans TC" w:eastAsia="Noto Sans TC"/>
            <w:color w:val="231F20"/>
            <w:spacing w:val="-2"/>
          </w:rPr>
          <w:delText>2</w:delText>
        </w:r>
      </w:del>
      <w:r>
        <w:rPr>
          <w:rFonts w:ascii="Noto Sans TC" w:eastAsia="Noto Sans TC"/>
          <w:color w:val="231F20"/>
          <w:spacing w:val="-2"/>
        </w:rPr>
        <w:t>）</w:t>
      </w:r>
    </w:p>
    <w:p w14:paraId="0AADBC28" w14:textId="77777777" w:rsidR="003345E9" w:rsidRDefault="007169A0">
      <w:pPr>
        <w:pStyle w:val="a5"/>
        <w:numPr>
          <w:ilvl w:val="0"/>
          <w:numId w:val="19"/>
        </w:numPr>
        <w:tabs>
          <w:tab w:val="left" w:pos="1005"/>
        </w:tabs>
        <w:spacing w:before="8" w:line="206" w:lineRule="auto"/>
        <w:ind w:left="119" w:right="112" w:firstLine="408"/>
        <w:jc w:val="both"/>
        <w:rPr>
          <w:sz w:val="20"/>
        </w:rPr>
      </w:pPr>
      <w:r>
        <w:rPr>
          <w:color w:val="231F20"/>
          <w:w w:val="102"/>
          <w:sz w:val="20"/>
        </w:rPr>
        <w:t>總監督會乃為解釋宣聖會法律和教義</w:t>
      </w:r>
      <w:del w:id="1145" w:author="成英 李" w:date="2025-09-09T09:25:00Z">
        <w:r w:rsidDel="00B10C94">
          <w:rPr>
            <w:color w:val="231F20"/>
            <w:w w:val="102"/>
            <w:sz w:val="20"/>
          </w:rPr>
          <w:delText>、</w:delText>
        </w:r>
      </w:del>
      <w:r>
        <w:rPr>
          <w:color w:val="231F20"/>
          <w:w w:val="102"/>
          <w:sz w:val="20"/>
        </w:rPr>
        <w:t>以及「</w:t>
      </w:r>
      <w:del w:id="1146" w:author="成英 李" w:date="2025-08-25T19:46:00Z">
        <w:r w:rsidDel="00374C8F">
          <w:rPr>
            <w:color w:val="231F20"/>
            <w:w w:val="102"/>
            <w:sz w:val="20"/>
          </w:rPr>
          <w:delText>教會</w:delText>
        </w:r>
      </w:del>
      <w:r>
        <w:rPr>
          <w:color w:val="231F20"/>
          <w:w w:val="102"/>
          <w:sz w:val="20"/>
        </w:rPr>
        <w:t>手冊」所</w:t>
      </w:r>
      <w:r>
        <w:rPr>
          <w:color w:val="231F20"/>
          <w:spacing w:val="2"/>
          <w:w w:val="102"/>
          <w:sz w:val="20"/>
        </w:rPr>
        <w:t>有條文意義和約束力之權威，如對總監督會之解釋有異議，得向總議</w:t>
      </w:r>
      <w:r>
        <w:rPr>
          <w:color w:val="231F20"/>
          <w:w w:val="102"/>
          <w:sz w:val="20"/>
        </w:rPr>
        <w:t>會提出一次之上訴。</w:t>
      </w:r>
    </w:p>
    <w:p w14:paraId="4617F05F" w14:textId="77777777" w:rsidR="003345E9" w:rsidRDefault="007169A0">
      <w:pPr>
        <w:pStyle w:val="a5"/>
        <w:numPr>
          <w:ilvl w:val="0"/>
          <w:numId w:val="19"/>
        </w:numPr>
        <w:tabs>
          <w:tab w:val="left" w:pos="1005"/>
        </w:tabs>
        <w:spacing w:line="204" w:lineRule="auto"/>
        <w:ind w:left="119" w:right="116" w:firstLine="408"/>
        <w:jc w:val="both"/>
        <w:rPr>
          <w:rFonts w:ascii="Noto Sans TC" w:eastAsia="Noto Sans TC"/>
          <w:sz w:val="20"/>
        </w:rPr>
      </w:pPr>
      <w:r>
        <w:rPr>
          <w:color w:val="231F20"/>
          <w:w w:val="102"/>
          <w:sz w:val="20"/>
        </w:rPr>
        <w:t>總監督會應考慮並通過地區中心之計劃，未經總監督會書面</w:t>
      </w:r>
      <w:r>
        <w:rPr>
          <w:color w:val="231F20"/>
          <w:spacing w:val="-8"/>
          <w:w w:val="102"/>
          <w:sz w:val="20"/>
        </w:rPr>
        <w:t>之核准前，不得執行任何計劃。</w:t>
      </w:r>
      <w:r>
        <w:rPr>
          <w:rFonts w:ascii="Noto Sans TC" w:eastAsia="Noto Sans TC"/>
          <w:color w:val="231F20"/>
          <w:w w:val="102"/>
          <w:sz w:val="20"/>
        </w:rPr>
        <w:t>（225.12）</w:t>
      </w:r>
    </w:p>
    <w:p w14:paraId="1F6D3BF0" w14:textId="7EEC9571" w:rsidR="003345E9" w:rsidRDefault="007169A0">
      <w:pPr>
        <w:pStyle w:val="a5"/>
        <w:numPr>
          <w:ilvl w:val="0"/>
          <w:numId w:val="19"/>
        </w:numPr>
        <w:tabs>
          <w:tab w:val="left" w:pos="1005"/>
        </w:tabs>
        <w:spacing w:line="204" w:lineRule="auto"/>
        <w:ind w:left="119" w:right="116" w:firstLine="408"/>
        <w:jc w:val="both"/>
        <w:rPr>
          <w:rFonts w:ascii="Noto Sans TC" w:eastAsia="Noto Sans TC"/>
          <w:sz w:val="20"/>
        </w:rPr>
      </w:pPr>
      <w:r>
        <w:rPr>
          <w:color w:val="231F20"/>
          <w:w w:val="102"/>
          <w:sz w:val="20"/>
        </w:rPr>
        <w:t>總監督</w:t>
      </w:r>
      <w:ins w:id="1147" w:author="成英 李" w:date="2025-09-09T09:28:00Z">
        <w:r w:rsidR="00B10C94">
          <w:rPr>
            <w:rFonts w:hint="eastAsia"/>
            <w:color w:val="231F20"/>
            <w:w w:val="102"/>
            <w:sz w:val="20"/>
          </w:rPr>
          <w:t>會</w:t>
        </w:r>
      </w:ins>
      <w:r>
        <w:rPr>
          <w:color w:val="231F20"/>
          <w:w w:val="102"/>
          <w:sz w:val="20"/>
        </w:rPr>
        <w:t>要按立離過婚的人擔任宣聖會之牧師或助牧時，有自</w:t>
      </w:r>
      <w:r>
        <w:rPr>
          <w:color w:val="231F20"/>
          <w:spacing w:val="-15"/>
          <w:w w:val="102"/>
          <w:sz w:val="20"/>
        </w:rPr>
        <w:t>由裁決的權利。</w:t>
      </w:r>
      <w:r>
        <w:rPr>
          <w:rFonts w:ascii="Noto Sans TC" w:eastAsia="Noto Sans TC"/>
          <w:color w:val="231F20"/>
          <w:w w:val="102"/>
          <w:sz w:val="20"/>
        </w:rPr>
        <w:t>（307.4，525.3，526.3）</w:t>
      </w:r>
    </w:p>
    <w:p w14:paraId="3CA12E58" w14:textId="3D5CACBE" w:rsidR="003345E9" w:rsidRDefault="007169A0">
      <w:pPr>
        <w:pStyle w:val="a5"/>
        <w:numPr>
          <w:ilvl w:val="0"/>
          <w:numId w:val="19"/>
        </w:numPr>
        <w:tabs>
          <w:tab w:val="left" w:pos="1005"/>
        </w:tabs>
        <w:spacing w:line="204" w:lineRule="auto"/>
        <w:ind w:left="119" w:right="113" w:firstLine="408"/>
        <w:jc w:val="both"/>
        <w:rPr>
          <w:rFonts w:ascii="Noto Sans TC" w:eastAsia="Noto Sans TC"/>
          <w:sz w:val="20"/>
        </w:rPr>
      </w:pPr>
      <w:r>
        <w:rPr>
          <w:color w:val="231F20"/>
          <w:w w:val="102"/>
          <w:sz w:val="20"/>
        </w:rPr>
        <w:t>經主管區總監督之推薦，總監督會有權宣布任何一個第二期</w:t>
      </w:r>
      <w:r>
        <w:rPr>
          <w:color w:val="231F20"/>
          <w:spacing w:val="3"/>
          <w:w w:val="102"/>
          <w:sz w:val="20"/>
        </w:rPr>
        <w:t>或第一期地區之地區監督出缺。</w:t>
      </w:r>
      <w:del w:id="1148" w:author="成英 李" w:date="2025-09-09T09:31:00Z">
        <w:r w:rsidDel="00B10C94">
          <w:rPr>
            <w:color w:val="231F20"/>
            <w:spacing w:val="3"/>
            <w:w w:val="102"/>
            <w:sz w:val="20"/>
          </w:rPr>
          <w:delText>又</w:delText>
        </w:r>
      </w:del>
      <w:r>
        <w:rPr>
          <w:color w:val="231F20"/>
          <w:spacing w:val="3"/>
          <w:w w:val="102"/>
          <w:sz w:val="20"/>
        </w:rPr>
        <w:t>經地區指導委員會三分之二以上投</w:t>
      </w:r>
      <w:r>
        <w:rPr>
          <w:color w:val="231F20"/>
          <w:spacing w:val="-6"/>
          <w:w w:val="102"/>
          <w:sz w:val="20"/>
        </w:rPr>
        <w:t>票通過，也可宣布第三期地區</w:t>
      </w:r>
      <w:ins w:id="1149" w:author="成英 李" w:date="2025-09-09T09:31:00Z">
        <w:r w:rsidR="00B10C94">
          <w:rPr>
            <w:rFonts w:hint="eastAsia"/>
            <w:color w:val="231F20"/>
            <w:spacing w:val="-6"/>
            <w:w w:val="102"/>
            <w:sz w:val="20"/>
          </w:rPr>
          <w:t>之</w:t>
        </w:r>
      </w:ins>
      <w:r>
        <w:rPr>
          <w:color w:val="231F20"/>
          <w:spacing w:val="-6"/>
          <w:w w:val="102"/>
          <w:sz w:val="20"/>
        </w:rPr>
        <w:t>地區監督出缺。</w:t>
      </w:r>
      <w:r>
        <w:rPr>
          <w:rFonts w:ascii="Noto Sans TC" w:eastAsia="Noto Sans TC"/>
          <w:color w:val="231F20"/>
          <w:w w:val="102"/>
          <w:sz w:val="20"/>
        </w:rPr>
        <w:t>（209.1，238）</w:t>
      </w:r>
    </w:p>
    <w:p w14:paraId="0E7BBCBD" w14:textId="77777777" w:rsidR="003345E9" w:rsidRDefault="007169A0">
      <w:pPr>
        <w:pStyle w:val="a5"/>
        <w:numPr>
          <w:ilvl w:val="0"/>
          <w:numId w:val="19"/>
        </w:numPr>
        <w:tabs>
          <w:tab w:val="left" w:pos="1010"/>
        </w:tabs>
        <w:spacing w:line="312" w:lineRule="exact"/>
        <w:ind w:left="1010" w:hanging="483"/>
        <w:jc w:val="both"/>
        <w:rPr>
          <w:sz w:val="20"/>
        </w:rPr>
      </w:pPr>
      <w:r>
        <w:rPr>
          <w:color w:val="231F20"/>
          <w:spacing w:val="21"/>
          <w:sz w:val="20"/>
        </w:rPr>
        <w:t>總監督會有權核准某一第三期地區為陷入危機之地區。</w:t>
      </w:r>
    </w:p>
    <w:p w14:paraId="3C045F2D" w14:textId="77777777" w:rsidR="003345E9" w:rsidRDefault="007169A0">
      <w:pPr>
        <w:pStyle w:val="a3"/>
        <w:spacing w:line="320" w:lineRule="exact"/>
        <w:ind w:left="17"/>
        <w:rPr>
          <w:rFonts w:ascii="Noto Sans TC" w:eastAsia="Noto Sans TC"/>
        </w:rPr>
      </w:pPr>
      <w:r>
        <w:rPr>
          <w:rFonts w:ascii="Noto Sans TC" w:eastAsia="Noto Sans TC"/>
          <w:color w:val="231F20"/>
          <w:spacing w:val="-2"/>
        </w:rPr>
        <w:t>（200.2，307.9）</w:t>
      </w:r>
    </w:p>
    <w:p w14:paraId="0EC403E3" w14:textId="5E10FC05" w:rsidR="003345E9" w:rsidRDefault="007169A0">
      <w:pPr>
        <w:pStyle w:val="a5"/>
        <w:numPr>
          <w:ilvl w:val="0"/>
          <w:numId w:val="19"/>
        </w:numPr>
        <w:tabs>
          <w:tab w:val="left" w:pos="1005"/>
        </w:tabs>
        <w:spacing w:before="8" w:line="204" w:lineRule="auto"/>
        <w:ind w:left="119" w:right="118" w:firstLine="408"/>
        <w:jc w:val="both"/>
        <w:rPr>
          <w:sz w:val="20"/>
        </w:rPr>
      </w:pPr>
      <w:r>
        <w:rPr>
          <w:color w:val="231F20"/>
          <w:spacing w:val="-1"/>
          <w:w w:val="102"/>
          <w:sz w:val="20"/>
        </w:rPr>
        <w:t>總議會結束後，總監督會將公告各語言新版「</w:t>
      </w:r>
      <w:ins w:id="1150" w:author="成英 李" w:date="2025-09-09T09:32:00Z">
        <w:r w:rsidR="00B10C94">
          <w:rPr>
            <w:rFonts w:hint="eastAsia"/>
            <w:color w:val="231F20"/>
            <w:spacing w:val="-1"/>
            <w:w w:val="102"/>
            <w:sz w:val="20"/>
          </w:rPr>
          <w:t>宣聖會</w:t>
        </w:r>
      </w:ins>
      <w:ins w:id="1151" w:author="成英 李" w:date="2025-09-09T09:36:00Z">
        <w:r w:rsidR="00B10C94">
          <w:rPr>
            <w:rFonts w:hint="eastAsia"/>
            <w:color w:val="231F20"/>
            <w:spacing w:val="-1"/>
            <w:w w:val="102"/>
            <w:sz w:val="20"/>
          </w:rPr>
          <w:t>教會</w:t>
        </w:r>
      </w:ins>
      <w:del w:id="1152" w:author="成英 李" w:date="2025-08-25T19:46:00Z">
        <w:r w:rsidDel="00374C8F">
          <w:rPr>
            <w:rFonts w:hint="eastAsia"/>
            <w:color w:val="231F20"/>
            <w:spacing w:val="-1"/>
            <w:w w:val="102"/>
            <w:sz w:val="20"/>
          </w:rPr>
          <w:delText>教</w:delText>
        </w:r>
        <w:r w:rsidDel="00374C8F">
          <w:rPr>
            <w:color w:val="231F20"/>
            <w:spacing w:val="-1"/>
            <w:w w:val="102"/>
            <w:sz w:val="20"/>
          </w:rPr>
          <w:delText>會</w:delText>
        </w:r>
      </w:del>
      <w:r>
        <w:rPr>
          <w:color w:val="231F20"/>
          <w:spacing w:val="-1"/>
          <w:w w:val="102"/>
          <w:sz w:val="20"/>
        </w:rPr>
        <w:t>手冊」正</w:t>
      </w:r>
      <w:r>
        <w:rPr>
          <w:color w:val="231F20"/>
          <w:w w:val="102"/>
          <w:sz w:val="20"/>
        </w:rPr>
        <w:t>式發行和生效日期。</w:t>
      </w:r>
    </w:p>
    <w:p w14:paraId="10D5DA55" w14:textId="77777777" w:rsidR="003345E9" w:rsidRDefault="007169A0">
      <w:pPr>
        <w:pStyle w:val="a5"/>
        <w:numPr>
          <w:ilvl w:val="0"/>
          <w:numId w:val="19"/>
        </w:numPr>
        <w:tabs>
          <w:tab w:val="left" w:pos="1005"/>
        </w:tabs>
        <w:spacing w:before="2" w:line="204" w:lineRule="auto"/>
        <w:ind w:left="120" w:right="116" w:firstLine="407"/>
        <w:jc w:val="both"/>
        <w:rPr>
          <w:sz w:val="20"/>
        </w:rPr>
      </w:pPr>
      <w:r>
        <w:rPr>
          <w:color w:val="231F20"/>
          <w:w w:val="102"/>
          <w:sz w:val="20"/>
        </w:rPr>
        <w:t>總監督會有權為著服事宣聖會之緣故，執行其他尚未在規範內之事務，但應符合教會之一般規則、會章等原則。</w:t>
      </w:r>
    </w:p>
    <w:p w14:paraId="7725B190"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7C19D479" w14:textId="77777777" w:rsidR="003345E9" w:rsidRDefault="007169A0">
      <w:pPr>
        <w:pStyle w:val="a3"/>
        <w:spacing w:before="50"/>
        <w:ind w:left="0"/>
        <w:jc w:val="center"/>
      </w:pPr>
      <w:r>
        <w:rPr>
          <w:color w:val="231F20"/>
          <w:spacing w:val="-3"/>
        </w:rPr>
        <w:lastRenderedPageBreak/>
        <w:t>總會行政</w:t>
      </w:r>
    </w:p>
    <w:p w14:paraId="05F92D35" w14:textId="77777777" w:rsidR="003345E9" w:rsidRDefault="007169A0">
      <w:pPr>
        <w:pStyle w:val="2"/>
        <w:ind w:left="0" w:right="4559"/>
        <w:jc w:val="center"/>
      </w:pPr>
      <w:r>
        <w:rPr>
          <w:color w:val="231F20"/>
          <w:spacing w:val="-2"/>
        </w:rPr>
        <w:t>十、總秘書</w:t>
      </w:r>
    </w:p>
    <w:p w14:paraId="4347F87C" w14:textId="77777777" w:rsidR="003345E9" w:rsidRDefault="007169A0">
      <w:pPr>
        <w:pStyle w:val="a5"/>
        <w:numPr>
          <w:ilvl w:val="0"/>
          <w:numId w:val="19"/>
        </w:numPr>
        <w:tabs>
          <w:tab w:val="left" w:pos="1006"/>
        </w:tabs>
        <w:spacing w:before="9" w:line="348" w:lineRule="exact"/>
        <w:ind w:hanging="478"/>
        <w:rPr>
          <w:sz w:val="20"/>
        </w:rPr>
      </w:pPr>
      <w:r>
        <w:rPr>
          <w:color w:val="231F20"/>
          <w:spacing w:val="-1"/>
          <w:sz w:val="20"/>
        </w:rPr>
        <w:t>總秘書係依照總董事會之規則，由總董事會選出，任期直到</w:t>
      </w:r>
    </w:p>
    <w:p w14:paraId="3B1489A9" w14:textId="0C057E6F" w:rsidR="003345E9" w:rsidRDefault="007169A0">
      <w:pPr>
        <w:pStyle w:val="a3"/>
        <w:spacing w:before="11" w:line="204" w:lineRule="auto"/>
        <w:ind w:right="112"/>
        <w:rPr>
          <w:rFonts w:ascii="Noto Sans TC" w:eastAsia="Noto Sans TC"/>
        </w:rPr>
      </w:pPr>
      <w:r>
        <w:rPr>
          <w:color w:val="231F20"/>
          <w:spacing w:val="1"/>
        </w:rPr>
        <w:t xml:space="preserve">下屆總議會結束，合格之繼任者選出接任為止，或依照 </w:t>
      </w:r>
      <w:r>
        <w:rPr>
          <w:rFonts w:ascii="Noto Sans TC" w:eastAsia="Noto Sans TC"/>
          <w:color w:val="231F20"/>
        </w:rPr>
        <w:t>317.5</w:t>
      </w:r>
      <w:r>
        <w:rPr>
          <w:rFonts w:ascii="Noto Sans TC" w:eastAsia="Noto Sans TC"/>
          <w:color w:val="231F20"/>
          <w:spacing w:val="38"/>
        </w:rPr>
        <w:t xml:space="preserve"> </w:t>
      </w:r>
      <w:r>
        <w:rPr>
          <w:color w:val="231F20"/>
        </w:rPr>
        <w:t>條</w:t>
      </w:r>
      <w:del w:id="1153" w:author="成英 李" w:date="2025-09-09T10:12:00Z">
        <w:r w:rsidDel="00B10C94">
          <w:rPr>
            <w:color w:val="231F20"/>
          </w:rPr>
          <w:delText>或總</w:delText>
        </w:r>
        <w:r w:rsidDel="00B10C94">
          <w:rPr>
            <w:color w:val="231F20"/>
            <w:spacing w:val="-2"/>
          </w:rPr>
          <w:delText>董事會之規則</w:delText>
        </w:r>
      </w:del>
      <w:r>
        <w:rPr>
          <w:color w:val="231F20"/>
          <w:spacing w:val="-2"/>
        </w:rPr>
        <w:t>予以免職。</w:t>
      </w:r>
      <w:r>
        <w:rPr>
          <w:rFonts w:ascii="Noto Sans TC" w:eastAsia="Noto Sans TC"/>
          <w:color w:val="231F20"/>
          <w:spacing w:val="-2"/>
        </w:rPr>
        <w:t>(900.2)</w:t>
      </w:r>
    </w:p>
    <w:p w14:paraId="1DF1DF5B" w14:textId="77777777" w:rsidR="003345E9" w:rsidRDefault="007169A0">
      <w:pPr>
        <w:pStyle w:val="a5"/>
        <w:numPr>
          <w:ilvl w:val="1"/>
          <w:numId w:val="19"/>
        </w:numPr>
        <w:tabs>
          <w:tab w:val="left" w:pos="1192"/>
        </w:tabs>
        <w:spacing w:line="309" w:lineRule="exact"/>
        <w:ind w:left="1192" w:hanging="664"/>
        <w:rPr>
          <w:rFonts w:ascii="Noto Sans TC" w:eastAsia="Noto Sans TC"/>
          <w:sz w:val="20"/>
        </w:rPr>
      </w:pPr>
      <w:r>
        <w:rPr>
          <w:color w:val="231F20"/>
          <w:spacing w:val="-8"/>
          <w:sz w:val="20"/>
        </w:rPr>
        <w:t>總秘書為總議會之當然代表。</w:t>
      </w:r>
      <w:r>
        <w:rPr>
          <w:rFonts w:ascii="Noto Sans TC" w:eastAsia="Noto Sans TC"/>
          <w:color w:val="231F20"/>
          <w:spacing w:val="-2"/>
          <w:sz w:val="20"/>
        </w:rPr>
        <w:t>（301）</w:t>
      </w:r>
    </w:p>
    <w:p w14:paraId="63125A0F" w14:textId="2878EF68" w:rsidR="003345E9" w:rsidRDefault="007169A0">
      <w:pPr>
        <w:pStyle w:val="a5"/>
        <w:numPr>
          <w:ilvl w:val="1"/>
          <w:numId w:val="19"/>
        </w:numPr>
        <w:tabs>
          <w:tab w:val="left" w:pos="1192"/>
        </w:tabs>
        <w:spacing w:before="11" w:line="204" w:lineRule="auto"/>
        <w:ind w:left="119" w:right="114" w:firstLine="408"/>
        <w:rPr>
          <w:rFonts w:ascii="Noto Sans TC" w:eastAsia="Noto Sans TC"/>
          <w:sz w:val="20"/>
        </w:rPr>
      </w:pPr>
      <w:r>
        <w:rPr>
          <w:color w:val="231F20"/>
          <w:sz w:val="20"/>
        </w:rPr>
        <w:t>在總</w:t>
      </w:r>
      <w:del w:id="1154" w:author="成英 李" w:date="2025-09-09T10:13:00Z">
        <w:r w:rsidDel="00B10C94">
          <w:rPr>
            <w:rFonts w:hint="eastAsia"/>
            <w:color w:val="231F20"/>
            <w:sz w:val="20"/>
          </w:rPr>
          <w:delText>議會</w:delText>
        </w:r>
      </w:del>
      <w:ins w:id="1155" w:author="成英 李" w:date="2025-09-09T10:13:00Z">
        <w:r w:rsidR="00B10C94">
          <w:rPr>
            <w:rFonts w:hint="eastAsia"/>
            <w:color w:val="231F20"/>
            <w:sz w:val="20"/>
          </w:rPr>
          <w:t>董事會</w:t>
        </w:r>
      </w:ins>
      <w:r>
        <w:rPr>
          <w:color w:val="231F20"/>
          <w:sz w:val="20"/>
        </w:rPr>
        <w:t xml:space="preserve">休會期間，若總秘書出缺時，應依照 </w:t>
      </w:r>
      <w:r>
        <w:rPr>
          <w:rFonts w:ascii="Noto Sans TC" w:eastAsia="Noto Sans TC"/>
          <w:color w:val="231F20"/>
          <w:sz w:val="20"/>
        </w:rPr>
        <w:t xml:space="preserve">317.4 </w:t>
      </w:r>
      <w:r>
        <w:rPr>
          <w:color w:val="231F20"/>
          <w:sz w:val="20"/>
        </w:rPr>
        <w:t>條之</w:t>
      </w:r>
      <w:r>
        <w:rPr>
          <w:color w:val="231F20"/>
          <w:spacing w:val="-10"/>
          <w:sz w:val="20"/>
        </w:rPr>
        <w:t>規定，由總董事會遴選遞補。</w:t>
      </w:r>
      <w:r>
        <w:rPr>
          <w:rFonts w:ascii="Noto Sans TC" w:eastAsia="Noto Sans TC"/>
          <w:color w:val="231F20"/>
          <w:spacing w:val="-2"/>
          <w:sz w:val="20"/>
        </w:rPr>
        <w:t>（335.19）</w:t>
      </w:r>
    </w:p>
    <w:p w14:paraId="5215CD89" w14:textId="77777777" w:rsidR="003345E9" w:rsidRDefault="007169A0">
      <w:pPr>
        <w:pStyle w:val="a5"/>
        <w:numPr>
          <w:ilvl w:val="1"/>
          <w:numId w:val="19"/>
        </w:numPr>
        <w:tabs>
          <w:tab w:val="left" w:pos="1191"/>
        </w:tabs>
        <w:spacing w:line="309" w:lineRule="exact"/>
        <w:ind w:left="1191" w:hanging="664"/>
        <w:rPr>
          <w:sz w:val="20"/>
        </w:rPr>
      </w:pPr>
      <w:r>
        <w:rPr>
          <w:color w:val="231F20"/>
          <w:spacing w:val="-1"/>
          <w:sz w:val="20"/>
        </w:rPr>
        <w:t>總秘書應向總監督會和總董事會負責。</w:t>
      </w:r>
    </w:p>
    <w:p w14:paraId="297AE3AD" w14:textId="77777777" w:rsidR="003345E9" w:rsidRDefault="007169A0">
      <w:pPr>
        <w:pStyle w:val="a5"/>
        <w:numPr>
          <w:ilvl w:val="0"/>
          <w:numId w:val="19"/>
        </w:numPr>
        <w:tabs>
          <w:tab w:val="left" w:pos="1004"/>
        </w:tabs>
        <w:spacing w:line="320" w:lineRule="exact"/>
        <w:ind w:left="1004" w:hanging="477"/>
        <w:rPr>
          <w:sz w:val="20"/>
        </w:rPr>
      </w:pPr>
      <w:r>
        <w:rPr>
          <w:b/>
          <w:color w:val="231F20"/>
          <w:sz w:val="20"/>
        </w:rPr>
        <w:t>總秘書之職責</w:t>
      </w:r>
      <w:r>
        <w:rPr>
          <w:color w:val="231F20"/>
          <w:spacing w:val="-4"/>
          <w:sz w:val="20"/>
        </w:rPr>
        <w:t>如下：</w:t>
      </w:r>
    </w:p>
    <w:p w14:paraId="6A7D34B1" w14:textId="2814C188" w:rsidR="003345E9" w:rsidRDefault="007169A0">
      <w:pPr>
        <w:pStyle w:val="a5"/>
        <w:numPr>
          <w:ilvl w:val="1"/>
          <w:numId w:val="19"/>
        </w:numPr>
        <w:tabs>
          <w:tab w:val="left" w:pos="1193"/>
        </w:tabs>
        <w:spacing w:before="11" w:line="204" w:lineRule="auto"/>
        <w:ind w:left="119" w:right="16" w:firstLine="408"/>
        <w:rPr>
          <w:rFonts w:ascii="Noto Sans TC" w:eastAsia="Noto Sans TC"/>
          <w:sz w:val="20"/>
        </w:rPr>
      </w:pPr>
      <w:r>
        <w:rPr>
          <w:color w:val="231F20"/>
          <w:spacing w:val="3"/>
          <w:w w:val="102"/>
          <w:sz w:val="20"/>
        </w:rPr>
        <w:t>出任宣聖會</w:t>
      </w:r>
      <w:del w:id="1156" w:author="成英 李" w:date="2025-09-09T10:27:00Z">
        <w:r w:rsidDel="00B10C94">
          <w:rPr>
            <w:color w:val="231F20"/>
            <w:spacing w:val="3"/>
            <w:w w:val="102"/>
            <w:sz w:val="20"/>
          </w:rPr>
          <w:delText>立案法人</w:delText>
        </w:r>
      </w:del>
      <w:r>
        <w:rPr>
          <w:color w:val="231F20"/>
          <w:spacing w:val="3"/>
          <w:w w:val="102"/>
          <w:sz w:val="20"/>
        </w:rPr>
        <w:t>、總董事會</w:t>
      </w:r>
      <w:del w:id="1157" w:author="成英 李" w:date="2025-09-09T10:27:00Z">
        <w:r w:rsidDel="00B10C94">
          <w:rPr>
            <w:color w:val="231F20"/>
            <w:spacing w:val="3"/>
            <w:w w:val="102"/>
            <w:sz w:val="20"/>
          </w:rPr>
          <w:delText>、</w:delText>
        </w:r>
      </w:del>
      <w:r>
        <w:rPr>
          <w:color w:val="231F20"/>
          <w:spacing w:val="3"/>
          <w:w w:val="102"/>
          <w:sz w:val="20"/>
        </w:rPr>
        <w:t>和總議會之當然秘書，</w:t>
      </w:r>
      <w:r>
        <w:rPr>
          <w:color w:val="231F20"/>
          <w:spacing w:val="-2"/>
          <w:w w:val="102"/>
          <w:sz w:val="20"/>
        </w:rPr>
        <w:t>並正確記錄</w:t>
      </w:r>
      <w:ins w:id="1158" w:author="成英 李" w:date="2025-09-09T10:27:00Z">
        <w:r w:rsidR="00B10C94">
          <w:rPr>
            <w:rFonts w:hint="eastAsia"/>
            <w:color w:val="231F20"/>
            <w:spacing w:val="-2"/>
            <w:w w:val="102"/>
            <w:sz w:val="20"/>
          </w:rPr>
          <w:t>和</w:t>
        </w:r>
      </w:ins>
      <w:r>
        <w:rPr>
          <w:color w:val="231F20"/>
          <w:spacing w:val="-2"/>
          <w:w w:val="102"/>
          <w:sz w:val="20"/>
        </w:rPr>
        <w:t>保存總議會和總董事會之會議記錄。</w:t>
      </w:r>
      <w:r>
        <w:rPr>
          <w:rFonts w:ascii="Noto Sans TC" w:eastAsia="Noto Sans TC"/>
          <w:color w:val="231F20"/>
          <w:w w:val="102"/>
          <w:sz w:val="20"/>
        </w:rPr>
        <w:t>（331.2）</w:t>
      </w:r>
    </w:p>
    <w:p w14:paraId="605B6A20" w14:textId="26F5DC44" w:rsidR="003345E9" w:rsidRDefault="007169A0">
      <w:pPr>
        <w:pStyle w:val="a5"/>
        <w:numPr>
          <w:ilvl w:val="1"/>
          <w:numId w:val="19"/>
        </w:numPr>
        <w:tabs>
          <w:tab w:val="left" w:pos="1191"/>
        </w:tabs>
        <w:spacing w:line="309" w:lineRule="exact"/>
        <w:ind w:left="1191" w:hanging="664"/>
        <w:rPr>
          <w:sz w:val="20"/>
        </w:rPr>
      </w:pPr>
      <w:r>
        <w:rPr>
          <w:color w:val="231F20"/>
          <w:spacing w:val="-1"/>
          <w:sz w:val="20"/>
        </w:rPr>
        <w:t>正確記錄</w:t>
      </w:r>
      <w:ins w:id="1159" w:author="成英 李" w:date="2025-09-09T10:28:00Z">
        <w:r w:rsidR="00B10C94">
          <w:rPr>
            <w:rFonts w:hint="eastAsia"/>
            <w:color w:val="231F20"/>
            <w:spacing w:val="-1"/>
            <w:sz w:val="20"/>
          </w:rPr>
          <w:t>和</w:t>
        </w:r>
      </w:ins>
      <w:r>
        <w:rPr>
          <w:color w:val="231F20"/>
          <w:spacing w:val="-1"/>
          <w:sz w:val="20"/>
        </w:rPr>
        <w:t>保存宣聖會所有之統計數字。</w:t>
      </w:r>
    </w:p>
    <w:p w14:paraId="2E03492F" w14:textId="77777777" w:rsidR="003345E9" w:rsidRDefault="007169A0">
      <w:pPr>
        <w:pStyle w:val="a5"/>
        <w:numPr>
          <w:ilvl w:val="1"/>
          <w:numId w:val="19"/>
        </w:numPr>
        <w:tabs>
          <w:tab w:val="left" w:pos="1191"/>
        </w:tabs>
        <w:spacing w:line="320" w:lineRule="exact"/>
        <w:ind w:left="1191" w:hanging="664"/>
        <w:rPr>
          <w:sz w:val="20"/>
        </w:rPr>
      </w:pPr>
      <w:r>
        <w:rPr>
          <w:color w:val="231F20"/>
          <w:spacing w:val="-1"/>
          <w:sz w:val="20"/>
        </w:rPr>
        <w:t>保存總議會之所有文件。離職時，應儘速移交給繼任者。</w:t>
      </w:r>
    </w:p>
    <w:p w14:paraId="4F1B57B4" w14:textId="49B1D0D5" w:rsidR="003345E9" w:rsidRDefault="007169A0">
      <w:pPr>
        <w:pStyle w:val="a5"/>
        <w:numPr>
          <w:ilvl w:val="1"/>
          <w:numId w:val="19"/>
        </w:numPr>
        <w:tabs>
          <w:tab w:val="left" w:pos="1191"/>
        </w:tabs>
        <w:spacing w:line="320" w:lineRule="exact"/>
        <w:ind w:left="1191" w:hanging="664"/>
        <w:rPr>
          <w:rFonts w:ascii="Noto Sans TC" w:eastAsia="Noto Sans TC"/>
          <w:sz w:val="20"/>
        </w:rPr>
      </w:pPr>
      <w:r>
        <w:rPr>
          <w:color w:val="231F20"/>
          <w:spacing w:val="-6"/>
          <w:sz w:val="20"/>
        </w:rPr>
        <w:t>妥善</w:t>
      </w:r>
      <w:del w:id="1160" w:author="成英 李" w:date="2025-09-09T10:30:00Z">
        <w:r w:rsidDel="00B10C94">
          <w:rPr>
            <w:color w:val="231F20"/>
            <w:spacing w:val="-6"/>
            <w:sz w:val="20"/>
          </w:rPr>
          <w:delText>且永久</w:delText>
        </w:r>
      </w:del>
      <w:r>
        <w:rPr>
          <w:color w:val="231F20"/>
          <w:spacing w:val="-6"/>
          <w:sz w:val="20"/>
        </w:rPr>
        <w:t>保存總上訴法庭所有裁決之案件</w:t>
      </w:r>
      <w:ins w:id="1161" w:author="成英 李" w:date="2025-09-09T10:30:00Z">
        <w:r w:rsidR="00B10C94">
          <w:rPr>
            <w:rFonts w:hint="eastAsia"/>
            <w:color w:val="231F20"/>
            <w:spacing w:val="-6"/>
            <w:sz w:val="20"/>
          </w:rPr>
          <w:t>和決定</w:t>
        </w:r>
      </w:ins>
      <w:r>
        <w:rPr>
          <w:color w:val="231F20"/>
          <w:spacing w:val="-6"/>
          <w:sz w:val="20"/>
        </w:rPr>
        <w:t>。</w:t>
      </w:r>
      <w:r>
        <w:rPr>
          <w:rFonts w:ascii="Noto Sans TC" w:eastAsia="Noto Sans TC"/>
          <w:color w:val="231F20"/>
          <w:spacing w:val="-2"/>
          <w:sz w:val="20"/>
        </w:rPr>
        <w:t>（615）</w:t>
      </w:r>
    </w:p>
    <w:p w14:paraId="6700871B" w14:textId="730C84B4" w:rsidR="003345E9" w:rsidRDefault="007169A0">
      <w:pPr>
        <w:pStyle w:val="a5"/>
        <w:numPr>
          <w:ilvl w:val="1"/>
          <w:numId w:val="19"/>
        </w:numPr>
        <w:tabs>
          <w:tab w:val="left" w:pos="1191"/>
        </w:tabs>
        <w:spacing w:before="11" w:line="204" w:lineRule="auto"/>
        <w:ind w:left="119" w:right="16" w:firstLine="408"/>
        <w:jc w:val="both"/>
        <w:rPr>
          <w:rFonts w:ascii="Noto Sans TC" w:eastAsia="Noto Sans TC"/>
          <w:sz w:val="20"/>
        </w:rPr>
      </w:pPr>
      <w:r>
        <w:rPr>
          <w:color w:val="231F20"/>
          <w:spacing w:val="-19"/>
          <w:sz w:val="20"/>
        </w:rPr>
        <w:t>保存所有主動證書存檔、</w:t>
      </w:r>
      <w:ins w:id="1162" w:author="成英 李" w:date="2025-09-09T10:37:00Z">
        <w:r w:rsidR="00B10C94">
          <w:rPr>
            <w:color w:val="231F20"/>
            <w:spacing w:val="-19"/>
            <w:sz w:val="20"/>
          </w:rPr>
          <w:t>繳回證書、</w:t>
        </w:r>
      </w:ins>
      <w:r>
        <w:rPr>
          <w:color w:val="231F20"/>
          <w:spacing w:val="-19"/>
          <w:sz w:val="20"/>
        </w:rPr>
        <w:t>撤銷證書</w:t>
      </w:r>
      <w:del w:id="1163" w:author="成英 李" w:date="2025-09-09T10:38:00Z">
        <w:r w:rsidDel="00B10C94">
          <w:rPr>
            <w:color w:val="231F20"/>
            <w:spacing w:val="-19"/>
            <w:sz w:val="20"/>
          </w:rPr>
          <w:delText>、</w:delText>
        </w:r>
      </w:del>
      <w:del w:id="1164" w:author="成英 李" w:date="2025-09-09T10:37:00Z">
        <w:r w:rsidDel="00B10C94">
          <w:rPr>
            <w:color w:val="231F20"/>
            <w:spacing w:val="-19"/>
            <w:sz w:val="20"/>
          </w:rPr>
          <w:delText>繳回證書、</w:delText>
        </w:r>
      </w:del>
      <w:r>
        <w:rPr>
          <w:color w:val="231F20"/>
          <w:spacing w:val="-19"/>
          <w:sz w:val="20"/>
        </w:rPr>
        <w:t>及放棄證書，</w:t>
      </w:r>
      <w:r>
        <w:rPr>
          <w:color w:val="231F20"/>
          <w:spacing w:val="-5"/>
          <w:sz w:val="20"/>
        </w:rPr>
        <w:t>並予以歸檔。獲得地區之指示，始得提出該項資料。</w:t>
      </w:r>
      <w:r>
        <w:rPr>
          <w:rFonts w:ascii="Noto Sans TC" w:eastAsia="Noto Sans TC"/>
          <w:color w:val="231F20"/>
          <w:sz w:val="20"/>
        </w:rPr>
        <w:t xml:space="preserve">（531 ～ 531.3， </w:t>
      </w:r>
      <w:r>
        <w:rPr>
          <w:rFonts w:ascii="Noto Sans TC" w:eastAsia="Noto Sans TC"/>
          <w:color w:val="231F20"/>
          <w:spacing w:val="-2"/>
          <w:sz w:val="20"/>
        </w:rPr>
        <w:t>531.8）</w:t>
      </w:r>
    </w:p>
    <w:p w14:paraId="1A4BF42C" w14:textId="77777777" w:rsidR="003345E9" w:rsidRDefault="007169A0">
      <w:pPr>
        <w:pStyle w:val="a5"/>
        <w:numPr>
          <w:ilvl w:val="1"/>
          <w:numId w:val="19"/>
        </w:numPr>
        <w:tabs>
          <w:tab w:val="left" w:pos="1191"/>
        </w:tabs>
        <w:spacing w:line="309" w:lineRule="exact"/>
        <w:ind w:left="1191" w:hanging="664"/>
        <w:rPr>
          <w:rFonts w:ascii="Noto Sans TC" w:eastAsia="Noto Sans TC"/>
          <w:sz w:val="20"/>
        </w:rPr>
      </w:pPr>
      <w:r>
        <w:rPr>
          <w:color w:val="231F20"/>
          <w:spacing w:val="-10"/>
          <w:sz w:val="20"/>
        </w:rPr>
        <w:t>核對地區議會之統計表。</w:t>
      </w:r>
      <w:r>
        <w:rPr>
          <w:rFonts w:ascii="Noto Sans TC" w:eastAsia="Noto Sans TC"/>
          <w:color w:val="231F20"/>
          <w:spacing w:val="-2"/>
          <w:sz w:val="20"/>
        </w:rPr>
        <w:t>（220.3）</w:t>
      </w:r>
    </w:p>
    <w:p w14:paraId="6EE2FBE5" w14:textId="77CFD5E0" w:rsidR="003345E9" w:rsidRDefault="007169A0">
      <w:pPr>
        <w:pStyle w:val="a5"/>
        <w:numPr>
          <w:ilvl w:val="1"/>
          <w:numId w:val="19"/>
        </w:numPr>
        <w:tabs>
          <w:tab w:val="left" w:pos="1191"/>
        </w:tabs>
        <w:spacing w:line="320" w:lineRule="exact"/>
        <w:ind w:left="1191" w:hanging="664"/>
        <w:rPr>
          <w:sz w:val="20"/>
        </w:rPr>
      </w:pPr>
      <w:r>
        <w:rPr>
          <w:color w:val="231F20"/>
          <w:spacing w:val="-1"/>
          <w:sz w:val="20"/>
        </w:rPr>
        <w:t>保存所有獲得地區傳道執照之</w:t>
      </w:r>
      <w:ins w:id="1165" w:author="成英 李" w:date="2025-09-15T11:03:00Z">
        <w:r w:rsidR="003F65D0">
          <w:rPr>
            <w:rFonts w:hint="eastAsia"/>
            <w:color w:val="231F20"/>
            <w:spacing w:val="-1"/>
            <w:sz w:val="20"/>
          </w:rPr>
          <w:t>人的</w:t>
        </w:r>
      </w:ins>
      <w:r>
        <w:rPr>
          <w:rFonts w:hint="eastAsia"/>
          <w:color w:val="231F20"/>
          <w:spacing w:val="-1"/>
          <w:sz w:val="20"/>
        </w:rPr>
        <w:t>紀</w:t>
      </w:r>
      <w:r>
        <w:rPr>
          <w:color w:val="231F20"/>
          <w:spacing w:val="-1"/>
          <w:sz w:val="20"/>
        </w:rPr>
        <w:t>錄。</w:t>
      </w:r>
    </w:p>
    <w:p w14:paraId="14E67E13" w14:textId="77777777" w:rsidR="003345E9" w:rsidRDefault="007169A0">
      <w:pPr>
        <w:pStyle w:val="a5"/>
        <w:numPr>
          <w:ilvl w:val="1"/>
          <w:numId w:val="19"/>
        </w:numPr>
        <w:tabs>
          <w:tab w:val="left" w:pos="1191"/>
        </w:tabs>
        <w:spacing w:line="320" w:lineRule="exact"/>
        <w:ind w:left="1191" w:hanging="664"/>
        <w:rPr>
          <w:sz w:val="20"/>
        </w:rPr>
      </w:pPr>
      <w:r>
        <w:rPr>
          <w:color w:val="231F20"/>
          <w:spacing w:val="-1"/>
          <w:sz w:val="20"/>
        </w:rPr>
        <w:t>為所有總議會代表提供會議紀錄。</w:t>
      </w:r>
    </w:p>
    <w:p w14:paraId="697F585F" w14:textId="77777777" w:rsidR="003345E9" w:rsidRDefault="007169A0">
      <w:pPr>
        <w:pStyle w:val="a5"/>
        <w:numPr>
          <w:ilvl w:val="1"/>
          <w:numId w:val="19"/>
        </w:numPr>
        <w:tabs>
          <w:tab w:val="left" w:pos="1191"/>
        </w:tabs>
        <w:spacing w:line="320" w:lineRule="exact"/>
        <w:ind w:left="1191" w:hanging="664"/>
        <w:rPr>
          <w:sz w:val="20"/>
        </w:rPr>
      </w:pPr>
      <w:r>
        <w:rPr>
          <w:color w:val="231F20"/>
          <w:spacing w:val="-9"/>
          <w:sz w:val="20"/>
        </w:rPr>
        <w:t>提供最新版本的「</w:t>
      </w:r>
      <w:del w:id="1166" w:author="成英 李" w:date="2025-08-25T19:46:00Z">
        <w:r w:rsidDel="00374C8F">
          <w:rPr>
            <w:color w:val="231F20"/>
            <w:spacing w:val="-9"/>
            <w:sz w:val="20"/>
          </w:rPr>
          <w:delText>教會</w:delText>
        </w:r>
      </w:del>
      <w:r>
        <w:rPr>
          <w:color w:val="231F20"/>
          <w:spacing w:val="-9"/>
          <w:sz w:val="20"/>
        </w:rPr>
        <w:t>手冊」。</w:t>
      </w:r>
    </w:p>
    <w:p w14:paraId="556E1A90" w14:textId="77777777" w:rsidR="003345E9" w:rsidRDefault="007169A0">
      <w:pPr>
        <w:pStyle w:val="a5"/>
        <w:numPr>
          <w:ilvl w:val="1"/>
          <w:numId w:val="19"/>
        </w:numPr>
        <w:tabs>
          <w:tab w:val="left" w:pos="1311"/>
        </w:tabs>
        <w:spacing w:line="320" w:lineRule="exact"/>
        <w:ind w:left="1311" w:hanging="784"/>
        <w:rPr>
          <w:sz w:val="20"/>
        </w:rPr>
      </w:pPr>
      <w:r>
        <w:rPr>
          <w:color w:val="231F20"/>
          <w:spacing w:val="-1"/>
          <w:sz w:val="20"/>
        </w:rPr>
        <w:t>忠心地完成一切為要達成其工作職責之事務。</w:t>
      </w:r>
    </w:p>
    <w:p w14:paraId="7BFDEF49" w14:textId="77777777" w:rsidR="003345E9" w:rsidRDefault="007169A0">
      <w:pPr>
        <w:pStyle w:val="a5"/>
        <w:numPr>
          <w:ilvl w:val="0"/>
          <w:numId w:val="19"/>
        </w:numPr>
        <w:tabs>
          <w:tab w:val="left" w:pos="1004"/>
        </w:tabs>
        <w:spacing w:line="320" w:lineRule="exact"/>
        <w:ind w:left="1004" w:hanging="477"/>
        <w:rPr>
          <w:sz w:val="20"/>
        </w:rPr>
      </w:pPr>
      <w:r>
        <w:rPr>
          <w:color w:val="231F20"/>
          <w:spacing w:val="-1"/>
          <w:sz w:val="20"/>
        </w:rPr>
        <w:t>總秘書乃為教會法律文件之受託保管人。</w:t>
      </w:r>
    </w:p>
    <w:p w14:paraId="57D1AFB7" w14:textId="77777777" w:rsidR="003345E9" w:rsidRDefault="007169A0">
      <w:pPr>
        <w:pStyle w:val="a5"/>
        <w:numPr>
          <w:ilvl w:val="1"/>
          <w:numId w:val="19"/>
        </w:numPr>
        <w:tabs>
          <w:tab w:val="left" w:pos="1192"/>
        </w:tabs>
        <w:spacing w:before="11" w:line="204" w:lineRule="auto"/>
        <w:ind w:left="119" w:right="115" w:firstLine="408"/>
        <w:jc w:val="both"/>
        <w:rPr>
          <w:sz w:val="20"/>
        </w:rPr>
      </w:pPr>
      <w:r>
        <w:rPr>
          <w:color w:val="231F20"/>
          <w:spacing w:val="1"/>
          <w:w w:val="102"/>
          <w:sz w:val="20"/>
        </w:rPr>
        <w:t>總秘書要負責蒐集本教派創始及發展有關之歷史資料，並</w:t>
      </w:r>
      <w:r>
        <w:rPr>
          <w:color w:val="231F20"/>
          <w:w w:val="102"/>
          <w:sz w:val="20"/>
        </w:rPr>
        <w:t>擔任這些紀錄資料之保管人。</w:t>
      </w:r>
    </w:p>
    <w:p w14:paraId="224EE469" w14:textId="77777777" w:rsidR="003345E9" w:rsidRDefault="007169A0">
      <w:pPr>
        <w:pStyle w:val="a5"/>
        <w:numPr>
          <w:ilvl w:val="1"/>
          <w:numId w:val="19"/>
        </w:numPr>
        <w:tabs>
          <w:tab w:val="left" w:pos="1191"/>
        </w:tabs>
        <w:spacing w:line="312" w:lineRule="exact"/>
        <w:ind w:left="1191" w:hanging="664"/>
        <w:jc w:val="both"/>
        <w:rPr>
          <w:sz w:val="20"/>
        </w:rPr>
      </w:pPr>
      <w:r>
        <w:rPr>
          <w:color w:val="231F20"/>
          <w:spacing w:val="14"/>
          <w:sz w:val="20"/>
        </w:rPr>
        <w:t xml:space="preserve">根據 </w:t>
      </w:r>
      <w:r>
        <w:rPr>
          <w:rFonts w:ascii="Noto Sans TC" w:eastAsia="Noto Sans TC"/>
          <w:color w:val="231F20"/>
          <w:sz w:val="20"/>
        </w:rPr>
        <w:t>913</w:t>
      </w:r>
      <w:r>
        <w:rPr>
          <w:rFonts w:ascii="Noto Sans TC" w:eastAsia="Noto Sans TC"/>
          <w:color w:val="231F20"/>
          <w:spacing w:val="49"/>
          <w:sz w:val="20"/>
        </w:rPr>
        <w:t xml:space="preserve"> </w:t>
      </w:r>
      <w:r>
        <w:rPr>
          <w:color w:val="231F20"/>
          <w:spacing w:val="-1"/>
          <w:sz w:val="20"/>
        </w:rPr>
        <w:t>條，總秘書應保存歷史古蹟和地標資料庫。</w:t>
      </w:r>
    </w:p>
    <w:p w14:paraId="479D5D52" w14:textId="4C9BDC9A" w:rsidR="003345E9" w:rsidRDefault="007169A0">
      <w:pPr>
        <w:pStyle w:val="a5"/>
        <w:numPr>
          <w:ilvl w:val="0"/>
          <w:numId w:val="19"/>
        </w:numPr>
        <w:tabs>
          <w:tab w:val="left" w:pos="1005"/>
        </w:tabs>
        <w:spacing w:before="9" w:line="206" w:lineRule="auto"/>
        <w:ind w:left="119" w:right="112" w:firstLine="408"/>
        <w:jc w:val="both"/>
        <w:rPr>
          <w:sz w:val="20"/>
        </w:rPr>
      </w:pPr>
      <w:r>
        <w:rPr>
          <w:color w:val="231F20"/>
          <w:w w:val="102"/>
          <w:sz w:val="20"/>
        </w:rPr>
        <w:t>總秘書與總監督在召開總議會前，備妥所有必需之表格，包</w:t>
      </w:r>
      <w:r>
        <w:rPr>
          <w:color w:val="231F20"/>
          <w:spacing w:val="2"/>
          <w:w w:val="102"/>
          <w:sz w:val="20"/>
        </w:rPr>
        <w:t>括</w:t>
      </w:r>
      <w:ins w:id="1167" w:author="成英 李" w:date="2025-09-15T11:15:00Z">
        <w:r w:rsidR="003F65D0">
          <w:rPr>
            <w:rFonts w:hint="eastAsia"/>
            <w:color w:val="231F20"/>
            <w:spacing w:val="2"/>
            <w:w w:val="102"/>
            <w:sz w:val="20"/>
          </w:rPr>
          <w:t>用於</w:t>
        </w:r>
      </w:ins>
      <w:r>
        <w:rPr>
          <w:color w:val="231F20"/>
          <w:spacing w:val="2"/>
          <w:w w:val="102"/>
          <w:sz w:val="20"/>
        </w:rPr>
        <w:t>校對</w:t>
      </w:r>
      <w:ins w:id="1168" w:author="成英 李" w:date="2025-09-15T11:15:00Z">
        <w:r w:rsidR="003F65D0">
          <w:rPr>
            <w:rFonts w:hint="eastAsia"/>
            <w:color w:val="231F20"/>
            <w:spacing w:val="2"/>
            <w:w w:val="102"/>
            <w:sz w:val="20"/>
          </w:rPr>
          <w:t>的</w:t>
        </w:r>
      </w:ins>
      <w:r>
        <w:rPr>
          <w:color w:val="231F20"/>
          <w:spacing w:val="2"/>
          <w:w w:val="102"/>
          <w:sz w:val="20"/>
        </w:rPr>
        <w:t>教會管理規則</w:t>
      </w:r>
      <w:ins w:id="1169" w:author="成英 李" w:date="2025-09-15T11:11:00Z">
        <w:r w:rsidR="003F65D0">
          <w:rPr>
            <w:rFonts w:hint="eastAsia"/>
            <w:color w:val="231F20"/>
            <w:spacing w:val="2"/>
            <w:w w:val="102"/>
            <w:sz w:val="20"/>
          </w:rPr>
          <w:t>、</w:t>
        </w:r>
      </w:ins>
      <w:r>
        <w:rPr>
          <w:color w:val="231F20"/>
          <w:spacing w:val="2"/>
          <w:w w:val="102"/>
          <w:sz w:val="20"/>
        </w:rPr>
        <w:t>「</w:t>
      </w:r>
      <w:del w:id="1170" w:author="成英 李" w:date="2025-09-15T11:11:00Z">
        <w:r w:rsidDel="003F65D0">
          <w:rPr>
            <w:color w:val="231F20"/>
            <w:spacing w:val="2"/>
            <w:w w:val="102"/>
            <w:sz w:val="20"/>
          </w:rPr>
          <w:delText>教會</w:delText>
        </w:r>
      </w:del>
      <w:r>
        <w:rPr>
          <w:color w:val="231F20"/>
          <w:spacing w:val="2"/>
          <w:w w:val="102"/>
          <w:sz w:val="20"/>
        </w:rPr>
        <w:t>手冊」摘要，以及其他</w:t>
      </w:r>
      <w:ins w:id="1171" w:author="成英 李" w:date="2025-09-15T11:11:00Z">
        <w:r w:rsidR="003F65D0">
          <w:rPr>
            <w:color w:val="231F20"/>
            <w:spacing w:val="2"/>
            <w:w w:val="102"/>
            <w:sz w:val="20"/>
          </w:rPr>
          <w:t>有助於總議會</w:t>
        </w:r>
        <w:r w:rsidR="003F65D0">
          <w:rPr>
            <w:color w:val="231F20"/>
            <w:w w:val="102"/>
            <w:sz w:val="20"/>
          </w:rPr>
          <w:t>之必要事務</w:t>
        </w:r>
        <w:r w:rsidR="003F65D0">
          <w:rPr>
            <w:rFonts w:hint="eastAsia"/>
            <w:color w:val="231F20"/>
            <w:w w:val="102"/>
            <w:sz w:val="20"/>
          </w:rPr>
          <w:t>的</w:t>
        </w:r>
      </w:ins>
      <w:r>
        <w:rPr>
          <w:color w:val="231F20"/>
          <w:spacing w:val="2"/>
          <w:w w:val="102"/>
          <w:sz w:val="20"/>
        </w:rPr>
        <w:t>表格</w:t>
      </w:r>
      <w:del w:id="1172" w:author="成英 李" w:date="2025-09-15T11:11:00Z">
        <w:r w:rsidDel="003F65D0">
          <w:rPr>
            <w:color w:val="231F20"/>
            <w:spacing w:val="2"/>
            <w:w w:val="102"/>
            <w:sz w:val="20"/>
          </w:rPr>
          <w:delText>有助於總議會</w:delText>
        </w:r>
        <w:r w:rsidDel="003F65D0">
          <w:rPr>
            <w:color w:val="231F20"/>
            <w:w w:val="102"/>
            <w:sz w:val="20"/>
          </w:rPr>
          <w:delText>之必要事務</w:delText>
        </w:r>
      </w:del>
      <w:r>
        <w:rPr>
          <w:color w:val="231F20"/>
          <w:w w:val="102"/>
          <w:sz w:val="20"/>
        </w:rPr>
        <w:t>。所需一切費用，概由總議會的經費中開支。</w:t>
      </w:r>
    </w:p>
    <w:p w14:paraId="7B11F012" w14:textId="396EC8E2" w:rsidR="003345E9" w:rsidRDefault="007169A0">
      <w:pPr>
        <w:pStyle w:val="a5"/>
        <w:numPr>
          <w:ilvl w:val="1"/>
          <w:numId w:val="19"/>
        </w:numPr>
        <w:tabs>
          <w:tab w:val="left" w:pos="1192"/>
        </w:tabs>
        <w:spacing w:line="204" w:lineRule="auto"/>
        <w:ind w:left="119" w:right="115" w:firstLine="408"/>
        <w:jc w:val="both"/>
        <w:rPr>
          <w:sz w:val="20"/>
        </w:rPr>
      </w:pPr>
      <w:r>
        <w:rPr>
          <w:color w:val="231F20"/>
          <w:spacing w:val="1"/>
          <w:w w:val="102"/>
          <w:sz w:val="20"/>
        </w:rPr>
        <w:t>總議會得選派總秘書所需之</w:t>
      </w:r>
      <w:commentRangeStart w:id="1173"/>
      <w:r>
        <w:rPr>
          <w:color w:val="231F20"/>
          <w:spacing w:val="1"/>
          <w:w w:val="102"/>
          <w:sz w:val="20"/>
        </w:rPr>
        <w:t>助理</w:t>
      </w:r>
      <w:commentRangeEnd w:id="1173"/>
      <w:r w:rsidR="003F65D0">
        <w:rPr>
          <w:rStyle w:val="a7"/>
        </w:rPr>
        <w:commentReference w:id="1173"/>
      </w:r>
      <w:del w:id="1174" w:author="成英 李" w:date="2025-09-15T11:15:00Z">
        <w:r w:rsidDel="003F65D0">
          <w:rPr>
            <w:color w:val="231F20"/>
            <w:spacing w:val="1"/>
            <w:w w:val="102"/>
            <w:sz w:val="20"/>
          </w:rPr>
          <w:delText>人員</w:delText>
        </w:r>
      </w:del>
      <w:r>
        <w:rPr>
          <w:color w:val="231F20"/>
          <w:spacing w:val="1"/>
          <w:w w:val="102"/>
          <w:sz w:val="20"/>
        </w:rPr>
        <w:t>。若在總議會休會期</w:t>
      </w:r>
      <w:r>
        <w:rPr>
          <w:color w:val="231F20"/>
          <w:w w:val="102"/>
          <w:sz w:val="20"/>
        </w:rPr>
        <w:t>間，得由總監督會</w:t>
      </w:r>
      <w:commentRangeStart w:id="1175"/>
      <w:ins w:id="1176" w:author="成英 李" w:date="2025-09-15T11:14:00Z">
        <w:r w:rsidR="003F65D0">
          <w:rPr>
            <w:rFonts w:ascii="宋体" w:eastAsia="宋体" w:hAnsi="宋体" w:cs="宋体" w:hint="eastAsia"/>
            <w:color w:val="231F20"/>
            <w:w w:val="102"/>
            <w:sz w:val="20"/>
          </w:rPr>
          <w:t>委任</w:t>
        </w:r>
      </w:ins>
      <w:commentRangeEnd w:id="1175"/>
      <w:ins w:id="1177" w:author="成英 李" w:date="2025-09-15T11:16:00Z">
        <w:r w:rsidR="003F65D0">
          <w:rPr>
            <w:rStyle w:val="a7"/>
          </w:rPr>
          <w:commentReference w:id="1175"/>
        </w:r>
      </w:ins>
      <w:del w:id="1178" w:author="成英 李" w:date="2025-09-15T11:14:00Z">
        <w:r w:rsidDel="003F65D0">
          <w:rPr>
            <w:rFonts w:hint="eastAsia"/>
            <w:color w:val="231F20"/>
            <w:w w:val="102"/>
            <w:sz w:val="20"/>
          </w:rPr>
          <w:delText>指</w:delText>
        </w:r>
        <w:r w:rsidDel="003F65D0">
          <w:rPr>
            <w:color w:val="231F20"/>
            <w:w w:val="102"/>
            <w:sz w:val="20"/>
          </w:rPr>
          <w:delText>派</w:delText>
        </w:r>
      </w:del>
      <w:r>
        <w:rPr>
          <w:color w:val="231F20"/>
          <w:w w:val="102"/>
          <w:sz w:val="20"/>
        </w:rPr>
        <w:t>。</w:t>
      </w:r>
    </w:p>
    <w:p w14:paraId="7A33E835"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34603B41" w14:textId="029BB6AA" w:rsidR="003345E9" w:rsidRDefault="007169A0">
      <w:pPr>
        <w:pStyle w:val="2"/>
        <w:spacing w:before="45"/>
      </w:pPr>
      <w:r>
        <w:rPr>
          <w:color w:val="231F20"/>
          <w:spacing w:val="-2"/>
        </w:rPr>
        <w:lastRenderedPageBreak/>
        <w:t>十一、總</w:t>
      </w:r>
      <w:commentRangeStart w:id="1179"/>
      <w:ins w:id="1180" w:author="成英 李" w:date="2025-09-15T11:18:00Z">
        <w:r w:rsidR="003F65D0">
          <w:rPr>
            <w:rFonts w:hint="eastAsia"/>
            <w:color w:val="231F20"/>
            <w:spacing w:val="-2"/>
          </w:rPr>
          <w:t>財務主管</w:t>
        </w:r>
      </w:ins>
      <w:commentRangeEnd w:id="1179"/>
      <w:ins w:id="1181" w:author="成英 李" w:date="2025-09-15T11:19:00Z">
        <w:r w:rsidR="003F65D0">
          <w:rPr>
            <w:rStyle w:val="a7"/>
            <w:b w:val="0"/>
            <w:bCs w:val="0"/>
          </w:rPr>
          <w:commentReference w:id="1179"/>
        </w:r>
      </w:ins>
      <w:del w:id="1182" w:author="成英 李" w:date="2025-09-15T11:18:00Z">
        <w:r w:rsidDel="003F65D0">
          <w:rPr>
            <w:color w:val="231F20"/>
            <w:spacing w:val="-2"/>
          </w:rPr>
          <w:delText>司庫</w:delText>
        </w:r>
      </w:del>
    </w:p>
    <w:p w14:paraId="6ACE0C25" w14:textId="346C10F0" w:rsidR="003345E9" w:rsidDel="003F65D0" w:rsidRDefault="007169A0">
      <w:pPr>
        <w:pStyle w:val="a5"/>
        <w:numPr>
          <w:ilvl w:val="0"/>
          <w:numId w:val="19"/>
        </w:numPr>
        <w:tabs>
          <w:tab w:val="left" w:pos="1006"/>
        </w:tabs>
        <w:spacing w:before="10" w:line="348" w:lineRule="exact"/>
        <w:ind w:hanging="478"/>
        <w:jc w:val="both"/>
        <w:rPr>
          <w:del w:id="1183" w:author="成英 李" w:date="2025-09-15T11:30:00Z"/>
          <w:sz w:val="20"/>
        </w:rPr>
      </w:pPr>
      <w:r>
        <w:rPr>
          <w:color w:val="231F20"/>
          <w:spacing w:val="-1"/>
          <w:sz w:val="20"/>
        </w:rPr>
        <w:t>總</w:t>
      </w:r>
      <w:ins w:id="1184" w:author="成英 李" w:date="2025-09-15T11:30:00Z">
        <w:r w:rsidR="003F65D0">
          <w:rPr>
            <w:rFonts w:hint="eastAsia"/>
            <w:color w:val="231F20"/>
            <w:spacing w:val="-1"/>
            <w:sz w:val="20"/>
          </w:rPr>
          <w:t>財務主管</w:t>
        </w:r>
      </w:ins>
      <w:del w:id="1185" w:author="成英 李" w:date="2025-09-15T11:30:00Z">
        <w:r w:rsidDel="003F65D0">
          <w:rPr>
            <w:color w:val="231F20"/>
            <w:spacing w:val="-1"/>
            <w:sz w:val="20"/>
          </w:rPr>
          <w:delText>司庫</w:delText>
        </w:r>
      </w:del>
      <w:r>
        <w:rPr>
          <w:color w:val="231F20"/>
          <w:spacing w:val="-1"/>
          <w:sz w:val="20"/>
        </w:rPr>
        <w:t>乃依照總董事會之規則由總董事會選出，任期直到下</w:t>
      </w:r>
    </w:p>
    <w:p w14:paraId="7DB4D7FB" w14:textId="77777777" w:rsidR="003345E9" w:rsidRPr="003F65D0" w:rsidRDefault="007169A0">
      <w:pPr>
        <w:pStyle w:val="a5"/>
        <w:numPr>
          <w:ilvl w:val="0"/>
          <w:numId w:val="19"/>
        </w:numPr>
        <w:tabs>
          <w:tab w:val="left" w:pos="1006"/>
        </w:tabs>
        <w:spacing w:before="10" w:line="348" w:lineRule="exact"/>
        <w:ind w:hanging="478"/>
        <w:jc w:val="both"/>
        <w:rPr>
          <w:rFonts w:ascii="Noto Sans TC" w:eastAsia="Noto Sans TC"/>
        </w:rPr>
        <w:pPrChange w:id="1186" w:author="成英 李" w:date="2025-09-15T11:30:00Z">
          <w:pPr>
            <w:pStyle w:val="a3"/>
            <w:spacing w:before="11" w:line="204" w:lineRule="auto"/>
            <w:ind w:right="112"/>
            <w:jc w:val="both"/>
          </w:pPr>
        </w:pPrChange>
      </w:pPr>
      <w:r w:rsidRPr="003F65D0">
        <w:rPr>
          <w:color w:val="231F20"/>
          <w:spacing w:val="1"/>
          <w:rPrChange w:id="1187" w:author="成英 李" w:date="2025-09-15T11:30:00Z">
            <w:rPr/>
          </w:rPrChange>
        </w:rPr>
        <w:t xml:space="preserve">一屆總議會閉幕，合格的繼任者選出接替為止，或依據 </w:t>
      </w:r>
      <w:r w:rsidRPr="003F65D0">
        <w:rPr>
          <w:rFonts w:ascii="Noto Sans TC" w:eastAsia="Noto Sans TC"/>
          <w:color w:val="231F20"/>
          <w:rPrChange w:id="1188" w:author="成英 李" w:date="2025-09-15T11:30:00Z">
            <w:rPr>
              <w:rFonts w:ascii="Noto Sans TC" w:eastAsia="Noto Sans TC"/>
            </w:rPr>
          </w:rPrChange>
        </w:rPr>
        <w:t>317.5</w:t>
      </w:r>
      <w:r w:rsidRPr="003F65D0">
        <w:rPr>
          <w:rFonts w:ascii="Noto Sans TC" w:eastAsia="Noto Sans TC"/>
          <w:color w:val="231F20"/>
          <w:spacing w:val="38"/>
          <w:rPrChange w:id="1189" w:author="成英 李" w:date="2025-09-15T11:30:00Z">
            <w:rPr>
              <w:rFonts w:ascii="Noto Sans TC" w:eastAsia="Noto Sans TC"/>
              <w:spacing w:val="38"/>
            </w:rPr>
          </w:rPrChange>
        </w:rPr>
        <w:t xml:space="preserve"> </w:t>
      </w:r>
      <w:r w:rsidRPr="003F65D0">
        <w:rPr>
          <w:color w:val="231F20"/>
          <w:rPrChange w:id="1190" w:author="成英 李" w:date="2025-09-15T11:30:00Z">
            <w:rPr/>
          </w:rPrChange>
        </w:rPr>
        <w:t>條予以</w:t>
      </w:r>
      <w:r w:rsidRPr="003F65D0">
        <w:rPr>
          <w:color w:val="231F20"/>
          <w:spacing w:val="-36"/>
          <w:rPrChange w:id="1191" w:author="成英 李" w:date="2025-09-15T11:30:00Z">
            <w:rPr>
              <w:spacing w:val="-36"/>
            </w:rPr>
          </w:rPrChange>
        </w:rPr>
        <w:t>停職。</w:t>
      </w:r>
      <w:r w:rsidRPr="003F65D0">
        <w:rPr>
          <w:rFonts w:ascii="Noto Sans TC" w:eastAsia="Noto Sans TC"/>
          <w:color w:val="231F20"/>
          <w:spacing w:val="-2"/>
          <w:rPrChange w:id="1192" w:author="成英 李" w:date="2025-09-15T11:30:00Z">
            <w:rPr>
              <w:rFonts w:ascii="Noto Sans TC" w:eastAsia="Noto Sans TC"/>
              <w:spacing w:val="-2"/>
            </w:rPr>
          </w:rPrChange>
        </w:rPr>
        <w:t>（900.3）</w:t>
      </w:r>
    </w:p>
    <w:p w14:paraId="1DCEB1CB" w14:textId="0BBE80F9" w:rsidR="003345E9" w:rsidRDefault="007169A0">
      <w:pPr>
        <w:pStyle w:val="a5"/>
        <w:numPr>
          <w:ilvl w:val="1"/>
          <w:numId w:val="19"/>
        </w:numPr>
        <w:tabs>
          <w:tab w:val="left" w:pos="1192"/>
        </w:tabs>
        <w:spacing w:line="309" w:lineRule="exact"/>
        <w:ind w:left="1192" w:hanging="664"/>
        <w:jc w:val="both"/>
        <w:rPr>
          <w:rFonts w:ascii="Noto Sans TC" w:eastAsia="Noto Sans TC"/>
          <w:sz w:val="20"/>
        </w:rPr>
      </w:pPr>
      <w:r>
        <w:rPr>
          <w:color w:val="231F20"/>
          <w:spacing w:val="-8"/>
          <w:sz w:val="20"/>
        </w:rPr>
        <w:t>總</w:t>
      </w:r>
      <w:ins w:id="1193" w:author="成英 李" w:date="2025-09-15T11:31:00Z">
        <w:r w:rsidR="003F65D0">
          <w:rPr>
            <w:rFonts w:hint="eastAsia"/>
            <w:color w:val="231F20"/>
            <w:spacing w:val="-8"/>
            <w:sz w:val="20"/>
          </w:rPr>
          <w:t>財務主管</w:t>
        </w:r>
      </w:ins>
      <w:del w:id="1194" w:author="成英 李" w:date="2025-09-15T11:31:00Z">
        <w:r w:rsidDel="003F65D0">
          <w:rPr>
            <w:color w:val="231F20"/>
            <w:spacing w:val="-8"/>
            <w:sz w:val="20"/>
          </w:rPr>
          <w:delText>司庫</w:delText>
        </w:r>
      </w:del>
      <w:r>
        <w:rPr>
          <w:color w:val="231F20"/>
          <w:spacing w:val="-8"/>
          <w:sz w:val="20"/>
        </w:rPr>
        <w:t>為總議會之當然委員。</w:t>
      </w:r>
      <w:r>
        <w:rPr>
          <w:rFonts w:ascii="Noto Sans TC" w:eastAsia="Noto Sans TC"/>
          <w:color w:val="231F20"/>
          <w:spacing w:val="-2"/>
          <w:sz w:val="20"/>
        </w:rPr>
        <w:t>（301）</w:t>
      </w:r>
    </w:p>
    <w:p w14:paraId="1D878B18" w14:textId="78C06D42" w:rsidR="003345E9" w:rsidRDefault="007169A0">
      <w:pPr>
        <w:pStyle w:val="a5"/>
        <w:numPr>
          <w:ilvl w:val="1"/>
          <w:numId w:val="19"/>
        </w:numPr>
        <w:tabs>
          <w:tab w:val="left" w:pos="1193"/>
        </w:tabs>
        <w:spacing w:before="11" w:line="204" w:lineRule="auto"/>
        <w:ind w:right="115" w:firstLine="408"/>
        <w:jc w:val="both"/>
        <w:rPr>
          <w:sz w:val="20"/>
        </w:rPr>
      </w:pPr>
      <w:r>
        <w:rPr>
          <w:color w:val="231F20"/>
          <w:spacing w:val="1"/>
          <w:w w:val="102"/>
          <w:sz w:val="20"/>
        </w:rPr>
        <w:t>總</w:t>
      </w:r>
      <w:ins w:id="1195" w:author="成英 李" w:date="2025-09-15T11:31:00Z">
        <w:r w:rsidR="003F65D0">
          <w:rPr>
            <w:rFonts w:hint="eastAsia"/>
            <w:color w:val="231F20"/>
            <w:spacing w:val="1"/>
            <w:w w:val="102"/>
            <w:sz w:val="20"/>
          </w:rPr>
          <w:t>財務主管</w:t>
        </w:r>
      </w:ins>
      <w:del w:id="1196" w:author="成英 李" w:date="2025-09-15T11:31:00Z">
        <w:r w:rsidDel="003F65D0">
          <w:rPr>
            <w:color w:val="231F20"/>
            <w:spacing w:val="1"/>
            <w:w w:val="102"/>
            <w:sz w:val="20"/>
          </w:rPr>
          <w:delText>司庫</w:delText>
        </w:r>
      </w:del>
      <w:r>
        <w:rPr>
          <w:color w:val="231F20"/>
          <w:spacing w:val="1"/>
          <w:w w:val="102"/>
          <w:sz w:val="20"/>
        </w:rPr>
        <w:t>要對</w:t>
      </w:r>
      <w:commentRangeStart w:id="1197"/>
      <w:r>
        <w:rPr>
          <w:color w:val="231F20"/>
          <w:spacing w:val="1"/>
          <w:w w:val="102"/>
          <w:sz w:val="20"/>
        </w:rPr>
        <w:t>財務部門</w:t>
      </w:r>
      <w:commentRangeEnd w:id="1197"/>
      <w:r w:rsidR="003F65D0">
        <w:rPr>
          <w:rStyle w:val="a7"/>
        </w:rPr>
        <w:commentReference w:id="1197"/>
      </w:r>
      <w:r>
        <w:rPr>
          <w:color w:val="231F20"/>
          <w:spacing w:val="1"/>
          <w:w w:val="102"/>
          <w:sz w:val="20"/>
        </w:rPr>
        <w:t>之主管區總監督、總監督會和總董事</w:t>
      </w:r>
      <w:r>
        <w:rPr>
          <w:color w:val="231F20"/>
          <w:w w:val="102"/>
          <w:sz w:val="20"/>
        </w:rPr>
        <w:t>會負責。</w:t>
      </w:r>
    </w:p>
    <w:p w14:paraId="73EFE318" w14:textId="0B90C44C" w:rsidR="003345E9" w:rsidRDefault="007169A0">
      <w:pPr>
        <w:pStyle w:val="a5"/>
        <w:numPr>
          <w:ilvl w:val="0"/>
          <w:numId w:val="19"/>
        </w:numPr>
        <w:tabs>
          <w:tab w:val="left" w:pos="1005"/>
        </w:tabs>
        <w:spacing w:line="312" w:lineRule="exact"/>
        <w:ind w:left="1005" w:hanging="477"/>
        <w:jc w:val="both"/>
        <w:rPr>
          <w:sz w:val="20"/>
        </w:rPr>
      </w:pPr>
      <w:r>
        <w:rPr>
          <w:color w:val="231F20"/>
          <w:spacing w:val="-2"/>
          <w:sz w:val="20"/>
        </w:rPr>
        <w:t>總</w:t>
      </w:r>
      <w:ins w:id="1198" w:author="成英 李" w:date="2025-09-15T11:37:00Z">
        <w:r w:rsidR="003F65D0">
          <w:rPr>
            <w:rFonts w:hint="eastAsia"/>
            <w:color w:val="231F20"/>
            <w:spacing w:val="-2"/>
            <w:sz w:val="20"/>
          </w:rPr>
          <w:t>財務主管</w:t>
        </w:r>
      </w:ins>
      <w:del w:id="1199" w:author="成英 李" w:date="2025-09-15T11:37:00Z">
        <w:r w:rsidDel="003F65D0">
          <w:rPr>
            <w:color w:val="231F20"/>
            <w:spacing w:val="-2"/>
            <w:sz w:val="20"/>
          </w:rPr>
          <w:delText>司庫</w:delText>
        </w:r>
      </w:del>
      <w:r>
        <w:rPr>
          <w:color w:val="231F20"/>
          <w:spacing w:val="-2"/>
          <w:sz w:val="20"/>
        </w:rPr>
        <w:t>之職責如下：</w:t>
      </w:r>
    </w:p>
    <w:p w14:paraId="54E80594" w14:textId="77777777" w:rsidR="003345E9" w:rsidRDefault="007169A0">
      <w:pPr>
        <w:pStyle w:val="a5"/>
        <w:numPr>
          <w:ilvl w:val="1"/>
          <w:numId w:val="19"/>
        </w:numPr>
        <w:tabs>
          <w:tab w:val="left" w:pos="1192"/>
        </w:tabs>
        <w:spacing w:line="320" w:lineRule="exact"/>
        <w:ind w:left="1192" w:hanging="664"/>
        <w:jc w:val="both"/>
        <w:rPr>
          <w:sz w:val="20"/>
        </w:rPr>
      </w:pPr>
      <w:r>
        <w:rPr>
          <w:color w:val="231F20"/>
          <w:spacing w:val="-1"/>
          <w:sz w:val="20"/>
        </w:rPr>
        <w:t>監督保管所有宣聖會之基金。</w:t>
      </w:r>
    </w:p>
    <w:p w14:paraId="642AF454" w14:textId="42188B43" w:rsidR="003345E9" w:rsidRDefault="007169A0">
      <w:pPr>
        <w:pStyle w:val="a5"/>
        <w:numPr>
          <w:ilvl w:val="1"/>
          <w:numId w:val="19"/>
        </w:numPr>
        <w:tabs>
          <w:tab w:val="left" w:pos="1193"/>
        </w:tabs>
        <w:spacing w:before="11" w:line="204" w:lineRule="auto"/>
        <w:ind w:right="113" w:firstLine="408"/>
        <w:jc w:val="both"/>
        <w:rPr>
          <w:rFonts w:ascii="Noto Sans TC" w:eastAsia="Noto Sans TC"/>
          <w:sz w:val="20"/>
        </w:rPr>
      </w:pPr>
      <w:r>
        <w:rPr>
          <w:color w:val="231F20"/>
          <w:sz w:val="20"/>
        </w:rPr>
        <w:t>依規定收付全球行政</w:t>
      </w:r>
      <w:commentRangeStart w:id="1200"/>
      <w:ins w:id="1201" w:author="成英 李" w:date="2025-09-16T10:32:00Z">
        <w:r w:rsidR="00BF2C45">
          <w:rPr>
            <w:rFonts w:hint="eastAsia"/>
            <w:color w:val="231F20"/>
            <w:sz w:val="20"/>
          </w:rPr>
          <w:t>及</w:t>
        </w:r>
        <w:commentRangeEnd w:id="1200"/>
        <w:r w:rsidR="00BF2C45">
          <w:rPr>
            <w:rStyle w:val="a7"/>
          </w:rPr>
          <w:commentReference w:id="1200"/>
        </w:r>
      </w:ins>
      <w:del w:id="1202" w:author="成英 李" w:date="2025-09-16T10:32:00Z">
        <w:r w:rsidDel="00BF2C45">
          <w:rPr>
            <w:color w:val="231F20"/>
            <w:sz w:val="20"/>
          </w:rPr>
          <w:delText>和</w:delText>
        </w:r>
      </w:del>
      <w:r>
        <w:rPr>
          <w:color w:val="231F20"/>
          <w:sz w:val="20"/>
        </w:rPr>
        <w:t>財務委員會</w:t>
      </w:r>
      <w:del w:id="1203" w:author="成英 李" w:date="2025-09-16T10:35:00Z">
        <w:r w:rsidDel="00BF2C45">
          <w:rPr>
            <w:color w:val="231F20"/>
            <w:sz w:val="20"/>
          </w:rPr>
          <w:delText xml:space="preserve"> ,</w:delText>
        </w:r>
      </w:del>
      <w:ins w:id="1204" w:author="成英 李" w:date="2025-09-16T10:35:00Z">
        <w:r w:rsidR="00BF2C45">
          <w:rPr>
            <w:rFonts w:hint="eastAsia"/>
            <w:color w:val="231F20"/>
            <w:sz w:val="20"/>
          </w:rPr>
          <w:t>、</w:t>
        </w:r>
      </w:ins>
      <w:del w:id="1205" w:author="成英 李" w:date="2025-09-16T10:35:00Z">
        <w:r w:rsidDel="00BF2C45">
          <w:rPr>
            <w:color w:val="231F20"/>
            <w:sz w:val="20"/>
          </w:rPr>
          <w:delText xml:space="preserve"> </w:delText>
        </w:r>
      </w:del>
      <w:r>
        <w:rPr>
          <w:color w:val="231F20"/>
          <w:sz w:val="20"/>
        </w:rPr>
        <w:t>全球教育及神職人員</w:t>
      </w:r>
      <w:commentRangeStart w:id="1206"/>
      <w:del w:id="1207" w:author="成英 李" w:date="2025-09-16T10:33:00Z">
        <w:r w:rsidDel="00BF2C45">
          <w:rPr>
            <w:rFonts w:hint="eastAsia"/>
            <w:color w:val="231F20"/>
            <w:sz w:val="20"/>
          </w:rPr>
          <w:delText>進修</w:delText>
        </w:r>
      </w:del>
      <w:ins w:id="1208" w:author="成英 李" w:date="2025-09-16T10:33:00Z">
        <w:r w:rsidR="00BF2C45">
          <w:rPr>
            <w:rFonts w:hint="eastAsia"/>
            <w:color w:val="231F20"/>
            <w:sz w:val="20"/>
          </w:rPr>
          <w:t>發展</w:t>
        </w:r>
        <w:commentRangeEnd w:id="1206"/>
        <w:r w:rsidR="00BF2C45">
          <w:rPr>
            <w:rStyle w:val="a7"/>
          </w:rPr>
          <w:commentReference w:id="1206"/>
        </w:r>
      </w:ins>
      <w:r>
        <w:rPr>
          <w:color w:val="231F20"/>
          <w:sz w:val="20"/>
        </w:rPr>
        <w:t>委員會</w:t>
      </w:r>
      <w:del w:id="1209" w:author="成英 李" w:date="2025-09-16T10:36:00Z">
        <w:r w:rsidDel="00BF2C45">
          <w:rPr>
            <w:color w:val="231F20"/>
            <w:sz w:val="20"/>
          </w:rPr>
          <w:delText xml:space="preserve"> , </w:delText>
        </w:r>
      </w:del>
      <w:ins w:id="1210" w:author="成英 李" w:date="2025-09-16T10:36:00Z">
        <w:r w:rsidR="00BF2C45">
          <w:rPr>
            <w:rFonts w:hint="eastAsia"/>
            <w:color w:val="231F20"/>
            <w:sz w:val="20"/>
          </w:rPr>
          <w:t>、</w:t>
        </w:r>
      </w:ins>
      <w:r>
        <w:rPr>
          <w:color w:val="231F20"/>
          <w:sz w:val="20"/>
        </w:rPr>
        <w:t>全球宣教委員會</w:t>
      </w:r>
      <w:del w:id="1211" w:author="成英 李" w:date="2025-09-16T10:36:00Z">
        <w:r w:rsidDel="00BF2C45">
          <w:rPr>
            <w:color w:val="231F20"/>
            <w:sz w:val="20"/>
          </w:rPr>
          <w:delText xml:space="preserve"> , </w:delText>
        </w:r>
      </w:del>
      <w:ins w:id="1212" w:author="成英 李" w:date="2025-09-16T10:36:00Z">
        <w:r w:rsidR="00BF2C45">
          <w:rPr>
            <w:rFonts w:hint="eastAsia"/>
            <w:color w:val="231F20"/>
            <w:sz w:val="20"/>
          </w:rPr>
          <w:t>、</w:t>
        </w:r>
      </w:ins>
      <w:r>
        <w:rPr>
          <w:color w:val="231F20"/>
          <w:sz w:val="20"/>
        </w:rPr>
        <w:t>地方教會事工委員會</w:t>
      </w:r>
      <w:del w:id="1213" w:author="成英 李" w:date="2025-09-16T10:36:00Z">
        <w:r w:rsidDel="00BF2C45">
          <w:rPr>
            <w:rFonts w:hint="eastAsia"/>
            <w:color w:val="231F20"/>
            <w:sz w:val="20"/>
          </w:rPr>
          <w:delText xml:space="preserve"> , </w:delText>
        </w:r>
      </w:del>
      <w:ins w:id="1214" w:author="成英 李" w:date="2025-09-16T10:36:00Z">
        <w:r w:rsidR="00BF2C45">
          <w:rPr>
            <w:rFonts w:hint="eastAsia"/>
            <w:color w:val="231F20"/>
            <w:sz w:val="20"/>
          </w:rPr>
          <w:t>以及</w:t>
        </w:r>
      </w:ins>
      <w:r>
        <w:rPr>
          <w:color w:val="231F20"/>
          <w:sz w:val="20"/>
        </w:rPr>
        <w:t>總</w:t>
      </w:r>
      <w:del w:id="1215" w:author="成英 李" w:date="2025-09-16T10:36:00Z">
        <w:r w:rsidDel="00BF2C45">
          <w:rPr>
            <w:rFonts w:hint="eastAsia"/>
            <w:color w:val="231F20"/>
            <w:sz w:val="20"/>
          </w:rPr>
          <w:delText>監督</w:delText>
        </w:r>
      </w:del>
      <w:ins w:id="1216" w:author="成英 李" w:date="2025-09-16T10:36:00Z">
        <w:r w:rsidR="00BF2C45">
          <w:rPr>
            <w:rFonts w:hint="eastAsia"/>
            <w:color w:val="231F20"/>
            <w:sz w:val="20"/>
          </w:rPr>
          <w:t>董事</w:t>
        </w:r>
      </w:ins>
      <w:r>
        <w:rPr>
          <w:color w:val="231F20"/>
          <w:sz w:val="20"/>
        </w:rPr>
        <w:t>會其他經費或屬下部門的經費</w:t>
      </w:r>
      <w:del w:id="1217" w:author="成英 李" w:date="2025-09-16T10:36:00Z">
        <w:r w:rsidDel="00BF2C45">
          <w:rPr>
            <w:color w:val="231F20"/>
            <w:sz w:val="20"/>
          </w:rPr>
          <w:delText xml:space="preserve"> </w:delText>
        </w:r>
      </w:del>
      <w:r>
        <w:rPr>
          <w:color w:val="231F20"/>
          <w:sz w:val="20"/>
        </w:rPr>
        <w:t>, 總監督之經費 , 總會的儲備金 , 總議會開支 , 總會慈善金 , 全球 NYI 和 NMI 經費</w:t>
      </w:r>
      <w:ins w:id="1218" w:author="成英 李" w:date="2025-09-16T10:38:00Z">
        <w:r w:rsidR="00BF2C45">
          <w:rPr>
            <w:rFonts w:hint="eastAsia"/>
            <w:color w:val="231F20"/>
            <w:sz w:val="20"/>
          </w:rPr>
          <w:t>。</w:t>
        </w:r>
      </w:ins>
      <w:r>
        <w:rPr>
          <w:rFonts w:ascii="Noto Sans TC" w:eastAsia="Noto Sans TC"/>
          <w:color w:val="231F20"/>
          <w:sz w:val="20"/>
        </w:rPr>
        <w:t>（331.3）</w:t>
      </w:r>
    </w:p>
    <w:p w14:paraId="5EEC1421" w14:textId="77777777" w:rsidR="003345E9" w:rsidRDefault="007169A0">
      <w:pPr>
        <w:pStyle w:val="a5"/>
        <w:numPr>
          <w:ilvl w:val="1"/>
          <w:numId w:val="19"/>
        </w:numPr>
        <w:tabs>
          <w:tab w:val="left" w:pos="1193"/>
        </w:tabs>
        <w:spacing w:before="5" w:line="204" w:lineRule="auto"/>
        <w:ind w:right="113" w:firstLine="408"/>
        <w:jc w:val="both"/>
        <w:rPr>
          <w:sz w:val="20"/>
        </w:rPr>
      </w:pPr>
      <w:r>
        <w:rPr>
          <w:color w:val="231F20"/>
          <w:w w:val="102"/>
          <w:sz w:val="20"/>
        </w:rPr>
        <w:t>為保證其忠實地執行其職務，依照總董事會之規定，向一家可靠的財務公司</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購買責任保險。</w:t>
      </w:r>
    </w:p>
    <w:p w14:paraId="21CD191F" w14:textId="77777777" w:rsidR="003345E9" w:rsidRDefault="007169A0">
      <w:pPr>
        <w:pStyle w:val="a5"/>
        <w:numPr>
          <w:ilvl w:val="1"/>
          <w:numId w:val="19"/>
        </w:numPr>
        <w:tabs>
          <w:tab w:val="left" w:pos="1192"/>
        </w:tabs>
        <w:spacing w:line="312" w:lineRule="exact"/>
        <w:ind w:left="1192" w:hanging="664"/>
        <w:jc w:val="both"/>
        <w:rPr>
          <w:sz w:val="20"/>
        </w:rPr>
      </w:pPr>
      <w:r>
        <w:rPr>
          <w:color w:val="231F20"/>
          <w:spacing w:val="-1"/>
          <w:sz w:val="20"/>
        </w:rPr>
        <w:t>向各有關委員會和部門，提供財政報告</w:t>
      </w:r>
      <w:del w:id="1219" w:author="成英 李" w:date="2025-09-16T10:41:00Z">
        <w:r w:rsidDel="00BF2C45">
          <w:rPr>
            <w:color w:val="231F20"/>
            <w:spacing w:val="-1"/>
            <w:sz w:val="20"/>
          </w:rPr>
          <w:delText>辦</w:delText>
        </w:r>
      </w:del>
      <w:r>
        <w:rPr>
          <w:color w:val="231F20"/>
          <w:spacing w:val="-1"/>
          <w:sz w:val="20"/>
        </w:rPr>
        <w:t>。</w:t>
      </w:r>
    </w:p>
    <w:p w14:paraId="544979A6" w14:textId="77777777" w:rsidR="003345E9" w:rsidRDefault="007169A0">
      <w:pPr>
        <w:pStyle w:val="a5"/>
        <w:numPr>
          <w:ilvl w:val="1"/>
          <w:numId w:val="19"/>
        </w:numPr>
        <w:tabs>
          <w:tab w:val="left" w:pos="1196"/>
        </w:tabs>
        <w:spacing w:line="320" w:lineRule="exact"/>
        <w:ind w:left="1196" w:hanging="668"/>
        <w:jc w:val="both"/>
        <w:rPr>
          <w:sz w:val="20"/>
        </w:rPr>
      </w:pPr>
      <w:r>
        <w:rPr>
          <w:color w:val="231F20"/>
          <w:spacing w:val="13"/>
          <w:sz w:val="20"/>
        </w:rPr>
        <w:t>向總董事會提呈年報，包括宣聖會所有之財務及投資。</w:t>
      </w:r>
    </w:p>
    <w:p w14:paraId="21CCC8C5"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（335.12）</w:t>
      </w:r>
    </w:p>
    <w:p w14:paraId="483F03E2" w14:textId="77777777" w:rsidR="003345E9" w:rsidRDefault="007169A0">
      <w:pPr>
        <w:pStyle w:val="a5"/>
        <w:numPr>
          <w:ilvl w:val="1"/>
          <w:numId w:val="19"/>
        </w:numPr>
        <w:tabs>
          <w:tab w:val="left" w:pos="1193"/>
        </w:tabs>
        <w:spacing w:before="11" w:line="204" w:lineRule="auto"/>
        <w:ind w:right="113" w:firstLine="408"/>
        <w:rPr>
          <w:sz w:val="20"/>
        </w:rPr>
      </w:pPr>
      <w:r>
        <w:rPr>
          <w:color w:val="231F20"/>
          <w:w w:val="102"/>
          <w:sz w:val="20"/>
        </w:rPr>
        <w:t>購買合適之保險單，保障投資在不動產之年金，並確保險單不會過期。</w:t>
      </w:r>
    </w:p>
    <w:p w14:paraId="3484D888" w14:textId="77777777" w:rsidR="003345E9" w:rsidRDefault="007169A0">
      <w:pPr>
        <w:pStyle w:val="2"/>
        <w:spacing w:before="64"/>
      </w:pPr>
      <w:r>
        <w:rPr>
          <w:color w:val="231F20"/>
          <w:spacing w:val="-2"/>
        </w:rPr>
        <w:t>十二、總董事會</w:t>
      </w:r>
    </w:p>
    <w:p w14:paraId="6773B4AB" w14:textId="77777777" w:rsidR="003345E9" w:rsidRDefault="007169A0">
      <w:pPr>
        <w:pStyle w:val="a5"/>
        <w:numPr>
          <w:ilvl w:val="0"/>
          <w:numId w:val="19"/>
        </w:numPr>
        <w:tabs>
          <w:tab w:val="left" w:pos="1006"/>
        </w:tabs>
        <w:spacing w:before="10" w:line="348" w:lineRule="exact"/>
        <w:ind w:hanging="478"/>
        <w:jc w:val="both"/>
        <w:rPr>
          <w:sz w:val="20"/>
        </w:rPr>
      </w:pPr>
      <w:r>
        <w:rPr>
          <w:color w:val="231F20"/>
          <w:spacing w:val="-1"/>
          <w:sz w:val="20"/>
        </w:rPr>
        <w:t>宣聖會係屬非營利之宗教團體，且依據美國密蘇里州之法律</w:t>
      </w:r>
    </w:p>
    <w:p w14:paraId="5CE6E71A" w14:textId="7F85A413" w:rsidR="003345E9" w:rsidRDefault="007169A0">
      <w:pPr>
        <w:pStyle w:val="a3"/>
        <w:spacing w:before="11" w:line="204" w:lineRule="auto"/>
        <w:ind w:right="111"/>
        <w:jc w:val="both"/>
        <w:rPr>
          <w:rFonts w:ascii="Noto Sans TC" w:eastAsia="Noto Sans TC"/>
        </w:rPr>
      </w:pPr>
      <w:r>
        <w:rPr>
          <w:color w:val="231F20"/>
          <w:spacing w:val="6"/>
          <w:w w:val="102"/>
        </w:rPr>
        <w:t>組成財團法人。總董事會之成員乃根據「</w:t>
      </w:r>
      <w:del w:id="1220" w:author="成英 李" w:date="2025-10-24T22:26:00Z">
        <w:r w:rsidDel="00A20BB6">
          <w:rPr>
            <w:color w:val="231F20"/>
            <w:spacing w:val="6"/>
            <w:w w:val="102"/>
          </w:rPr>
          <w:delText>教會</w:delText>
        </w:r>
      </w:del>
      <w:r>
        <w:rPr>
          <w:color w:val="231F20"/>
          <w:spacing w:val="6"/>
          <w:w w:val="102"/>
        </w:rPr>
        <w:t>手冊」</w:t>
      </w:r>
      <w:r>
        <w:rPr>
          <w:rFonts w:ascii="Noto Sans TC" w:eastAsia="Noto Sans TC"/>
          <w:color w:val="231F20"/>
          <w:w w:val="102"/>
        </w:rPr>
        <w:t>332.1</w:t>
      </w:r>
      <w:r>
        <w:rPr>
          <w:rFonts w:ascii="Noto Sans TC" w:eastAsia="Noto Sans TC"/>
          <w:color w:val="231F20"/>
          <w:spacing w:val="8"/>
        </w:rPr>
        <w:t xml:space="preserve"> </w:t>
      </w:r>
      <w:r>
        <w:rPr>
          <w:rFonts w:ascii="Noto Sans TC" w:eastAsia="Noto Sans TC"/>
          <w:color w:val="231F20"/>
          <w:w w:val="102"/>
        </w:rPr>
        <w:t>～</w:t>
      </w:r>
      <w:r>
        <w:rPr>
          <w:rFonts w:ascii="Noto Sans TC" w:eastAsia="Noto Sans TC"/>
          <w:color w:val="231F20"/>
          <w:spacing w:val="8"/>
        </w:rPr>
        <w:t xml:space="preserve"> </w:t>
      </w:r>
      <w:r>
        <w:rPr>
          <w:rFonts w:ascii="Noto Sans TC" w:eastAsia="Noto Sans TC"/>
          <w:color w:val="231F20"/>
          <w:w w:val="102"/>
        </w:rPr>
        <w:t>333.5</w:t>
      </w:r>
      <w:r>
        <w:rPr>
          <w:color w:val="231F20"/>
          <w:spacing w:val="1"/>
          <w:w w:val="102"/>
        </w:rPr>
        <w:t>條之規定，在總議會中經提名，票選而組成。被提名的候選人必須設</w:t>
      </w:r>
      <w:r>
        <w:rPr>
          <w:color w:val="231F20"/>
          <w:w w:val="102"/>
        </w:rPr>
        <w:t>籍於該區域，且是該區域地方教會的會友，才有資格當選為總董事會</w:t>
      </w:r>
      <w:ins w:id="1221" w:author="成英 李" w:date="2025-09-16T10:48:00Z">
        <w:r w:rsidR="00BF2C45">
          <w:rPr>
            <w:rFonts w:hint="eastAsia"/>
            <w:color w:val="231F20"/>
            <w:spacing w:val="-26"/>
            <w:w w:val="102"/>
          </w:rPr>
          <w:t>成員</w:t>
        </w:r>
      </w:ins>
      <w:del w:id="1222" w:author="成英 李" w:date="2025-09-16T10:48:00Z">
        <w:r w:rsidDel="00BF2C45">
          <w:rPr>
            <w:color w:val="231F20"/>
            <w:spacing w:val="-26"/>
            <w:w w:val="102"/>
          </w:rPr>
          <w:delText>之代表</w:delText>
        </w:r>
      </w:del>
      <w:r>
        <w:rPr>
          <w:color w:val="231F20"/>
          <w:spacing w:val="-26"/>
          <w:w w:val="102"/>
        </w:rPr>
        <w:t>。</w:t>
      </w:r>
      <w:r>
        <w:rPr>
          <w:rFonts w:ascii="Noto Sans TC" w:eastAsia="Noto Sans TC"/>
          <w:color w:val="231F20"/>
          <w:w w:val="102"/>
        </w:rPr>
        <w:t>（305.6，334）</w:t>
      </w:r>
    </w:p>
    <w:p w14:paraId="213CA843" w14:textId="7287896A" w:rsidR="003345E9" w:rsidRDefault="007169A0">
      <w:pPr>
        <w:pStyle w:val="a5"/>
        <w:numPr>
          <w:ilvl w:val="1"/>
          <w:numId w:val="19"/>
        </w:numPr>
        <w:tabs>
          <w:tab w:val="left" w:pos="1192"/>
        </w:tabs>
        <w:spacing w:before="5" w:line="204" w:lineRule="auto"/>
        <w:ind w:left="119" w:right="16" w:firstLine="408"/>
        <w:rPr>
          <w:sz w:val="20"/>
        </w:rPr>
      </w:pPr>
      <w:r>
        <w:rPr>
          <w:color w:val="231F20"/>
          <w:spacing w:val="1"/>
          <w:w w:val="102"/>
          <w:sz w:val="20"/>
        </w:rPr>
        <w:t>宣聖會</w:t>
      </w:r>
      <w:del w:id="1223" w:author="成英 李" w:date="2025-09-16T10:50:00Z">
        <w:r w:rsidDel="00BF2C45">
          <w:rPr>
            <w:color w:val="231F20"/>
            <w:spacing w:val="1"/>
            <w:w w:val="102"/>
            <w:sz w:val="20"/>
          </w:rPr>
          <w:delText>國際總會</w:delText>
        </w:r>
      </w:del>
      <w:r>
        <w:rPr>
          <w:color w:val="231F20"/>
          <w:spacing w:val="1"/>
          <w:w w:val="102"/>
          <w:sz w:val="20"/>
        </w:rPr>
        <w:t>之職員，或接受</w:t>
      </w:r>
      <w:del w:id="1224" w:author="成英 李" w:date="2025-09-16T10:50:00Z">
        <w:r w:rsidDel="00BF2C45">
          <w:rPr>
            <w:rFonts w:hint="eastAsia"/>
            <w:color w:val="231F20"/>
            <w:spacing w:val="1"/>
            <w:w w:val="102"/>
            <w:sz w:val="20"/>
          </w:rPr>
          <w:delText>總會</w:delText>
        </w:r>
      </w:del>
      <w:ins w:id="1225" w:author="成英 李" w:date="2025-09-16T10:50:00Z">
        <w:r w:rsidR="00BF2C45">
          <w:rPr>
            <w:rFonts w:hint="eastAsia"/>
            <w:color w:val="231F20"/>
            <w:spacing w:val="1"/>
            <w:w w:val="102"/>
            <w:sz w:val="20"/>
          </w:rPr>
          <w:t>宣聖會</w:t>
        </w:r>
      </w:ins>
      <w:r>
        <w:rPr>
          <w:color w:val="231F20"/>
          <w:spacing w:val="1"/>
          <w:w w:val="102"/>
          <w:sz w:val="20"/>
        </w:rPr>
        <w:t>資助的教育機構之職</w:t>
      </w:r>
      <w:r>
        <w:rPr>
          <w:color w:val="231F20"/>
          <w:spacing w:val="-16"/>
          <w:w w:val="102"/>
          <w:sz w:val="20"/>
        </w:rPr>
        <w:t>員，均無資格選入總董事會中</w:t>
      </w:r>
      <w:ins w:id="1226" w:author="成英 李" w:date="2025-09-16T10:51:00Z">
        <w:r w:rsidR="00BF2C45">
          <w:rPr>
            <w:rFonts w:hint="eastAsia"/>
            <w:color w:val="231F20"/>
            <w:spacing w:val="-16"/>
            <w:w w:val="102"/>
            <w:sz w:val="20"/>
          </w:rPr>
          <w:t>，</w:t>
        </w:r>
      </w:ins>
      <w:del w:id="1227" w:author="成英 李" w:date="2025-09-16T10:51:00Z">
        <w:r w:rsidDel="00BF2C45">
          <w:rPr>
            <w:color w:val="231F20"/>
            <w:spacing w:val="-16"/>
            <w:w w:val="102"/>
            <w:sz w:val="20"/>
          </w:rPr>
          <w:delText>。若</w:delText>
        </w:r>
      </w:del>
      <w:r>
        <w:rPr>
          <w:color w:val="231F20"/>
          <w:spacing w:val="-16"/>
          <w:w w:val="102"/>
          <w:sz w:val="20"/>
        </w:rPr>
        <w:t>所屬地區或單位接受總會資助者亦然。</w:t>
      </w:r>
    </w:p>
    <w:p w14:paraId="2F0FE7AF" w14:textId="47B2B017" w:rsidR="003345E9" w:rsidRDefault="007169A0">
      <w:pPr>
        <w:pStyle w:val="a5"/>
        <w:numPr>
          <w:ilvl w:val="1"/>
          <w:numId w:val="19"/>
        </w:numPr>
        <w:tabs>
          <w:tab w:val="left" w:pos="1191"/>
        </w:tabs>
        <w:spacing w:line="312" w:lineRule="exact"/>
        <w:ind w:left="1191" w:hanging="664"/>
        <w:rPr>
          <w:sz w:val="20"/>
        </w:rPr>
      </w:pPr>
      <w:r>
        <w:rPr>
          <w:color w:val="231F20"/>
          <w:spacing w:val="-1"/>
          <w:sz w:val="20"/>
        </w:rPr>
        <w:t>總秘書乃宣聖會</w:t>
      </w:r>
      <w:del w:id="1228" w:author="成英 李" w:date="2025-09-16T10:52:00Z">
        <w:r w:rsidDel="00BF2C45">
          <w:rPr>
            <w:color w:val="231F20"/>
            <w:spacing w:val="-1"/>
            <w:sz w:val="20"/>
          </w:rPr>
          <w:delText>國際總會</w:delText>
        </w:r>
      </w:del>
      <w:r>
        <w:rPr>
          <w:color w:val="231F20"/>
          <w:spacing w:val="-1"/>
          <w:sz w:val="20"/>
        </w:rPr>
        <w:t>和總董事會之當然秘書。</w:t>
      </w:r>
    </w:p>
    <w:p w14:paraId="1037FA25" w14:textId="6E542098" w:rsidR="003345E9" w:rsidRDefault="007169A0">
      <w:pPr>
        <w:pStyle w:val="a5"/>
        <w:numPr>
          <w:ilvl w:val="1"/>
          <w:numId w:val="19"/>
        </w:numPr>
        <w:tabs>
          <w:tab w:val="left" w:pos="1192"/>
        </w:tabs>
        <w:spacing w:before="11" w:line="204" w:lineRule="auto"/>
        <w:ind w:left="119" w:right="115" w:firstLine="408"/>
        <w:rPr>
          <w:rFonts w:ascii="Noto Sans TC" w:eastAsia="Noto Sans TC"/>
          <w:sz w:val="20"/>
        </w:rPr>
      </w:pPr>
      <w:r>
        <w:rPr>
          <w:color w:val="231F20"/>
          <w:spacing w:val="1"/>
          <w:w w:val="102"/>
          <w:sz w:val="20"/>
        </w:rPr>
        <w:t>宣聖會的總</w:t>
      </w:r>
      <w:del w:id="1229" w:author="成英 李" w:date="2025-09-16T10:52:00Z">
        <w:r w:rsidDel="00BF2C45">
          <w:rPr>
            <w:rFonts w:hint="eastAsia"/>
            <w:color w:val="231F20"/>
            <w:spacing w:val="1"/>
            <w:w w:val="102"/>
            <w:sz w:val="20"/>
          </w:rPr>
          <w:delText>司庫</w:delText>
        </w:r>
      </w:del>
      <w:ins w:id="1230" w:author="成英 李" w:date="2025-09-16T10:52:00Z">
        <w:r w:rsidR="00BF2C45">
          <w:rPr>
            <w:rFonts w:hint="eastAsia"/>
            <w:color w:val="231F20"/>
            <w:spacing w:val="1"/>
            <w:w w:val="102"/>
            <w:sz w:val="20"/>
          </w:rPr>
          <w:t>財務主管</w:t>
        </w:r>
      </w:ins>
      <w:r>
        <w:rPr>
          <w:color w:val="231F20"/>
          <w:spacing w:val="1"/>
          <w:w w:val="102"/>
          <w:sz w:val="20"/>
        </w:rPr>
        <w:t>乃宣聖會</w:t>
      </w:r>
      <w:del w:id="1231" w:author="成英 李" w:date="2025-09-16T10:53:00Z">
        <w:r w:rsidDel="00BF2C45">
          <w:rPr>
            <w:color w:val="231F20"/>
            <w:spacing w:val="1"/>
            <w:w w:val="102"/>
            <w:sz w:val="20"/>
          </w:rPr>
          <w:delText>國際總會</w:delText>
        </w:r>
      </w:del>
      <w:r>
        <w:rPr>
          <w:color w:val="231F20"/>
          <w:spacing w:val="1"/>
          <w:w w:val="102"/>
          <w:sz w:val="20"/>
        </w:rPr>
        <w:t>、總董事會及</w:t>
      </w:r>
      <w:ins w:id="1232" w:author="成英 李" w:date="2025-09-16T10:53:00Z">
        <w:r w:rsidR="00BF2C45">
          <w:rPr>
            <w:rFonts w:hint="eastAsia"/>
            <w:color w:val="231F20"/>
            <w:spacing w:val="1"/>
            <w:w w:val="102"/>
            <w:sz w:val="20"/>
          </w:rPr>
          <w:t>宣聖會</w:t>
        </w:r>
      </w:ins>
      <w:del w:id="1233" w:author="成英 李" w:date="2025-09-16T10:53:00Z">
        <w:r w:rsidDel="00BF2C45">
          <w:rPr>
            <w:color w:val="231F20"/>
            <w:spacing w:val="1"/>
            <w:w w:val="102"/>
            <w:sz w:val="20"/>
          </w:rPr>
          <w:delText>其</w:delText>
        </w:r>
      </w:del>
      <w:r>
        <w:rPr>
          <w:color w:val="231F20"/>
          <w:spacing w:val="1"/>
          <w:w w:val="102"/>
          <w:sz w:val="20"/>
        </w:rPr>
        <w:t>各部門</w:t>
      </w:r>
      <w:r>
        <w:rPr>
          <w:color w:val="231F20"/>
          <w:spacing w:val="-17"/>
          <w:w w:val="102"/>
          <w:sz w:val="20"/>
        </w:rPr>
        <w:t>之當然</w:t>
      </w:r>
      <w:del w:id="1234" w:author="成英 李" w:date="2025-09-16T10:52:00Z">
        <w:r w:rsidDel="00BF2C45">
          <w:rPr>
            <w:rFonts w:hint="eastAsia"/>
            <w:color w:val="231F20"/>
            <w:spacing w:val="-17"/>
            <w:w w:val="102"/>
            <w:sz w:val="20"/>
          </w:rPr>
          <w:delText>司庫</w:delText>
        </w:r>
      </w:del>
      <w:ins w:id="1235" w:author="成英 李" w:date="2025-09-16T10:52:00Z">
        <w:r w:rsidR="00BF2C45">
          <w:rPr>
            <w:rFonts w:hint="eastAsia"/>
            <w:color w:val="231F20"/>
            <w:spacing w:val="-17"/>
            <w:w w:val="102"/>
            <w:sz w:val="20"/>
          </w:rPr>
          <w:t>財務主管</w:t>
        </w:r>
      </w:ins>
      <w:r>
        <w:rPr>
          <w:color w:val="231F20"/>
          <w:spacing w:val="-17"/>
          <w:w w:val="102"/>
          <w:sz w:val="20"/>
        </w:rPr>
        <w:t>。</w:t>
      </w:r>
      <w:r>
        <w:rPr>
          <w:rFonts w:ascii="Noto Sans TC" w:eastAsia="Noto Sans TC"/>
          <w:color w:val="231F20"/>
          <w:w w:val="102"/>
          <w:sz w:val="20"/>
        </w:rPr>
        <w:t>（330.2）</w:t>
      </w:r>
    </w:p>
    <w:p w14:paraId="4E84218D" w14:textId="77777777" w:rsidR="003345E9" w:rsidRDefault="003345E9">
      <w:pPr>
        <w:pStyle w:val="a5"/>
        <w:spacing w:line="204" w:lineRule="auto"/>
        <w:rPr>
          <w:rFonts w:ascii="Noto Sans TC" w:eastAsia="Noto Sans TC"/>
          <w:sz w:val="20"/>
        </w:rPr>
        <w:sectPr w:rsidR="003345E9">
          <w:footerReference w:type="default" r:id="rId22"/>
          <w:pgSz w:w="8640" w:h="12960"/>
          <w:pgMar w:top="1040" w:right="1080" w:bottom="280" w:left="1080" w:header="0" w:footer="0" w:gutter="0"/>
          <w:cols w:space="720"/>
        </w:sectPr>
      </w:pPr>
    </w:p>
    <w:p w14:paraId="3E07FC55" w14:textId="77777777" w:rsidR="003345E9" w:rsidRDefault="007169A0">
      <w:pPr>
        <w:pStyle w:val="a5"/>
        <w:numPr>
          <w:ilvl w:val="0"/>
          <w:numId w:val="19"/>
        </w:numPr>
        <w:tabs>
          <w:tab w:val="left" w:pos="1004"/>
        </w:tabs>
        <w:spacing w:before="45" w:line="348" w:lineRule="exact"/>
        <w:ind w:left="1004" w:hanging="477"/>
        <w:rPr>
          <w:sz w:val="20"/>
        </w:rPr>
      </w:pPr>
      <w:r>
        <w:rPr>
          <w:b/>
          <w:color w:val="231F20"/>
          <w:sz w:val="20"/>
        </w:rPr>
        <w:lastRenderedPageBreak/>
        <w:t>總董事會之提名</w:t>
      </w:r>
      <w:r>
        <w:rPr>
          <w:color w:val="231F20"/>
          <w:spacing w:val="-2"/>
          <w:sz w:val="20"/>
        </w:rPr>
        <w:t>應按下列規定辦理：</w:t>
      </w:r>
    </w:p>
    <w:p w14:paraId="5368281D" w14:textId="07D88544" w:rsidR="003345E9" w:rsidRDefault="007169A0">
      <w:pPr>
        <w:pStyle w:val="a5"/>
        <w:numPr>
          <w:ilvl w:val="1"/>
          <w:numId w:val="19"/>
        </w:numPr>
        <w:tabs>
          <w:tab w:val="left" w:pos="1191"/>
        </w:tabs>
        <w:spacing w:before="9" w:line="206" w:lineRule="auto"/>
        <w:ind w:left="119" w:right="16" w:firstLine="408"/>
        <w:rPr>
          <w:rFonts w:ascii="Noto Sans TC" w:eastAsia="Noto Sans TC"/>
          <w:sz w:val="20"/>
        </w:rPr>
      </w:pPr>
      <w:r>
        <w:rPr>
          <w:color w:val="231F20"/>
          <w:spacing w:val="-5"/>
          <w:w w:val="102"/>
          <w:sz w:val="20"/>
        </w:rPr>
        <w:t>總議會之代表選出後，每一</w:t>
      </w:r>
      <w:ins w:id="1236" w:author="成英 李" w:date="2025-09-16T10:54:00Z">
        <w:r w:rsidR="00BF2C45">
          <w:rPr>
            <w:rFonts w:hint="eastAsia"/>
            <w:color w:val="231F20"/>
            <w:spacing w:val="-5"/>
            <w:w w:val="102"/>
            <w:sz w:val="20"/>
          </w:rPr>
          <w:t>個</w:t>
        </w:r>
      </w:ins>
      <w:del w:id="1237" w:author="成英 李" w:date="2025-09-16T10:54:00Z">
        <w:r w:rsidDel="00BF2C45">
          <w:rPr>
            <w:color w:val="231F20"/>
            <w:spacing w:val="-5"/>
            <w:w w:val="102"/>
            <w:sz w:val="20"/>
          </w:rPr>
          <w:delText>位</w:delText>
        </w:r>
      </w:del>
      <w:r>
        <w:rPr>
          <w:color w:val="231F20"/>
          <w:spacing w:val="-5"/>
          <w:w w:val="102"/>
          <w:sz w:val="20"/>
        </w:rPr>
        <w:t>第三期地區之代表</w:t>
      </w:r>
      <w:ins w:id="1238" w:author="成英 李" w:date="2025-09-16T10:54:00Z">
        <w:r w:rsidR="00BF2C45">
          <w:rPr>
            <w:rFonts w:hint="eastAsia"/>
            <w:color w:val="231F20"/>
            <w:spacing w:val="-5"/>
            <w:w w:val="102"/>
            <w:sz w:val="20"/>
          </w:rPr>
          <w:t>團</w:t>
        </w:r>
      </w:ins>
      <w:r>
        <w:rPr>
          <w:color w:val="231F20"/>
          <w:spacing w:val="-5"/>
          <w:w w:val="102"/>
          <w:sz w:val="20"/>
        </w:rPr>
        <w:t>應該聚集，</w:t>
      </w:r>
      <w:r>
        <w:rPr>
          <w:color w:val="231F20"/>
          <w:spacing w:val="3"/>
          <w:w w:val="102"/>
          <w:sz w:val="20"/>
        </w:rPr>
        <w:t>依據下列之方式選出提名</w:t>
      </w:r>
      <w:ins w:id="1239" w:author="成英 李" w:date="2025-09-16T10:55:00Z">
        <w:r w:rsidR="00BF2C45">
          <w:rPr>
            <w:rFonts w:hint="eastAsia"/>
            <w:color w:val="231F20"/>
            <w:spacing w:val="3"/>
            <w:w w:val="102"/>
            <w:sz w:val="20"/>
          </w:rPr>
          <w:t>總</w:t>
        </w:r>
      </w:ins>
      <w:r>
        <w:rPr>
          <w:color w:val="231F20"/>
          <w:spacing w:val="3"/>
          <w:w w:val="102"/>
          <w:sz w:val="20"/>
        </w:rPr>
        <w:t>董事會的候選人。各第三期地區可提名二位</w:t>
      </w:r>
      <w:commentRangeStart w:id="1240"/>
      <w:r>
        <w:rPr>
          <w:color w:val="231F20"/>
          <w:spacing w:val="2"/>
          <w:w w:val="102"/>
          <w:sz w:val="20"/>
        </w:rPr>
        <w:t>受委</w:t>
      </w:r>
      <w:ins w:id="1241" w:author="成英 李" w:date="2025-09-16T10:56:00Z">
        <w:r w:rsidR="00BF2C45">
          <w:rPr>
            <w:rFonts w:hint="eastAsia"/>
            <w:color w:val="231F20"/>
            <w:spacing w:val="2"/>
            <w:w w:val="102"/>
            <w:sz w:val="20"/>
          </w:rPr>
          <w:t>派</w:t>
        </w:r>
      </w:ins>
      <w:del w:id="1242" w:author="成英 李" w:date="2025-09-16T10:56:00Z">
        <w:r w:rsidDel="00BF2C45">
          <w:rPr>
            <w:color w:val="231F20"/>
            <w:spacing w:val="2"/>
            <w:w w:val="102"/>
            <w:sz w:val="20"/>
          </w:rPr>
          <w:delText>任</w:delText>
        </w:r>
      </w:del>
      <w:r>
        <w:rPr>
          <w:color w:val="231F20"/>
          <w:spacing w:val="2"/>
          <w:w w:val="102"/>
          <w:sz w:val="20"/>
        </w:rPr>
        <w:t>按立</w:t>
      </w:r>
      <w:del w:id="1243" w:author="成英 李" w:date="2025-09-16T10:56:00Z">
        <w:r w:rsidDel="00BF2C45">
          <w:rPr>
            <w:rFonts w:hint="eastAsia"/>
            <w:color w:val="231F20"/>
            <w:spacing w:val="2"/>
            <w:w w:val="102"/>
            <w:sz w:val="20"/>
          </w:rPr>
          <w:delText>之傳道人</w:delText>
        </w:r>
      </w:del>
      <w:ins w:id="1244" w:author="成英 李" w:date="2025-09-16T10:56:00Z">
        <w:r w:rsidR="00BF2C45">
          <w:rPr>
            <w:rFonts w:hint="eastAsia"/>
            <w:color w:val="231F20"/>
            <w:spacing w:val="2"/>
            <w:w w:val="102"/>
            <w:sz w:val="20"/>
          </w:rPr>
          <w:t>的牧師</w:t>
        </w:r>
        <w:commentRangeEnd w:id="1240"/>
        <w:r w:rsidR="00BF2C45">
          <w:rPr>
            <w:rStyle w:val="a7"/>
          </w:rPr>
          <w:commentReference w:id="1240"/>
        </w:r>
      </w:ins>
      <w:r>
        <w:rPr>
          <w:color w:val="231F20"/>
          <w:spacing w:val="2"/>
          <w:w w:val="102"/>
          <w:sz w:val="20"/>
        </w:rPr>
        <w:t>和二位信徒。提名地區多元文化因素應在提名時</w:t>
      </w:r>
      <w:r>
        <w:rPr>
          <w:color w:val="231F20"/>
          <w:w w:val="102"/>
          <w:sz w:val="20"/>
        </w:rPr>
        <w:t>列入考慮。在</w:t>
      </w:r>
      <w:del w:id="1245" w:author="成英 李" w:date="2025-09-16T10:57:00Z">
        <w:r w:rsidDel="00BF2C45">
          <w:rPr>
            <w:color w:val="231F20"/>
            <w:w w:val="102"/>
            <w:sz w:val="20"/>
          </w:rPr>
          <w:delText>這些</w:delText>
        </w:r>
      </w:del>
      <w:r>
        <w:rPr>
          <w:color w:val="231F20"/>
          <w:w w:val="102"/>
          <w:sz w:val="20"/>
        </w:rPr>
        <w:t>有</w:t>
      </w:r>
      <w:commentRangeStart w:id="1246"/>
      <w:r>
        <w:rPr>
          <w:color w:val="231F20"/>
          <w:w w:val="102"/>
          <w:sz w:val="20"/>
        </w:rPr>
        <w:t>區域</w:t>
      </w:r>
      <w:del w:id="1247" w:author="成英 李" w:date="2025-09-16T10:58:00Z">
        <w:r w:rsidDel="00BF2C45">
          <w:rPr>
            <w:color w:val="231F20"/>
            <w:w w:val="102"/>
            <w:sz w:val="20"/>
          </w:rPr>
          <w:delText>聯合</w:delText>
        </w:r>
      </w:del>
      <w:r>
        <w:rPr>
          <w:color w:val="231F20"/>
          <w:w w:val="102"/>
          <w:sz w:val="20"/>
        </w:rPr>
        <w:t>指導委員會</w:t>
      </w:r>
      <w:commentRangeEnd w:id="1246"/>
      <w:r w:rsidR="00BF2C45">
        <w:rPr>
          <w:rStyle w:val="a7"/>
        </w:rPr>
        <w:commentReference w:id="1246"/>
      </w:r>
      <w:r>
        <w:rPr>
          <w:color w:val="231F20"/>
          <w:w w:val="102"/>
          <w:sz w:val="20"/>
        </w:rPr>
        <w:t>的區域中，這些候選人的名</w:t>
      </w:r>
      <w:r>
        <w:rPr>
          <w:color w:val="231F20"/>
          <w:spacing w:val="-1"/>
          <w:w w:val="102"/>
          <w:sz w:val="20"/>
        </w:rPr>
        <w:t>單應先送到</w:t>
      </w:r>
      <w:commentRangeStart w:id="1248"/>
      <w:r>
        <w:rPr>
          <w:color w:val="231F20"/>
          <w:spacing w:val="-1"/>
          <w:w w:val="102"/>
          <w:sz w:val="20"/>
        </w:rPr>
        <w:t>國家</w:t>
      </w:r>
      <w:del w:id="1249" w:author="成英 李" w:date="2025-09-16T10:58:00Z">
        <w:r w:rsidDel="00BF2C45">
          <w:rPr>
            <w:rFonts w:hint="eastAsia"/>
            <w:color w:val="231F20"/>
            <w:spacing w:val="-1"/>
            <w:w w:val="102"/>
            <w:sz w:val="20"/>
          </w:rPr>
          <w:delText>委員</w:delText>
        </w:r>
      </w:del>
      <w:ins w:id="1250" w:author="成英 李" w:date="2025-09-16T10:58:00Z">
        <w:r w:rsidR="00BF2C45">
          <w:rPr>
            <w:rFonts w:hint="eastAsia"/>
            <w:color w:val="231F20"/>
            <w:spacing w:val="-1"/>
            <w:w w:val="102"/>
            <w:sz w:val="20"/>
          </w:rPr>
          <w:t>董事</w:t>
        </w:r>
      </w:ins>
      <w:r>
        <w:rPr>
          <w:color w:val="231F20"/>
          <w:spacing w:val="-1"/>
          <w:w w:val="102"/>
          <w:sz w:val="20"/>
        </w:rPr>
        <w:t>會</w:t>
      </w:r>
      <w:commentRangeEnd w:id="1248"/>
      <w:r w:rsidR="00BF2C45">
        <w:rPr>
          <w:rStyle w:val="a7"/>
        </w:rPr>
        <w:commentReference w:id="1248"/>
      </w:r>
      <w:r>
        <w:rPr>
          <w:color w:val="231F20"/>
          <w:spacing w:val="-1"/>
          <w:w w:val="102"/>
          <w:sz w:val="20"/>
        </w:rPr>
        <w:t>，再送至區域</w:t>
      </w:r>
      <w:del w:id="1251" w:author="成英 李" w:date="2025-09-16T10:59:00Z">
        <w:r w:rsidDel="00BF2C45">
          <w:rPr>
            <w:color w:val="231F20"/>
            <w:spacing w:val="-1"/>
            <w:w w:val="102"/>
            <w:sz w:val="20"/>
          </w:rPr>
          <w:delText>聯合</w:delText>
        </w:r>
      </w:del>
      <w:r>
        <w:rPr>
          <w:color w:val="231F20"/>
          <w:spacing w:val="-1"/>
          <w:w w:val="102"/>
          <w:sz w:val="20"/>
        </w:rPr>
        <w:t>指導委員會，名單可減至</w:t>
      </w:r>
      <w:commentRangeStart w:id="1252"/>
      <w:del w:id="1253" w:author="成英 李" w:date="2025-09-16T11:02:00Z">
        <w:r w:rsidDel="00BF2C45">
          <w:rPr>
            <w:rFonts w:hint="eastAsia"/>
            <w:color w:val="231F20"/>
            <w:spacing w:val="-1"/>
            <w:w w:val="102"/>
            <w:sz w:val="20"/>
          </w:rPr>
          <w:delText>協調會議</w:delText>
        </w:r>
      </w:del>
      <w:ins w:id="1254" w:author="成英 李" w:date="2025-09-16T11:02:00Z">
        <w:r w:rsidR="00BF2C45">
          <w:rPr>
            <w:rFonts w:hint="eastAsia"/>
            <w:color w:val="231F20"/>
            <w:spacing w:val="-1"/>
            <w:w w:val="102"/>
            <w:sz w:val="20"/>
          </w:rPr>
          <w:t>代表團</w:t>
        </w:r>
        <w:commentRangeEnd w:id="1252"/>
        <w:r w:rsidR="00BF2C45">
          <w:rPr>
            <w:rStyle w:val="a7"/>
          </w:rPr>
          <w:commentReference w:id="1252"/>
        </w:r>
      </w:ins>
      <w:r>
        <w:rPr>
          <w:color w:val="231F20"/>
          <w:spacing w:val="-1"/>
          <w:w w:val="102"/>
          <w:sz w:val="20"/>
        </w:rPr>
        <w:t>需投票表決的當選員額每一位可提三個名單。上述各候選人的姓名應立刻送至總秘書辦公室，以便印在選票上，供來自各區域之總</w:t>
      </w:r>
      <w:r>
        <w:rPr>
          <w:color w:val="231F20"/>
          <w:spacing w:val="-15"/>
          <w:w w:val="102"/>
          <w:sz w:val="20"/>
        </w:rPr>
        <w:t>議會代表圈選。</w:t>
      </w:r>
      <w:r>
        <w:rPr>
          <w:rFonts w:ascii="Noto Sans TC" w:eastAsia="Noto Sans TC"/>
          <w:color w:val="231F20"/>
          <w:w w:val="102"/>
          <w:sz w:val="20"/>
        </w:rPr>
        <w:t>（205.23）</w:t>
      </w:r>
    </w:p>
    <w:p w14:paraId="5DD7B534" w14:textId="77777777" w:rsidR="003345E9" w:rsidRDefault="007169A0">
      <w:pPr>
        <w:pStyle w:val="a5"/>
        <w:numPr>
          <w:ilvl w:val="1"/>
          <w:numId w:val="19"/>
        </w:numPr>
        <w:tabs>
          <w:tab w:val="left" w:pos="1192"/>
        </w:tabs>
        <w:spacing w:line="204" w:lineRule="auto"/>
        <w:ind w:left="119" w:right="115" w:firstLine="408"/>
        <w:rPr>
          <w:sz w:val="20"/>
        </w:rPr>
      </w:pPr>
      <w:r>
        <w:rPr>
          <w:color w:val="231F20"/>
          <w:spacing w:val="1"/>
          <w:w w:val="102"/>
          <w:sz w:val="20"/>
        </w:rPr>
        <w:t>從列出的上述候選人中，來自各區域之總議會代表應按照</w:t>
      </w:r>
      <w:r>
        <w:rPr>
          <w:color w:val="231F20"/>
          <w:w w:val="102"/>
          <w:sz w:val="20"/>
        </w:rPr>
        <w:t>下列之規定，提名至總議會中：</w:t>
      </w:r>
    </w:p>
    <w:p w14:paraId="374F6F79" w14:textId="4A584702" w:rsidR="003345E9" w:rsidRDefault="007169A0">
      <w:pPr>
        <w:pStyle w:val="a3"/>
        <w:spacing w:line="206" w:lineRule="auto"/>
        <w:ind w:left="119" w:right="16" w:firstLine="408"/>
      </w:pPr>
      <w:r>
        <w:rPr>
          <w:color w:val="231F20"/>
          <w:spacing w:val="3"/>
          <w:w w:val="102"/>
        </w:rPr>
        <w:t>凡正式會友總數</w:t>
      </w:r>
      <w:ins w:id="1255" w:author="成英 李" w:date="2025-09-16T11:04:00Z">
        <w:r w:rsidR="00BF2C45">
          <w:rPr>
            <w:rFonts w:hint="eastAsia"/>
            <w:color w:val="231F20"/>
            <w:spacing w:val="3"/>
            <w:w w:val="102"/>
          </w:rPr>
          <w:t>為</w:t>
        </w:r>
      </w:ins>
      <w:del w:id="1256" w:author="成英 李" w:date="2025-09-16T11:04:00Z">
        <w:r w:rsidDel="00BF2C45">
          <w:rPr>
            <w:color w:val="231F20"/>
            <w:spacing w:val="3"/>
            <w:w w:val="102"/>
          </w:rPr>
          <w:delText>達</w:delText>
        </w:r>
      </w:del>
      <w:r>
        <w:rPr>
          <w:color w:val="231F20"/>
          <w:spacing w:val="3"/>
          <w:w w:val="102"/>
        </w:rPr>
        <w:t>十萬</w:t>
      </w:r>
      <w:del w:id="1257" w:author="成英 李" w:date="2025-09-16T11:04:00Z">
        <w:r w:rsidDel="00BF2C45">
          <w:rPr>
            <w:rFonts w:hint="eastAsia"/>
            <w:color w:val="231F20"/>
            <w:spacing w:val="3"/>
            <w:w w:val="102"/>
          </w:rPr>
          <w:delText>或不到十萬</w:delText>
        </w:r>
      </w:del>
      <w:ins w:id="1258" w:author="成英 李" w:date="2025-09-16T11:04:00Z">
        <w:r w:rsidR="00BF2C45">
          <w:rPr>
            <w:rFonts w:hint="eastAsia"/>
            <w:color w:val="231F20"/>
            <w:spacing w:val="3"/>
            <w:w w:val="102"/>
          </w:rPr>
          <w:t>及以下</w:t>
        </w:r>
      </w:ins>
      <w:r>
        <w:rPr>
          <w:color w:val="231F20"/>
          <w:spacing w:val="3"/>
          <w:w w:val="102"/>
        </w:rPr>
        <w:t>之區域，得提名一位受委</w:t>
      </w:r>
      <w:del w:id="1259" w:author="成英 李" w:date="2025-09-16T11:04:00Z">
        <w:r w:rsidDel="00BF2C45">
          <w:rPr>
            <w:rFonts w:hint="eastAsia"/>
            <w:color w:val="231F20"/>
            <w:spacing w:val="3"/>
            <w:w w:val="102"/>
          </w:rPr>
          <w:delText>任</w:delText>
        </w:r>
      </w:del>
      <w:ins w:id="1260" w:author="成英 李" w:date="2025-09-16T11:04:00Z">
        <w:r w:rsidR="00BF2C45">
          <w:rPr>
            <w:rFonts w:hint="eastAsia"/>
            <w:color w:val="231F20"/>
            <w:spacing w:val="3"/>
            <w:w w:val="102"/>
          </w:rPr>
          <w:t>派</w:t>
        </w:r>
      </w:ins>
      <w:r>
        <w:rPr>
          <w:color w:val="231F20"/>
          <w:spacing w:val="3"/>
          <w:w w:val="102"/>
        </w:rPr>
        <w:t>按</w:t>
      </w:r>
      <w:r>
        <w:rPr>
          <w:color w:val="231F20"/>
          <w:spacing w:val="5"/>
          <w:w w:val="102"/>
        </w:rPr>
        <w:t>立</w:t>
      </w:r>
      <w:del w:id="1261" w:author="成英 李" w:date="2025-09-16T11:04:00Z">
        <w:r w:rsidDel="00BF2C45">
          <w:rPr>
            <w:rFonts w:hint="eastAsia"/>
            <w:color w:val="231F20"/>
            <w:spacing w:val="5"/>
            <w:w w:val="102"/>
          </w:rPr>
          <w:delText>傳道人</w:delText>
        </w:r>
      </w:del>
      <w:ins w:id="1262" w:author="成英 李" w:date="2025-09-16T11:04:00Z">
        <w:r w:rsidR="00BF2C45">
          <w:rPr>
            <w:rFonts w:hint="eastAsia"/>
            <w:color w:val="231F20"/>
            <w:spacing w:val="5"/>
            <w:w w:val="102"/>
          </w:rPr>
          <w:t>的牧師</w:t>
        </w:r>
      </w:ins>
      <w:r>
        <w:rPr>
          <w:color w:val="231F20"/>
          <w:spacing w:val="5"/>
          <w:w w:val="102"/>
        </w:rPr>
        <w:t>和一位信徒。凡正式會友總數</w:t>
      </w:r>
      <w:del w:id="1263" w:author="成英 李" w:date="2025-09-16T11:05:00Z">
        <w:r w:rsidDel="00BF2C45">
          <w:rPr>
            <w:rFonts w:hint="eastAsia"/>
            <w:color w:val="231F20"/>
            <w:spacing w:val="5"/>
            <w:w w:val="102"/>
          </w:rPr>
          <w:delText>超過十萬或達二十萬</w:delText>
        </w:r>
      </w:del>
      <w:ins w:id="1264" w:author="成英 李" w:date="2025-09-16T11:05:00Z">
        <w:r w:rsidR="00BF2C45">
          <w:rPr>
            <w:rFonts w:hint="eastAsia"/>
            <w:color w:val="231F20"/>
            <w:spacing w:val="5"/>
            <w:w w:val="102"/>
          </w:rPr>
          <w:t>在十萬以上、二十萬以下</w:t>
        </w:r>
      </w:ins>
      <w:r>
        <w:rPr>
          <w:color w:val="231F20"/>
          <w:spacing w:val="5"/>
          <w:w w:val="102"/>
        </w:rPr>
        <w:t>之區域，</w:t>
      </w:r>
      <w:r>
        <w:rPr>
          <w:color w:val="231F20"/>
          <w:spacing w:val="-13"/>
          <w:w w:val="102"/>
        </w:rPr>
        <w:t>得提名二位受委</w:t>
      </w:r>
      <w:del w:id="1265" w:author="成英 李" w:date="2025-09-16T11:06:00Z">
        <w:r w:rsidDel="00BF2C45">
          <w:rPr>
            <w:rFonts w:hint="eastAsia"/>
            <w:color w:val="231F20"/>
            <w:spacing w:val="-13"/>
            <w:w w:val="102"/>
          </w:rPr>
          <w:delText>任</w:delText>
        </w:r>
      </w:del>
      <w:ins w:id="1266" w:author="成英 李" w:date="2025-09-16T11:06:00Z">
        <w:r w:rsidR="00BF2C45">
          <w:rPr>
            <w:rFonts w:hint="eastAsia"/>
            <w:color w:val="231F20"/>
            <w:spacing w:val="-13"/>
            <w:w w:val="102"/>
          </w:rPr>
          <w:t>派</w:t>
        </w:r>
      </w:ins>
      <w:r>
        <w:rPr>
          <w:color w:val="231F20"/>
          <w:spacing w:val="-13"/>
          <w:w w:val="102"/>
        </w:rPr>
        <w:t>按立</w:t>
      </w:r>
      <w:del w:id="1267" w:author="成英 李" w:date="2025-09-16T11:06:00Z">
        <w:r w:rsidDel="00BF2C45">
          <w:rPr>
            <w:rFonts w:hint="eastAsia"/>
            <w:color w:val="231F20"/>
            <w:spacing w:val="-13"/>
            <w:w w:val="102"/>
          </w:rPr>
          <w:delText>傳道人</w:delText>
        </w:r>
      </w:del>
      <w:ins w:id="1268" w:author="成英 李" w:date="2025-09-16T11:06:00Z">
        <w:r w:rsidR="00BF2C45">
          <w:rPr>
            <w:rFonts w:hint="eastAsia"/>
            <w:color w:val="231F20"/>
            <w:spacing w:val="-13"/>
            <w:w w:val="102"/>
          </w:rPr>
          <w:t>的牧師</w:t>
        </w:r>
      </w:ins>
      <w:r>
        <w:rPr>
          <w:color w:val="231F20"/>
          <w:spacing w:val="-13"/>
          <w:w w:val="102"/>
        </w:rPr>
        <w:t>，一位地區監督、一位座堂牧師或佈道員，</w:t>
      </w:r>
      <w:r>
        <w:rPr>
          <w:color w:val="231F20"/>
          <w:spacing w:val="2"/>
          <w:w w:val="102"/>
        </w:rPr>
        <w:t>以及二位信徒。凡正式會友總數超過二十萬</w:t>
      </w:r>
      <w:del w:id="1269" w:author="成英 李" w:date="2025-09-16T11:06:00Z">
        <w:r w:rsidDel="00BF2C45">
          <w:rPr>
            <w:color w:val="231F20"/>
            <w:spacing w:val="2"/>
            <w:w w:val="102"/>
          </w:rPr>
          <w:delText>人</w:delText>
        </w:r>
      </w:del>
      <w:r>
        <w:rPr>
          <w:color w:val="231F20"/>
          <w:spacing w:val="2"/>
          <w:w w:val="102"/>
        </w:rPr>
        <w:t>之區域，應按照下列規</w:t>
      </w:r>
      <w:r>
        <w:rPr>
          <w:color w:val="231F20"/>
          <w:w w:val="102"/>
        </w:rPr>
        <w:t>定增選一位信徒和一位受委</w:t>
      </w:r>
      <w:del w:id="1270" w:author="成英 李" w:date="2025-09-16T11:07:00Z">
        <w:r w:rsidDel="00BF2C45">
          <w:rPr>
            <w:rFonts w:hint="eastAsia"/>
            <w:color w:val="231F20"/>
            <w:w w:val="102"/>
          </w:rPr>
          <w:delText>任</w:delText>
        </w:r>
      </w:del>
      <w:ins w:id="1271" w:author="成英 李" w:date="2025-09-16T11:07:00Z">
        <w:r w:rsidR="00BF2C45">
          <w:rPr>
            <w:rFonts w:hint="eastAsia"/>
            <w:color w:val="231F20"/>
            <w:w w:val="102"/>
          </w:rPr>
          <w:t>派</w:t>
        </w:r>
      </w:ins>
      <w:r>
        <w:rPr>
          <w:color w:val="231F20"/>
          <w:w w:val="102"/>
        </w:rPr>
        <w:t>按立</w:t>
      </w:r>
      <w:del w:id="1272" w:author="成英 李" w:date="2025-09-16T11:07:00Z">
        <w:r w:rsidDel="00BF2C45">
          <w:rPr>
            <w:rFonts w:hint="eastAsia"/>
            <w:color w:val="231F20"/>
            <w:w w:val="102"/>
          </w:rPr>
          <w:delText>傳道人</w:delText>
        </w:r>
      </w:del>
      <w:ins w:id="1273" w:author="成英 李" w:date="2025-09-16T11:07:00Z">
        <w:r w:rsidR="00BF2C45">
          <w:rPr>
            <w:rFonts w:hint="eastAsia"/>
            <w:color w:val="231F20"/>
            <w:w w:val="102"/>
          </w:rPr>
          <w:t>的牧師</w:t>
        </w:r>
      </w:ins>
      <w:r>
        <w:rPr>
          <w:color w:val="231F20"/>
          <w:w w:val="102"/>
        </w:rPr>
        <w:t>：</w:t>
      </w:r>
    </w:p>
    <w:p w14:paraId="7D7437CA" w14:textId="29A82B3A" w:rsidR="003345E9" w:rsidRDefault="007169A0">
      <w:pPr>
        <w:pStyle w:val="a3"/>
        <w:spacing w:line="206" w:lineRule="auto"/>
        <w:ind w:left="119" w:right="112" w:firstLine="408"/>
        <w:jc w:val="both"/>
      </w:pPr>
      <w:r>
        <w:rPr>
          <w:color w:val="231F20"/>
          <w:spacing w:val="1"/>
          <w:w w:val="102"/>
        </w:rPr>
        <w:t>正式會友超過二十萬人之區域，二位受委</w:t>
      </w:r>
      <w:ins w:id="1274" w:author="成英 李" w:date="2025-09-16T11:08:00Z">
        <w:r w:rsidR="00BF2C45">
          <w:rPr>
            <w:rFonts w:hint="eastAsia"/>
            <w:color w:val="231F20"/>
            <w:spacing w:val="1"/>
            <w:w w:val="102"/>
          </w:rPr>
          <w:t>派</w:t>
        </w:r>
      </w:ins>
      <w:del w:id="1275" w:author="成英 李" w:date="2025-09-16T11:08:00Z">
        <w:r w:rsidDel="00BF2C45">
          <w:rPr>
            <w:color w:val="231F20"/>
            <w:spacing w:val="1"/>
            <w:w w:val="102"/>
          </w:rPr>
          <w:delText>任</w:delText>
        </w:r>
      </w:del>
      <w:r>
        <w:rPr>
          <w:color w:val="231F20"/>
          <w:spacing w:val="1"/>
          <w:w w:val="102"/>
        </w:rPr>
        <w:t>按立的</w:t>
      </w:r>
      <w:del w:id="1276" w:author="成英 李" w:date="2025-09-16T11:08:00Z">
        <w:r w:rsidDel="00BF2C45">
          <w:rPr>
            <w:rFonts w:hint="eastAsia"/>
            <w:color w:val="231F20"/>
            <w:spacing w:val="1"/>
            <w:w w:val="102"/>
          </w:rPr>
          <w:delText>傳道人</w:delText>
        </w:r>
      </w:del>
      <w:ins w:id="1277" w:author="成英 李" w:date="2025-09-16T11:08:00Z">
        <w:r w:rsidR="00BF2C45">
          <w:rPr>
            <w:rFonts w:hint="eastAsia"/>
            <w:color w:val="231F20"/>
            <w:spacing w:val="1"/>
            <w:w w:val="102"/>
          </w:rPr>
          <w:t>牧師</w:t>
        </w:r>
      </w:ins>
      <w:r>
        <w:rPr>
          <w:color w:val="231F20"/>
          <w:spacing w:val="1"/>
          <w:w w:val="102"/>
        </w:rPr>
        <w:t>中，一</w:t>
      </w:r>
      <w:r>
        <w:rPr>
          <w:color w:val="231F20"/>
          <w:spacing w:val="2"/>
          <w:w w:val="102"/>
        </w:rPr>
        <w:t>位應為座堂牧師或佈道員，另一位應為地區監督，另有一位受委</w:t>
      </w:r>
      <w:del w:id="1278" w:author="成英 李" w:date="2025-09-16T11:08:00Z">
        <w:r w:rsidDel="00BF2C45">
          <w:rPr>
            <w:rFonts w:hint="eastAsia"/>
            <w:color w:val="231F20"/>
            <w:spacing w:val="2"/>
            <w:w w:val="102"/>
          </w:rPr>
          <w:delText>任</w:delText>
        </w:r>
      </w:del>
      <w:ins w:id="1279" w:author="成英 李" w:date="2025-09-16T11:08:00Z">
        <w:r w:rsidR="00BF2C45">
          <w:rPr>
            <w:rFonts w:hint="eastAsia"/>
            <w:color w:val="231F20"/>
            <w:spacing w:val="2"/>
            <w:w w:val="102"/>
          </w:rPr>
          <w:t>派</w:t>
        </w:r>
      </w:ins>
      <w:r>
        <w:rPr>
          <w:color w:val="231F20"/>
          <w:spacing w:val="2"/>
          <w:w w:val="102"/>
        </w:rPr>
        <w:t>按</w:t>
      </w:r>
      <w:r>
        <w:rPr>
          <w:color w:val="231F20"/>
          <w:w w:val="102"/>
        </w:rPr>
        <w:t>立的</w:t>
      </w:r>
      <w:del w:id="1280" w:author="成英 李" w:date="2025-09-16T11:09:00Z">
        <w:r w:rsidDel="00BF2C45">
          <w:rPr>
            <w:rFonts w:hint="eastAsia"/>
            <w:color w:val="231F20"/>
            <w:w w:val="102"/>
          </w:rPr>
          <w:delText>傳道人</w:delText>
        </w:r>
      </w:del>
      <w:ins w:id="1281" w:author="成英 李" w:date="2025-09-16T11:09:00Z">
        <w:r w:rsidR="00BF2C45">
          <w:rPr>
            <w:rFonts w:hint="eastAsia"/>
            <w:color w:val="231F20"/>
            <w:w w:val="102"/>
          </w:rPr>
          <w:t>牧師</w:t>
        </w:r>
      </w:ins>
      <w:r>
        <w:rPr>
          <w:color w:val="231F20"/>
          <w:w w:val="102"/>
        </w:rPr>
        <w:t>可以是上述兩項身份</w:t>
      </w:r>
      <w:ins w:id="1282" w:author="成英 李" w:date="2025-09-16T11:09:00Z">
        <w:r w:rsidR="00BF2C45">
          <w:rPr>
            <w:rFonts w:hint="eastAsia"/>
            <w:color w:val="231F20"/>
            <w:w w:val="102"/>
          </w:rPr>
          <w:t>的</w:t>
        </w:r>
      </w:ins>
      <w:r>
        <w:rPr>
          <w:color w:val="231F20"/>
          <w:w w:val="102"/>
        </w:rPr>
        <w:t>其中一項。</w:t>
      </w:r>
    </w:p>
    <w:p w14:paraId="6E8D417B" w14:textId="77777777" w:rsidR="003345E9" w:rsidRDefault="007169A0">
      <w:pPr>
        <w:pStyle w:val="a3"/>
        <w:spacing w:line="206" w:lineRule="auto"/>
        <w:ind w:left="119" w:right="15" w:firstLine="408"/>
      </w:pPr>
      <w:r>
        <w:rPr>
          <w:color w:val="231F20"/>
          <w:spacing w:val="3"/>
          <w:w w:val="102"/>
        </w:rPr>
        <w:t>一個地區在總董事會中不應超過二個席位，同時一個區域在總董</w:t>
      </w:r>
      <w:r>
        <w:rPr>
          <w:color w:val="231F20"/>
          <w:spacing w:val="2"/>
          <w:w w:val="102"/>
        </w:rPr>
        <w:t>事會中也不得超過六個席位</w:t>
      </w:r>
      <w:r>
        <w:rPr>
          <w:color w:val="231F20"/>
          <w:spacing w:val="4"/>
          <w:w w:val="102"/>
        </w:rPr>
        <w:t>（</w:t>
      </w:r>
      <w:r>
        <w:rPr>
          <w:color w:val="231F20"/>
          <w:spacing w:val="3"/>
          <w:w w:val="102"/>
        </w:rPr>
        <w:t>機構之代表和</w:t>
      </w:r>
      <w:r>
        <w:rPr>
          <w:color w:val="231F20"/>
          <w:spacing w:val="1"/>
        </w:rPr>
        <w:t xml:space="preserve"> </w:t>
      </w:r>
      <w:r>
        <w:rPr>
          <w:color w:val="231F20"/>
          <w:w w:val="102"/>
        </w:rPr>
        <w:t>NMI</w:t>
      </w:r>
      <w:r>
        <w:rPr>
          <w:color w:val="231F20"/>
          <w:spacing w:val="1"/>
        </w:rPr>
        <w:t xml:space="preserve"> </w:t>
      </w:r>
      <w:r>
        <w:rPr>
          <w:color w:val="231F20"/>
          <w:w w:val="102"/>
        </w:rPr>
        <w:t>和</w:t>
      </w:r>
      <w:r>
        <w:rPr>
          <w:color w:val="231F20"/>
          <w:spacing w:val="1"/>
        </w:rPr>
        <w:t xml:space="preserve"> </w:t>
      </w:r>
      <w:r>
        <w:rPr>
          <w:color w:val="231F20"/>
          <w:w w:val="102"/>
        </w:rPr>
        <w:t>NYI</w:t>
      </w:r>
      <w:r>
        <w:rPr>
          <w:color w:val="231F20"/>
          <w:spacing w:val="1"/>
        </w:rPr>
        <w:t xml:space="preserve"> </w:t>
      </w:r>
      <w:r>
        <w:rPr>
          <w:color w:val="231F20"/>
          <w:spacing w:val="4"/>
          <w:w w:val="102"/>
        </w:rPr>
        <w:t>代表除外</w:t>
      </w:r>
      <w:r>
        <w:rPr>
          <w:color w:val="231F20"/>
          <w:spacing w:val="-102"/>
          <w:w w:val="102"/>
        </w:rPr>
        <w:t>）</w:t>
      </w:r>
      <w:r>
        <w:rPr>
          <w:color w:val="231F20"/>
          <w:w w:val="102"/>
        </w:rPr>
        <w:t>。</w:t>
      </w:r>
      <w:r>
        <w:rPr>
          <w:color w:val="231F20"/>
          <w:spacing w:val="3"/>
          <w:w w:val="102"/>
        </w:rPr>
        <w:t>當一個地區有兩位以上的候選人，比同一區域中其他地區候選人得到</w:t>
      </w:r>
      <w:r>
        <w:rPr>
          <w:color w:val="231F20"/>
          <w:w w:val="102"/>
        </w:rPr>
        <w:t>較高之選票，則其他地區得票次多的候選人，應當選區域之被提名人。</w:t>
      </w:r>
    </w:p>
    <w:p w14:paraId="3C160AB0" w14:textId="68CFA148" w:rsidR="003345E9" w:rsidRDefault="007169A0">
      <w:pPr>
        <w:pStyle w:val="a3"/>
        <w:spacing w:line="206" w:lineRule="auto"/>
        <w:ind w:left="119" w:right="17" w:firstLine="408"/>
      </w:pPr>
      <w:r>
        <w:rPr>
          <w:color w:val="231F20"/>
          <w:spacing w:val="5"/>
          <w:w w:val="102"/>
        </w:rPr>
        <w:t>各區域中獲得最高選票之信徒、牧師或佈道員</w:t>
      </w:r>
      <w:del w:id="1283" w:author="成英 李" w:date="2025-09-16T11:16:00Z">
        <w:r w:rsidDel="00BF2C45">
          <w:rPr>
            <w:color w:val="231F20"/>
            <w:spacing w:val="5"/>
            <w:w w:val="102"/>
          </w:rPr>
          <w:delText>、</w:delText>
        </w:r>
      </w:del>
      <w:r>
        <w:rPr>
          <w:color w:val="231F20"/>
          <w:spacing w:val="5"/>
          <w:w w:val="102"/>
        </w:rPr>
        <w:t>以及地區監督，</w:t>
      </w:r>
      <w:r>
        <w:rPr>
          <w:color w:val="231F20"/>
          <w:spacing w:val="3"/>
          <w:w w:val="102"/>
        </w:rPr>
        <w:t>按其分類以過半票數得提名至總議會</w:t>
      </w:r>
      <w:del w:id="1284" w:author="成英 李" w:date="2025-09-16T11:17:00Z">
        <w:r w:rsidDel="00BF2C45">
          <w:rPr>
            <w:color w:val="231F20"/>
            <w:spacing w:val="3"/>
            <w:w w:val="102"/>
          </w:rPr>
          <w:delText>可被提名至總議會中</w:delText>
        </w:r>
      </w:del>
      <w:r>
        <w:rPr>
          <w:color w:val="231F20"/>
          <w:spacing w:val="3"/>
          <w:w w:val="102"/>
        </w:rPr>
        <w:t>。較大區域</w:t>
      </w:r>
      <w:r>
        <w:rPr>
          <w:color w:val="231F20"/>
          <w:spacing w:val="1"/>
          <w:w w:val="102"/>
        </w:rPr>
        <w:t>有六個名額時，獲得次高選票之信徒和受委</w:t>
      </w:r>
      <w:del w:id="1285" w:author="成英 李" w:date="2025-09-16T11:18:00Z">
        <w:r w:rsidDel="00BF2C45">
          <w:rPr>
            <w:rFonts w:hint="eastAsia"/>
            <w:color w:val="231F20"/>
            <w:spacing w:val="1"/>
            <w:w w:val="102"/>
          </w:rPr>
          <w:delText>任</w:delText>
        </w:r>
      </w:del>
      <w:ins w:id="1286" w:author="成英 李" w:date="2025-09-16T11:18:00Z">
        <w:r w:rsidR="00BF2C45">
          <w:rPr>
            <w:rFonts w:hint="eastAsia"/>
            <w:color w:val="231F20"/>
            <w:spacing w:val="1"/>
            <w:w w:val="102"/>
          </w:rPr>
          <w:t>派</w:t>
        </w:r>
      </w:ins>
      <w:r>
        <w:rPr>
          <w:color w:val="231F20"/>
          <w:spacing w:val="1"/>
          <w:w w:val="102"/>
        </w:rPr>
        <w:t>按立</w:t>
      </w:r>
      <w:ins w:id="1287" w:author="成英 李" w:date="2025-09-16T11:18:00Z">
        <w:r w:rsidR="00BF2C45">
          <w:rPr>
            <w:rFonts w:hint="eastAsia"/>
            <w:color w:val="231F20"/>
            <w:spacing w:val="1"/>
            <w:w w:val="102"/>
          </w:rPr>
          <w:t>的牧師</w:t>
        </w:r>
      </w:ins>
      <w:del w:id="1288" w:author="成英 李" w:date="2025-09-16T11:18:00Z">
        <w:r w:rsidDel="00BF2C45">
          <w:rPr>
            <w:color w:val="231F20"/>
            <w:spacing w:val="1"/>
            <w:w w:val="102"/>
          </w:rPr>
          <w:delText>傳道人</w:delText>
        </w:r>
      </w:del>
      <w:r>
        <w:rPr>
          <w:color w:val="231F20"/>
          <w:spacing w:val="1"/>
          <w:w w:val="102"/>
        </w:rPr>
        <w:t>，應為增選</w:t>
      </w:r>
      <w:r>
        <w:rPr>
          <w:color w:val="231F20"/>
          <w:w w:val="102"/>
        </w:rPr>
        <w:t>之被提名人。</w:t>
      </w:r>
    </w:p>
    <w:p w14:paraId="34A4D748" w14:textId="4B09260A" w:rsidR="003345E9" w:rsidRDefault="007169A0">
      <w:pPr>
        <w:pStyle w:val="a3"/>
        <w:spacing w:line="206" w:lineRule="auto"/>
        <w:ind w:left="119" w:right="110" w:firstLine="408"/>
        <w:jc w:val="both"/>
        <w:rPr>
          <w:rFonts w:ascii="Noto Sans TC" w:eastAsia="Noto Sans TC"/>
        </w:rPr>
      </w:pPr>
      <w:r>
        <w:rPr>
          <w:color w:val="231F20"/>
          <w:spacing w:val="4"/>
          <w:w w:val="102"/>
        </w:rPr>
        <w:t>如果一區域指導委員會認為該區大部分總議會代表無法出席總議</w:t>
      </w:r>
      <w:r>
        <w:rPr>
          <w:color w:val="231F20"/>
          <w:spacing w:val="2"/>
          <w:w w:val="102"/>
        </w:rPr>
        <w:t>會，在總議會召開前六個月內</w:t>
      </w:r>
      <w:r>
        <w:rPr>
          <w:color w:val="231F20"/>
          <w:spacing w:val="1"/>
        </w:rPr>
        <w:t xml:space="preserve"> </w:t>
      </w:r>
      <w:r>
        <w:rPr>
          <w:color w:val="231F20"/>
          <w:w w:val="102"/>
        </w:rPr>
        <w:t>,</w:t>
      </w:r>
      <w:r>
        <w:rPr>
          <w:color w:val="231F20"/>
          <w:spacing w:val="1"/>
        </w:rPr>
        <w:t xml:space="preserve"> </w:t>
      </w:r>
      <w:r>
        <w:rPr>
          <w:color w:val="231F20"/>
          <w:spacing w:val="5"/>
          <w:w w:val="102"/>
        </w:rPr>
        <w:t>區域可經由郵件或電子模式進行提名</w:t>
      </w:r>
      <w:r>
        <w:rPr>
          <w:color w:val="231F20"/>
          <w:spacing w:val="3"/>
          <w:w w:val="102"/>
        </w:rPr>
        <w:t>總董事會候選人。此項</w:t>
      </w:r>
      <w:del w:id="1289" w:author="成英 李" w:date="2025-09-18T10:33:00Z">
        <w:r w:rsidDel="005D70D2">
          <w:rPr>
            <w:color w:val="231F20"/>
            <w:spacing w:val="3"/>
            <w:w w:val="102"/>
          </w:rPr>
          <w:delText>特別</w:delText>
        </w:r>
      </w:del>
      <w:r>
        <w:rPr>
          <w:color w:val="231F20"/>
          <w:spacing w:val="3"/>
          <w:w w:val="102"/>
        </w:rPr>
        <w:t>以郵件或電子模式向總議會提出</w:t>
      </w:r>
      <w:ins w:id="1290" w:author="成英 李" w:date="2025-09-18T10:32:00Z">
        <w:r w:rsidR="005D70D2">
          <w:rPr>
            <w:rFonts w:hint="eastAsia"/>
            <w:color w:val="231F20"/>
            <w:spacing w:val="3"/>
            <w:w w:val="102"/>
          </w:rPr>
          <w:t>總</w:t>
        </w:r>
      </w:ins>
      <w:r>
        <w:rPr>
          <w:rFonts w:hint="eastAsia"/>
          <w:color w:val="231F20"/>
          <w:spacing w:val="3"/>
          <w:w w:val="102"/>
        </w:rPr>
        <w:t>董</w:t>
      </w:r>
      <w:r>
        <w:rPr>
          <w:color w:val="231F20"/>
          <w:spacing w:val="3"/>
          <w:w w:val="102"/>
        </w:rPr>
        <w:t>事會候</w:t>
      </w:r>
      <w:r>
        <w:rPr>
          <w:color w:val="231F20"/>
          <w:spacing w:val="2"/>
          <w:w w:val="102"/>
        </w:rPr>
        <w:t>選人提名的</w:t>
      </w:r>
      <w:ins w:id="1291" w:author="成英 李" w:date="2025-09-18T10:33:00Z">
        <w:r w:rsidR="005D70D2">
          <w:rPr>
            <w:color w:val="231F20"/>
            <w:spacing w:val="3"/>
            <w:w w:val="102"/>
          </w:rPr>
          <w:t>特別</w:t>
        </w:r>
      </w:ins>
      <w:r>
        <w:rPr>
          <w:color w:val="231F20"/>
          <w:spacing w:val="2"/>
          <w:w w:val="102"/>
        </w:rPr>
        <w:t>過程，在執行前由區域指導委員會向總秘書辦公室提出並</w:t>
      </w:r>
      <w:r>
        <w:rPr>
          <w:color w:val="231F20"/>
          <w:spacing w:val="-21"/>
          <w:w w:val="102"/>
        </w:rPr>
        <w:t>得到核准。</w:t>
      </w:r>
      <w:r>
        <w:rPr>
          <w:rFonts w:ascii="Noto Sans TC" w:eastAsia="Noto Sans TC"/>
          <w:color w:val="231F20"/>
          <w:w w:val="102"/>
        </w:rPr>
        <w:t>（305.6，901）</w:t>
      </w:r>
    </w:p>
    <w:p w14:paraId="32E3BABA" w14:textId="77777777" w:rsidR="003345E9" w:rsidRDefault="003345E9">
      <w:pPr>
        <w:pStyle w:val="a3"/>
        <w:spacing w:line="206" w:lineRule="auto"/>
        <w:jc w:val="both"/>
        <w:rPr>
          <w:rFonts w:ascii="Noto Sans TC" w:eastAsia="Noto Sans TC"/>
        </w:rPr>
        <w:sectPr w:rsidR="003345E9">
          <w:footerReference w:type="default" r:id="rId23"/>
          <w:pgSz w:w="8640" w:h="12960"/>
          <w:pgMar w:top="1060" w:right="1080" w:bottom="1180" w:left="1080" w:header="0" w:footer="997" w:gutter="0"/>
          <w:pgNumType w:start="125"/>
          <w:cols w:space="720"/>
        </w:sectPr>
      </w:pPr>
    </w:p>
    <w:p w14:paraId="657F35A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C3B3252" w14:textId="3BE8386B" w:rsidR="003345E9" w:rsidRDefault="007169A0">
      <w:pPr>
        <w:pStyle w:val="a5"/>
        <w:numPr>
          <w:ilvl w:val="1"/>
          <w:numId w:val="19"/>
        </w:numPr>
        <w:tabs>
          <w:tab w:val="left" w:pos="1191"/>
        </w:tabs>
        <w:spacing w:before="238" w:line="204" w:lineRule="auto"/>
        <w:ind w:left="119" w:right="16" w:firstLine="408"/>
        <w:jc w:val="both"/>
        <w:rPr>
          <w:rFonts w:ascii="Noto Sans TC" w:eastAsia="Noto Sans TC"/>
          <w:sz w:val="20"/>
        </w:rPr>
      </w:pPr>
      <w:commentRangeStart w:id="1292"/>
      <w:r>
        <w:rPr>
          <w:color w:val="231F20"/>
          <w:spacing w:val="-6"/>
          <w:w w:val="102"/>
          <w:sz w:val="20"/>
        </w:rPr>
        <w:t>國際教育</w:t>
      </w:r>
      <w:del w:id="1293" w:author="成英 李" w:date="2025-09-18T10:34:00Z">
        <w:r w:rsidDel="005D70D2">
          <w:rPr>
            <w:rFonts w:hint="eastAsia"/>
            <w:color w:val="231F20"/>
            <w:spacing w:val="-6"/>
            <w:w w:val="102"/>
            <w:sz w:val="20"/>
          </w:rPr>
          <w:delText>委員</w:delText>
        </w:r>
      </w:del>
      <w:ins w:id="1294" w:author="成英 李" w:date="2025-09-18T10:34:00Z">
        <w:r w:rsidR="005D70D2">
          <w:rPr>
            <w:rFonts w:hint="eastAsia"/>
            <w:color w:val="231F20"/>
            <w:spacing w:val="-6"/>
            <w:w w:val="102"/>
            <w:sz w:val="20"/>
          </w:rPr>
          <w:t>董事</w:t>
        </w:r>
      </w:ins>
      <w:r>
        <w:rPr>
          <w:color w:val="231F20"/>
          <w:spacing w:val="-6"/>
          <w:w w:val="102"/>
          <w:sz w:val="20"/>
        </w:rPr>
        <w:t>會</w:t>
      </w:r>
      <w:commentRangeEnd w:id="1292"/>
      <w:r w:rsidR="005D70D2">
        <w:rPr>
          <w:rStyle w:val="a7"/>
        </w:rPr>
        <w:commentReference w:id="1292"/>
      </w:r>
      <w:r>
        <w:rPr>
          <w:color w:val="231F20"/>
          <w:spacing w:val="-6"/>
          <w:w w:val="102"/>
          <w:sz w:val="20"/>
        </w:rPr>
        <w:t>，應從教育機構中選出四位提名至總議會，</w:t>
      </w:r>
      <w:r>
        <w:rPr>
          <w:color w:val="231F20"/>
          <w:spacing w:val="-1"/>
          <w:w w:val="102"/>
          <w:sz w:val="20"/>
        </w:rPr>
        <w:t>其中二位為受委</w:t>
      </w:r>
      <w:ins w:id="1295" w:author="成英 李" w:date="2025-09-18T10:35:00Z">
        <w:r w:rsidR="005D70D2">
          <w:rPr>
            <w:rFonts w:hint="eastAsia"/>
            <w:color w:val="231F20"/>
            <w:spacing w:val="-1"/>
            <w:w w:val="102"/>
            <w:sz w:val="20"/>
          </w:rPr>
          <w:t>派</w:t>
        </w:r>
      </w:ins>
      <w:del w:id="1296" w:author="成英 李" w:date="2025-09-18T10:35:00Z">
        <w:r w:rsidDel="005D70D2">
          <w:rPr>
            <w:color w:val="231F20"/>
            <w:spacing w:val="-1"/>
            <w:w w:val="102"/>
            <w:sz w:val="20"/>
          </w:rPr>
          <w:delText>任</w:delText>
        </w:r>
      </w:del>
      <w:r>
        <w:rPr>
          <w:color w:val="231F20"/>
          <w:spacing w:val="-1"/>
          <w:w w:val="102"/>
          <w:sz w:val="20"/>
        </w:rPr>
        <w:t>按立</w:t>
      </w:r>
      <w:ins w:id="1297" w:author="成英 李" w:date="2025-09-18T10:35:00Z">
        <w:r w:rsidR="005D70D2">
          <w:rPr>
            <w:rFonts w:hint="eastAsia"/>
            <w:color w:val="231F20"/>
            <w:spacing w:val="-1"/>
            <w:w w:val="102"/>
            <w:sz w:val="20"/>
          </w:rPr>
          <w:t>的牧師</w:t>
        </w:r>
      </w:ins>
      <w:del w:id="1298" w:author="成英 李" w:date="2025-09-18T10:35:00Z">
        <w:r w:rsidDel="005D70D2">
          <w:rPr>
            <w:color w:val="231F20"/>
            <w:spacing w:val="-1"/>
            <w:w w:val="102"/>
            <w:sz w:val="20"/>
          </w:rPr>
          <w:delText>傳道人</w:delText>
        </w:r>
      </w:del>
      <w:r>
        <w:rPr>
          <w:color w:val="231F20"/>
          <w:spacing w:val="-1"/>
          <w:w w:val="102"/>
          <w:sz w:val="20"/>
        </w:rPr>
        <w:t>，二位為信徒。總議會應選出兩位代表</w:t>
      </w:r>
      <w:del w:id="1299" w:author="成英 李" w:date="2025-09-18T10:35:00Z">
        <w:r w:rsidDel="005D70D2">
          <w:rPr>
            <w:color w:val="231F20"/>
            <w:spacing w:val="-1"/>
            <w:w w:val="102"/>
            <w:sz w:val="20"/>
          </w:rPr>
          <w:delText>，</w:delText>
        </w:r>
      </w:del>
      <w:ins w:id="1300" w:author="成英 李" w:date="2025-09-18T10:35:00Z">
        <w:r w:rsidR="005D70D2">
          <w:rPr>
            <w:rFonts w:hint="eastAsia"/>
            <w:color w:val="231F20"/>
            <w:spacing w:val="-1"/>
            <w:w w:val="102"/>
            <w:sz w:val="20"/>
          </w:rPr>
          <w:t>——</w:t>
        </w:r>
      </w:ins>
      <w:r>
        <w:rPr>
          <w:color w:val="231F20"/>
          <w:spacing w:val="-5"/>
          <w:w w:val="102"/>
          <w:sz w:val="20"/>
        </w:rPr>
        <w:t>一位受委</w:t>
      </w:r>
      <w:del w:id="1301" w:author="成英 李" w:date="2025-09-18T10:35:00Z">
        <w:r w:rsidDel="005D70D2">
          <w:rPr>
            <w:rFonts w:hint="eastAsia"/>
            <w:color w:val="231F20"/>
            <w:spacing w:val="-5"/>
            <w:w w:val="102"/>
            <w:sz w:val="20"/>
          </w:rPr>
          <w:delText>任</w:delText>
        </w:r>
      </w:del>
      <w:ins w:id="1302" w:author="成英 李" w:date="2025-09-18T10:35:00Z">
        <w:r w:rsidR="005D70D2">
          <w:rPr>
            <w:rFonts w:hint="eastAsia"/>
            <w:color w:val="231F20"/>
            <w:spacing w:val="-5"/>
            <w:w w:val="102"/>
            <w:sz w:val="20"/>
          </w:rPr>
          <w:t>派</w:t>
        </w:r>
      </w:ins>
      <w:r>
        <w:rPr>
          <w:color w:val="231F20"/>
          <w:spacing w:val="-5"/>
          <w:w w:val="102"/>
          <w:sz w:val="20"/>
        </w:rPr>
        <w:t>按立</w:t>
      </w:r>
      <w:ins w:id="1303" w:author="成英 李" w:date="2025-09-18T10:35:00Z">
        <w:r w:rsidR="005D70D2">
          <w:rPr>
            <w:rFonts w:hint="eastAsia"/>
            <w:color w:val="231F20"/>
            <w:spacing w:val="-5"/>
            <w:w w:val="102"/>
            <w:sz w:val="20"/>
          </w:rPr>
          <w:t>的牧師</w:t>
        </w:r>
      </w:ins>
      <w:del w:id="1304" w:author="成英 李" w:date="2025-09-18T10:35:00Z">
        <w:r w:rsidDel="005D70D2">
          <w:rPr>
            <w:rFonts w:hint="eastAsia"/>
            <w:color w:val="231F20"/>
            <w:spacing w:val="-5"/>
            <w:w w:val="102"/>
            <w:sz w:val="20"/>
          </w:rPr>
          <w:delText>之傳道人</w:delText>
        </w:r>
        <w:r w:rsidR="005D70D2" w:rsidDel="005D70D2">
          <w:rPr>
            <w:rFonts w:hint="eastAsia"/>
            <w:color w:val="231F20"/>
            <w:spacing w:val="-5"/>
            <w:w w:val="102"/>
            <w:sz w:val="20"/>
          </w:rPr>
          <w:delText>，</w:delText>
        </w:r>
      </w:del>
      <w:ins w:id="1305" w:author="成英 李" w:date="2025-09-18T10:35:00Z">
        <w:r w:rsidR="005D70D2">
          <w:rPr>
            <w:rFonts w:hint="eastAsia"/>
            <w:color w:val="231F20"/>
            <w:spacing w:val="-5"/>
            <w:w w:val="102"/>
            <w:sz w:val="20"/>
          </w:rPr>
          <w:t>和</w:t>
        </w:r>
      </w:ins>
      <w:r>
        <w:rPr>
          <w:color w:val="231F20"/>
          <w:spacing w:val="-5"/>
          <w:w w:val="102"/>
          <w:sz w:val="20"/>
        </w:rPr>
        <w:t>一位信徒</w:t>
      </w:r>
      <w:ins w:id="1306" w:author="成英 李" w:date="2025-09-18T10:35:00Z">
        <w:r w:rsidR="005D70D2">
          <w:rPr>
            <w:rFonts w:hint="eastAsia"/>
            <w:color w:val="231F20"/>
            <w:spacing w:val="-5"/>
            <w:w w:val="102"/>
            <w:sz w:val="20"/>
          </w:rPr>
          <w:t>，</w:t>
        </w:r>
      </w:ins>
      <w:r>
        <w:rPr>
          <w:color w:val="231F20"/>
          <w:spacing w:val="-5"/>
          <w:w w:val="102"/>
          <w:sz w:val="20"/>
        </w:rPr>
        <w:t>成為總董事會之成員。</w:t>
      </w:r>
      <w:r>
        <w:rPr>
          <w:rFonts w:ascii="Noto Sans TC" w:eastAsia="Noto Sans TC"/>
          <w:color w:val="231F20"/>
          <w:w w:val="102"/>
          <w:sz w:val="20"/>
        </w:rPr>
        <w:t>（331.1）</w:t>
      </w:r>
    </w:p>
    <w:p w14:paraId="66065305" w14:textId="4500160B" w:rsidR="003345E9" w:rsidRDefault="007169A0">
      <w:pPr>
        <w:pStyle w:val="a5"/>
        <w:numPr>
          <w:ilvl w:val="1"/>
          <w:numId w:val="19"/>
        </w:numPr>
        <w:tabs>
          <w:tab w:val="left" w:pos="1194"/>
        </w:tabs>
        <w:spacing w:before="3" w:line="204" w:lineRule="auto"/>
        <w:ind w:left="119" w:right="117" w:firstLine="408"/>
        <w:jc w:val="both"/>
        <w:rPr>
          <w:rFonts w:ascii="Noto Sans TC" w:eastAsia="Noto Sans TC"/>
          <w:sz w:val="20"/>
        </w:rPr>
      </w:pPr>
      <w:commentRangeStart w:id="1307"/>
      <w:del w:id="1308" w:author="成英 李" w:date="2025-09-18T10:36:00Z">
        <w:r w:rsidDel="005D70D2">
          <w:rPr>
            <w:rFonts w:hint="eastAsia"/>
            <w:color w:val="231F20"/>
            <w:spacing w:val="9"/>
            <w:sz w:val="20"/>
          </w:rPr>
          <w:delText>宣聖會</w:delText>
        </w:r>
      </w:del>
      <w:ins w:id="1309" w:author="成英 李" w:date="2025-09-18T10:36:00Z">
        <w:r w:rsidR="005D70D2">
          <w:rPr>
            <w:rFonts w:hint="eastAsia"/>
            <w:color w:val="231F20"/>
            <w:spacing w:val="9"/>
            <w:sz w:val="20"/>
          </w:rPr>
          <w:t>國際</w:t>
        </w:r>
      </w:ins>
      <w:r>
        <w:rPr>
          <w:color w:val="231F20"/>
          <w:spacing w:val="9"/>
          <w:sz w:val="20"/>
        </w:rPr>
        <w:t>青年團契</w:t>
      </w:r>
      <w:commentRangeEnd w:id="1307"/>
      <w:r w:rsidR="005D70D2">
        <w:rPr>
          <w:rStyle w:val="a7"/>
        </w:rPr>
        <w:commentReference w:id="1307"/>
      </w:r>
      <w:commentRangeStart w:id="1310"/>
      <w:del w:id="1311" w:author="成英 李" w:date="2025-09-18T10:38:00Z">
        <w:r w:rsidDel="005D70D2">
          <w:rPr>
            <w:rFonts w:hint="eastAsia"/>
            <w:color w:val="231F20"/>
            <w:spacing w:val="9"/>
            <w:sz w:val="20"/>
          </w:rPr>
          <w:delText>總</w:delText>
        </w:r>
      </w:del>
      <w:ins w:id="1312" w:author="成英 李" w:date="2025-09-18T10:38:00Z">
        <w:r w:rsidR="005D70D2">
          <w:rPr>
            <w:rFonts w:ascii="Cambria" w:hAnsi="Cambria" w:cs="Cambria" w:hint="eastAsia"/>
            <w:color w:val="231F20"/>
            <w:spacing w:val="9"/>
            <w:sz w:val="20"/>
          </w:rPr>
          <w:t>全球</w:t>
        </w:r>
      </w:ins>
      <w:r>
        <w:rPr>
          <w:color w:val="231F20"/>
          <w:spacing w:val="9"/>
          <w:sz w:val="20"/>
        </w:rPr>
        <w:t>議會</w:t>
      </w:r>
      <w:commentRangeEnd w:id="1310"/>
      <w:r w:rsidR="005D70D2">
        <w:rPr>
          <w:rStyle w:val="a7"/>
        </w:rPr>
        <w:commentReference w:id="1310"/>
      </w:r>
      <w:r>
        <w:rPr>
          <w:color w:val="231F20"/>
          <w:spacing w:val="9"/>
          <w:sz w:val="20"/>
        </w:rPr>
        <w:t>應</w:t>
      </w:r>
      <w:del w:id="1313" w:author="成英 李" w:date="2025-09-18T10:41:00Z">
        <w:r w:rsidDel="005D70D2">
          <w:rPr>
            <w:rFonts w:hint="eastAsia"/>
            <w:color w:val="231F20"/>
            <w:spacing w:val="9"/>
            <w:sz w:val="20"/>
          </w:rPr>
          <w:delText>從該議會中</w:delText>
        </w:r>
      </w:del>
      <w:ins w:id="1314" w:author="成英 李" w:date="2025-09-18T10:41:00Z">
        <w:r w:rsidR="005D70D2">
          <w:rPr>
            <w:rFonts w:hint="eastAsia"/>
            <w:color w:val="231F20"/>
            <w:spacing w:val="9"/>
            <w:sz w:val="20"/>
          </w:rPr>
          <w:t>向總議會</w:t>
        </w:r>
      </w:ins>
      <w:r>
        <w:rPr>
          <w:rFonts w:hint="eastAsia"/>
          <w:color w:val="231F20"/>
          <w:spacing w:val="9"/>
          <w:sz w:val="20"/>
        </w:rPr>
        <w:t>提</w:t>
      </w:r>
      <w:r>
        <w:rPr>
          <w:color w:val="231F20"/>
          <w:spacing w:val="9"/>
          <w:sz w:val="20"/>
        </w:rPr>
        <w:t>名新任全球</w:t>
      </w:r>
      <w:del w:id="1315" w:author="成英 李" w:date="2025-09-18T10:42:00Z">
        <w:r w:rsidDel="005D70D2">
          <w:rPr>
            <w:color w:val="231F20"/>
            <w:spacing w:val="9"/>
            <w:sz w:val="20"/>
          </w:rPr>
          <w:delText xml:space="preserve"> </w:delText>
        </w:r>
      </w:del>
      <w:r>
        <w:rPr>
          <w:color w:val="231F20"/>
          <w:sz w:val="20"/>
        </w:rPr>
        <w:t>NYI</w:t>
      </w:r>
      <w:ins w:id="1316" w:author="成英 李" w:date="2025-09-18T10:42:00Z">
        <w:r w:rsidR="005D70D2">
          <w:rPr>
            <w:rFonts w:hint="eastAsia"/>
            <w:color w:val="231F20"/>
            <w:sz w:val="20"/>
          </w:rPr>
          <w:t>議會</w:t>
        </w:r>
      </w:ins>
      <w:r>
        <w:rPr>
          <w:color w:val="231F20"/>
          <w:sz w:val="20"/>
        </w:rPr>
        <w:t>主席。</w:t>
      </w:r>
      <w:ins w:id="1317" w:author="成英 李" w:date="2025-09-18T10:41:00Z">
        <w:r w:rsidR="005D70D2">
          <w:rPr>
            <w:rFonts w:hint="eastAsia"/>
            <w:color w:val="231F20"/>
            <w:sz w:val="20"/>
          </w:rPr>
          <w:t>若</w:t>
        </w:r>
      </w:ins>
      <w:del w:id="1318" w:author="成英 李" w:date="2025-09-18T10:41:00Z">
        <w:r w:rsidDel="005D70D2">
          <w:rPr>
            <w:color w:val="231F20"/>
            <w:sz w:val="20"/>
          </w:rPr>
          <w:delText>在</w:delText>
        </w:r>
      </w:del>
      <w:r>
        <w:rPr>
          <w:color w:val="231F20"/>
          <w:sz w:val="20"/>
        </w:rPr>
        <w:t>新任</w:t>
      </w:r>
      <w:ins w:id="1319" w:author="成英 李" w:date="2025-09-18T10:42:00Z">
        <w:r w:rsidR="005D70D2">
          <w:rPr>
            <w:color w:val="231F20"/>
            <w:spacing w:val="9"/>
            <w:sz w:val="20"/>
          </w:rPr>
          <w:t>全球</w:t>
        </w:r>
        <w:r w:rsidR="005D70D2">
          <w:rPr>
            <w:color w:val="231F20"/>
            <w:sz w:val="20"/>
          </w:rPr>
          <w:t>NYI</w:t>
        </w:r>
        <w:r w:rsidR="005D70D2">
          <w:rPr>
            <w:rFonts w:hint="eastAsia"/>
            <w:color w:val="231F20"/>
            <w:sz w:val="20"/>
          </w:rPr>
          <w:t>議會</w:t>
        </w:r>
      </w:ins>
      <w:r>
        <w:rPr>
          <w:color w:val="231F20"/>
          <w:sz w:val="20"/>
        </w:rPr>
        <w:t>主席因故無法參與總董事會，全球</w:t>
      </w:r>
      <w:del w:id="1320" w:author="成英 李" w:date="2025-09-18T10:42:00Z">
        <w:r w:rsidDel="005D70D2">
          <w:rPr>
            <w:color w:val="231F20"/>
            <w:sz w:val="20"/>
          </w:rPr>
          <w:delText xml:space="preserve"> </w:delText>
        </w:r>
      </w:del>
      <w:r>
        <w:rPr>
          <w:color w:val="231F20"/>
          <w:sz w:val="20"/>
        </w:rPr>
        <w:t>NYI</w:t>
      </w:r>
      <w:del w:id="1321" w:author="成英 李" w:date="2025-09-18T10:42:00Z">
        <w:r w:rsidDel="005D70D2">
          <w:rPr>
            <w:color w:val="231F20"/>
            <w:sz w:val="20"/>
          </w:rPr>
          <w:delText xml:space="preserve"> </w:delText>
        </w:r>
      </w:del>
      <w:r>
        <w:rPr>
          <w:color w:val="231F20"/>
          <w:sz w:val="20"/>
        </w:rPr>
        <w:t>議會應從該議會</w:t>
      </w:r>
      <w:r>
        <w:rPr>
          <w:color w:val="231F20"/>
          <w:spacing w:val="-11"/>
          <w:sz w:val="20"/>
        </w:rPr>
        <w:t>中提名一位</w:t>
      </w:r>
      <w:ins w:id="1322" w:author="成英 李" w:date="2025-09-18T10:59:00Z">
        <w:r w:rsidR="005D70D2">
          <w:rPr>
            <w:rFonts w:hint="eastAsia"/>
            <w:color w:val="231F20"/>
            <w:spacing w:val="-11"/>
            <w:sz w:val="20"/>
          </w:rPr>
          <w:t>成員</w:t>
        </w:r>
      </w:ins>
      <w:del w:id="1323" w:author="成英 李" w:date="2025-09-18T10:59:00Z">
        <w:r w:rsidDel="005D70D2">
          <w:rPr>
            <w:color w:val="231F20"/>
            <w:spacing w:val="-11"/>
            <w:sz w:val="20"/>
          </w:rPr>
          <w:delText>委員</w:delText>
        </w:r>
      </w:del>
      <w:del w:id="1324" w:author="成英 李" w:date="2025-09-18T10:43:00Z">
        <w:r w:rsidDel="005D70D2">
          <w:rPr>
            <w:color w:val="231F20"/>
            <w:spacing w:val="-11"/>
            <w:sz w:val="20"/>
          </w:rPr>
          <w:delText>至總議會</w:delText>
        </w:r>
      </w:del>
      <w:r>
        <w:rPr>
          <w:color w:val="231F20"/>
          <w:spacing w:val="-11"/>
          <w:sz w:val="20"/>
        </w:rPr>
        <w:t>。</w:t>
      </w:r>
      <w:r>
        <w:rPr>
          <w:rFonts w:ascii="Noto Sans TC" w:eastAsia="Noto Sans TC"/>
          <w:color w:val="231F20"/>
          <w:spacing w:val="-2"/>
          <w:sz w:val="20"/>
        </w:rPr>
        <w:t>（343.4）</w:t>
      </w:r>
    </w:p>
    <w:p w14:paraId="1BABE1DA" w14:textId="2F243CAD" w:rsidR="003345E9" w:rsidRDefault="007169A0">
      <w:pPr>
        <w:pStyle w:val="a5"/>
        <w:numPr>
          <w:ilvl w:val="1"/>
          <w:numId w:val="19"/>
        </w:numPr>
        <w:tabs>
          <w:tab w:val="left" w:pos="1192"/>
        </w:tabs>
        <w:spacing w:before="2" w:line="204" w:lineRule="auto"/>
        <w:ind w:left="119" w:right="115" w:firstLine="408"/>
        <w:jc w:val="both"/>
        <w:rPr>
          <w:rFonts w:ascii="Noto Sans TC" w:eastAsia="Noto Sans TC"/>
          <w:sz w:val="20"/>
        </w:rPr>
      </w:pPr>
      <w:commentRangeStart w:id="1325"/>
      <w:del w:id="1326" w:author="成英 李" w:date="2025-09-18T10:44:00Z">
        <w:r w:rsidDel="005D70D2">
          <w:rPr>
            <w:rFonts w:hint="eastAsia"/>
            <w:color w:val="231F20"/>
            <w:spacing w:val="1"/>
            <w:w w:val="102"/>
            <w:sz w:val="20"/>
          </w:rPr>
          <w:delText>宣聖會全球</w:delText>
        </w:r>
      </w:del>
      <w:ins w:id="1327" w:author="成英 李" w:date="2025-09-18T10:44:00Z">
        <w:r w:rsidR="005D70D2">
          <w:rPr>
            <w:rFonts w:hint="eastAsia"/>
            <w:color w:val="231F20"/>
            <w:spacing w:val="1"/>
            <w:w w:val="102"/>
            <w:sz w:val="20"/>
          </w:rPr>
          <w:t>國際</w:t>
        </w:r>
      </w:ins>
      <w:r>
        <w:rPr>
          <w:color w:val="231F20"/>
          <w:spacing w:val="1"/>
          <w:w w:val="102"/>
          <w:sz w:val="20"/>
        </w:rPr>
        <w:t>宣</w:t>
      </w:r>
      <w:del w:id="1328" w:author="成英 李" w:date="2025-09-18T10:44:00Z">
        <w:r w:rsidDel="005D70D2">
          <w:rPr>
            <w:rFonts w:hint="eastAsia"/>
            <w:color w:val="231F20"/>
            <w:spacing w:val="1"/>
            <w:w w:val="102"/>
            <w:sz w:val="20"/>
          </w:rPr>
          <w:delText>教</w:delText>
        </w:r>
      </w:del>
      <w:ins w:id="1329" w:author="成英 李" w:date="2025-09-18T10:44:00Z">
        <w:r w:rsidR="005D70D2">
          <w:rPr>
            <w:rFonts w:hint="eastAsia"/>
            <w:color w:val="231F20"/>
            <w:spacing w:val="1"/>
            <w:w w:val="102"/>
            <w:sz w:val="20"/>
          </w:rPr>
          <w:t>道</w:t>
        </w:r>
      </w:ins>
      <w:r>
        <w:rPr>
          <w:color w:val="231F20"/>
          <w:spacing w:val="1"/>
          <w:w w:val="102"/>
          <w:sz w:val="20"/>
        </w:rPr>
        <w:t>團契</w:t>
      </w:r>
      <w:commentRangeEnd w:id="1325"/>
      <w:r w:rsidR="005D70D2">
        <w:rPr>
          <w:rStyle w:val="a7"/>
        </w:rPr>
        <w:commentReference w:id="1325"/>
      </w:r>
      <w:commentRangeStart w:id="1330"/>
      <w:del w:id="1331" w:author="成英 李" w:date="2025-09-18T10:44:00Z">
        <w:r w:rsidDel="005D70D2">
          <w:rPr>
            <w:rFonts w:hint="eastAsia"/>
            <w:color w:val="231F20"/>
            <w:spacing w:val="1"/>
            <w:w w:val="102"/>
            <w:sz w:val="20"/>
          </w:rPr>
          <w:delText>總</w:delText>
        </w:r>
      </w:del>
      <w:ins w:id="1332" w:author="成英 李" w:date="2025-09-18T10:44:00Z">
        <w:r w:rsidR="005D70D2">
          <w:rPr>
            <w:rFonts w:ascii="Cambria" w:hAnsi="Cambria" w:cs="Cambria" w:hint="eastAsia"/>
            <w:color w:val="231F20"/>
            <w:spacing w:val="1"/>
            <w:w w:val="102"/>
            <w:sz w:val="20"/>
          </w:rPr>
          <w:t>全球</w:t>
        </w:r>
      </w:ins>
      <w:r>
        <w:rPr>
          <w:color w:val="231F20"/>
          <w:spacing w:val="1"/>
          <w:w w:val="102"/>
          <w:sz w:val="20"/>
        </w:rPr>
        <w:t>議會</w:t>
      </w:r>
      <w:commentRangeEnd w:id="1330"/>
      <w:r w:rsidR="005D70D2">
        <w:rPr>
          <w:rStyle w:val="a7"/>
        </w:rPr>
        <w:commentReference w:id="1330"/>
      </w:r>
      <w:r>
        <w:rPr>
          <w:color w:val="231F20"/>
          <w:spacing w:val="1"/>
          <w:w w:val="102"/>
          <w:sz w:val="20"/>
        </w:rPr>
        <w:t>應</w:t>
      </w:r>
      <w:ins w:id="1333" w:author="成英 李" w:date="2025-09-18T10:45:00Z">
        <w:r w:rsidR="005D70D2">
          <w:rPr>
            <w:rFonts w:hint="eastAsia"/>
            <w:color w:val="231F20"/>
            <w:spacing w:val="1"/>
            <w:w w:val="102"/>
            <w:sz w:val="20"/>
          </w:rPr>
          <w:t>向總議會</w:t>
        </w:r>
      </w:ins>
      <w:r>
        <w:rPr>
          <w:color w:val="231F20"/>
          <w:spacing w:val="1"/>
          <w:w w:val="102"/>
          <w:sz w:val="20"/>
        </w:rPr>
        <w:t>提名一</w:t>
      </w:r>
      <w:ins w:id="1334" w:author="成英 李" w:date="2025-09-18T10:45:00Z">
        <w:r w:rsidR="005D70D2">
          <w:rPr>
            <w:rFonts w:hint="eastAsia"/>
            <w:color w:val="231F20"/>
            <w:spacing w:val="1"/>
            <w:w w:val="102"/>
            <w:sz w:val="20"/>
          </w:rPr>
          <w:t>位</w:t>
        </w:r>
        <w:r w:rsidR="005D70D2">
          <w:rPr>
            <w:rFonts w:ascii="Cambria" w:hAnsi="Cambria" w:cs="Cambria" w:hint="eastAsia"/>
            <w:color w:val="231F20"/>
            <w:spacing w:val="1"/>
            <w:w w:val="102"/>
            <w:sz w:val="20"/>
          </w:rPr>
          <w:t>全球</w:t>
        </w:r>
        <w:r w:rsidR="005D70D2">
          <w:rPr>
            <w:rFonts w:ascii="Cambria" w:hAnsi="Cambria" w:cs="Cambria"/>
            <w:color w:val="231F20"/>
            <w:spacing w:val="1"/>
            <w:w w:val="102"/>
            <w:sz w:val="20"/>
          </w:rPr>
          <w:t>NMI</w:t>
        </w:r>
        <w:r w:rsidR="005D70D2">
          <w:rPr>
            <w:rFonts w:ascii="Cambria" w:hAnsi="Cambria" w:cs="Cambria" w:hint="eastAsia"/>
            <w:color w:val="231F20"/>
            <w:spacing w:val="1"/>
            <w:w w:val="102"/>
            <w:sz w:val="20"/>
          </w:rPr>
          <w:t>議會成員</w:t>
        </w:r>
      </w:ins>
      <w:del w:id="1335" w:author="成英 李" w:date="2025-09-18T10:45:00Z">
        <w:r w:rsidDel="005D70D2">
          <w:rPr>
            <w:color w:val="231F20"/>
            <w:spacing w:val="1"/>
            <w:w w:val="102"/>
            <w:sz w:val="20"/>
          </w:rPr>
          <w:delText>人至總議會</w:delText>
        </w:r>
      </w:del>
      <w:r>
        <w:rPr>
          <w:color w:val="231F20"/>
          <w:spacing w:val="1"/>
          <w:w w:val="102"/>
          <w:sz w:val="20"/>
        </w:rPr>
        <w:t>。總議會</w:t>
      </w:r>
      <w:r>
        <w:rPr>
          <w:color w:val="231F20"/>
          <w:spacing w:val="-7"/>
          <w:w w:val="102"/>
          <w:sz w:val="20"/>
        </w:rPr>
        <w:t>應選出一位成為總董事會之成員。</w:t>
      </w:r>
      <w:r>
        <w:rPr>
          <w:rFonts w:ascii="Noto Sans TC" w:eastAsia="Noto Sans TC"/>
          <w:color w:val="231F20"/>
          <w:w w:val="102"/>
          <w:sz w:val="20"/>
        </w:rPr>
        <w:t>（344.3）</w:t>
      </w:r>
    </w:p>
    <w:p w14:paraId="2C04256A" w14:textId="30FE318B" w:rsidR="003345E9" w:rsidRDefault="007169A0">
      <w:pPr>
        <w:pStyle w:val="a5"/>
        <w:numPr>
          <w:ilvl w:val="1"/>
          <w:numId w:val="19"/>
        </w:numPr>
        <w:tabs>
          <w:tab w:val="left" w:pos="1194"/>
        </w:tabs>
        <w:spacing w:before="1" w:line="204" w:lineRule="auto"/>
        <w:ind w:left="119" w:right="34" w:firstLine="408"/>
        <w:jc w:val="both"/>
        <w:rPr>
          <w:sz w:val="20"/>
        </w:rPr>
      </w:pPr>
      <w:r>
        <w:rPr>
          <w:color w:val="231F20"/>
          <w:spacing w:val="8"/>
          <w:sz w:val="20"/>
        </w:rPr>
        <w:t>區域</w:t>
      </w:r>
      <w:commentRangeStart w:id="1336"/>
      <w:del w:id="1337" w:author="成英 李" w:date="2025-09-18T10:46:00Z">
        <w:r w:rsidDel="005D70D2">
          <w:rPr>
            <w:rFonts w:hint="eastAsia"/>
            <w:color w:val="231F20"/>
            <w:spacing w:val="8"/>
            <w:sz w:val="20"/>
          </w:rPr>
          <w:delText>國際</w:delText>
        </w:r>
      </w:del>
      <w:ins w:id="1338" w:author="成英 李" w:date="2025-09-18T10:46:00Z">
        <w:r w:rsidR="005D70D2">
          <w:rPr>
            <w:rFonts w:hint="eastAsia"/>
            <w:color w:val="231F20"/>
            <w:spacing w:val="8"/>
            <w:sz w:val="20"/>
          </w:rPr>
          <w:t>宣聖會</w:t>
        </w:r>
      </w:ins>
      <w:r>
        <w:rPr>
          <w:color w:val="231F20"/>
          <w:spacing w:val="8"/>
          <w:sz w:val="20"/>
        </w:rPr>
        <w:t>門</w:t>
      </w:r>
      <w:ins w:id="1339" w:author="成英 李" w:date="2025-09-18T10:47:00Z">
        <w:r w:rsidR="005D70D2">
          <w:rPr>
            <w:rFonts w:hint="eastAsia"/>
            <w:color w:val="231F20"/>
            <w:spacing w:val="8"/>
            <w:sz w:val="20"/>
          </w:rPr>
          <w:t>徒</w:t>
        </w:r>
      </w:ins>
      <w:r>
        <w:rPr>
          <w:color w:val="231F20"/>
          <w:spacing w:val="8"/>
          <w:sz w:val="20"/>
        </w:rPr>
        <w:t>訓</w:t>
      </w:r>
      <w:ins w:id="1340" w:author="成英 李" w:date="2025-09-18T10:47:00Z">
        <w:r w:rsidR="005D70D2">
          <w:rPr>
            <w:rFonts w:hint="eastAsia"/>
            <w:color w:val="231F20"/>
            <w:spacing w:val="8"/>
            <w:sz w:val="20"/>
          </w:rPr>
          <w:t>練</w:t>
        </w:r>
      </w:ins>
      <w:r>
        <w:rPr>
          <w:color w:val="231F20"/>
          <w:spacing w:val="8"/>
          <w:sz w:val="20"/>
        </w:rPr>
        <w:t>事工</w:t>
      </w:r>
      <w:commentRangeEnd w:id="1336"/>
      <w:r w:rsidR="005D70D2">
        <w:rPr>
          <w:rStyle w:val="a7"/>
        </w:rPr>
        <w:commentReference w:id="1336"/>
      </w:r>
      <w:r>
        <w:rPr>
          <w:color w:val="231F20"/>
          <w:sz w:val="20"/>
        </w:rPr>
        <w:t>（NDI）</w:t>
      </w:r>
      <w:commentRangeStart w:id="1341"/>
      <w:r>
        <w:rPr>
          <w:color w:val="231F20"/>
          <w:spacing w:val="11"/>
          <w:sz w:val="20"/>
        </w:rPr>
        <w:t>協調</w:t>
      </w:r>
      <w:del w:id="1342" w:author="成英 李" w:date="2025-09-18T10:48:00Z">
        <w:r w:rsidDel="005D70D2">
          <w:rPr>
            <w:rFonts w:hint="eastAsia"/>
            <w:color w:val="231F20"/>
            <w:spacing w:val="11"/>
            <w:sz w:val="20"/>
          </w:rPr>
          <w:delText>人</w:delText>
        </w:r>
      </w:del>
      <w:ins w:id="1343" w:author="成英 李" w:date="2025-09-18T10:48:00Z">
        <w:r w:rsidR="005D70D2">
          <w:rPr>
            <w:rFonts w:hint="eastAsia"/>
            <w:color w:val="231F20"/>
            <w:spacing w:val="11"/>
            <w:sz w:val="20"/>
          </w:rPr>
          <w:t>主任</w:t>
        </w:r>
        <w:commentRangeEnd w:id="1341"/>
        <w:r w:rsidR="005D70D2">
          <w:rPr>
            <w:rStyle w:val="a7"/>
          </w:rPr>
          <w:commentReference w:id="1341"/>
        </w:r>
      </w:ins>
      <w:r>
        <w:rPr>
          <w:color w:val="231F20"/>
          <w:spacing w:val="11"/>
          <w:sz w:val="20"/>
        </w:rPr>
        <w:t xml:space="preserve">以及全球 </w:t>
      </w:r>
      <w:r>
        <w:rPr>
          <w:color w:val="231F20"/>
          <w:sz w:val="20"/>
        </w:rPr>
        <w:t>NDI</w:t>
      </w:r>
      <w:r>
        <w:rPr>
          <w:color w:val="231F20"/>
          <w:spacing w:val="10"/>
          <w:sz w:val="20"/>
        </w:rPr>
        <w:t xml:space="preserve"> 總幹事</w:t>
      </w:r>
      <w:r>
        <w:rPr>
          <w:color w:val="231F20"/>
          <w:spacing w:val="-1"/>
          <w:sz w:val="20"/>
        </w:rPr>
        <w:t>應</w:t>
      </w:r>
      <w:ins w:id="1344" w:author="成英 李" w:date="2025-09-18T10:49:00Z">
        <w:r w:rsidR="005D70D2">
          <w:rPr>
            <w:rFonts w:hint="eastAsia"/>
            <w:color w:val="231F20"/>
            <w:spacing w:val="-1"/>
            <w:sz w:val="20"/>
          </w:rPr>
          <w:t>向總議會</w:t>
        </w:r>
      </w:ins>
      <w:r>
        <w:rPr>
          <w:color w:val="231F20"/>
          <w:spacing w:val="-1"/>
          <w:sz w:val="20"/>
        </w:rPr>
        <w:t>提名一位代表</w:t>
      </w:r>
      <w:del w:id="1345" w:author="成英 李" w:date="2025-09-18T10:49:00Z">
        <w:r w:rsidDel="005D70D2">
          <w:rPr>
            <w:color w:val="231F20"/>
            <w:spacing w:val="-1"/>
            <w:sz w:val="20"/>
          </w:rPr>
          <w:delText>出席總議會</w:delText>
        </w:r>
      </w:del>
      <w:r>
        <w:rPr>
          <w:color w:val="231F20"/>
          <w:spacing w:val="-1"/>
          <w:sz w:val="20"/>
        </w:rPr>
        <w:t>。總議會應選出一人成為總董事會之成員。</w:t>
      </w:r>
    </w:p>
    <w:p w14:paraId="361C1658" w14:textId="77777777" w:rsidR="003345E9" w:rsidRDefault="007169A0">
      <w:pPr>
        <w:pStyle w:val="a5"/>
        <w:numPr>
          <w:ilvl w:val="0"/>
          <w:numId w:val="19"/>
        </w:numPr>
        <w:tabs>
          <w:tab w:val="left" w:pos="1004"/>
        </w:tabs>
        <w:spacing w:line="312" w:lineRule="exact"/>
        <w:ind w:left="1004" w:hanging="477"/>
        <w:jc w:val="both"/>
        <w:rPr>
          <w:sz w:val="20"/>
        </w:rPr>
      </w:pPr>
      <w:r w:rsidRPr="005D70D2">
        <w:rPr>
          <w:b/>
          <w:bCs/>
          <w:color w:val="231F20"/>
          <w:spacing w:val="-1"/>
          <w:sz w:val="20"/>
          <w:rPrChange w:id="1346" w:author="成英 李" w:date="2025-09-18T10:50:00Z">
            <w:rPr>
              <w:color w:val="231F20"/>
              <w:spacing w:val="-1"/>
              <w:sz w:val="20"/>
            </w:rPr>
          </w:rPrChange>
        </w:rPr>
        <w:t>總董事會之選舉</w:t>
      </w:r>
      <w:r>
        <w:rPr>
          <w:color w:val="231F20"/>
          <w:spacing w:val="-1"/>
          <w:sz w:val="20"/>
        </w:rPr>
        <w:t>規定如下：</w:t>
      </w:r>
    </w:p>
    <w:p w14:paraId="6E9208B4" w14:textId="417FF08F" w:rsidR="003345E9" w:rsidRDefault="007169A0">
      <w:pPr>
        <w:pStyle w:val="a5"/>
        <w:numPr>
          <w:ilvl w:val="1"/>
          <w:numId w:val="19"/>
        </w:numPr>
        <w:tabs>
          <w:tab w:val="left" w:pos="1192"/>
        </w:tabs>
        <w:spacing w:before="11" w:line="204" w:lineRule="auto"/>
        <w:ind w:left="119" w:right="113" w:firstLine="408"/>
        <w:jc w:val="both"/>
        <w:rPr>
          <w:sz w:val="20"/>
        </w:rPr>
      </w:pPr>
      <w:r>
        <w:rPr>
          <w:color w:val="231F20"/>
          <w:w w:val="102"/>
          <w:sz w:val="20"/>
        </w:rPr>
        <w:t>各</w:t>
      </w:r>
      <w:del w:id="1347" w:author="成英 李" w:date="2025-09-18T10:54:00Z">
        <w:r w:rsidDel="005D70D2">
          <w:rPr>
            <w:color w:val="231F20"/>
            <w:w w:val="102"/>
            <w:sz w:val="20"/>
          </w:rPr>
          <w:delText>代表</w:delText>
        </w:r>
      </w:del>
      <w:r>
        <w:rPr>
          <w:color w:val="231F20"/>
          <w:w w:val="102"/>
          <w:sz w:val="20"/>
        </w:rPr>
        <w:t>區域呈送之被提名人，應由總議會投票選舉，並由獲得過半數</w:t>
      </w:r>
      <w:commentRangeStart w:id="1348"/>
      <w:del w:id="1349" w:author="成英 李" w:date="2025-09-18T10:55:00Z">
        <w:r w:rsidDel="005D70D2">
          <w:rPr>
            <w:rFonts w:hint="eastAsia"/>
            <w:color w:val="231F20"/>
            <w:w w:val="102"/>
            <w:sz w:val="20"/>
          </w:rPr>
          <w:delText>贊成</w:delText>
        </w:r>
      </w:del>
      <w:ins w:id="1350" w:author="成英 李" w:date="2025-09-18T10:55:00Z">
        <w:r w:rsidR="005D70D2">
          <w:rPr>
            <w:rFonts w:hint="eastAsia"/>
            <w:color w:val="231F20"/>
            <w:w w:val="102"/>
            <w:sz w:val="20"/>
          </w:rPr>
          <w:t>同意</w:t>
        </w:r>
        <w:commentRangeEnd w:id="1348"/>
        <w:r w:rsidR="005D70D2">
          <w:rPr>
            <w:rStyle w:val="a7"/>
          </w:rPr>
          <w:commentReference w:id="1348"/>
        </w:r>
      </w:ins>
      <w:r>
        <w:rPr>
          <w:color w:val="231F20"/>
          <w:w w:val="102"/>
          <w:sz w:val="20"/>
        </w:rPr>
        <w:t>票之被提名人當選。</w:t>
      </w:r>
    </w:p>
    <w:p w14:paraId="7364E051" w14:textId="08576FE3" w:rsidR="003345E9" w:rsidRDefault="007169A0">
      <w:pPr>
        <w:pStyle w:val="a5"/>
        <w:numPr>
          <w:ilvl w:val="1"/>
          <w:numId w:val="19"/>
        </w:numPr>
        <w:tabs>
          <w:tab w:val="left" w:pos="1192"/>
        </w:tabs>
        <w:spacing w:before="2" w:line="204" w:lineRule="auto"/>
        <w:ind w:left="119" w:right="115" w:firstLine="408"/>
        <w:jc w:val="both"/>
        <w:rPr>
          <w:sz w:val="20"/>
        </w:rPr>
      </w:pPr>
      <w:r>
        <w:rPr>
          <w:color w:val="231F20"/>
          <w:spacing w:val="1"/>
          <w:w w:val="102"/>
          <w:sz w:val="20"/>
        </w:rPr>
        <w:t>從國際教育</w:t>
      </w:r>
      <w:del w:id="1351" w:author="成英 李" w:date="2025-09-18T10:55:00Z">
        <w:r w:rsidDel="005D70D2">
          <w:rPr>
            <w:rFonts w:hint="eastAsia"/>
            <w:color w:val="231F20"/>
            <w:spacing w:val="1"/>
            <w:w w:val="102"/>
            <w:sz w:val="20"/>
          </w:rPr>
          <w:delText>委員</w:delText>
        </w:r>
      </w:del>
      <w:ins w:id="1352" w:author="成英 李" w:date="2025-09-18T10:55:00Z">
        <w:r w:rsidR="005D70D2">
          <w:rPr>
            <w:rFonts w:hint="eastAsia"/>
            <w:color w:val="231F20"/>
            <w:spacing w:val="1"/>
            <w:w w:val="102"/>
            <w:sz w:val="20"/>
          </w:rPr>
          <w:t>董事</w:t>
        </w:r>
      </w:ins>
      <w:r>
        <w:rPr>
          <w:color w:val="231F20"/>
          <w:spacing w:val="1"/>
          <w:w w:val="102"/>
          <w:sz w:val="20"/>
        </w:rPr>
        <w:t>會呈送之被提名人中，總議會應選出兩位</w:t>
      </w:r>
      <w:r>
        <w:rPr>
          <w:color w:val="231F20"/>
          <w:w w:val="102"/>
          <w:sz w:val="20"/>
        </w:rPr>
        <w:t>董事，其中一位是受委</w:t>
      </w:r>
      <w:ins w:id="1353" w:author="成英 李" w:date="2025-09-18T10:56:00Z">
        <w:r w:rsidR="005D70D2">
          <w:rPr>
            <w:rFonts w:hint="eastAsia"/>
            <w:color w:val="231F20"/>
            <w:w w:val="102"/>
            <w:sz w:val="20"/>
          </w:rPr>
          <w:t>派</w:t>
        </w:r>
      </w:ins>
      <w:del w:id="1354" w:author="成英 李" w:date="2025-09-18T10:56:00Z">
        <w:r w:rsidDel="005D70D2">
          <w:rPr>
            <w:color w:val="231F20"/>
            <w:w w:val="102"/>
            <w:sz w:val="20"/>
          </w:rPr>
          <w:delText>任</w:delText>
        </w:r>
      </w:del>
      <w:r>
        <w:rPr>
          <w:color w:val="231F20"/>
          <w:w w:val="102"/>
          <w:sz w:val="20"/>
        </w:rPr>
        <w:t>按立</w:t>
      </w:r>
      <w:ins w:id="1355" w:author="成英 李" w:date="2025-09-18T10:56:00Z">
        <w:r w:rsidR="005D70D2">
          <w:rPr>
            <w:rFonts w:hint="eastAsia"/>
            <w:color w:val="231F20"/>
            <w:w w:val="102"/>
            <w:sz w:val="20"/>
          </w:rPr>
          <w:t>的</w:t>
        </w:r>
      </w:ins>
      <w:ins w:id="1356" w:author="成英 李" w:date="2025-09-18T10:57:00Z">
        <w:r w:rsidR="005D70D2">
          <w:rPr>
            <w:rFonts w:hint="eastAsia"/>
            <w:color w:val="231F20"/>
            <w:w w:val="102"/>
            <w:sz w:val="20"/>
          </w:rPr>
          <w:t>牧師</w:t>
        </w:r>
      </w:ins>
      <w:del w:id="1357" w:author="成英 李" w:date="2025-09-18T10:56:00Z">
        <w:r w:rsidDel="005D70D2">
          <w:rPr>
            <w:color w:val="231F20"/>
            <w:w w:val="102"/>
            <w:sz w:val="20"/>
          </w:rPr>
          <w:delText>傳道人</w:delText>
        </w:r>
      </w:del>
      <w:r>
        <w:rPr>
          <w:color w:val="231F20"/>
          <w:w w:val="102"/>
          <w:sz w:val="20"/>
        </w:rPr>
        <w:t>，另一位是信徒。</w:t>
      </w:r>
    </w:p>
    <w:p w14:paraId="7FFE783C" w14:textId="521D9B92" w:rsidR="003345E9" w:rsidRDefault="007169A0">
      <w:pPr>
        <w:pStyle w:val="a5"/>
        <w:numPr>
          <w:ilvl w:val="1"/>
          <w:numId w:val="19"/>
        </w:numPr>
        <w:tabs>
          <w:tab w:val="left" w:pos="1192"/>
        </w:tabs>
        <w:spacing w:before="3" w:line="204" w:lineRule="auto"/>
        <w:ind w:left="119" w:right="115" w:firstLine="408"/>
        <w:jc w:val="both"/>
        <w:rPr>
          <w:rFonts w:ascii="Noto Sans TC" w:eastAsia="Noto Sans TC"/>
          <w:sz w:val="20"/>
        </w:rPr>
      </w:pPr>
      <w:r>
        <w:rPr>
          <w:color w:val="231F20"/>
          <w:spacing w:val="1"/>
          <w:w w:val="102"/>
          <w:sz w:val="20"/>
        </w:rPr>
        <w:t>從</w:t>
      </w:r>
      <w:del w:id="1358" w:author="成英 李" w:date="2025-09-18T10:57:00Z">
        <w:r w:rsidDel="005D70D2">
          <w:rPr>
            <w:color w:val="231F20"/>
            <w:spacing w:val="1"/>
            <w:w w:val="102"/>
            <w:sz w:val="20"/>
          </w:rPr>
          <w:delText>宣聖會</w:delText>
        </w:r>
      </w:del>
      <w:r>
        <w:rPr>
          <w:color w:val="231F20"/>
          <w:spacing w:val="1"/>
          <w:w w:val="102"/>
          <w:sz w:val="20"/>
        </w:rPr>
        <w:t>國際青年</w:t>
      </w:r>
      <w:del w:id="1359" w:author="成英 李" w:date="2025-09-18T10:57:00Z">
        <w:r w:rsidDel="005D70D2">
          <w:rPr>
            <w:color w:val="231F20"/>
            <w:spacing w:val="1"/>
            <w:w w:val="102"/>
            <w:sz w:val="20"/>
          </w:rPr>
          <w:delText>總</w:delText>
        </w:r>
      </w:del>
      <w:r>
        <w:rPr>
          <w:color w:val="231F20"/>
          <w:spacing w:val="1"/>
          <w:w w:val="102"/>
          <w:sz w:val="20"/>
        </w:rPr>
        <w:t>團契</w:t>
      </w:r>
      <w:ins w:id="1360" w:author="成英 李" w:date="2025-09-18T10:57:00Z">
        <w:r w:rsidR="005D70D2">
          <w:rPr>
            <w:rFonts w:ascii="Cambria" w:hAnsi="Cambria" w:cs="Cambria" w:hint="eastAsia"/>
            <w:color w:val="231F20"/>
            <w:spacing w:val="1"/>
            <w:w w:val="102"/>
            <w:sz w:val="20"/>
          </w:rPr>
          <w:t>全球</w:t>
        </w:r>
      </w:ins>
      <w:ins w:id="1361" w:author="成英 李" w:date="2025-09-18T10:58:00Z">
        <w:r w:rsidR="005D70D2">
          <w:rPr>
            <w:rFonts w:ascii="Cambria" w:hAnsi="Cambria" w:cs="Cambria" w:hint="eastAsia"/>
            <w:color w:val="231F20"/>
            <w:spacing w:val="1"/>
            <w:w w:val="102"/>
            <w:sz w:val="20"/>
          </w:rPr>
          <w:t>議會</w:t>
        </w:r>
      </w:ins>
      <w:r>
        <w:rPr>
          <w:color w:val="231F20"/>
          <w:spacing w:val="1"/>
          <w:w w:val="102"/>
          <w:sz w:val="20"/>
        </w:rPr>
        <w:t>呈送之被提名人中，總議會要經</w:t>
      </w:r>
      <w:r>
        <w:rPr>
          <w:color w:val="231F20"/>
          <w:spacing w:val="-6"/>
          <w:w w:val="102"/>
          <w:sz w:val="20"/>
        </w:rPr>
        <w:t>由過半數</w:t>
      </w:r>
      <w:del w:id="1362" w:author="成英 李" w:date="2025-09-18T10:58:00Z">
        <w:r w:rsidDel="005D70D2">
          <w:rPr>
            <w:rFonts w:hint="eastAsia"/>
            <w:color w:val="231F20"/>
            <w:spacing w:val="-6"/>
            <w:w w:val="102"/>
            <w:sz w:val="20"/>
          </w:rPr>
          <w:delText>贊同的</w:delText>
        </w:r>
      </w:del>
      <w:ins w:id="1363" w:author="成英 李" w:date="2025-09-18T10:58:00Z">
        <w:r w:rsidR="005D70D2">
          <w:rPr>
            <w:rFonts w:hint="eastAsia"/>
            <w:color w:val="231F20"/>
            <w:spacing w:val="-6"/>
            <w:w w:val="102"/>
            <w:sz w:val="20"/>
          </w:rPr>
          <w:t>同意</w:t>
        </w:r>
      </w:ins>
      <w:r>
        <w:rPr>
          <w:color w:val="231F20"/>
          <w:spacing w:val="-6"/>
          <w:w w:val="102"/>
          <w:sz w:val="20"/>
        </w:rPr>
        <w:t>選票中選出一位董事。</w:t>
      </w:r>
      <w:r>
        <w:rPr>
          <w:rFonts w:ascii="Noto Sans TC" w:eastAsia="Noto Sans TC"/>
          <w:color w:val="231F20"/>
          <w:w w:val="102"/>
          <w:sz w:val="20"/>
        </w:rPr>
        <w:t>（343.4，903）</w:t>
      </w:r>
    </w:p>
    <w:p w14:paraId="60579CE4" w14:textId="4CE685FF" w:rsidR="003345E9" w:rsidRDefault="007169A0">
      <w:pPr>
        <w:pStyle w:val="a5"/>
        <w:numPr>
          <w:ilvl w:val="1"/>
          <w:numId w:val="19"/>
        </w:numPr>
        <w:tabs>
          <w:tab w:val="left" w:pos="1192"/>
        </w:tabs>
        <w:spacing w:line="204" w:lineRule="auto"/>
        <w:ind w:left="119" w:right="115" w:firstLine="408"/>
        <w:jc w:val="both"/>
        <w:rPr>
          <w:rFonts w:ascii="Noto Sans TC" w:eastAsia="Noto Sans TC"/>
          <w:sz w:val="20"/>
        </w:rPr>
      </w:pPr>
      <w:r>
        <w:rPr>
          <w:color w:val="231F20"/>
          <w:spacing w:val="1"/>
          <w:w w:val="102"/>
          <w:sz w:val="20"/>
        </w:rPr>
        <w:t>從</w:t>
      </w:r>
      <w:del w:id="1364" w:author="成英 李" w:date="2025-09-18T10:59:00Z">
        <w:r w:rsidDel="005D70D2">
          <w:rPr>
            <w:rFonts w:hint="eastAsia"/>
            <w:color w:val="231F20"/>
            <w:spacing w:val="1"/>
            <w:w w:val="102"/>
            <w:sz w:val="20"/>
          </w:rPr>
          <w:delText>宣聖會全球</w:delText>
        </w:r>
      </w:del>
      <w:ins w:id="1365" w:author="成英 李" w:date="2025-09-18T10:59:00Z">
        <w:r w:rsidR="005D70D2">
          <w:rPr>
            <w:rFonts w:hint="eastAsia"/>
            <w:color w:val="231F20"/>
            <w:spacing w:val="1"/>
            <w:w w:val="102"/>
            <w:sz w:val="20"/>
          </w:rPr>
          <w:t>國際</w:t>
        </w:r>
      </w:ins>
      <w:r>
        <w:rPr>
          <w:color w:val="231F20"/>
          <w:spacing w:val="1"/>
          <w:w w:val="102"/>
          <w:sz w:val="20"/>
        </w:rPr>
        <w:t>宣</w:t>
      </w:r>
      <w:ins w:id="1366" w:author="成英 李" w:date="2025-09-18T10:59:00Z">
        <w:r w:rsidR="005D70D2">
          <w:rPr>
            <w:rFonts w:hint="eastAsia"/>
            <w:color w:val="231F20"/>
            <w:spacing w:val="1"/>
            <w:w w:val="102"/>
            <w:sz w:val="20"/>
          </w:rPr>
          <w:t>道</w:t>
        </w:r>
      </w:ins>
      <w:del w:id="1367" w:author="成英 李" w:date="2025-09-18T10:59:00Z">
        <w:r w:rsidDel="005D70D2">
          <w:rPr>
            <w:color w:val="231F20"/>
            <w:spacing w:val="1"/>
            <w:w w:val="102"/>
            <w:sz w:val="20"/>
          </w:rPr>
          <w:delText>教</w:delText>
        </w:r>
      </w:del>
      <w:r>
        <w:rPr>
          <w:color w:val="231F20"/>
          <w:spacing w:val="1"/>
          <w:w w:val="102"/>
          <w:sz w:val="20"/>
        </w:rPr>
        <w:t>團契</w:t>
      </w:r>
      <w:del w:id="1368" w:author="成英 李" w:date="2025-09-18T10:59:00Z">
        <w:r w:rsidDel="005D70D2">
          <w:rPr>
            <w:rFonts w:hint="eastAsia"/>
            <w:color w:val="231F20"/>
            <w:spacing w:val="1"/>
            <w:w w:val="102"/>
            <w:sz w:val="20"/>
          </w:rPr>
          <w:delText>總</w:delText>
        </w:r>
      </w:del>
      <w:ins w:id="1369" w:author="成英 李" w:date="2025-09-18T10:59:00Z">
        <w:r w:rsidR="005D70D2">
          <w:rPr>
            <w:rFonts w:ascii="Cambria" w:hAnsi="Cambria" w:cs="Cambria" w:hint="eastAsia"/>
            <w:color w:val="231F20"/>
            <w:spacing w:val="1"/>
            <w:w w:val="102"/>
            <w:sz w:val="20"/>
          </w:rPr>
          <w:t>全球</w:t>
        </w:r>
      </w:ins>
      <w:r>
        <w:rPr>
          <w:color w:val="231F20"/>
          <w:spacing w:val="1"/>
          <w:w w:val="102"/>
          <w:sz w:val="20"/>
        </w:rPr>
        <w:t>議會呈送之被提名人中，總議會</w:t>
      </w:r>
      <w:r>
        <w:rPr>
          <w:color w:val="231F20"/>
          <w:spacing w:val="-13"/>
          <w:w w:val="102"/>
          <w:sz w:val="20"/>
        </w:rPr>
        <w:t>要</w:t>
      </w:r>
      <w:ins w:id="1370" w:author="成英 李" w:date="2025-09-18T11:03:00Z">
        <w:r w:rsidR="005D70D2">
          <w:rPr>
            <w:rFonts w:hint="eastAsia"/>
            <w:color w:val="231F20"/>
            <w:spacing w:val="-13"/>
            <w:w w:val="102"/>
            <w:sz w:val="20"/>
          </w:rPr>
          <w:t>以</w:t>
        </w:r>
      </w:ins>
      <w:ins w:id="1371" w:author="成英 李" w:date="2025-09-18T11:00:00Z">
        <w:r w:rsidR="005D70D2">
          <w:rPr>
            <w:rFonts w:hint="eastAsia"/>
            <w:color w:val="231F20"/>
            <w:spacing w:val="-13"/>
            <w:w w:val="102"/>
            <w:sz w:val="20"/>
          </w:rPr>
          <w:t>過半數同意票</w:t>
        </w:r>
      </w:ins>
      <w:r>
        <w:rPr>
          <w:color w:val="231F20"/>
          <w:spacing w:val="-13"/>
          <w:w w:val="102"/>
          <w:sz w:val="20"/>
        </w:rPr>
        <w:t>選出一位董事。</w:t>
      </w:r>
      <w:r>
        <w:rPr>
          <w:rFonts w:ascii="Noto Sans TC" w:eastAsia="Noto Sans TC"/>
          <w:color w:val="231F20"/>
          <w:w w:val="102"/>
          <w:sz w:val="20"/>
        </w:rPr>
        <w:t>（344.3，904）</w:t>
      </w:r>
    </w:p>
    <w:p w14:paraId="1C2AC3DA" w14:textId="2D6EB78F" w:rsidR="003345E9" w:rsidRDefault="007169A0">
      <w:pPr>
        <w:pStyle w:val="a5"/>
        <w:numPr>
          <w:ilvl w:val="1"/>
          <w:numId w:val="19"/>
        </w:numPr>
        <w:tabs>
          <w:tab w:val="left" w:pos="1192"/>
        </w:tabs>
        <w:spacing w:line="204" w:lineRule="auto"/>
        <w:ind w:left="119" w:right="117" w:firstLine="408"/>
        <w:jc w:val="both"/>
        <w:rPr>
          <w:rFonts w:ascii="Noto Sans TC" w:eastAsia="Noto Sans TC"/>
          <w:sz w:val="20"/>
        </w:rPr>
      </w:pPr>
      <w:r>
        <w:rPr>
          <w:color w:val="231F20"/>
          <w:spacing w:val="1"/>
          <w:w w:val="102"/>
          <w:sz w:val="20"/>
        </w:rPr>
        <w:t>從</w:t>
      </w:r>
      <w:del w:id="1372" w:author="成英 李" w:date="2025-09-18T11:00:00Z">
        <w:r w:rsidDel="005D70D2">
          <w:rPr>
            <w:color w:val="231F20"/>
            <w:spacing w:val="1"/>
            <w:w w:val="102"/>
            <w:sz w:val="20"/>
          </w:rPr>
          <w:delText>宣聖會</w:delText>
        </w:r>
      </w:del>
      <w:r>
        <w:rPr>
          <w:color w:val="231F20"/>
          <w:spacing w:val="1"/>
          <w:w w:val="102"/>
          <w:sz w:val="20"/>
        </w:rPr>
        <w:t>區域</w:t>
      </w:r>
      <w:del w:id="1373" w:author="成英 李" w:date="2025-09-18T11:00:00Z">
        <w:r w:rsidDel="005D70D2">
          <w:rPr>
            <w:rFonts w:hint="eastAsia"/>
            <w:color w:val="231F20"/>
            <w:spacing w:val="1"/>
            <w:w w:val="102"/>
            <w:sz w:val="20"/>
          </w:rPr>
          <w:delText>國際</w:delText>
        </w:r>
      </w:del>
      <w:ins w:id="1374" w:author="成英 李" w:date="2025-09-18T11:00:00Z">
        <w:r w:rsidR="005D70D2">
          <w:rPr>
            <w:rFonts w:hint="eastAsia"/>
            <w:color w:val="231F20"/>
            <w:spacing w:val="1"/>
            <w:w w:val="102"/>
            <w:sz w:val="20"/>
          </w:rPr>
          <w:t>宣聖會</w:t>
        </w:r>
      </w:ins>
      <w:r>
        <w:rPr>
          <w:color w:val="231F20"/>
          <w:spacing w:val="1"/>
          <w:w w:val="102"/>
          <w:sz w:val="20"/>
        </w:rPr>
        <w:t>門</w:t>
      </w:r>
      <w:ins w:id="1375" w:author="成英 李" w:date="2025-09-18T11:00:00Z">
        <w:r w:rsidR="005D70D2">
          <w:rPr>
            <w:rFonts w:hint="eastAsia"/>
            <w:color w:val="231F20"/>
            <w:spacing w:val="1"/>
            <w:w w:val="102"/>
            <w:sz w:val="20"/>
          </w:rPr>
          <w:t>徒</w:t>
        </w:r>
      </w:ins>
      <w:r>
        <w:rPr>
          <w:color w:val="231F20"/>
          <w:spacing w:val="1"/>
          <w:w w:val="102"/>
          <w:sz w:val="20"/>
        </w:rPr>
        <w:t>訓</w:t>
      </w:r>
      <w:ins w:id="1376" w:author="成英 李" w:date="2025-09-18T11:00:00Z">
        <w:r w:rsidR="005D70D2">
          <w:rPr>
            <w:rFonts w:hint="eastAsia"/>
            <w:color w:val="231F20"/>
            <w:spacing w:val="1"/>
            <w:w w:val="102"/>
            <w:sz w:val="20"/>
          </w:rPr>
          <w:t>練</w:t>
        </w:r>
      </w:ins>
      <w:r>
        <w:rPr>
          <w:color w:val="231F20"/>
          <w:spacing w:val="1"/>
          <w:w w:val="102"/>
          <w:sz w:val="20"/>
        </w:rPr>
        <w:t>事工協調</w:t>
      </w:r>
      <w:del w:id="1377" w:author="成英 李" w:date="2025-09-18T11:02:00Z">
        <w:r w:rsidDel="005D70D2">
          <w:rPr>
            <w:rFonts w:hint="eastAsia"/>
            <w:color w:val="231F20"/>
            <w:spacing w:val="1"/>
            <w:w w:val="102"/>
            <w:sz w:val="20"/>
          </w:rPr>
          <w:delText>人</w:delText>
        </w:r>
      </w:del>
      <w:ins w:id="1378" w:author="成英 李" w:date="2025-09-18T11:02:00Z">
        <w:r w:rsidR="005D70D2">
          <w:rPr>
            <w:rFonts w:hint="eastAsia"/>
            <w:color w:val="231F20"/>
            <w:spacing w:val="1"/>
            <w:w w:val="102"/>
            <w:sz w:val="20"/>
          </w:rPr>
          <w:t>主任</w:t>
        </w:r>
      </w:ins>
      <w:r>
        <w:rPr>
          <w:rFonts w:hint="eastAsia"/>
          <w:color w:val="231F20"/>
          <w:spacing w:val="1"/>
          <w:w w:val="102"/>
          <w:sz w:val="20"/>
        </w:rPr>
        <w:t>和</w:t>
      </w:r>
      <w:del w:id="1379" w:author="成英 李" w:date="2025-09-18T11:02:00Z">
        <w:r w:rsidDel="005D70D2">
          <w:rPr>
            <w:rFonts w:hint="eastAsia"/>
            <w:color w:val="231F20"/>
            <w:spacing w:val="1"/>
            <w:w w:val="102"/>
            <w:sz w:val="20"/>
          </w:rPr>
          <w:delText>國際</w:delText>
        </w:r>
      </w:del>
      <w:ins w:id="1380" w:author="成英 李" w:date="2025-09-18T11:02:00Z">
        <w:r w:rsidR="005D70D2">
          <w:rPr>
            <w:rFonts w:ascii="Cambria" w:hAnsi="Cambria" w:cs="Cambria" w:hint="eastAsia"/>
            <w:color w:val="231F20"/>
            <w:spacing w:val="1"/>
            <w:w w:val="102"/>
            <w:sz w:val="20"/>
          </w:rPr>
          <w:t>全球</w:t>
        </w:r>
      </w:ins>
      <w:del w:id="1381" w:author="成英 李" w:date="2025-09-18T11:02:00Z">
        <w:r w:rsidDel="005D70D2">
          <w:rPr>
            <w:color w:val="231F20"/>
            <w:spacing w:val="1"/>
            <w:w w:val="102"/>
            <w:sz w:val="20"/>
          </w:rPr>
          <w:delText>門訓事工</w:delText>
        </w:r>
      </w:del>
      <w:ins w:id="1382" w:author="成英 李" w:date="2025-09-18T11:02:00Z">
        <w:r w:rsidR="005D70D2">
          <w:rPr>
            <w:rFonts w:hint="eastAsia"/>
            <w:color w:val="231F20"/>
            <w:spacing w:val="1"/>
            <w:w w:val="102"/>
            <w:sz w:val="20"/>
          </w:rPr>
          <w:t>N</w:t>
        </w:r>
        <w:r w:rsidR="005D70D2">
          <w:rPr>
            <w:color w:val="231F20"/>
            <w:spacing w:val="1"/>
            <w:w w:val="102"/>
            <w:sz w:val="20"/>
          </w:rPr>
          <w:t>DI</w:t>
        </w:r>
        <w:r w:rsidR="005D70D2">
          <w:rPr>
            <w:rFonts w:hint="eastAsia"/>
            <w:color w:val="231F20"/>
            <w:spacing w:val="1"/>
            <w:w w:val="102"/>
            <w:sz w:val="20"/>
          </w:rPr>
          <w:t>總</w:t>
        </w:r>
      </w:ins>
      <w:r>
        <w:rPr>
          <w:color w:val="231F20"/>
          <w:spacing w:val="1"/>
          <w:w w:val="102"/>
          <w:sz w:val="20"/>
        </w:rPr>
        <w:t>幹事呈</w:t>
      </w:r>
      <w:r>
        <w:rPr>
          <w:color w:val="231F20"/>
          <w:spacing w:val="-4"/>
          <w:w w:val="102"/>
          <w:sz w:val="20"/>
        </w:rPr>
        <w:t>送之</w:t>
      </w:r>
      <w:del w:id="1383" w:author="成英 李" w:date="2025-09-18T11:03:00Z">
        <w:r w:rsidDel="005D70D2">
          <w:rPr>
            <w:color w:val="231F20"/>
            <w:spacing w:val="-4"/>
            <w:w w:val="102"/>
            <w:sz w:val="20"/>
          </w:rPr>
          <w:delText>一名</w:delText>
        </w:r>
      </w:del>
      <w:r>
        <w:rPr>
          <w:color w:val="231F20"/>
          <w:spacing w:val="-4"/>
          <w:w w:val="102"/>
          <w:sz w:val="20"/>
        </w:rPr>
        <w:t>提名人中，總議會要以</w:t>
      </w:r>
      <w:del w:id="1384" w:author="成英 李" w:date="2025-09-18T11:03:00Z">
        <w:r w:rsidDel="005D70D2">
          <w:rPr>
            <w:rFonts w:hint="eastAsia"/>
            <w:color w:val="231F20"/>
            <w:spacing w:val="-4"/>
            <w:w w:val="102"/>
            <w:sz w:val="20"/>
          </w:rPr>
          <w:delText>多數</w:delText>
        </w:r>
      </w:del>
      <w:ins w:id="1385" w:author="成英 李" w:date="2025-09-18T11:03:00Z">
        <w:r w:rsidR="005D70D2">
          <w:rPr>
            <w:rFonts w:hint="eastAsia"/>
            <w:color w:val="231F20"/>
            <w:spacing w:val="-4"/>
            <w:w w:val="102"/>
            <w:sz w:val="20"/>
          </w:rPr>
          <w:t>過半數同意</w:t>
        </w:r>
      </w:ins>
      <w:r>
        <w:rPr>
          <w:color w:val="231F20"/>
          <w:spacing w:val="-4"/>
          <w:w w:val="102"/>
          <w:sz w:val="20"/>
        </w:rPr>
        <w:t>票選出一位董事。</w:t>
      </w:r>
      <w:r>
        <w:rPr>
          <w:rFonts w:ascii="Noto Sans TC" w:eastAsia="Noto Sans TC"/>
          <w:color w:val="231F20"/>
          <w:w w:val="102"/>
          <w:sz w:val="20"/>
        </w:rPr>
        <w:t>（332.6）</w:t>
      </w:r>
    </w:p>
    <w:p w14:paraId="2FA840B0" w14:textId="31D5ABAA" w:rsidR="003345E9" w:rsidRDefault="007169A0">
      <w:pPr>
        <w:pStyle w:val="a5"/>
        <w:numPr>
          <w:ilvl w:val="0"/>
          <w:numId w:val="19"/>
        </w:numPr>
        <w:tabs>
          <w:tab w:val="left" w:pos="1005"/>
        </w:tabs>
        <w:spacing w:line="204" w:lineRule="auto"/>
        <w:ind w:left="119" w:right="112" w:firstLine="408"/>
        <w:jc w:val="both"/>
        <w:rPr>
          <w:rFonts w:ascii="Noto Sans TC" w:eastAsia="Noto Sans TC"/>
          <w:sz w:val="20"/>
        </w:rPr>
      </w:pPr>
      <w:r>
        <w:rPr>
          <w:color w:val="231F20"/>
          <w:w w:val="102"/>
          <w:sz w:val="20"/>
        </w:rPr>
        <w:t>總董事會董事之任期應到下一屆總議會閉幕，合格的繼任者</w:t>
      </w:r>
      <w:ins w:id="1386" w:author="成英 李" w:date="2025-09-18T11:07:00Z">
        <w:r w:rsidR="005D70D2">
          <w:rPr>
            <w:rFonts w:hint="eastAsia"/>
            <w:color w:val="231F20"/>
            <w:w w:val="102"/>
            <w:sz w:val="20"/>
          </w:rPr>
          <w:t>選出</w:t>
        </w:r>
      </w:ins>
      <w:r>
        <w:rPr>
          <w:color w:val="231F20"/>
          <w:spacing w:val="1"/>
          <w:w w:val="102"/>
          <w:sz w:val="20"/>
        </w:rPr>
        <w:t>接替為止。若有董事在四年任期未屆滿前</w:t>
      </w:r>
      <w:ins w:id="1387" w:author="成英 李" w:date="2025-09-18T11:09:00Z">
        <w:r w:rsidR="005D70D2">
          <w:rPr>
            <w:rFonts w:hint="eastAsia"/>
            <w:color w:val="231F20"/>
            <w:spacing w:val="1"/>
            <w:w w:val="102"/>
            <w:sz w:val="20"/>
          </w:rPr>
          <w:t>，</w:t>
        </w:r>
      </w:ins>
      <w:r>
        <w:rPr>
          <w:color w:val="231F20"/>
          <w:spacing w:val="1"/>
          <w:w w:val="102"/>
          <w:sz w:val="20"/>
        </w:rPr>
        <w:t>遷離其所代表之區域</w:t>
      </w:r>
      <w:ins w:id="1388" w:author="成英 李" w:date="2025-09-18T11:09:00Z">
        <w:r w:rsidR="005D70D2">
          <w:rPr>
            <w:rFonts w:hint="eastAsia"/>
            <w:color w:val="231F20"/>
            <w:spacing w:val="1"/>
            <w:w w:val="102"/>
            <w:sz w:val="20"/>
          </w:rPr>
          <w:t>，</w:t>
        </w:r>
      </w:ins>
      <w:ins w:id="1389" w:author="成英 李" w:date="2025-09-18T11:08:00Z">
        <w:r w:rsidR="005D70D2">
          <w:rPr>
            <w:rFonts w:hint="eastAsia"/>
            <w:color w:val="231F20"/>
            <w:spacing w:val="1"/>
            <w:w w:val="102"/>
            <w:sz w:val="20"/>
          </w:rPr>
          <w:t>或將會籍</w:t>
        </w:r>
        <w:r w:rsidR="005D70D2">
          <w:rPr>
            <w:rFonts w:ascii="Cambria" w:hAnsi="Cambria" w:cs="Cambria" w:hint="eastAsia"/>
            <w:color w:val="231F20"/>
            <w:spacing w:val="1"/>
            <w:w w:val="102"/>
            <w:sz w:val="20"/>
          </w:rPr>
          <w:t>轉出</w:t>
        </w:r>
      </w:ins>
      <w:ins w:id="1390" w:author="成英 李" w:date="2025-09-18T11:09:00Z">
        <w:r w:rsidR="005D70D2">
          <w:rPr>
            <w:rFonts w:hint="eastAsia"/>
            <w:color w:val="231F20"/>
            <w:spacing w:val="1"/>
            <w:w w:val="102"/>
            <w:sz w:val="20"/>
          </w:rPr>
          <w:t>該</w:t>
        </w:r>
        <w:r w:rsidR="005D70D2">
          <w:rPr>
            <w:rFonts w:ascii="Cambria" w:hAnsi="Cambria" w:cs="Cambria" w:hint="eastAsia"/>
            <w:color w:val="231F20"/>
            <w:spacing w:val="1"/>
            <w:w w:val="102"/>
            <w:sz w:val="20"/>
          </w:rPr>
          <w:t>區域</w:t>
        </w:r>
      </w:ins>
      <w:r>
        <w:rPr>
          <w:color w:val="231F20"/>
          <w:spacing w:val="1"/>
          <w:w w:val="102"/>
          <w:sz w:val="20"/>
        </w:rPr>
        <w:t>，或</w:t>
      </w:r>
      <w:ins w:id="1391" w:author="成英 李" w:date="2025-09-18T11:12:00Z">
        <w:r w:rsidR="005D70D2">
          <w:rPr>
            <w:rFonts w:hint="eastAsia"/>
            <w:color w:val="231F20"/>
            <w:w w:val="102"/>
            <w:sz w:val="20"/>
          </w:rPr>
          <w:t>某</w:t>
        </w:r>
      </w:ins>
      <w:del w:id="1392" w:author="成英 李" w:date="2025-09-18T11:12:00Z">
        <w:r w:rsidDel="005D70D2">
          <w:rPr>
            <w:color w:val="231F20"/>
            <w:spacing w:val="1"/>
            <w:w w:val="102"/>
            <w:sz w:val="20"/>
          </w:rPr>
          <w:delText>一</w:delText>
        </w:r>
        <w:r w:rsidDel="005D70D2">
          <w:rPr>
            <w:color w:val="231F20"/>
            <w:w w:val="102"/>
            <w:sz w:val="20"/>
          </w:rPr>
          <w:delText>位</w:delText>
        </w:r>
      </w:del>
      <w:r>
        <w:rPr>
          <w:color w:val="231F20"/>
          <w:w w:val="102"/>
          <w:sz w:val="20"/>
        </w:rPr>
        <w:t>傳道人變更其原當選之職位，或轉為</w:t>
      </w:r>
      <w:commentRangeStart w:id="1393"/>
      <w:ins w:id="1394" w:author="成英 李" w:date="2025-09-18T11:10:00Z">
        <w:r w:rsidR="005D70D2">
          <w:rPr>
            <w:rFonts w:hint="eastAsia"/>
            <w:color w:val="231F20"/>
            <w:w w:val="102"/>
            <w:sz w:val="20"/>
          </w:rPr>
          <w:t>未委派</w:t>
        </w:r>
        <w:commentRangeEnd w:id="1393"/>
        <w:r w:rsidR="005D70D2">
          <w:rPr>
            <w:rStyle w:val="a7"/>
          </w:rPr>
          <w:commentReference w:id="1393"/>
        </w:r>
      </w:ins>
      <w:del w:id="1395" w:author="成英 李" w:date="2025-09-18T11:10:00Z">
        <w:r w:rsidDel="005D70D2">
          <w:rPr>
            <w:color w:val="231F20"/>
            <w:w w:val="102"/>
            <w:sz w:val="20"/>
          </w:rPr>
          <w:delText>不委任</w:delText>
        </w:r>
      </w:del>
      <w:r>
        <w:rPr>
          <w:rFonts w:hint="eastAsia"/>
          <w:color w:val="231F20"/>
          <w:w w:val="102"/>
          <w:sz w:val="20"/>
        </w:rPr>
        <w:t>，</w:t>
      </w:r>
      <w:ins w:id="1396" w:author="成英 李" w:date="2025-09-18T11:11:00Z">
        <w:r w:rsidR="005D70D2">
          <w:rPr>
            <w:rFonts w:hint="eastAsia"/>
            <w:color w:val="231F20"/>
            <w:w w:val="102"/>
            <w:sz w:val="20"/>
          </w:rPr>
          <w:t>或</w:t>
        </w:r>
      </w:ins>
      <w:ins w:id="1397" w:author="成英 李" w:date="2025-09-18T11:12:00Z">
        <w:r w:rsidR="005D70D2">
          <w:rPr>
            <w:rFonts w:hint="eastAsia"/>
            <w:color w:val="231F20"/>
            <w:w w:val="102"/>
            <w:sz w:val="20"/>
          </w:rPr>
          <w:t>某</w:t>
        </w:r>
      </w:ins>
      <w:ins w:id="1398" w:author="成英 李" w:date="2025-09-18T11:11:00Z">
        <w:r w:rsidR="005D70D2">
          <w:rPr>
            <w:rFonts w:hint="eastAsia"/>
            <w:color w:val="231F20"/>
            <w:w w:val="102"/>
            <w:sz w:val="20"/>
          </w:rPr>
          <w:t>信徒申請</w:t>
        </w:r>
        <w:r w:rsidR="005D70D2">
          <w:rPr>
            <w:rFonts w:ascii="Cambria" w:hAnsi="Cambria" w:cs="Cambria" w:hint="eastAsia"/>
            <w:color w:val="231F20"/>
            <w:w w:val="102"/>
            <w:sz w:val="20"/>
          </w:rPr>
          <w:t>且獲得地區</w:t>
        </w:r>
      </w:ins>
      <w:ins w:id="1399" w:author="成英 李" w:date="2025-09-18T11:12:00Z">
        <w:r w:rsidR="005D70D2">
          <w:rPr>
            <w:rFonts w:ascii="Cambria" w:hAnsi="Cambria" w:cs="Cambria" w:hint="eastAsia"/>
            <w:color w:val="231F20"/>
            <w:w w:val="102"/>
            <w:sz w:val="20"/>
          </w:rPr>
          <w:t>傳道人執照，</w:t>
        </w:r>
      </w:ins>
      <w:r>
        <w:rPr>
          <w:rFonts w:hint="eastAsia"/>
          <w:color w:val="231F20"/>
          <w:w w:val="102"/>
          <w:sz w:val="20"/>
        </w:rPr>
        <w:t>其</w:t>
      </w:r>
      <w:r>
        <w:rPr>
          <w:color w:val="231F20"/>
          <w:w w:val="102"/>
          <w:sz w:val="20"/>
        </w:rPr>
        <w:t>董事之職務即告</w:t>
      </w:r>
      <w:del w:id="1400" w:author="成英 李" w:date="2025-09-18T11:13:00Z">
        <w:r w:rsidDel="005D70D2">
          <w:rPr>
            <w:color w:val="231F20"/>
            <w:w w:val="102"/>
            <w:sz w:val="20"/>
          </w:rPr>
          <w:delText>馬</w:delText>
        </w:r>
        <w:r w:rsidDel="005D70D2">
          <w:rPr>
            <w:color w:val="231F20"/>
            <w:spacing w:val="-9"/>
            <w:w w:val="102"/>
            <w:sz w:val="20"/>
          </w:rPr>
          <w:delText>上</w:delText>
        </w:r>
      </w:del>
      <w:r>
        <w:rPr>
          <w:color w:val="231F20"/>
          <w:spacing w:val="-9"/>
          <w:w w:val="102"/>
          <w:sz w:val="20"/>
        </w:rPr>
        <w:t>終止。遺缺應立刻補充。</w:t>
      </w:r>
      <w:r>
        <w:rPr>
          <w:rFonts w:ascii="Noto Sans TC" w:eastAsia="Noto Sans TC"/>
          <w:color w:val="231F20"/>
          <w:w w:val="102"/>
          <w:sz w:val="20"/>
        </w:rPr>
        <w:t>（331）</w:t>
      </w:r>
    </w:p>
    <w:p w14:paraId="64C66625" w14:textId="58BD8E7A" w:rsidR="003345E9" w:rsidRDefault="007169A0">
      <w:pPr>
        <w:pStyle w:val="a5"/>
        <w:numPr>
          <w:ilvl w:val="1"/>
          <w:numId w:val="19"/>
        </w:numPr>
        <w:tabs>
          <w:tab w:val="left" w:pos="1193"/>
        </w:tabs>
        <w:spacing w:before="5" w:line="204" w:lineRule="auto"/>
        <w:ind w:left="119" w:right="17" w:firstLine="408"/>
        <w:jc w:val="both"/>
        <w:rPr>
          <w:sz w:val="20"/>
        </w:rPr>
      </w:pPr>
      <w:r>
        <w:rPr>
          <w:b/>
          <w:color w:val="231F20"/>
          <w:spacing w:val="3"/>
          <w:w w:val="102"/>
          <w:sz w:val="20"/>
        </w:rPr>
        <w:t>出缺</w:t>
      </w:r>
      <w:r>
        <w:rPr>
          <w:color w:val="231F20"/>
          <w:spacing w:val="5"/>
          <w:w w:val="102"/>
          <w:sz w:val="20"/>
        </w:rPr>
        <w:t>。總監督會應</w:t>
      </w:r>
      <w:ins w:id="1401" w:author="成英 李" w:date="2025-09-18T11:14:00Z">
        <w:r w:rsidR="005D70D2">
          <w:rPr>
            <w:rFonts w:hint="eastAsia"/>
            <w:color w:val="231F20"/>
            <w:spacing w:val="5"/>
            <w:w w:val="102"/>
            <w:sz w:val="20"/>
          </w:rPr>
          <w:t>提名兩位</w:t>
        </w:r>
      </w:ins>
      <w:ins w:id="1402" w:author="成英 李" w:date="2025-09-18T11:15:00Z">
        <w:r w:rsidR="005D70D2">
          <w:rPr>
            <w:rFonts w:hint="eastAsia"/>
            <w:color w:val="231F20"/>
            <w:spacing w:val="5"/>
            <w:w w:val="102"/>
            <w:sz w:val="20"/>
          </w:rPr>
          <w:t>合格人選，以</w:t>
        </w:r>
      </w:ins>
      <w:r>
        <w:rPr>
          <w:rFonts w:hint="eastAsia"/>
          <w:color w:val="231F20"/>
          <w:spacing w:val="5"/>
          <w:w w:val="102"/>
          <w:sz w:val="20"/>
        </w:rPr>
        <w:t>補</w:t>
      </w:r>
      <w:r>
        <w:rPr>
          <w:color w:val="231F20"/>
          <w:spacing w:val="5"/>
          <w:w w:val="102"/>
          <w:sz w:val="20"/>
        </w:rPr>
        <w:t>足總</w:t>
      </w:r>
      <w:del w:id="1403" w:author="成英 李" w:date="2025-09-18T11:15:00Z">
        <w:r w:rsidDel="005D70D2">
          <w:rPr>
            <w:color w:val="231F20"/>
            <w:spacing w:val="5"/>
            <w:w w:val="102"/>
            <w:sz w:val="20"/>
          </w:rPr>
          <w:delText>會</w:delText>
        </w:r>
      </w:del>
      <w:r>
        <w:rPr>
          <w:color w:val="231F20"/>
          <w:spacing w:val="5"/>
          <w:w w:val="102"/>
          <w:sz w:val="20"/>
        </w:rPr>
        <w:t>董事會成員</w:t>
      </w:r>
      <w:ins w:id="1404" w:author="成英 李" w:date="2025-09-18T11:15:00Z">
        <w:r w:rsidR="005D70D2">
          <w:rPr>
            <w:rFonts w:hint="eastAsia"/>
            <w:color w:val="231F20"/>
            <w:spacing w:val="5"/>
            <w:w w:val="102"/>
            <w:sz w:val="20"/>
          </w:rPr>
          <w:t>之</w:t>
        </w:r>
      </w:ins>
      <w:r>
        <w:rPr>
          <w:color w:val="231F20"/>
          <w:spacing w:val="5"/>
          <w:w w:val="102"/>
          <w:sz w:val="20"/>
        </w:rPr>
        <w:t>空缺</w:t>
      </w:r>
      <w:del w:id="1405" w:author="成英 李" w:date="2025-09-18T11:15:00Z">
        <w:r w:rsidDel="005D70D2">
          <w:rPr>
            <w:color w:val="231F20"/>
            <w:spacing w:val="5"/>
            <w:w w:val="102"/>
            <w:sz w:val="20"/>
          </w:rPr>
          <w:delText>的兩位人選</w:delText>
        </w:r>
      </w:del>
      <w:r>
        <w:rPr>
          <w:color w:val="231F20"/>
          <w:spacing w:val="5"/>
          <w:w w:val="102"/>
          <w:sz w:val="20"/>
        </w:rPr>
        <w:t>。</w:t>
      </w:r>
      <w:commentRangeStart w:id="1406"/>
      <w:r>
        <w:rPr>
          <w:color w:val="231F20"/>
          <w:spacing w:val="5"/>
          <w:w w:val="102"/>
          <w:sz w:val="20"/>
        </w:rPr>
        <w:t>被提名</w:t>
      </w:r>
      <w:ins w:id="1407" w:author="成英 李" w:date="2025-09-18T11:16:00Z">
        <w:r w:rsidR="005D70D2">
          <w:rPr>
            <w:rFonts w:hint="eastAsia"/>
            <w:color w:val="231F20"/>
            <w:spacing w:val="5"/>
            <w:w w:val="102"/>
            <w:sz w:val="20"/>
          </w:rPr>
          <w:t>人</w:t>
        </w:r>
        <w:commentRangeEnd w:id="1406"/>
        <w:r w:rsidR="005D70D2">
          <w:rPr>
            <w:rStyle w:val="a7"/>
          </w:rPr>
          <w:commentReference w:id="1406"/>
        </w:r>
      </w:ins>
      <w:del w:id="1408" w:author="成英 李" w:date="2025-09-18T11:16:00Z">
        <w:r w:rsidDel="005D70D2">
          <w:rPr>
            <w:color w:val="231F20"/>
            <w:spacing w:val="5"/>
            <w:w w:val="102"/>
            <w:sz w:val="20"/>
          </w:rPr>
          <w:delText>者</w:delText>
        </w:r>
      </w:del>
      <w:r>
        <w:rPr>
          <w:color w:val="231F20"/>
          <w:spacing w:val="5"/>
          <w:w w:val="102"/>
          <w:sz w:val="20"/>
        </w:rPr>
        <w:t>的姓名將送交總秘書，並由適當團體</w:t>
      </w:r>
      <w:del w:id="1409" w:author="成英 李" w:date="2025-09-18T11:18:00Z">
        <w:r w:rsidDel="005D70D2">
          <w:rPr>
            <w:color w:val="231F20"/>
            <w:spacing w:val="5"/>
            <w:w w:val="102"/>
            <w:sz w:val="20"/>
          </w:rPr>
          <w:delText>中</w:delText>
        </w:r>
      </w:del>
      <w:r>
        <w:rPr>
          <w:color w:val="231F20"/>
          <w:spacing w:val="5"/>
          <w:w w:val="102"/>
          <w:sz w:val="20"/>
        </w:rPr>
        <w:t>以過半選票產生。</w:t>
      </w:r>
    </w:p>
    <w:p w14:paraId="2A497ADA" w14:textId="540401C0" w:rsidR="003345E9" w:rsidRDefault="007169A0">
      <w:pPr>
        <w:pStyle w:val="a3"/>
        <w:spacing w:before="2" w:line="206" w:lineRule="auto"/>
        <w:ind w:left="1019" w:right="112" w:hanging="408"/>
        <w:jc w:val="both"/>
      </w:pPr>
      <w:r>
        <w:rPr>
          <w:color w:val="231F20"/>
          <w:w w:val="102"/>
        </w:rPr>
        <w:t>➀</w:t>
      </w:r>
      <w:r>
        <w:rPr>
          <w:color w:val="231F20"/>
          <w:spacing w:val="-1"/>
        </w:rPr>
        <w:t xml:space="preserve">    </w:t>
      </w:r>
      <w:r>
        <w:rPr>
          <w:b/>
          <w:color w:val="231F20"/>
          <w:spacing w:val="-13"/>
          <w:w w:val="102"/>
        </w:rPr>
        <w:t>區域代表</w:t>
      </w:r>
      <w:r>
        <w:rPr>
          <w:color w:val="231F20"/>
          <w:spacing w:val="-14"/>
          <w:w w:val="102"/>
        </w:rPr>
        <w:t>：該區域的第二</w:t>
      </w:r>
      <w:ins w:id="1410" w:author="成英 李" w:date="2025-09-18T11:18:00Z">
        <w:r w:rsidR="005D70D2">
          <w:rPr>
            <w:rFonts w:ascii="Cambria" w:hAnsi="Cambria" w:cs="Cambria" w:hint="eastAsia"/>
            <w:color w:val="231F20"/>
            <w:spacing w:val="-14"/>
            <w:w w:val="102"/>
          </w:rPr>
          <w:t>期</w:t>
        </w:r>
      </w:ins>
      <w:del w:id="1411" w:author="成英 李" w:date="2025-09-18T11:18:00Z">
        <w:r w:rsidDel="005D70D2">
          <w:rPr>
            <w:color w:val="231F20"/>
            <w:spacing w:val="-14"/>
            <w:w w:val="102"/>
          </w:rPr>
          <w:delText>階段</w:delText>
        </w:r>
      </w:del>
      <w:r>
        <w:rPr>
          <w:color w:val="231F20"/>
          <w:w w:val="102"/>
        </w:rPr>
        <w:t>（Phase</w:t>
      </w:r>
      <w:r>
        <w:rPr>
          <w:color w:val="231F20"/>
          <w:spacing w:val="1"/>
        </w:rPr>
        <w:t xml:space="preserve"> </w:t>
      </w:r>
      <w:r>
        <w:rPr>
          <w:color w:val="231F20"/>
          <w:w w:val="102"/>
        </w:rPr>
        <w:t>2</w:t>
      </w:r>
      <w:r>
        <w:rPr>
          <w:color w:val="231F20"/>
          <w:spacing w:val="-62"/>
          <w:w w:val="102"/>
        </w:rPr>
        <w:t>）</w:t>
      </w:r>
      <w:r>
        <w:rPr>
          <w:color w:val="231F20"/>
          <w:spacing w:val="-13"/>
          <w:w w:val="102"/>
        </w:rPr>
        <w:t>和第三</w:t>
      </w:r>
      <w:ins w:id="1412" w:author="成英 李" w:date="2025-09-18T11:18:00Z">
        <w:r w:rsidR="005D70D2">
          <w:rPr>
            <w:rFonts w:ascii="Cambria" w:hAnsi="Cambria" w:cs="Cambria" w:hint="eastAsia"/>
            <w:color w:val="231F20"/>
            <w:spacing w:val="-13"/>
            <w:w w:val="102"/>
          </w:rPr>
          <w:t>期</w:t>
        </w:r>
      </w:ins>
      <w:del w:id="1413" w:author="成英 李" w:date="2025-09-18T11:18:00Z">
        <w:r w:rsidDel="005D70D2">
          <w:rPr>
            <w:color w:val="231F20"/>
            <w:spacing w:val="-13"/>
            <w:w w:val="102"/>
          </w:rPr>
          <w:delText>階段</w:delText>
        </w:r>
      </w:del>
      <w:r>
        <w:rPr>
          <w:color w:val="231F20"/>
          <w:w w:val="102"/>
        </w:rPr>
        <w:t>（Phase 3</w:t>
      </w:r>
      <w:r>
        <w:rPr>
          <w:color w:val="231F20"/>
          <w:spacing w:val="5"/>
          <w:w w:val="102"/>
        </w:rPr>
        <w:t>）</w:t>
      </w:r>
      <w:r>
        <w:rPr>
          <w:color w:val="231F20"/>
          <w:spacing w:val="4"/>
          <w:w w:val="102"/>
        </w:rPr>
        <w:t>地區指導委員會將選出遞補人選，每個指導委員會有一</w:t>
      </w:r>
      <w:r>
        <w:rPr>
          <w:color w:val="231F20"/>
          <w:w w:val="102"/>
        </w:rPr>
        <w:t>票投票權。</w:t>
      </w:r>
    </w:p>
    <w:p w14:paraId="5FFAB5C4" w14:textId="77777777" w:rsidR="003345E9" w:rsidRDefault="007169A0">
      <w:pPr>
        <w:pStyle w:val="a3"/>
        <w:spacing w:line="307" w:lineRule="exact"/>
        <w:ind w:left="611"/>
        <w:jc w:val="both"/>
      </w:pPr>
      <w:r>
        <w:rPr>
          <w:color w:val="231F20"/>
        </w:rPr>
        <w:t>➁</w:t>
      </w:r>
      <w:r>
        <w:rPr>
          <w:color w:val="231F20"/>
          <w:spacing w:val="60"/>
          <w:w w:val="150"/>
        </w:rPr>
        <w:t xml:space="preserve">  </w:t>
      </w:r>
      <w:r>
        <w:rPr>
          <w:b/>
          <w:color w:val="231F20"/>
        </w:rPr>
        <w:t>教育代表</w:t>
      </w:r>
      <w:r>
        <w:rPr>
          <w:color w:val="231F20"/>
          <w:spacing w:val="-1"/>
        </w:rPr>
        <w:t>：由總</w:t>
      </w:r>
      <w:del w:id="1414" w:author="成英 李" w:date="2025-09-18T11:19:00Z">
        <w:r w:rsidDel="005D70D2">
          <w:rPr>
            <w:color w:val="231F20"/>
            <w:spacing w:val="-1"/>
          </w:rPr>
          <w:delText>會</w:delText>
        </w:r>
      </w:del>
      <w:r>
        <w:rPr>
          <w:color w:val="231F20"/>
          <w:spacing w:val="-1"/>
        </w:rPr>
        <w:t>董事會選出遞補人選。</w:t>
      </w:r>
    </w:p>
    <w:p w14:paraId="301BFF5D" w14:textId="45171F3D" w:rsidR="003345E9" w:rsidRDefault="007169A0">
      <w:pPr>
        <w:spacing w:line="347" w:lineRule="exact"/>
        <w:ind w:left="611"/>
        <w:jc w:val="both"/>
        <w:rPr>
          <w:sz w:val="20"/>
        </w:rPr>
      </w:pPr>
      <w:r>
        <w:rPr>
          <w:color w:val="231F20"/>
          <w:spacing w:val="48"/>
          <w:sz w:val="20"/>
        </w:rPr>
        <w:t xml:space="preserve">➂  </w:t>
      </w:r>
      <w:r>
        <w:rPr>
          <w:b/>
          <w:color w:val="231F20"/>
          <w:sz w:val="20"/>
        </w:rPr>
        <w:t>NYI</w:t>
      </w:r>
      <w:r>
        <w:rPr>
          <w:b/>
          <w:color w:val="231F20"/>
          <w:spacing w:val="4"/>
          <w:sz w:val="20"/>
        </w:rPr>
        <w:t xml:space="preserve"> 代表</w:t>
      </w:r>
      <w:r>
        <w:rPr>
          <w:color w:val="231F20"/>
          <w:spacing w:val="2"/>
          <w:sz w:val="20"/>
        </w:rPr>
        <w:t xml:space="preserve">：由全球 </w:t>
      </w:r>
      <w:r>
        <w:rPr>
          <w:color w:val="231F20"/>
          <w:sz w:val="20"/>
        </w:rPr>
        <w:t>NYI</w:t>
      </w:r>
      <w:r>
        <w:rPr>
          <w:color w:val="231F20"/>
          <w:spacing w:val="-1"/>
          <w:sz w:val="20"/>
        </w:rPr>
        <w:t xml:space="preserve"> </w:t>
      </w:r>
      <w:del w:id="1415" w:author="成英 李" w:date="2025-09-18T11:20:00Z">
        <w:r w:rsidDel="005D70D2">
          <w:rPr>
            <w:rFonts w:hint="eastAsia"/>
            <w:color w:val="231F20"/>
            <w:spacing w:val="-1"/>
            <w:sz w:val="20"/>
          </w:rPr>
          <w:delText>委員</w:delText>
        </w:r>
      </w:del>
      <w:ins w:id="1416" w:author="成英 李" w:date="2025-09-18T11:20:00Z">
        <w:r w:rsidR="005D70D2">
          <w:rPr>
            <w:rFonts w:hint="eastAsia"/>
            <w:color w:val="231F20"/>
            <w:spacing w:val="-1"/>
            <w:sz w:val="20"/>
          </w:rPr>
          <w:t>議</w:t>
        </w:r>
      </w:ins>
      <w:r>
        <w:rPr>
          <w:color w:val="231F20"/>
          <w:spacing w:val="-1"/>
          <w:sz w:val="20"/>
        </w:rPr>
        <w:t>會選出遞補人選。</w:t>
      </w:r>
    </w:p>
    <w:p w14:paraId="3D20607C" w14:textId="77777777" w:rsidR="003345E9" w:rsidRDefault="003345E9">
      <w:pPr>
        <w:spacing w:line="347" w:lineRule="exact"/>
        <w:jc w:val="both"/>
        <w:rPr>
          <w:sz w:val="20"/>
        </w:rPr>
        <w:sectPr w:rsidR="003345E9">
          <w:pgSz w:w="8640" w:h="12960"/>
          <w:pgMar w:top="480" w:right="1080" w:bottom="1180" w:left="1080" w:header="0" w:footer="997" w:gutter="0"/>
          <w:cols w:space="720"/>
        </w:sectPr>
      </w:pPr>
    </w:p>
    <w:p w14:paraId="1E225CC0" w14:textId="77777777" w:rsidR="003345E9" w:rsidRDefault="007169A0">
      <w:pPr>
        <w:pStyle w:val="a3"/>
        <w:spacing w:before="50"/>
        <w:ind w:left="0"/>
        <w:jc w:val="center"/>
      </w:pPr>
      <w:r>
        <w:rPr>
          <w:color w:val="231F20"/>
          <w:spacing w:val="-2"/>
        </w:rPr>
        <w:lastRenderedPageBreak/>
        <w:t>傳道與基督教事奉</w:t>
      </w:r>
    </w:p>
    <w:p w14:paraId="274CF437" w14:textId="77777777" w:rsidR="003345E9" w:rsidRDefault="007169A0">
      <w:pPr>
        <w:spacing w:before="204" w:line="347" w:lineRule="exact"/>
        <w:ind w:left="612"/>
        <w:jc w:val="both"/>
        <w:rPr>
          <w:sz w:val="20"/>
        </w:rPr>
      </w:pPr>
      <w:r>
        <w:rPr>
          <w:color w:val="231F20"/>
          <w:spacing w:val="52"/>
          <w:sz w:val="20"/>
        </w:rPr>
        <w:t xml:space="preserve">➃  </w:t>
      </w:r>
      <w:r>
        <w:rPr>
          <w:b/>
          <w:color w:val="231F20"/>
          <w:sz w:val="20"/>
        </w:rPr>
        <w:t>NDI</w:t>
      </w:r>
      <w:r>
        <w:rPr>
          <w:b/>
          <w:color w:val="231F20"/>
          <w:spacing w:val="4"/>
          <w:sz w:val="20"/>
        </w:rPr>
        <w:t xml:space="preserve"> 代表</w:t>
      </w:r>
      <w:r>
        <w:rPr>
          <w:color w:val="231F20"/>
          <w:spacing w:val="-1"/>
          <w:sz w:val="20"/>
        </w:rPr>
        <w:t>：由總</w:t>
      </w:r>
      <w:del w:id="1417" w:author="成英 李" w:date="2025-09-18T11:21:00Z">
        <w:r w:rsidDel="005D70D2">
          <w:rPr>
            <w:color w:val="231F20"/>
            <w:spacing w:val="-1"/>
            <w:sz w:val="20"/>
          </w:rPr>
          <w:delText>會</w:delText>
        </w:r>
      </w:del>
      <w:r>
        <w:rPr>
          <w:color w:val="231F20"/>
          <w:spacing w:val="-1"/>
          <w:sz w:val="20"/>
        </w:rPr>
        <w:t>董事會選出遞補人選。</w:t>
      </w:r>
    </w:p>
    <w:p w14:paraId="4E4199E0" w14:textId="638FAC3F" w:rsidR="003345E9" w:rsidRDefault="007169A0">
      <w:pPr>
        <w:pStyle w:val="a3"/>
        <w:spacing w:before="9" w:line="206" w:lineRule="auto"/>
        <w:ind w:left="1020" w:right="112" w:hanging="408"/>
        <w:jc w:val="both"/>
      </w:pPr>
      <w:r>
        <w:rPr>
          <w:color w:val="231F20"/>
        </w:rPr>
        <w:t>➄</w:t>
      </w:r>
      <w:r>
        <w:rPr>
          <w:color w:val="231F20"/>
          <w:spacing w:val="80"/>
          <w:w w:val="150"/>
        </w:rPr>
        <w:t xml:space="preserve"> </w:t>
      </w:r>
      <w:r>
        <w:rPr>
          <w:b/>
          <w:color w:val="231F20"/>
        </w:rPr>
        <w:t>NMI 代表</w:t>
      </w:r>
      <w:r>
        <w:rPr>
          <w:color w:val="231F20"/>
        </w:rPr>
        <w:t>：全球</w:t>
      </w:r>
      <w:del w:id="1418" w:author="成英 李" w:date="2025-09-18T11:21:00Z">
        <w:r w:rsidDel="005D70D2">
          <w:rPr>
            <w:color w:val="231F20"/>
          </w:rPr>
          <w:delText xml:space="preserve"> </w:delText>
        </w:r>
      </w:del>
      <w:r>
        <w:rPr>
          <w:color w:val="231F20"/>
        </w:rPr>
        <w:t>NMI</w:t>
      </w:r>
      <w:del w:id="1419" w:author="成英 李" w:date="2025-09-18T11:21:00Z">
        <w:r w:rsidDel="005D70D2">
          <w:rPr>
            <w:color w:val="231F20"/>
          </w:rPr>
          <w:delText xml:space="preserve"> </w:delText>
        </w:r>
      </w:del>
      <w:del w:id="1420" w:author="成英 李" w:date="2025-09-18T11:22:00Z">
        <w:r w:rsidDel="005D70D2">
          <w:rPr>
            <w:color w:val="231F20"/>
          </w:rPr>
          <w:delText>委員會</w:delText>
        </w:r>
      </w:del>
      <w:r>
        <w:rPr>
          <w:color w:val="231F20"/>
        </w:rPr>
        <w:t>的執行委員會將與主管區總監</w:t>
      </w:r>
      <w:r>
        <w:rPr>
          <w:color w:val="231F20"/>
          <w:spacing w:val="-2"/>
        </w:rPr>
        <w:t>督協商，並選出</w:t>
      </w:r>
      <w:ins w:id="1421" w:author="成英 李" w:date="2025-09-18T11:22:00Z">
        <w:r w:rsidR="005D70D2">
          <w:rPr>
            <w:rFonts w:hint="eastAsia"/>
            <w:color w:val="231F20"/>
            <w:spacing w:val="-2"/>
          </w:rPr>
          <w:t>一位被</w:t>
        </w:r>
      </w:ins>
      <w:del w:id="1422" w:author="成英 李" w:date="2025-09-18T11:22:00Z">
        <w:r w:rsidDel="005D70D2">
          <w:rPr>
            <w:color w:val="231F20"/>
            <w:spacing w:val="-2"/>
          </w:rPr>
          <w:delText>兩名</w:delText>
        </w:r>
      </w:del>
      <w:r>
        <w:rPr>
          <w:color w:val="231F20"/>
          <w:spacing w:val="-2"/>
        </w:rPr>
        <w:t>提名人</w:t>
      </w:r>
      <w:del w:id="1423" w:author="成英 李" w:date="2025-09-18T11:22:00Z">
        <w:r w:rsidDel="005D70D2">
          <w:rPr>
            <w:color w:val="231F20"/>
            <w:spacing w:val="-2"/>
          </w:rPr>
          <w:delText>選</w:delText>
        </w:r>
      </w:del>
      <w:r>
        <w:rPr>
          <w:color w:val="231F20"/>
          <w:spacing w:val="-2"/>
        </w:rPr>
        <w:t>以填補空缺，然後將</w:t>
      </w:r>
      <w:ins w:id="1424" w:author="成英 李" w:date="2025-09-18T11:22:00Z">
        <w:r w:rsidR="005D70D2">
          <w:rPr>
            <w:rFonts w:hint="eastAsia"/>
            <w:color w:val="231F20"/>
            <w:spacing w:val="-2"/>
          </w:rPr>
          <w:t>該人</w:t>
        </w:r>
      </w:ins>
      <w:r>
        <w:rPr>
          <w:color w:val="231F20"/>
          <w:spacing w:val="-2"/>
        </w:rPr>
        <w:t>姓名送交</w:t>
      </w:r>
      <w:r>
        <w:rPr>
          <w:color w:val="231F20"/>
          <w:spacing w:val="2"/>
        </w:rPr>
        <w:t>總監督</w:t>
      </w:r>
      <w:del w:id="1425" w:author="成英 李" w:date="2025-09-18T11:23:00Z">
        <w:r w:rsidDel="005D70D2">
          <w:rPr>
            <w:color w:val="231F20"/>
            <w:spacing w:val="2"/>
          </w:rPr>
          <w:delText>委員</w:delText>
        </w:r>
      </w:del>
      <w:r>
        <w:rPr>
          <w:color w:val="231F20"/>
          <w:spacing w:val="2"/>
        </w:rPr>
        <w:t>會批准。全球</w:t>
      </w:r>
      <w:del w:id="1426" w:author="成英 李" w:date="2025-09-18T11:23:00Z">
        <w:r w:rsidDel="005D70D2">
          <w:rPr>
            <w:color w:val="231F20"/>
            <w:spacing w:val="2"/>
          </w:rPr>
          <w:delText xml:space="preserve"> </w:delText>
        </w:r>
      </w:del>
      <w:r>
        <w:rPr>
          <w:color w:val="231F20"/>
        </w:rPr>
        <w:t>NMI</w:t>
      </w:r>
      <w:del w:id="1427" w:author="成英 李" w:date="2025-09-18T11:23:00Z">
        <w:r w:rsidDel="005D70D2">
          <w:rPr>
            <w:color w:val="231F20"/>
          </w:rPr>
          <w:delText xml:space="preserve"> </w:delText>
        </w:r>
        <w:r w:rsidDel="005D70D2">
          <w:rPr>
            <w:rFonts w:hint="eastAsia"/>
            <w:color w:val="231F20"/>
          </w:rPr>
          <w:delText>委員</w:delText>
        </w:r>
      </w:del>
      <w:ins w:id="1428" w:author="成英 李" w:date="2025-09-18T11:23:00Z">
        <w:r w:rsidR="005D70D2">
          <w:rPr>
            <w:rFonts w:hint="eastAsia"/>
            <w:color w:val="231F20"/>
          </w:rPr>
          <w:t>議</w:t>
        </w:r>
      </w:ins>
      <w:r>
        <w:rPr>
          <w:color w:val="231F20"/>
        </w:rPr>
        <w:t>會將以過半數票選出遞</w:t>
      </w:r>
      <w:r>
        <w:rPr>
          <w:color w:val="231F20"/>
          <w:spacing w:val="-4"/>
        </w:rPr>
        <w:t>補人選。</w:t>
      </w:r>
    </w:p>
    <w:p w14:paraId="45B9138C" w14:textId="77777777" w:rsidR="003345E9" w:rsidRDefault="007169A0">
      <w:pPr>
        <w:pStyle w:val="a3"/>
        <w:spacing w:line="305" w:lineRule="exact"/>
        <w:ind w:left="426"/>
        <w:rPr>
          <w:rFonts w:ascii="Noto Sans TC" w:eastAsia="Noto Sans TC"/>
        </w:rPr>
      </w:pPr>
      <w:r>
        <w:rPr>
          <w:rFonts w:ascii="Noto Sans TC" w:eastAsia="Noto Sans TC"/>
          <w:color w:val="231F20"/>
        </w:rPr>
        <w:t>（332.3</w:t>
      </w:r>
      <w:r>
        <w:rPr>
          <w:rFonts w:ascii="Noto Sans TC" w:eastAsia="Noto Sans TC"/>
          <w:color w:val="231F20"/>
          <w:spacing w:val="13"/>
        </w:rPr>
        <w:t xml:space="preserve"> </w:t>
      </w:r>
      <w:r>
        <w:rPr>
          <w:rFonts w:ascii="Noto Sans TC" w:eastAsia="Noto Sans TC"/>
          <w:color w:val="231F20"/>
        </w:rPr>
        <w:t>～</w:t>
      </w:r>
      <w:r>
        <w:rPr>
          <w:rFonts w:ascii="Noto Sans TC" w:eastAsia="Noto Sans TC"/>
          <w:color w:val="231F20"/>
          <w:spacing w:val="15"/>
        </w:rPr>
        <w:t xml:space="preserve"> </w:t>
      </w:r>
      <w:r>
        <w:rPr>
          <w:rFonts w:ascii="Noto Sans TC" w:eastAsia="Noto Sans TC"/>
          <w:color w:val="231F20"/>
          <w:spacing w:val="-2"/>
        </w:rPr>
        <w:t>332.6）</w:t>
      </w:r>
    </w:p>
    <w:p w14:paraId="682FAE49" w14:textId="2DEC6C6A" w:rsidR="003345E9" w:rsidRDefault="007169A0">
      <w:pPr>
        <w:pStyle w:val="a5"/>
        <w:numPr>
          <w:ilvl w:val="0"/>
          <w:numId w:val="19"/>
        </w:numPr>
        <w:tabs>
          <w:tab w:val="left" w:pos="1016"/>
        </w:tabs>
        <w:spacing w:before="9" w:line="206" w:lineRule="auto"/>
        <w:ind w:left="120" w:right="17" w:firstLine="407"/>
        <w:rPr>
          <w:sz w:val="20"/>
        </w:rPr>
      </w:pPr>
      <w:r>
        <w:rPr>
          <w:b/>
          <w:color w:val="231F20"/>
          <w:w w:val="102"/>
          <w:sz w:val="20"/>
        </w:rPr>
        <w:t>總董事會之職責</w:t>
      </w:r>
      <w:r>
        <w:rPr>
          <w:color w:val="231F20"/>
          <w:spacing w:val="1"/>
          <w:w w:val="102"/>
          <w:sz w:val="20"/>
        </w:rPr>
        <w:t>。總董事會將擔任宣聖會國際總會的財團法</w:t>
      </w:r>
      <w:r>
        <w:rPr>
          <w:color w:val="231F20"/>
          <w:w w:val="102"/>
          <w:sz w:val="20"/>
        </w:rPr>
        <w:t>人，對於非教會性政策與計畫，有最高權柄。總董事會應鼓勵並期待所有國家、區域、地區</w:t>
      </w:r>
      <w:del w:id="1429" w:author="成英 李" w:date="2025-09-22T10:12:00Z">
        <w:r w:rsidDel="00271E9A">
          <w:rPr>
            <w:color w:val="231F20"/>
            <w:w w:val="102"/>
            <w:sz w:val="20"/>
          </w:rPr>
          <w:delText>、</w:delText>
        </w:r>
      </w:del>
      <w:r>
        <w:rPr>
          <w:color w:val="231F20"/>
          <w:w w:val="102"/>
          <w:sz w:val="20"/>
        </w:rPr>
        <w:t>和地方委員會完成宣聖會的</w:t>
      </w:r>
      <w:ins w:id="1430" w:author="成英 李" w:date="2025-09-22T10:14:00Z">
        <w:r w:rsidR="00271E9A">
          <w:rPr>
            <w:rFonts w:hint="eastAsia"/>
            <w:color w:val="231F20"/>
            <w:w w:val="102"/>
            <w:sz w:val="20"/>
          </w:rPr>
          <w:t>使命</w:t>
        </w:r>
      </w:ins>
      <w:del w:id="1431" w:author="成英 李" w:date="2025-09-22T10:12:00Z">
        <w:r w:rsidDel="00271E9A">
          <w:rPr>
            <w:rFonts w:hint="eastAsia"/>
            <w:color w:val="231F20"/>
            <w:w w:val="102"/>
            <w:sz w:val="20"/>
          </w:rPr>
          <w:delText>任</w:delText>
        </w:r>
        <w:r w:rsidDel="00271E9A">
          <w:rPr>
            <w:color w:val="231F20"/>
            <w:w w:val="102"/>
            <w:sz w:val="20"/>
          </w:rPr>
          <w:delText>務</w:delText>
        </w:r>
      </w:del>
      <w:r>
        <w:rPr>
          <w:color w:val="231F20"/>
          <w:w w:val="102"/>
          <w:sz w:val="20"/>
        </w:rPr>
        <w:t>，亦即在衛</w:t>
      </w:r>
      <w:r>
        <w:rPr>
          <w:color w:val="231F20"/>
          <w:spacing w:val="2"/>
          <w:w w:val="102"/>
          <w:sz w:val="20"/>
        </w:rPr>
        <w:t>理宗的傳統內宣揚基督徒的聖潔，</w:t>
      </w:r>
      <w:commentRangeStart w:id="1432"/>
      <w:ins w:id="1433" w:author="成英 李" w:date="2025-09-22T10:13:00Z">
        <w:r w:rsidR="00271E9A">
          <w:rPr>
            <w:rFonts w:hint="eastAsia"/>
            <w:color w:val="231F20"/>
            <w:spacing w:val="2"/>
            <w:w w:val="102"/>
            <w:sz w:val="20"/>
          </w:rPr>
          <w:t>使</w:t>
        </w:r>
        <w:r w:rsidR="00271E9A">
          <w:rPr>
            <w:rFonts w:ascii="宋体" w:eastAsia="宋体" w:hAnsi="宋体" w:cs="宋体" w:hint="eastAsia"/>
            <w:color w:val="231F20"/>
            <w:spacing w:val="2"/>
            <w:w w:val="102"/>
            <w:sz w:val="20"/>
          </w:rPr>
          <w:t>万民作有基督樣式的門徒</w:t>
        </w:r>
        <w:commentRangeEnd w:id="1432"/>
        <w:r w:rsidR="00271E9A">
          <w:rPr>
            <w:rStyle w:val="a7"/>
          </w:rPr>
          <w:commentReference w:id="1432"/>
        </w:r>
      </w:ins>
      <w:del w:id="1434" w:author="成英 李" w:date="2025-09-22T10:13:00Z">
        <w:r w:rsidDel="00271E9A">
          <w:rPr>
            <w:color w:val="231F20"/>
            <w:spacing w:val="2"/>
            <w:w w:val="102"/>
            <w:sz w:val="20"/>
          </w:rPr>
          <w:delText>塑造像基督門徒</w:delText>
        </w:r>
      </w:del>
      <w:r>
        <w:rPr>
          <w:color w:val="231F20"/>
          <w:spacing w:val="2"/>
          <w:w w:val="102"/>
          <w:sz w:val="20"/>
        </w:rPr>
        <w:t>，並提供資源以推</w:t>
      </w:r>
      <w:r>
        <w:rPr>
          <w:color w:val="231F20"/>
          <w:w w:val="102"/>
          <w:sz w:val="20"/>
        </w:rPr>
        <w:t>動全球教會在國家和</w:t>
      </w:r>
      <w:ins w:id="1435" w:author="成英 李" w:date="2025-09-22T10:15:00Z">
        <w:r w:rsidR="00271E9A">
          <w:rPr>
            <w:rFonts w:ascii="Cambria" w:hAnsi="Cambria" w:cs="Cambria" w:hint="eastAsia"/>
            <w:color w:val="231F20"/>
            <w:w w:val="102"/>
            <w:sz w:val="20"/>
          </w:rPr>
          <w:t>區域</w:t>
        </w:r>
      </w:ins>
      <w:del w:id="1436" w:author="成英 李" w:date="2025-09-22T10:15:00Z">
        <w:r w:rsidDel="00271E9A">
          <w:rPr>
            <w:color w:val="231F20"/>
            <w:w w:val="102"/>
            <w:sz w:val="20"/>
          </w:rPr>
          <w:delText>地區</w:delText>
        </w:r>
      </w:del>
      <w:r>
        <w:rPr>
          <w:color w:val="231F20"/>
          <w:w w:val="102"/>
          <w:sz w:val="20"/>
        </w:rPr>
        <w:t>的發展。總董事會應遵從總議會之指示，促進宣聖會各委員會之財務及其他之事務，並做協調與連繫之工作，使各委員會之計劃及行動得以一致化，建立一貫的政策。</w:t>
      </w:r>
      <w:del w:id="1437" w:author="成英 李" w:date="2025-09-22T10:24:00Z">
        <w:r w:rsidDel="00EA7A35">
          <w:rPr>
            <w:color w:val="231F20"/>
            <w:w w:val="102"/>
            <w:sz w:val="20"/>
          </w:rPr>
          <w:delText>總董事會有權指導所有部會以及與宣聖會在法律上相關之機構的，以確保在宣聖會</w:delText>
        </w:r>
        <w:r w:rsidDel="00EA7A35">
          <w:rPr>
            <w:color w:val="231F20"/>
            <w:spacing w:val="5"/>
            <w:w w:val="102"/>
            <w:sz w:val="20"/>
          </w:rPr>
          <w:delText>所有活動上達到一貫性。</w:delText>
        </w:r>
      </w:del>
      <w:ins w:id="1438" w:author="成英 李" w:date="2025-09-22T10:21:00Z">
        <w:r w:rsidR="00271E9A">
          <w:rPr>
            <w:rFonts w:hint="eastAsia"/>
            <w:color w:val="231F20"/>
            <w:spacing w:val="5"/>
            <w:w w:val="102"/>
            <w:sz w:val="20"/>
          </w:rPr>
          <w:t>總</w:t>
        </w:r>
      </w:ins>
      <w:r>
        <w:rPr>
          <w:color w:val="231F20"/>
          <w:spacing w:val="5"/>
          <w:w w:val="102"/>
          <w:sz w:val="20"/>
        </w:rPr>
        <w:t>董事會有權稽核所有部門的一切</w:t>
      </w:r>
      <w:del w:id="1439" w:author="成英 李" w:date="2025-09-22T10:22:00Z">
        <w:r w:rsidDel="00271E9A">
          <w:rPr>
            <w:rFonts w:hint="eastAsia"/>
            <w:color w:val="231F20"/>
            <w:spacing w:val="5"/>
            <w:w w:val="102"/>
            <w:sz w:val="20"/>
          </w:rPr>
          <w:delText>帳</w:delText>
        </w:r>
      </w:del>
      <w:ins w:id="1440" w:author="成英 李" w:date="2025-09-22T10:22:00Z">
        <w:r w:rsidR="00271E9A">
          <w:rPr>
            <w:rFonts w:hint="eastAsia"/>
            <w:color w:val="231F20"/>
            <w:spacing w:val="5"/>
            <w:w w:val="102"/>
            <w:sz w:val="20"/>
          </w:rPr>
          <w:t>賬</w:t>
        </w:r>
      </w:ins>
      <w:r>
        <w:rPr>
          <w:color w:val="231F20"/>
          <w:spacing w:val="5"/>
          <w:w w:val="102"/>
          <w:sz w:val="20"/>
        </w:rPr>
        <w:t>目工作，</w:t>
      </w:r>
      <w:r>
        <w:rPr>
          <w:color w:val="231F20"/>
          <w:spacing w:val="3"/>
          <w:w w:val="102"/>
          <w:sz w:val="20"/>
        </w:rPr>
        <w:t>並指導國際總會所屬之各部門和在法律上相關之機構，以及在與本教</w:t>
      </w:r>
      <w:r>
        <w:rPr>
          <w:color w:val="231F20"/>
          <w:spacing w:val="1"/>
          <w:w w:val="102"/>
          <w:sz w:val="20"/>
        </w:rPr>
        <w:t>派有關之事務及行政。這些部門、組織和機構對於總董事會的勸告和</w:t>
      </w:r>
      <w:r>
        <w:rPr>
          <w:color w:val="231F20"/>
          <w:w w:val="102"/>
          <w:sz w:val="20"/>
        </w:rPr>
        <w:t>建議，應予充分的考慮。</w:t>
      </w:r>
    </w:p>
    <w:p w14:paraId="083E0ADA" w14:textId="77777777" w:rsidR="003345E9" w:rsidRDefault="007169A0">
      <w:pPr>
        <w:pStyle w:val="a5"/>
        <w:numPr>
          <w:ilvl w:val="1"/>
          <w:numId w:val="19"/>
        </w:numPr>
        <w:tabs>
          <w:tab w:val="left" w:pos="1193"/>
        </w:tabs>
        <w:spacing w:line="295" w:lineRule="exact"/>
        <w:ind w:left="1193" w:hanging="665"/>
        <w:rPr>
          <w:sz w:val="20"/>
        </w:rPr>
      </w:pPr>
      <w:r>
        <w:rPr>
          <w:color w:val="231F20"/>
          <w:spacing w:val="-1"/>
          <w:sz w:val="20"/>
        </w:rPr>
        <w:t>總董事會有權購置、擁有、保持、管理、抵押、出賣、轉</w:t>
      </w:r>
    </w:p>
    <w:p w14:paraId="4F3308FD" w14:textId="77777777" w:rsidR="003345E9" w:rsidRDefault="007169A0">
      <w:pPr>
        <w:pStyle w:val="a3"/>
        <w:spacing w:before="9" w:line="206" w:lineRule="auto"/>
        <w:ind w:right="15"/>
      </w:pPr>
      <w:r>
        <w:rPr>
          <w:color w:val="231F20"/>
          <w:w w:val="102"/>
        </w:rPr>
        <w:t>讓和捐獻，也有權獲得抵押權、處理動產及不動產、出賣、遺產捐贈、</w:t>
      </w:r>
      <w:r>
        <w:rPr>
          <w:color w:val="231F20"/>
          <w:spacing w:val="3"/>
          <w:w w:val="102"/>
        </w:rPr>
        <w:t>捐獻予宣聖會國際總會。為任何法定之目的信託轉讓與總董事會之財</w:t>
      </w:r>
      <w:r>
        <w:rPr>
          <w:color w:val="231F20"/>
          <w:spacing w:val="1"/>
          <w:w w:val="102"/>
        </w:rPr>
        <w:t>產，總董事會應執行該項信託，以借貸方式執行宣聖會國際總會其合</w:t>
      </w:r>
      <w:r>
        <w:rPr>
          <w:color w:val="231F20"/>
          <w:w w:val="102"/>
        </w:rPr>
        <w:t>法定之目的。</w:t>
      </w:r>
    </w:p>
    <w:p w14:paraId="73ECA9CC" w14:textId="77777777" w:rsidR="003345E9" w:rsidRDefault="007169A0">
      <w:pPr>
        <w:pStyle w:val="a5"/>
        <w:numPr>
          <w:ilvl w:val="1"/>
          <w:numId w:val="19"/>
        </w:numPr>
        <w:tabs>
          <w:tab w:val="left" w:pos="1178"/>
        </w:tabs>
        <w:spacing w:line="305" w:lineRule="exact"/>
        <w:ind w:left="1178" w:hanging="650"/>
        <w:jc w:val="both"/>
        <w:rPr>
          <w:sz w:val="20"/>
        </w:rPr>
      </w:pPr>
      <w:r>
        <w:rPr>
          <w:color w:val="231F20"/>
          <w:spacing w:val="1"/>
          <w:sz w:val="20"/>
        </w:rPr>
        <w:t xml:space="preserve">總董事會應根據 </w:t>
      </w:r>
      <w:r>
        <w:rPr>
          <w:rFonts w:ascii="Noto Sans TC" w:eastAsia="Noto Sans TC"/>
          <w:color w:val="231F20"/>
          <w:sz w:val="20"/>
        </w:rPr>
        <w:t>316</w:t>
      </w:r>
      <w:r>
        <w:rPr>
          <w:rFonts w:ascii="Noto Sans TC" w:eastAsia="Noto Sans TC"/>
          <w:color w:val="231F20"/>
          <w:spacing w:val="16"/>
          <w:sz w:val="20"/>
        </w:rPr>
        <w:t xml:space="preserve"> </w:t>
      </w:r>
      <w:r>
        <w:rPr>
          <w:color w:val="231F20"/>
          <w:spacing w:val="5"/>
          <w:sz w:val="20"/>
        </w:rPr>
        <w:t xml:space="preserve">和 </w:t>
      </w:r>
      <w:r>
        <w:rPr>
          <w:rFonts w:ascii="Noto Sans TC" w:eastAsia="Noto Sans TC"/>
          <w:color w:val="231F20"/>
          <w:sz w:val="20"/>
        </w:rPr>
        <w:t>305.2</w:t>
      </w:r>
      <w:r>
        <w:rPr>
          <w:rFonts w:ascii="Noto Sans TC" w:eastAsia="Noto Sans TC"/>
          <w:color w:val="231F20"/>
          <w:spacing w:val="16"/>
          <w:sz w:val="20"/>
        </w:rPr>
        <w:t xml:space="preserve"> </w:t>
      </w:r>
      <w:r>
        <w:rPr>
          <w:color w:val="231F20"/>
          <w:spacing w:val="-1"/>
          <w:sz w:val="20"/>
        </w:rPr>
        <w:t>之條款填補總監督會的空缺。</w:t>
      </w:r>
    </w:p>
    <w:p w14:paraId="593AF9C8" w14:textId="00E7BCC7" w:rsidR="003345E9" w:rsidRDefault="007169A0">
      <w:pPr>
        <w:pStyle w:val="a5"/>
        <w:numPr>
          <w:ilvl w:val="1"/>
          <w:numId w:val="19"/>
        </w:numPr>
        <w:tabs>
          <w:tab w:val="left" w:pos="1193"/>
        </w:tabs>
        <w:spacing w:before="8" w:line="206" w:lineRule="auto"/>
        <w:ind w:right="112" w:firstLine="408"/>
        <w:jc w:val="both"/>
        <w:rPr>
          <w:sz w:val="20"/>
        </w:rPr>
      </w:pPr>
      <w:r>
        <w:rPr>
          <w:color w:val="231F20"/>
          <w:spacing w:val="1"/>
          <w:w w:val="102"/>
          <w:sz w:val="20"/>
        </w:rPr>
        <w:t>總董事會應在總議會閉幕前或閉幕後立刻召開會議，選舉</w:t>
      </w:r>
      <w:r>
        <w:rPr>
          <w:color w:val="231F20"/>
          <w:spacing w:val="2"/>
          <w:w w:val="102"/>
          <w:sz w:val="20"/>
        </w:rPr>
        <w:t>職員和各委員</w:t>
      </w:r>
      <w:ins w:id="1441" w:author="成英 李" w:date="2025-09-22T10:29:00Z">
        <w:r w:rsidR="00EA7A35">
          <w:rPr>
            <w:rFonts w:hint="eastAsia"/>
            <w:color w:val="231F20"/>
            <w:spacing w:val="2"/>
            <w:w w:val="102"/>
            <w:sz w:val="20"/>
          </w:rPr>
          <w:t>會</w:t>
        </w:r>
      </w:ins>
      <w:r>
        <w:rPr>
          <w:color w:val="231F20"/>
          <w:spacing w:val="2"/>
          <w:w w:val="102"/>
          <w:sz w:val="20"/>
        </w:rPr>
        <w:t>，並按照財團法人之條例及規則選出各部之委員</w:t>
      </w:r>
      <w:del w:id="1442" w:author="成英 李" w:date="2025-09-22T10:29:00Z">
        <w:r w:rsidDel="00EA7A35">
          <w:rPr>
            <w:color w:val="231F20"/>
            <w:spacing w:val="2"/>
            <w:w w:val="102"/>
            <w:sz w:val="20"/>
          </w:rPr>
          <w:delText>，將總</w:delText>
        </w:r>
        <w:r w:rsidDel="00EA7A35">
          <w:rPr>
            <w:color w:val="231F20"/>
            <w:w w:val="102"/>
            <w:sz w:val="20"/>
          </w:rPr>
          <w:delText>董事會組織起來</w:delText>
        </w:r>
      </w:del>
      <w:r>
        <w:rPr>
          <w:color w:val="231F20"/>
          <w:w w:val="102"/>
          <w:sz w:val="20"/>
        </w:rPr>
        <w:t>。上述人員之任期為四年，直到合格的繼任者選出接替為止。總監督們應共同肩負主持總董事會之會議之責任。</w:t>
      </w:r>
    </w:p>
    <w:p w14:paraId="468D6577" w14:textId="7D44A98F" w:rsidR="003345E9" w:rsidRDefault="007169A0">
      <w:pPr>
        <w:pStyle w:val="a5"/>
        <w:numPr>
          <w:ilvl w:val="1"/>
          <w:numId w:val="19"/>
        </w:numPr>
        <w:tabs>
          <w:tab w:val="left" w:pos="1192"/>
        </w:tabs>
        <w:spacing w:line="206" w:lineRule="auto"/>
        <w:ind w:right="15" w:firstLine="408"/>
        <w:rPr>
          <w:sz w:val="20"/>
        </w:rPr>
      </w:pPr>
      <w:r w:rsidRPr="00EA7A35">
        <w:rPr>
          <w:b/>
          <w:bCs/>
          <w:color w:val="231F20"/>
          <w:spacing w:val="-4"/>
          <w:w w:val="102"/>
          <w:sz w:val="20"/>
          <w:rPrChange w:id="1443" w:author="成英 李" w:date="2025-09-22T10:30:00Z">
            <w:rPr>
              <w:color w:val="231F20"/>
              <w:spacing w:val="-4"/>
              <w:w w:val="102"/>
              <w:sz w:val="20"/>
            </w:rPr>
          </w:rPrChange>
        </w:rPr>
        <w:t>會議</w:t>
      </w:r>
      <w:r>
        <w:rPr>
          <w:color w:val="231F20"/>
          <w:spacing w:val="-4"/>
          <w:w w:val="102"/>
          <w:sz w:val="20"/>
        </w:rPr>
        <w:t>。總董事會應在總議會休會期間，至少舉行三次會議，</w:t>
      </w:r>
      <w:r>
        <w:rPr>
          <w:color w:val="231F20"/>
          <w:spacing w:val="4"/>
          <w:w w:val="102"/>
          <w:sz w:val="20"/>
        </w:rPr>
        <w:t>按照總董事會細則內所規定之時間地點舉行</w:t>
      </w:r>
      <w:ins w:id="1444" w:author="成英 李" w:date="2025-09-22T10:32:00Z">
        <w:r w:rsidR="00EA7A35">
          <w:rPr>
            <w:rFonts w:hint="eastAsia"/>
            <w:color w:val="231F20"/>
            <w:spacing w:val="4"/>
            <w:w w:val="102"/>
            <w:sz w:val="20"/>
          </w:rPr>
          <w:t>，</w:t>
        </w:r>
      </w:ins>
      <w:r>
        <w:rPr>
          <w:color w:val="231F20"/>
          <w:spacing w:val="4"/>
          <w:w w:val="102"/>
          <w:sz w:val="20"/>
        </w:rPr>
        <w:t>或在例會或特別召開的會議中以總</w:t>
      </w:r>
      <w:ins w:id="1445" w:author="成英 李" w:date="2025-09-22T10:32:00Z">
        <w:r w:rsidR="00EA7A35">
          <w:rPr>
            <w:rFonts w:hint="eastAsia"/>
            <w:color w:val="231F20"/>
            <w:spacing w:val="4"/>
            <w:w w:val="102"/>
            <w:sz w:val="20"/>
          </w:rPr>
          <w:t>董事</w:t>
        </w:r>
      </w:ins>
      <w:del w:id="1446" w:author="成英 李" w:date="2025-09-22T10:32:00Z">
        <w:r w:rsidDel="00EA7A35">
          <w:rPr>
            <w:color w:val="231F20"/>
            <w:spacing w:val="4"/>
            <w:w w:val="102"/>
            <w:sz w:val="20"/>
          </w:rPr>
          <w:delText>監督</w:delText>
        </w:r>
      </w:del>
      <w:r>
        <w:rPr>
          <w:color w:val="231F20"/>
          <w:spacing w:val="4"/>
          <w:w w:val="102"/>
          <w:sz w:val="20"/>
        </w:rPr>
        <w:t>會和轄下委員</w:t>
      </w:r>
      <w:ins w:id="1447" w:author="成英 李" w:date="2025-09-22T10:33:00Z">
        <w:r w:rsidR="00EA7A35">
          <w:rPr>
            <w:rFonts w:hint="eastAsia"/>
            <w:color w:val="231F20"/>
            <w:spacing w:val="4"/>
            <w:w w:val="102"/>
            <w:sz w:val="20"/>
          </w:rPr>
          <w:t>會</w:t>
        </w:r>
      </w:ins>
      <w:r>
        <w:rPr>
          <w:color w:val="231F20"/>
          <w:spacing w:val="4"/>
          <w:w w:val="102"/>
          <w:sz w:val="20"/>
        </w:rPr>
        <w:t>之最高福祉為目的而一致通過的開會日期</w:t>
      </w:r>
      <w:r>
        <w:rPr>
          <w:color w:val="231F20"/>
          <w:w w:val="102"/>
          <w:sz w:val="20"/>
        </w:rPr>
        <w:t>時間地點。</w:t>
      </w:r>
    </w:p>
    <w:p w14:paraId="397A7114"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2950E6DB"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FB52A31" w14:textId="77777777" w:rsidR="003345E9" w:rsidRDefault="007169A0">
      <w:pPr>
        <w:pStyle w:val="a5"/>
        <w:numPr>
          <w:ilvl w:val="1"/>
          <w:numId w:val="19"/>
        </w:numPr>
        <w:tabs>
          <w:tab w:val="left" w:pos="1192"/>
        </w:tabs>
        <w:spacing w:before="238" w:line="204" w:lineRule="auto"/>
        <w:ind w:left="119" w:right="118" w:firstLine="408"/>
        <w:rPr>
          <w:sz w:val="20"/>
        </w:rPr>
      </w:pPr>
      <w:r w:rsidRPr="00EA7A35">
        <w:rPr>
          <w:b/>
          <w:bCs/>
          <w:color w:val="231F20"/>
          <w:spacing w:val="-1"/>
          <w:w w:val="102"/>
          <w:sz w:val="20"/>
          <w:rPrChange w:id="1448" w:author="成英 李" w:date="2025-09-22T10:34:00Z">
            <w:rPr>
              <w:color w:val="231F20"/>
              <w:spacing w:val="-1"/>
              <w:w w:val="102"/>
              <w:sz w:val="20"/>
            </w:rPr>
          </w:rPrChange>
        </w:rPr>
        <w:t>特別會議</w:t>
      </w:r>
      <w:r>
        <w:rPr>
          <w:color w:val="231F20"/>
          <w:spacing w:val="-1"/>
          <w:w w:val="102"/>
          <w:sz w:val="20"/>
        </w:rPr>
        <w:t>。總監督會、董事長或總秘書，有權召開總董事</w:t>
      </w:r>
      <w:r>
        <w:rPr>
          <w:color w:val="231F20"/>
          <w:w w:val="102"/>
          <w:sz w:val="20"/>
        </w:rPr>
        <w:t>會之特別會議。</w:t>
      </w:r>
    </w:p>
    <w:p w14:paraId="042049FC" w14:textId="6E75EC29" w:rsidR="003345E9" w:rsidRDefault="007169A0">
      <w:pPr>
        <w:pStyle w:val="a5"/>
        <w:numPr>
          <w:ilvl w:val="1"/>
          <w:numId w:val="19"/>
        </w:numPr>
        <w:tabs>
          <w:tab w:val="left" w:pos="1208"/>
        </w:tabs>
        <w:spacing w:line="206" w:lineRule="auto"/>
        <w:ind w:right="8" w:firstLine="407"/>
        <w:rPr>
          <w:sz w:val="20"/>
        </w:rPr>
      </w:pPr>
      <w:r>
        <w:rPr>
          <w:b/>
          <w:color w:val="231F20"/>
          <w:spacing w:val="4"/>
          <w:w w:val="102"/>
          <w:sz w:val="20"/>
        </w:rPr>
        <w:t>世界宣教基金</w:t>
      </w:r>
      <w:r>
        <w:rPr>
          <w:color w:val="231F20"/>
          <w:spacing w:val="5"/>
          <w:w w:val="102"/>
          <w:sz w:val="20"/>
        </w:rPr>
        <w:t>。每一間宣聖會是推動「</w:t>
      </w:r>
      <w:del w:id="1449" w:author="成英 李" w:date="2025-09-22T10:34:00Z">
        <w:r w:rsidDel="00EA7A35">
          <w:rPr>
            <w:rFonts w:hint="eastAsia"/>
            <w:color w:val="231F20"/>
            <w:spacing w:val="5"/>
            <w:w w:val="102"/>
            <w:sz w:val="20"/>
          </w:rPr>
          <w:delText>塑造像基督門徒</w:delText>
        </w:r>
      </w:del>
      <w:ins w:id="1450" w:author="成英 李" w:date="2025-09-22T10:34:00Z">
        <w:r w:rsidR="00EA7A35">
          <w:rPr>
            <w:rFonts w:hint="eastAsia"/>
            <w:color w:val="231F20"/>
            <w:spacing w:val="5"/>
            <w:w w:val="102"/>
            <w:sz w:val="20"/>
          </w:rPr>
          <w:t>使</w:t>
        </w:r>
      </w:ins>
      <w:ins w:id="1451" w:author="成英 李" w:date="2025-09-22T10:35:00Z">
        <w:r w:rsidR="00EA7A35">
          <w:rPr>
            <w:rFonts w:hint="eastAsia"/>
            <w:color w:val="231F20"/>
            <w:spacing w:val="5"/>
            <w:w w:val="102"/>
            <w:sz w:val="20"/>
          </w:rPr>
          <w:t>萬民作有基督樣式的門徒</w:t>
        </w:r>
      </w:ins>
      <w:r>
        <w:rPr>
          <w:color w:val="231F20"/>
          <w:spacing w:val="5"/>
          <w:w w:val="102"/>
          <w:sz w:val="20"/>
        </w:rPr>
        <w:t>」</w:t>
      </w:r>
      <w:r>
        <w:rPr>
          <w:color w:val="231F20"/>
          <w:spacing w:val="1"/>
          <w:w w:val="102"/>
          <w:sz w:val="20"/>
        </w:rPr>
        <w:t>的一環。世界宣教基金是用作支持、維持和促進整個教派之一般活動</w:t>
      </w:r>
      <w:r>
        <w:rPr>
          <w:color w:val="231F20"/>
          <w:w w:val="102"/>
          <w:sz w:val="20"/>
        </w:rPr>
        <w:t>而欲籌募之基金的總額。總會的年度預算是基於各部門和總會各有關單位的報告和總</w:t>
      </w:r>
      <w:ins w:id="1452" w:author="成英 李" w:date="2025-09-22T10:37:00Z">
        <w:r w:rsidR="005C6A73">
          <w:rPr>
            <w:rFonts w:hint="eastAsia"/>
            <w:color w:val="231F20"/>
            <w:w w:val="102"/>
            <w:sz w:val="20"/>
          </w:rPr>
          <w:t>財務主管</w:t>
        </w:r>
      </w:ins>
      <w:del w:id="1453" w:author="成英 李" w:date="2025-09-22T10:37:00Z">
        <w:r w:rsidDel="005C6A73">
          <w:rPr>
            <w:color w:val="231F20"/>
            <w:w w:val="102"/>
            <w:sz w:val="20"/>
          </w:rPr>
          <w:delText>司庫</w:delText>
        </w:r>
      </w:del>
      <w:r>
        <w:rPr>
          <w:color w:val="231F20"/>
          <w:w w:val="102"/>
          <w:sz w:val="20"/>
        </w:rPr>
        <w:t>的財政報告而作成。總董事會將不定期決定如何分配世界宣教基金予各部門和其他基金。當財政預算初步通過後，應將此預</w:t>
      </w:r>
      <w:ins w:id="1454" w:author="成英 李" w:date="2025-09-22T10:38:00Z">
        <w:r w:rsidR="005C6A73">
          <w:rPr>
            <w:rFonts w:hint="eastAsia"/>
            <w:color w:val="231F20"/>
            <w:w w:val="102"/>
            <w:sz w:val="20"/>
          </w:rPr>
          <w:t>算</w:t>
        </w:r>
      </w:ins>
      <w:del w:id="1455" w:author="成英 李" w:date="2025-09-22T10:38:00Z">
        <w:r w:rsidDel="005C6A73">
          <w:rPr>
            <w:rFonts w:hint="eastAsia"/>
            <w:color w:val="231F20"/>
            <w:w w:val="102"/>
            <w:sz w:val="20"/>
          </w:rPr>
          <w:delText>預</w:delText>
        </w:r>
      </w:del>
      <w:r>
        <w:rPr>
          <w:color w:val="231F20"/>
          <w:w w:val="102"/>
          <w:sz w:val="20"/>
        </w:rPr>
        <w:t>提送總監督會，請其在送呈總董事會審核採納前，充分考慮、建議及修正。</w:t>
      </w:r>
    </w:p>
    <w:p w14:paraId="65C2F427" w14:textId="77777777" w:rsidR="003345E9" w:rsidRDefault="007169A0">
      <w:pPr>
        <w:pStyle w:val="a5"/>
        <w:numPr>
          <w:ilvl w:val="1"/>
          <w:numId w:val="19"/>
        </w:numPr>
        <w:tabs>
          <w:tab w:val="left" w:pos="1193"/>
        </w:tabs>
        <w:spacing w:line="204" w:lineRule="auto"/>
        <w:ind w:right="117" w:firstLine="408"/>
        <w:rPr>
          <w:rFonts w:ascii="Noto Sans TC" w:eastAsia="Noto Sans TC"/>
          <w:sz w:val="20"/>
        </w:rPr>
      </w:pPr>
      <w:r>
        <w:rPr>
          <w:color w:val="231F20"/>
          <w:spacing w:val="1"/>
          <w:w w:val="102"/>
          <w:sz w:val="20"/>
        </w:rPr>
        <w:t>總董事會和總監督會有權為各地教會設立世界宣教基金之</w:t>
      </w:r>
      <w:r>
        <w:rPr>
          <w:color w:val="231F20"/>
          <w:spacing w:val="-17"/>
          <w:w w:val="102"/>
          <w:sz w:val="20"/>
        </w:rPr>
        <w:t>目標和責任。</w:t>
      </w:r>
      <w:r>
        <w:rPr>
          <w:rFonts w:ascii="Noto Sans TC" w:eastAsia="Noto Sans TC"/>
          <w:color w:val="231F20"/>
          <w:w w:val="102"/>
          <w:sz w:val="20"/>
        </w:rPr>
        <w:t>（140，317.10）</w:t>
      </w:r>
    </w:p>
    <w:p w14:paraId="031D716F" w14:textId="27CD54D1" w:rsidR="003345E9" w:rsidRDefault="007169A0">
      <w:pPr>
        <w:pStyle w:val="a5"/>
        <w:numPr>
          <w:ilvl w:val="1"/>
          <w:numId w:val="19"/>
        </w:numPr>
        <w:tabs>
          <w:tab w:val="left" w:pos="1193"/>
        </w:tabs>
        <w:spacing w:line="206" w:lineRule="auto"/>
        <w:ind w:right="112" w:firstLine="408"/>
        <w:jc w:val="both"/>
        <w:rPr>
          <w:sz w:val="20"/>
        </w:rPr>
      </w:pPr>
      <w:r>
        <w:rPr>
          <w:color w:val="231F20"/>
          <w:spacing w:val="1"/>
          <w:w w:val="102"/>
          <w:sz w:val="20"/>
        </w:rPr>
        <w:t>總董事會有權增減各部</w:t>
      </w:r>
      <w:ins w:id="1456" w:author="成英 李" w:date="2025-09-22T10:39:00Z">
        <w:r w:rsidR="005C6A73">
          <w:rPr>
            <w:rFonts w:hint="eastAsia"/>
            <w:color w:val="231F20"/>
            <w:spacing w:val="1"/>
            <w:w w:val="102"/>
            <w:sz w:val="20"/>
          </w:rPr>
          <w:t>門</w:t>
        </w:r>
      </w:ins>
      <w:r>
        <w:rPr>
          <w:color w:val="231F20"/>
          <w:spacing w:val="1"/>
          <w:w w:val="102"/>
          <w:sz w:val="20"/>
        </w:rPr>
        <w:t>和基金會所申請之基金總額。總議</w:t>
      </w:r>
      <w:r>
        <w:rPr>
          <w:color w:val="231F20"/>
          <w:spacing w:val="2"/>
          <w:w w:val="102"/>
          <w:sz w:val="20"/>
        </w:rPr>
        <w:t>會所採納之財務項目</w:t>
      </w:r>
      <w:del w:id="1457" w:author="成英 李" w:date="2025-09-22T10:44:00Z">
        <w:r w:rsidDel="005C6A73">
          <w:rPr>
            <w:color w:val="231F20"/>
            <w:spacing w:val="2"/>
            <w:w w:val="102"/>
            <w:sz w:val="20"/>
          </w:rPr>
          <w:delText>、</w:delText>
        </w:r>
      </w:del>
      <w:r>
        <w:rPr>
          <w:color w:val="231F20"/>
          <w:spacing w:val="2"/>
          <w:w w:val="102"/>
          <w:sz w:val="20"/>
        </w:rPr>
        <w:t>應提呈總董事會，總董事會有權視現有之經濟</w:t>
      </w:r>
      <w:r>
        <w:rPr>
          <w:color w:val="231F20"/>
          <w:spacing w:val="1"/>
          <w:w w:val="102"/>
          <w:sz w:val="20"/>
        </w:rPr>
        <w:t>情況、酌量調整每年給予任一組織或教會機構的分配比例，以維持總</w:t>
      </w:r>
      <w:r>
        <w:rPr>
          <w:color w:val="231F20"/>
          <w:w w:val="102"/>
          <w:sz w:val="20"/>
        </w:rPr>
        <w:t>會整體財務之體制。</w:t>
      </w:r>
    </w:p>
    <w:p w14:paraId="1B956D11" w14:textId="7AB7A6CB" w:rsidR="003345E9" w:rsidRDefault="007169A0">
      <w:pPr>
        <w:pStyle w:val="a5"/>
        <w:numPr>
          <w:ilvl w:val="1"/>
          <w:numId w:val="19"/>
        </w:numPr>
        <w:tabs>
          <w:tab w:val="left" w:pos="1193"/>
        </w:tabs>
        <w:spacing w:line="204" w:lineRule="auto"/>
        <w:ind w:right="117" w:firstLine="408"/>
        <w:jc w:val="both"/>
        <w:rPr>
          <w:sz w:val="20"/>
        </w:rPr>
      </w:pPr>
      <w:r>
        <w:rPr>
          <w:color w:val="231F20"/>
          <w:spacing w:val="1"/>
          <w:w w:val="102"/>
          <w:sz w:val="20"/>
        </w:rPr>
        <w:t>總董事會有權核准</w:t>
      </w:r>
      <w:ins w:id="1458" w:author="成英 李" w:date="2025-09-22T10:45:00Z">
        <w:r w:rsidR="005C6A73">
          <w:rPr>
            <w:rFonts w:hint="eastAsia"/>
            <w:color w:val="231F20"/>
            <w:spacing w:val="1"/>
            <w:w w:val="102"/>
            <w:sz w:val="20"/>
          </w:rPr>
          <w:t>世界宣教</w:t>
        </w:r>
      </w:ins>
      <w:del w:id="1459" w:author="成英 李" w:date="2025-09-22T10:45:00Z">
        <w:r w:rsidDel="005C6A73">
          <w:rPr>
            <w:color w:val="231F20"/>
            <w:spacing w:val="1"/>
            <w:w w:val="102"/>
            <w:sz w:val="20"/>
          </w:rPr>
          <w:delText>全球佈道</w:delText>
        </w:r>
      </w:del>
      <w:r>
        <w:rPr>
          <w:color w:val="231F20"/>
          <w:spacing w:val="1"/>
          <w:w w:val="102"/>
          <w:sz w:val="20"/>
        </w:rPr>
        <w:t>基金中撥款予美國宣聖會神學院和美國宣聖會聖經學院之經費。</w:t>
      </w:r>
    </w:p>
    <w:p w14:paraId="4E85F26E" w14:textId="4C013610" w:rsidR="003345E9" w:rsidRDefault="007169A0">
      <w:pPr>
        <w:pStyle w:val="a5"/>
        <w:numPr>
          <w:ilvl w:val="1"/>
          <w:numId w:val="19"/>
        </w:numPr>
        <w:tabs>
          <w:tab w:val="left" w:pos="1314"/>
        </w:tabs>
        <w:spacing w:line="204" w:lineRule="auto"/>
        <w:ind w:right="112" w:firstLine="408"/>
        <w:jc w:val="both"/>
        <w:rPr>
          <w:sz w:val="20"/>
        </w:rPr>
      </w:pPr>
      <w:r>
        <w:rPr>
          <w:color w:val="231F20"/>
          <w:spacing w:val="5"/>
          <w:w w:val="102"/>
          <w:sz w:val="20"/>
        </w:rPr>
        <w:t>總董事會在總議會休會期間，</w:t>
      </w:r>
      <w:ins w:id="1460" w:author="成英 李" w:date="2025-09-22T10:46:00Z">
        <w:r w:rsidR="005C6A73">
          <w:rPr>
            <w:rFonts w:hint="eastAsia"/>
            <w:color w:val="231F20"/>
            <w:spacing w:val="5"/>
            <w:w w:val="102"/>
            <w:sz w:val="20"/>
          </w:rPr>
          <w:t>每年</w:t>
        </w:r>
      </w:ins>
      <w:r>
        <w:rPr>
          <w:color w:val="231F20"/>
          <w:spacing w:val="5"/>
          <w:w w:val="102"/>
          <w:sz w:val="20"/>
        </w:rPr>
        <w:t>審核總監督之薪資及有關</w:t>
      </w:r>
      <w:r>
        <w:rPr>
          <w:color w:val="231F20"/>
          <w:w w:val="102"/>
          <w:sz w:val="20"/>
        </w:rPr>
        <w:t>之津貼，並做適度的調整。</w:t>
      </w:r>
    </w:p>
    <w:p w14:paraId="03B23ADC" w14:textId="1BF1BDB7" w:rsidR="003345E9" w:rsidRDefault="007169A0">
      <w:pPr>
        <w:pStyle w:val="a5"/>
        <w:numPr>
          <w:ilvl w:val="1"/>
          <w:numId w:val="19"/>
        </w:numPr>
        <w:tabs>
          <w:tab w:val="left" w:pos="1314"/>
        </w:tabs>
        <w:spacing w:line="204" w:lineRule="auto"/>
        <w:ind w:right="33" w:firstLine="408"/>
        <w:jc w:val="both"/>
        <w:rPr>
          <w:sz w:val="20"/>
        </w:rPr>
      </w:pPr>
      <w:r w:rsidRPr="005C6A73">
        <w:rPr>
          <w:b/>
          <w:bCs/>
          <w:color w:val="231F20"/>
          <w:spacing w:val="3"/>
          <w:w w:val="102"/>
          <w:sz w:val="20"/>
          <w:rPrChange w:id="1461" w:author="成英 李" w:date="2025-09-22T10:46:00Z">
            <w:rPr>
              <w:color w:val="231F20"/>
              <w:spacing w:val="3"/>
              <w:w w:val="102"/>
              <w:sz w:val="20"/>
            </w:rPr>
          </w:rPrChange>
        </w:rPr>
        <w:t>報告</w:t>
      </w:r>
      <w:r>
        <w:rPr>
          <w:color w:val="231F20"/>
          <w:spacing w:val="3"/>
          <w:w w:val="102"/>
          <w:sz w:val="20"/>
        </w:rPr>
        <w:t>。總董事會在舉行</w:t>
      </w:r>
      <w:del w:id="1462" w:author="成英 李" w:date="2025-09-22T10:47:00Z">
        <w:r w:rsidDel="005C6A73">
          <w:rPr>
            <w:rFonts w:hint="eastAsia"/>
            <w:color w:val="231F20"/>
            <w:spacing w:val="3"/>
            <w:w w:val="102"/>
            <w:sz w:val="20"/>
          </w:rPr>
          <w:delText>年會</w:delText>
        </w:r>
      </w:del>
      <w:ins w:id="1463" w:author="成英 李" w:date="2025-09-22T10:47:00Z">
        <w:r w:rsidR="005C6A73">
          <w:rPr>
            <w:rFonts w:hint="eastAsia"/>
            <w:color w:val="231F20"/>
            <w:spacing w:val="3"/>
            <w:w w:val="102"/>
            <w:sz w:val="20"/>
          </w:rPr>
          <w:t>例會</w:t>
        </w:r>
      </w:ins>
      <w:r>
        <w:rPr>
          <w:color w:val="231F20"/>
          <w:spacing w:val="3"/>
          <w:w w:val="102"/>
          <w:sz w:val="20"/>
        </w:rPr>
        <w:t>時，所屬各部</w:t>
      </w:r>
      <w:ins w:id="1464" w:author="成英 李" w:date="2025-09-22T10:47:00Z">
        <w:r w:rsidR="005C6A73">
          <w:rPr>
            <w:rFonts w:hint="eastAsia"/>
            <w:color w:val="231F20"/>
            <w:spacing w:val="3"/>
            <w:w w:val="102"/>
            <w:sz w:val="20"/>
          </w:rPr>
          <w:t>門</w:t>
        </w:r>
      </w:ins>
      <w:r>
        <w:rPr>
          <w:color w:val="231F20"/>
          <w:spacing w:val="3"/>
          <w:w w:val="102"/>
          <w:sz w:val="20"/>
        </w:rPr>
        <w:t>應提出年度之</w:t>
      </w:r>
      <w:r>
        <w:rPr>
          <w:color w:val="231F20"/>
          <w:spacing w:val="-1"/>
          <w:w w:val="102"/>
          <w:sz w:val="20"/>
        </w:rPr>
        <w:t>詳細工作報告，包括財務報告。各部</w:t>
      </w:r>
      <w:ins w:id="1465" w:author="成英 李" w:date="2025-09-22T10:47:00Z">
        <w:r w:rsidR="005C6A73">
          <w:rPr>
            <w:rFonts w:hint="eastAsia"/>
            <w:color w:val="231F20"/>
            <w:spacing w:val="-1"/>
            <w:w w:val="102"/>
            <w:sz w:val="20"/>
          </w:rPr>
          <w:t>門</w:t>
        </w:r>
      </w:ins>
      <w:r>
        <w:rPr>
          <w:color w:val="231F20"/>
          <w:spacing w:val="-1"/>
          <w:w w:val="102"/>
          <w:sz w:val="20"/>
        </w:rPr>
        <w:t>也應提出一份下年度之預算報告。</w:t>
      </w:r>
    </w:p>
    <w:p w14:paraId="6788B5AE" w14:textId="4BEF9B51" w:rsidR="003345E9" w:rsidRDefault="007169A0">
      <w:pPr>
        <w:pStyle w:val="a5"/>
        <w:numPr>
          <w:ilvl w:val="1"/>
          <w:numId w:val="19"/>
        </w:numPr>
        <w:tabs>
          <w:tab w:val="left" w:pos="1314"/>
        </w:tabs>
        <w:spacing w:line="204" w:lineRule="auto"/>
        <w:ind w:right="17" w:firstLine="408"/>
        <w:rPr>
          <w:rFonts w:ascii="Noto Sans TC" w:eastAsia="Noto Sans TC"/>
          <w:sz w:val="20"/>
        </w:rPr>
      </w:pPr>
      <w:r>
        <w:rPr>
          <w:color w:val="231F20"/>
          <w:spacing w:val="6"/>
          <w:w w:val="102"/>
          <w:sz w:val="20"/>
        </w:rPr>
        <w:t>總</w:t>
      </w:r>
      <w:ins w:id="1466" w:author="成英 李" w:date="2025-09-22T10:52:00Z">
        <w:r w:rsidR="0076319F">
          <w:rPr>
            <w:rFonts w:hint="eastAsia"/>
            <w:color w:val="231F20"/>
            <w:spacing w:val="6"/>
            <w:w w:val="102"/>
            <w:sz w:val="20"/>
          </w:rPr>
          <w:t>財務主管</w:t>
        </w:r>
      </w:ins>
      <w:del w:id="1467" w:author="成英 李" w:date="2025-09-22T10:52:00Z">
        <w:r w:rsidDel="0076319F">
          <w:rPr>
            <w:color w:val="231F20"/>
            <w:spacing w:val="6"/>
            <w:w w:val="102"/>
            <w:sz w:val="20"/>
          </w:rPr>
          <w:delText>司庫</w:delText>
        </w:r>
      </w:del>
      <w:r>
        <w:rPr>
          <w:color w:val="231F20"/>
          <w:spacing w:val="6"/>
          <w:w w:val="102"/>
          <w:sz w:val="20"/>
        </w:rPr>
        <w:t>應每年向總董事會呈送一份過去一年中所有經管</w:t>
      </w:r>
      <w:r>
        <w:rPr>
          <w:color w:val="231F20"/>
          <w:spacing w:val="-1"/>
          <w:w w:val="102"/>
          <w:sz w:val="20"/>
        </w:rPr>
        <w:t>之基金詳細收支報告，包括信託基金及投資，同時也要提送一份報告，</w:t>
      </w:r>
      <w:r>
        <w:rPr>
          <w:color w:val="231F20"/>
          <w:spacing w:val="4"/>
          <w:w w:val="102"/>
          <w:sz w:val="20"/>
        </w:rPr>
        <w:t>詳細說明下年度不包括在宣聖會國際總會各部預算內之有關經費的建</w:t>
      </w:r>
      <w:r>
        <w:rPr>
          <w:color w:val="231F20"/>
          <w:spacing w:val="-5"/>
          <w:w w:val="102"/>
          <w:sz w:val="20"/>
        </w:rPr>
        <w:t>議。總</w:t>
      </w:r>
      <w:ins w:id="1468" w:author="成英 李" w:date="2025-09-22T10:53:00Z">
        <w:r w:rsidR="0076319F">
          <w:rPr>
            <w:rFonts w:hint="eastAsia"/>
            <w:color w:val="231F20"/>
            <w:spacing w:val="-5"/>
            <w:w w:val="102"/>
            <w:sz w:val="20"/>
          </w:rPr>
          <w:t>財務主管</w:t>
        </w:r>
      </w:ins>
      <w:del w:id="1469" w:author="成英 李" w:date="2025-09-22T10:53:00Z">
        <w:r w:rsidDel="0076319F">
          <w:rPr>
            <w:color w:val="231F20"/>
            <w:spacing w:val="-5"/>
            <w:w w:val="102"/>
            <w:sz w:val="20"/>
          </w:rPr>
          <w:delText>司庫</w:delText>
        </w:r>
      </w:del>
      <w:r>
        <w:rPr>
          <w:color w:val="231F20"/>
          <w:spacing w:val="-5"/>
          <w:w w:val="102"/>
          <w:sz w:val="20"/>
        </w:rPr>
        <w:t>應向總董事會負責，忠心執行他的職責。</w:t>
      </w:r>
      <w:r>
        <w:rPr>
          <w:rFonts w:ascii="Noto Sans TC" w:eastAsia="Noto Sans TC"/>
          <w:color w:val="231F20"/>
          <w:w w:val="102"/>
          <w:sz w:val="20"/>
        </w:rPr>
        <w:t>（330.5）</w:t>
      </w:r>
    </w:p>
    <w:p w14:paraId="02AEB10D" w14:textId="2FF3D0EB" w:rsidR="003345E9" w:rsidRDefault="007169A0">
      <w:pPr>
        <w:pStyle w:val="a5"/>
        <w:numPr>
          <w:ilvl w:val="1"/>
          <w:numId w:val="19"/>
        </w:numPr>
        <w:tabs>
          <w:tab w:val="left" w:pos="1314"/>
        </w:tabs>
        <w:spacing w:line="206" w:lineRule="auto"/>
        <w:ind w:right="111" w:firstLine="408"/>
        <w:jc w:val="both"/>
        <w:rPr>
          <w:sz w:val="20"/>
        </w:rPr>
      </w:pPr>
      <w:r>
        <w:rPr>
          <w:color w:val="231F20"/>
          <w:spacing w:val="5"/>
          <w:w w:val="102"/>
          <w:sz w:val="20"/>
        </w:rPr>
        <w:t>總董事會應在總議會閉幕前，或</w:t>
      </w:r>
      <w:del w:id="1470" w:author="成英 李" w:date="2025-09-22T11:02:00Z">
        <w:r w:rsidDel="0076319F">
          <w:rPr>
            <w:color w:val="231F20"/>
            <w:spacing w:val="5"/>
            <w:w w:val="102"/>
            <w:sz w:val="20"/>
          </w:rPr>
          <w:delText>緊接著</w:delText>
        </w:r>
      </w:del>
      <w:r>
        <w:rPr>
          <w:color w:val="231F20"/>
          <w:spacing w:val="5"/>
          <w:w w:val="102"/>
          <w:sz w:val="20"/>
        </w:rPr>
        <w:t>閉幕後馬上召開</w:t>
      </w:r>
      <w:r>
        <w:rPr>
          <w:color w:val="231F20"/>
          <w:w w:val="102"/>
          <w:sz w:val="20"/>
        </w:rPr>
        <w:t>會議，依照總董事會之規則選出一位總秘書、一位總</w:t>
      </w:r>
      <w:ins w:id="1471" w:author="成英 李" w:date="2025-09-22T11:02:00Z">
        <w:r w:rsidR="0076319F">
          <w:rPr>
            <w:rFonts w:hint="eastAsia"/>
            <w:color w:val="231F20"/>
            <w:w w:val="102"/>
            <w:sz w:val="20"/>
          </w:rPr>
          <w:t>財務主管</w:t>
        </w:r>
      </w:ins>
      <w:del w:id="1472" w:author="成英 李" w:date="2025-09-22T11:02:00Z">
        <w:r w:rsidDel="0076319F">
          <w:rPr>
            <w:color w:val="231F20"/>
            <w:w w:val="102"/>
            <w:sz w:val="20"/>
          </w:rPr>
          <w:delText>司庫</w:delText>
        </w:r>
      </w:del>
      <w:r>
        <w:rPr>
          <w:color w:val="231F20"/>
          <w:w w:val="102"/>
          <w:sz w:val="20"/>
        </w:rPr>
        <w:t>，他們的任期直到下一屆總議會閉幕，並合格的繼任者選出接替為止。</w:t>
      </w:r>
    </w:p>
    <w:p w14:paraId="02CAF53A" w14:textId="413398FC" w:rsidR="003345E9" w:rsidRDefault="007169A0">
      <w:pPr>
        <w:pStyle w:val="a5"/>
        <w:numPr>
          <w:ilvl w:val="1"/>
          <w:numId w:val="19"/>
        </w:numPr>
        <w:tabs>
          <w:tab w:val="left" w:pos="1314"/>
        </w:tabs>
        <w:spacing w:line="204" w:lineRule="auto"/>
        <w:ind w:right="112" w:firstLine="408"/>
        <w:jc w:val="both"/>
        <w:rPr>
          <w:sz w:val="20"/>
        </w:rPr>
      </w:pPr>
      <w:r>
        <w:rPr>
          <w:color w:val="231F20"/>
          <w:spacing w:val="5"/>
          <w:w w:val="102"/>
          <w:sz w:val="20"/>
        </w:rPr>
        <w:t>僅影響某一特定區域或國家的總董事會議程事項，應經</w:t>
      </w:r>
      <w:r>
        <w:rPr>
          <w:color w:val="231F20"/>
          <w:w w:val="102"/>
          <w:sz w:val="20"/>
        </w:rPr>
        <w:t>總董事會之執行委員會和總監督會核准，交該區域</w:t>
      </w:r>
      <w:ins w:id="1473" w:author="成英 李" w:date="2025-09-23T10:59:00Z">
        <w:r w:rsidR="00FC7145">
          <w:rPr>
            <w:rFonts w:hint="eastAsia"/>
            <w:color w:val="231F20"/>
            <w:w w:val="102"/>
            <w:sz w:val="20"/>
          </w:rPr>
          <w:t>或國家</w:t>
        </w:r>
      </w:ins>
      <w:r>
        <w:rPr>
          <w:color w:val="231F20"/>
          <w:w w:val="102"/>
          <w:sz w:val="20"/>
        </w:rPr>
        <w:t>議會處理。</w:t>
      </w:r>
    </w:p>
    <w:p w14:paraId="3F2E59B6" w14:textId="77777777" w:rsidR="003345E9" w:rsidRDefault="007169A0">
      <w:pPr>
        <w:pStyle w:val="a5"/>
        <w:numPr>
          <w:ilvl w:val="1"/>
          <w:numId w:val="19"/>
        </w:numPr>
        <w:tabs>
          <w:tab w:val="left" w:pos="1314"/>
        </w:tabs>
        <w:spacing w:line="204" w:lineRule="auto"/>
        <w:ind w:right="17" w:firstLine="408"/>
        <w:jc w:val="both"/>
        <w:rPr>
          <w:sz w:val="20"/>
        </w:rPr>
      </w:pPr>
      <w:r>
        <w:rPr>
          <w:color w:val="231F20"/>
          <w:spacing w:val="6"/>
          <w:w w:val="102"/>
          <w:sz w:val="20"/>
        </w:rPr>
        <w:t>總董事會應與總議會或總董事會授權之任何委員會團或</w:t>
      </w:r>
      <w:r>
        <w:rPr>
          <w:color w:val="231F20"/>
          <w:w w:val="102"/>
          <w:sz w:val="20"/>
        </w:rPr>
        <w:t>委員會，某一部或某些部</w:t>
      </w:r>
      <w:del w:id="1474" w:author="成英 李" w:date="2025-09-23T11:14:00Z">
        <w:r w:rsidDel="00FC7145">
          <w:rPr>
            <w:color w:val="231F20"/>
            <w:w w:val="102"/>
            <w:sz w:val="20"/>
          </w:rPr>
          <w:delText>、</w:delText>
        </w:r>
      </w:del>
      <w:r>
        <w:rPr>
          <w:color w:val="231F20"/>
          <w:w w:val="102"/>
          <w:sz w:val="20"/>
        </w:rPr>
        <w:t>或整個委員會有密切聯繫，並分派其工作、</w:t>
      </w:r>
    </w:p>
    <w:p w14:paraId="703468F6"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25AB935D" w14:textId="77777777" w:rsidR="003345E9" w:rsidRDefault="007169A0">
      <w:pPr>
        <w:pStyle w:val="a3"/>
        <w:spacing w:before="50"/>
        <w:ind w:left="0"/>
        <w:jc w:val="center"/>
      </w:pPr>
      <w:r>
        <w:rPr>
          <w:color w:val="231F20"/>
          <w:spacing w:val="-2"/>
        </w:rPr>
        <w:lastRenderedPageBreak/>
        <w:t>傳道與基督教事奉</w:t>
      </w:r>
    </w:p>
    <w:p w14:paraId="42412323" w14:textId="77777777" w:rsidR="003345E9" w:rsidRDefault="007169A0">
      <w:pPr>
        <w:pStyle w:val="a3"/>
        <w:spacing w:before="201" w:line="343" w:lineRule="exact"/>
        <w:ind w:left="119"/>
      </w:pPr>
      <w:r>
        <w:rPr>
          <w:color w:val="231F20"/>
          <w:spacing w:val="-2"/>
        </w:rPr>
        <w:t>責任和預算。</w:t>
      </w:r>
    </w:p>
    <w:p w14:paraId="57EDD313" w14:textId="638590D3" w:rsidR="003345E9" w:rsidRDefault="007169A0">
      <w:pPr>
        <w:pStyle w:val="a5"/>
        <w:numPr>
          <w:ilvl w:val="1"/>
          <w:numId w:val="19"/>
        </w:numPr>
        <w:tabs>
          <w:tab w:val="left" w:pos="1313"/>
        </w:tabs>
        <w:spacing w:before="15" w:line="204" w:lineRule="auto"/>
        <w:ind w:left="119" w:right="112" w:firstLine="408"/>
        <w:jc w:val="both"/>
        <w:rPr>
          <w:rFonts w:ascii="Noto Sans TC" w:eastAsia="Noto Sans TC"/>
          <w:sz w:val="20"/>
        </w:rPr>
      </w:pPr>
      <w:r w:rsidRPr="00FC7145">
        <w:rPr>
          <w:b/>
          <w:bCs/>
          <w:color w:val="231F20"/>
          <w:spacing w:val="4"/>
          <w:w w:val="102"/>
          <w:sz w:val="20"/>
          <w:rPrChange w:id="1475" w:author="成英 李" w:date="2025-09-23T11:14:00Z">
            <w:rPr>
              <w:color w:val="231F20"/>
              <w:spacing w:val="4"/>
              <w:w w:val="102"/>
              <w:sz w:val="20"/>
            </w:rPr>
          </w:rPrChange>
        </w:rPr>
        <w:t>部門總幹事</w:t>
      </w:r>
      <w:r>
        <w:rPr>
          <w:color w:val="231F20"/>
          <w:spacing w:val="4"/>
          <w:w w:val="102"/>
          <w:sz w:val="20"/>
        </w:rPr>
        <w:t>。總董事會應按總董事會之規章和</w:t>
      </w:r>
      <w:ins w:id="1476" w:author="成英 李" w:date="2025-09-23T11:16:00Z">
        <w:r w:rsidR="001D7DF5">
          <w:rPr>
            <w:rFonts w:hint="eastAsia"/>
            <w:color w:val="231F20"/>
            <w:spacing w:val="4"/>
            <w:w w:val="102"/>
            <w:sz w:val="20"/>
          </w:rPr>
          <w:t>「</w:t>
        </w:r>
      </w:ins>
      <w:r>
        <w:rPr>
          <w:color w:val="231F20"/>
          <w:spacing w:val="4"/>
          <w:w w:val="102"/>
          <w:sz w:val="20"/>
        </w:rPr>
        <w:t>總董事會</w:t>
      </w:r>
      <w:r>
        <w:rPr>
          <w:color w:val="231F20"/>
          <w:spacing w:val="2"/>
          <w:w w:val="102"/>
          <w:sz w:val="20"/>
        </w:rPr>
        <w:t>之行事手冊</w:t>
      </w:r>
      <w:ins w:id="1477" w:author="成英 李" w:date="2025-09-23T11:16:00Z">
        <w:r w:rsidR="001D7DF5">
          <w:rPr>
            <w:rFonts w:hint="eastAsia"/>
            <w:color w:val="231F20"/>
            <w:spacing w:val="2"/>
            <w:w w:val="102"/>
            <w:sz w:val="20"/>
          </w:rPr>
          <w:t>」</w:t>
        </w:r>
      </w:ins>
      <w:r>
        <w:rPr>
          <w:color w:val="231F20"/>
          <w:spacing w:val="2"/>
          <w:w w:val="102"/>
          <w:sz w:val="20"/>
        </w:rPr>
        <w:t>，為宣聖會國際總會</w:t>
      </w:r>
      <w:ins w:id="1478" w:author="成英 李" w:date="2025-09-23T11:18:00Z">
        <w:r w:rsidR="001D7DF5">
          <w:rPr>
            <w:rFonts w:hint="eastAsia"/>
            <w:color w:val="231F20"/>
            <w:spacing w:val="2"/>
            <w:w w:val="102"/>
            <w:sz w:val="20"/>
          </w:rPr>
          <w:t>選出</w:t>
        </w:r>
      </w:ins>
      <w:r>
        <w:rPr>
          <w:color w:val="231F20"/>
          <w:spacing w:val="2"/>
          <w:w w:val="102"/>
          <w:sz w:val="20"/>
        </w:rPr>
        <w:t>各部</w:t>
      </w:r>
      <w:ins w:id="1479" w:author="成英 李" w:date="2025-09-23T11:17:00Z">
        <w:r w:rsidR="001D7DF5">
          <w:rPr>
            <w:rFonts w:hint="eastAsia"/>
            <w:color w:val="231F20"/>
            <w:spacing w:val="2"/>
            <w:w w:val="102"/>
            <w:sz w:val="20"/>
          </w:rPr>
          <w:t>門</w:t>
        </w:r>
      </w:ins>
      <w:del w:id="1480" w:author="成英 李" w:date="2025-09-23T11:17:00Z">
        <w:r w:rsidDel="001D7DF5">
          <w:rPr>
            <w:color w:val="231F20"/>
            <w:spacing w:val="2"/>
            <w:w w:val="102"/>
            <w:sz w:val="20"/>
          </w:rPr>
          <w:delText>選出一位</w:delText>
        </w:r>
      </w:del>
      <w:r>
        <w:rPr>
          <w:color w:val="231F20"/>
          <w:spacing w:val="2"/>
          <w:w w:val="102"/>
          <w:sz w:val="20"/>
        </w:rPr>
        <w:t>總幹事，任期至下屆總</w:t>
      </w:r>
      <w:r>
        <w:rPr>
          <w:color w:val="231F20"/>
          <w:spacing w:val="-5"/>
          <w:w w:val="102"/>
          <w:sz w:val="20"/>
        </w:rPr>
        <w:t>議會閉幕，並合格的繼任者選出接替為止，除非被免職。</w:t>
      </w:r>
      <w:r>
        <w:rPr>
          <w:rFonts w:ascii="Noto Sans TC" w:eastAsia="Noto Sans TC"/>
          <w:color w:val="231F20"/>
          <w:w w:val="102"/>
          <w:sz w:val="20"/>
        </w:rPr>
        <w:t>（317.5）</w:t>
      </w:r>
    </w:p>
    <w:p w14:paraId="59C7662E" w14:textId="56DAC816" w:rsidR="003345E9" w:rsidRDefault="007169A0">
      <w:pPr>
        <w:pStyle w:val="a5"/>
        <w:numPr>
          <w:ilvl w:val="1"/>
          <w:numId w:val="19"/>
        </w:numPr>
        <w:tabs>
          <w:tab w:val="left" w:pos="1323"/>
        </w:tabs>
        <w:spacing w:line="206" w:lineRule="auto"/>
        <w:ind w:left="119" w:right="16" w:firstLine="408"/>
        <w:rPr>
          <w:sz w:val="20"/>
        </w:rPr>
      </w:pPr>
      <w:r>
        <w:rPr>
          <w:color w:val="231F20"/>
          <w:spacing w:val="1"/>
          <w:w w:val="102"/>
          <w:sz w:val="20"/>
        </w:rPr>
        <w:t>部門總幹事</w:t>
      </w:r>
      <w:r>
        <w:rPr>
          <w:b/>
          <w:color w:val="231F20"/>
          <w:w w:val="102"/>
          <w:sz w:val="20"/>
        </w:rPr>
        <w:t>應按照下列之程序被提名</w:t>
      </w:r>
      <w:r>
        <w:rPr>
          <w:color w:val="231F20"/>
          <w:w w:val="102"/>
          <w:sz w:val="20"/>
        </w:rPr>
        <w:t>：若有在任總幹事，</w:t>
      </w:r>
      <w:r>
        <w:rPr>
          <w:color w:val="231F20"/>
          <w:spacing w:val="1"/>
          <w:w w:val="102"/>
          <w:sz w:val="20"/>
        </w:rPr>
        <w:t>提名委員會可建議以「</w:t>
      </w:r>
      <w:commentRangeStart w:id="1481"/>
      <w:ins w:id="1482" w:author="成英 李" w:date="2025-09-23T11:19:00Z">
        <w:r w:rsidR="001D7DF5">
          <w:rPr>
            <w:rFonts w:hint="eastAsia"/>
            <w:color w:val="231F20"/>
            <w:spacing w:val="1"/>
            <w:w w:val="102"/>
            <w:sz w:val="20"/>
          </w:rPr>
          <w:t>同意</w:t>
        </w:r>
        <w:commentRangeEnd w:id="1481"/>
        <w:r w:rsidR="001D7DF5">
          <w:rPr>
            <w:rStyle w:val="a7"/>
          </w:rPr>
          <w:commentReference w:id="1481"/>
        </w:r>
      </w:ins>
      <w:del w:id="1483" w:author="成英 李" w:date="2025-09-23T11:19:00Z">
        <w:r w:rsidDel="001D7DF5">
          <w:rPr>
            <w:color w:val="231F20"/>
            <w:spacing w:val="1"/>
            <w:w w:val="102"/>
            <w:sz w:val="20"/>
          </w:rPr>
          <w:delText>贊成</w:delText>
        </w:r>
      </w:del>
      <w:r>
        <w:rPr>
          <w:color w:val="231F20"/>
          <w:spacing w:val="1"/>
          <w:w w:val="102"/>
          <w:sz w:val="20"/>
        </w:rPr>
        <w:t>」或「反對」方式投票，或提名多位候選</w:t>
      </w:r>
      <w:r>
        <w:rPr>
          <w:color w:val="231F20"/>
          <w:spacing w:val="-16"/>
          <w:w w:val="102"/>
          <w:sz w:val="20"/>
        </w:rPr>
        <w:t>人。要選出各部合格的候選人，</w:t>
      </w:r>
      <w:commentRangeStart w:id="1484"/>
      <w:r>
        <w:rPr>
          <w:color w:val="231F20"/>
          <w:spacing w:val="-16"/>
          <w:w w:val="102"/>
          <w:sz w:val="20"/>
        </w:rPr>
        <w:t>尋才委員會</w:t>
      </w:r>
      <w:commentRangeEnd w:id="1484"/>
      <w:r w:rsidR="001D7DF5">
        <w:rPr>
          <w:rStyle w:val="a7"/>
        </w:rPr>
        <w:commentReference w:id="1484"/>
      </w:r>
      <w:r>
        <w:rPr>
          <w:color w:val="231F20"/>
          <w:spacing w:val="-16"/>
          <w:w w:val="102"/>
          <w:sz w:val="20"/>
        </w:rPr>
        <w:t>要依照總董事會之規則辦理。</w:t>
      </w:r>
      <w:r>
        <w:rPr>
          <w:color w:val="231F20"/>
          <w:spacing w:val="2"/>
          <w:w w:val="102"/>
          <w:sz w:val="20"/>
        </w:rPr>
        <w:t>該委員會要將兩名或以上的候選人，聯同他們的推薦書，一併送呈提</w:t>
      </w:r>
      <w:r>
        <w:rPr>
          <w:color w:val="231F20"/>
          <w:w w:val="102"/>
          <w:sz w:val="20"/>
        </w:rPr>
        <w:t>名委員會。</w:t>
      </w:r>
    </w:p>
    <w:p w14:paraId="51A7CA3A" w14:textId="77777777" w:rsidR="003345E9" w:rsidRDefault="007169A0">
      <w:pPr>
        <w:pStyle w:val="a3"/>
        <w:spacing w:line="206" w:lineRule="auto"/>
        <w:ind w:left="119" w:right="111" w:firstLine="408"/>
      </w:pPr>
      <w:r>
        <w:rPr>
          <w:color w:val="231F20"/>
          <w:spacing w:val="3"/>
          <w:w w:val="102"/>
        </w:rPr>
        <w:t>提名委員會由六位總監督和各有關委員會的人事委員會組成。他</w:t>
      </w:r>
      <w:r>
        <w:rPr>
          <w:color w:val="231F20"/>
          <w:w w:val="102"/>
        </w:rPr>
        <w:t>們應按總董事會的規章提交一名或以上的候選人給總董事會。</w:t>
      </w:r>
    </w:p>
    <w:p w14:paraId="2D05F2E8" w14:textId="78E140F6" w:rsidR="003345E9" w:rsidRDefault="007169A0">
      <w:pPr>
        <w:pStyle w:val="a5"/>
        <w:numPr>
          <w:ilvl w:val="1"/>
          <w:numId w:val="19"/>
        </w:numPr>
        <w:tabs>
          <w:tab w:val="left" w:pos="1313"/>
        </w:tabs>
        <w:spacing w:line="206" w:lineRule="auto"/>
        <w:ind w:left="119" w:right="17" w:firstLine="408"/>
        <w:rPr>
          <w:sz w:val="20"/>
        </w:rPr>
      </w:pPr>
      <w:r w:rsidRPr="001D7DF5">
        <w:rPr>
          <w:b/>
          <w:bCs/>
          <w:color w:val="231F20"/>
          <w:spacing w:val="4"/>
          <w:w w:val="102"/>
          <w:sz w:val="20"/>
          <w:rPrChange w:id="1485" w:author="成英 李" w:date="2025-09-23T11:26:00Z">
            <w:rPr>
              <w:color w:val="231F20"/>
              <w:spacing w:val="4"/>
              <w:w w:val="102"/>
              <w:sz w:val="20"/>
            </w:rPr>
          </w:rPrChange>
        </w:rPr>
        <w:t>行政人員薪資</w:t>
      </w:r>
      <w:r>
        <w:rPr>
          <w:color w:val="231F20"/>
          <w:spacing w:val="4"/>
          <w:w w:val="102"/>
          <w:sz w:val="20"/>
        </w:rPr>
        <w:t>。總董事會應建立一個薪資管理計劃，包</w:t>
      </w:r>
      <w:r>
        <w:rPr>
          <w:color w:val="231F20"/>
          <w:spacing w:val="5"/>
          <w:w w:val="102"/>
          <w:sz w:val="20"/>
        </w:rPr>
        <w:t>括部</w:t>
      </w:r>
      <w:ins w:id="1486" w:author="成英 李" w:date="2025-09-23T11:31:00Z">
        <w:r w:rsidR="00DA616D">
          <w:rPr>
            <w:rFonts w:hint="eastAsia"/>
            <w:color w:val="231F20"/>
            <w:spacing w:val="5"/>
            <w:w w:val="102"/>
            <w:sz w:val="20"/>
          </w:rPr>
          <w:t>門</w:t>
        </w:r>
      </w:ins>
      <w:r>
        <w:rPr>
          <w:color w:val="231F20"/>
          <w:spacing w:val="5"/>
          <w:w w:val="102"/>
          <w:sz w:val="20"/>
        </w:rPr>
        <w:t>總幹事及</w:t>
      </w:r>
      <w:ins w:id="1487" w:author="成英 李" w:date="2025-09-23T11:34:00Z">
        <w:r w:rsidR="00DA616D">
          <w:rPr>
            <w:rFonts w:hint="eastAsia"/>
            <w:color w:val="231F20"/>
            <w:spacing w:val="5"/>
            <w:w w:val="102"/>
            <w:sz w:val="20"/>
          </w:rPr>
          <w:t>事工/服事</w:t>
        </w:r>
      </w:ins>
      <w:del w:id="1488" w:author="成英 李" w:date="2025-09-23T11:34:00Z">
        <w:r w:rsidDel="00DA616D">
          <w:rPr>
            <w:color w:val="231F20"/>
            <w:spacing w:val="5"/>
            <w:w w:val="102"/>
            <w:sz w:val="20"/>
          </w:rPr>
          <w:delText>傳道</w:delText>
        </w:r>
      </w:del>
      <w:r>
        <w:rPr>
          <w:color w:val="231F20"/>
          <w:spacing w:val="5"/>
          <w:w w:val="102"/>
          <w:sz w:val="20"/>
        </w:rPr>
        <w:t>總幹事，並提供一份薪資制度以辨認責任及績效。</w:t>
      </w:r>
      <w:r>
        <w:rPr>
          <w:color w:val="231F20"/>
          <w:spacing w:val="3"/>
          <w:w w:val="102"/>
          <w:sz w:val="20"/>
        </w:rPr>
        <w:t>總董事會應一</w:t>
      </w:r>
      <w:ins w:id="1489" w:author="成英 李" w:date="2025-09-23T11:33:00Z">
        <w:r w:rsidR="00DA616D">
          <w:rPr>
            <w:rFonts w:hint="eastAsia"/>
            <w:color w:val="231F20"/>
            <w:spacing w:val="3"/>
            <w:w w:val="102"/>
            <w:sz w:val="20"/>
          </w:rPr>
          <w:t>年</w:t>
        </w:r>
      </w:ins>
      <w:del w:id="1490" w:author="成英 李" w:date="2025-09-23T11:33:00Z">
        <w:r w:rsidDel="00DA616D">
          <w:rPr>
            <w:color w:val="231F20"/>
            <w:spacing w:val="3"/>
            <w:w w:val="102"/>
            <w:sz w:val="20"/>
          </w:rPr>
          <w:delText>次</w:delText>
        </w:r>
      </w:del>
      <w:r>
        <w:rPr>
          <w:color w:val="231F20"/>
          <w:spacing w:val="3"/>
          <w:w w:val="102"/>
          <w:sz w:val="20"/>
        </w:rPr>
        <w:t>審核一</w:t>
      </w:r>
      <w:ins w:id="1491" w:author="成英 李" w:date="2025-09-23T11:33:00Z">
        <w:r w:rsidR="00DA616D">
          <w:rPr>
            <w:rFonts w:hint="eastAsia"/>
            <w:color w:val="231F20"/>
            <w:spacing w:val="3"/>
            <w:w w:val="102"/>
            <w:sz w:val="20"/>
          </w:rPr>
          <w:t>次</w:t>
        </w:r>
      </w:ins>
      <w:del w:id="1492" w:author="成英 李" w:date="2025-09-23T11:33:00Z">
        <w:r w:rsidDel="00DA616D">
          <w:rPr>
            <w:color w:val="231F20"/>
            <w:spacing w:val="3"/>
            <w:w w:val="102"/>
            <w:sz w:val="20"/>
          </w:rPr>
          <w:delText>年</w:delText>
        </w:r>
      </w:del>
      <w:r>
        <w:rPr>
          <w:color w:val="231F20"/>
          <w:spacing w:val="3"/>
          <w:w w:val="102"/>
          <w:sz w:val="20"/>
        </w:rPr>
        <w:t>，並核准各部</w:t>
      </w:r>
      <w:ins w:id="1493" w:author="成英 李" w:date="2025-09-23T11:34:00Z">
        <w:r w:rsidR="00DA616D">
          <w:rPr>
            <w:rFonts w:hint="eastAsia"/>
            <w:color w:val="231F20"/>
            <w:spacing w:val="3"/>
            <w:w w:val="102"/>
            <w:sz w:val="20"/>
          </w:rPr>
          <w:t>門</w:t>
        </w:r>
      </w:ins>
      <w:r>
        <w:rPr>
          <w:color w:val="231F20"/>
          <w:spacing w:val="3"/>
          <w:w w:val="102"/>
          <w:sz w:val="20"/>
        </w:rPr>
        <w:t>總幹事以及由總董事會</w:t>
      </w:r>
      <w:ins w:id="1494" w:author="成英 李" w:date="2025-09-23T11:34:00Z">
        <w:r w:rsidR="00DA616D">
          <w:rPr>
            <w:rFonts w:hint="eastAsia"/>
            <w:color w:val="231F20"/>
            <w:spacing w:val="3"/>
            <w:w w:val="102"/>
            <w:sz w:val="20"/>
          </w:rPr>
          <w:t>授權</w:t>
        </w:r>
      </w:ins>
      <w:del w:id="1495" w:author="成英 李" w:date="2025-09-23T11:34:00Z">
        <w:r w:rsidDel="00DA616D">
          <w:rPr>
            <w:rFonts w:hint="eastAsia"/>
            <w:color w:val="231F20"/>
            <w:spacing w:val="3"/>
            <w:w w:val="102"/>
            <w:sz w:val="20"/>
          </w:rPr>
          <w:delText>負</w:delText>
        </w:r>
        <w:r w:rsidDel="00DA616D">
          <w:rPr>
            <w:color w:val="231F20"/>
            <w:spacing w:val="3"/>
            <w:w w:val="102"/>
            <w:sz w:val="20"/>
          </w:rPr>
          <w:delText>責</w:delText>
        </w:r>
      </w:del>
      <w:r>
        <w:rPr>
          <w:color w:val="231F20"/>
          <w:spacing w:val="3"/>
          <w:w w:val="102"/>
          <w:sz w:val="20"/>
        </w:rPr>
        <w:t>和</w:t>
      </w:r>
      <w:ins w:id="1496" w:author="成英 李" w:date="2025-09-23T11:34:00Z">
        <w:r w:rsidR="00DA616D">
          <w:rPr>
            <w:rFonts w:hint="eastAsia"/>
            <w:color w:val="231F20"/>
            <w:w w:val="102"/>
            <w:sz w:val="20"/>
          </w:rPr>
          <w:t>選出</w:t>
        </w:r>
      </w:ins>
      <w:del w:id="1497" w:author="成英 李" w:date="2025-09-23T11:34:00Z">
        <w:r w:rsidDel="00DA616D">
          <w:rPr>
            <w:color w:val="231F20"/>
            <w:w w:val="102"/>
            <w:sz w:val="20"/>
          </w:rPr>
          <w:delText>訂出</w:delText>
        </w:r>
      </w:del>
      <w:r>
        <w:rPr>
          <w:color w:val="231F20"/>
          <w:w w:val="102"/>
          <w:sz w:val="20"/>
        </w:rPr>
        <w:t>的各職員的薪資。</w:t>
      </w:r>
    </w:p>
    <w:p w14:paraId="58446DF8" w14:textId="77777777" w:rsidR="003345E9" w:rsidRDefault="007169A0">
      <w:pPr>
        <w:pStyle w:val="a5"/>
        <w:numPr>
          <w:ilvl w:val="1"/>
          <w:numId w:val="19"/>
        </w:numPr>
        <w:tabs>
          <w:tab w:val="left" w:pos="1313"/>
        </w:tabs>
        <w:spacing w:line="304" w:lineRule="exact"/>
        <w:ind w:left="1313" w:hanging="786"/>
        <w:rPr>
          <w:sz w:val="20"/>
        </w:rPr>
      </w:pPr>
      <w:r>
        <w:rPr>
          <w:color w:val="231F20"/>
          <w:sz w:val="20"/>
        </w:rPr>
        <w:t>總董事會在總議會和（或）</w:t>
      </w:r>
      <w:r>
        <w:rPr>
          <w:color w:val="231F20"/>
          <w:spacing w:val="-1"/>
          <w:sz w:val="20"/>
        </w:rPr>
        <w:t>總董事會休會期間，可依照</w:t>
      </w:r>
    </w:p>
    <w:p w14:paraId="543BAC11" w14:textId="7D50AC0C" w:rsidR="003345E9" w:rsidRDefault="007169A0">
      <w:pPr>
        <w:pStyle w:val="a3"/>
        <w:spacing w:line="204" w:lineRule="auto"/>
        <w:ind w:left="119" w:right="16"/>
      </w:pPr>
      <w:r>
        <w:rPr>
          <w:color w:val="231F20"/>
          <w:spacing w:val="4"/>
          <w:w w:val="102"/>
        </w:rPr>
        <w:t>總董事會之細則和</w:t>
      </w:r>
      <w:r>
        <w:rPr>
          <w:color w:val="231F20"/>
          <w:spacing w:val="1"/>
        </w:rPr>
        <w:t xml:space="preserve"> </w:t>
      </w:r>
      <w:r>
        <w:rPr>
          <w:rFonts w:ascii="Noto Sans TC" w:eastAsia="Noto Sans TC"/>
          <w:color w:val="231F20"/>
          <w:w w:val="102"/>
        </w:rPr>
        <w:t>317.4</w:t>
      </w:r>
      <w:r>
        <w:rPr>
          <w:rFonts w:ascii="Noto Sans TC" w:eastAsia="Noto Sans TC"/>
          <w:color w:val="231F20"/>
          <w:spacing w:val="7"/>
        </w:rPr>
        <w:t xml:space="preserve"> </w:t>
      </w:r>
      <w:r>
        <w:rPr>
          <w:color w:val="231F20"/>
          <w:spacing w:val="2"/>
          <w:w w:val="102"/>
        </w:rPr>
        <w:t>條之規定提名，填補條款</w:t>
      </w:r>
      <w:del w:id="1498" w:author="成英 李" w:date="2025-09-23T11:37:00Z">
        <w:r w:rsidDel="00DA616D">
          <w:rPr>
            <w:color w:val="231F20"/>
            <w:spacing w:val="2"/>
            <w:w w:val="102"/>
          </w:rPr>
          <w:delText>。</w:delText>
        </w:r>
      </w:del>
      <w:r>
        <w:rPr>
          <w:rFonts w:ascii="Noto Sans TC" w:eastAsia="Noto Sans TC"/>
          <w:color w:val="231F20"/>
          <w:w w:val="102"/>
        </w:rPr>
        <w:t>335.13</w:t>
      </w:r>
      <w:ins w:id="1499" w:author="成英 李" w:date="2025-09-23T11:37:00Z">
        <w:r w:rsidR="00DA616D">
          <w:rPr>
            <w:rFonts w:ascii="微软雅黑" w:eastAsia="微软雅黑" w:hAnsi="微软雅黑" w:cs="微软雅黑" w:hint="eastAsia"/>
            <w:color w:val="231F20"/>
            <w:w w:val="102"/>
          </w:rPr>
          <w:t>和</w:t>
        </w:r>
      </w:ins>
      <w:del w:id="1500" w:author="成英 李" w:date="2025-09-23T11:37:00Z">
        <w:r w:rsidDel="00DA616D">
          <w:rPr>
            <w:rFonts w:ascii="Noto Sans TC" w:eastAsia="Noto Sans TC"/>
            <w:color w:val="231F20"/>
            <w:w w:val="102"/>
          </w:rPr>
          <w:delText>，</w:delText>
        </w:r>
      </w:del>
      <w:r>
        <w:rPr>
          <w:rFonts w:ascii="Noto Sans TC" w:eastAsia="Noto Sans TC"/>
          <w:color w:val="231F20"/>
          <w:w w:val="102"/>
        </w:rPr>
        <w:t>335.16</w:t>
      </w:r>
      <w:r>
        <w:rPr>
          <w:color w:val="231F20"/>
          <w:spacing w:val="-17"/>
          <w:w w:val="102"/>
        </w:rPr>
        <w:t>條所列，以及任何其他由總董事會、總議會或他們選出之委員會的職缺。</w:t>
      </w:r>
    </w:p>
    <w:p w14:paraId="1044F460" w14:textId="77777777" w:rsidR="003345E9" w:rsidRDefault="007169A0">
      <w:pPr>
        <w:pStyle w:val="a5"/>
        <w:numPr>
          <w:ilvl w:val="0"/>
          <w:numId w:val="19"/>
        </w:numPr>
        <w:tabs>
          <w:tab w:val="left" w:pos="1005"/>
        </w:tabs>
        <w:spacing w:line="206" w:lineRule="auto"/>
        <w:ind w:left="119" w:right="16" w:firstLine="408"/>
        <w:rPr>
          <w:sz w:val="20"/>
        </w:rPr>
      </w:pPr>
      <w:r>
        <w:rPr>
          <w:color w:val="231F20"/>
          <w:w w:val="102"/>
          <w:sz w:val="20"/>
        </w:rPr>
        <w:t>列於</w:t>
      </w:r>
      <w:r>
        <w:rPr>
          <w:color w:val="231F20"/>
          <w:sz w:val="20"/>
        </w:rPr>
        <w:t xml:space="preserve"> </w:t>
      </w:r>
      <w:r>
        <w:rPr>
          <w:rFonts w:ascii="Noto Sans TC" w:eastAsia="Noto Sans TC"/>
          <w:color w:val="231F20"/>
          <w:w w:val="102"/>
          <w:sz w:val="20"/>
        </w:rPr>
        <w:t>335.13</w:t>
      </w:r>
      <w:r>
        <w:rPr>
          <w:rFonts w:ascii="Noto Sans TC" w:eastAsia="Noto Sans TC"/>
          <w:color w:val="231F20"/>
          <w:spacing w:val="6"/>
          <w:sz w:val="20"/>
        </w:rPr>
        <w:t xml:space="preserve"> </w:t>
      </w:r>
      <w:r>
        <w:rPr>
          <w:color w:val="231F20"/>
          <w:w w:val="102"/>
          <w:sz w:val="20"/>
        </w:rPr>
        <w:t>和</w:t>
      </w:r>
      <w:r>
        <w:rPr>
          <w:color w:val="231F20"/>
          <w:sz w:val="20"/>
        </w:rPr>
        <w:t xml:space="preserve"> </w:t>
      </w:r>
      <w:r>
        <w:rPr>
          <w:rFonts w:ascii="Noto Sans TC" w:eastAsia="Noto Sans TC"/>
          <w:color w:val="231F20"/>
          <w:w w:val="102"/>
          <w:sz w:val="20"/>
        </w:rPr>
        <w:t>335.16</w:t>
      </w:r>
      <w:r>
        <w:rPr>
          <w:rFonts w:ascii="Noto Sans TC" w:eastAsia="Noto Sans TC"/>
          <w:color w:val="231F20"/>
          <w:spacing w:val="6"/>
          <w:sz w:val="20"/>
        </w:rPr>
        <w:t xml:space="preserve"> </w:t>
      </w:r>
      <w:r>
        <w:rPr>
          <w:color w:val="231F20"/>
          <w:w w:val="102"/>
          <w:sz w:val="20"/>
        </w:rPr>
        <w:t>條之所有職員和總幹事，以及宣聖會國際總會聘用或選出轄下機構主管，在總董事會開會時年屆七十歲時，應報請退休。遺缺應依照「</w:t>
      </w:r>
      <w:del w:id="1501" w:author="成英 李" w:date="2025-09-23T11:39:00Z">
        <w:r w:rsidDel="00D02E50">
          <w:rPr>
            <w:color w:val="231F20"/>
            <w:w w:val="102"/>
            <w:sz w:val="20"/>
          </w:rPr>
          <w:delText>教會</w:delText>
        </w:r>
      </w:del>
      <w:r>
        <w:rPr>
          <w:color w:val="231F20"/>
          <w:w w:val="102"/>
          <w:sz w:val="20"/>
        </w:rPr>
        <w:t>手冊」規定之程序予以遞補。</w:t>
      </w:r>
    </w:p>
    <w:p w14:paraId="405FC571" w14:textId="77777777" w:rsidR="003345E9" w:rsidRDefault="007169A0">
      <w:pPr>
        <w:pStyle w:val="2"/>
        <w:spacing w:before="57"/>
      </w:pPr>
      <w:r>
        <w:rPr>
          <w:color w:val="231F20"/>
          <w:spacing w:val="-2"/>
        </w:rPr>
        <w:t>十三、退休金計劃</w:t>
      </w:r>
    </w:p>
    <w:p w14:paraId="35264D3A" w14:textId="4F45EABC" w:rsidR="003345E9" w:rsidRDefault="007169A0">
      <w:pPr>
        <w:pStyle w:val="a5"/>
        <w:numPr>
          <w:ilvl w:val="0"/>
          <w:numId w:val="19"/>
        </w:numPr>
        <w:tabs>
          <w:tab w:val="left" w:pos="1006"/>
        </w:tabs>
        <w:spacing w:before="46" w:line="206" w:lineRule="auto"/>
        <w:ind w:left="120" w:right="15" w:firstLine="408"/>
        <w:rPr>
          <w:sz w:val="20"/>
        </w:rPr>
      </w:pPr>
      <w:r>
        <w:rPr>
          <w:color w:val="231F20"/>
          <w:w w:val="102"/>
          <w:sz w:val="20"/>
        </w:rPr>
        <w:t>應成立一個退休金委員會，或相關之信託，負責各教會有關之退休</w:t>
      </w:r>
      <w:ins w:id="1502" w:author="成英 李" w:date="2025-09-24T10:28:00Z">
        <w:r w:rsidR="00C976F0">
          <w:rPr>
            <w:rFonts w:hint="eastAsia"/>
            <w:color w:val="231F20"/>
            <w:w w:val="102"/>
            <w:sz w:val="20"/>
          </w:rPr>
          <w:t>金</w:t>
        </w:r>
      </w:ins>
      <w:r>
        <w:rPr>
          <w:color w:val="231F20"/>
          <w:w w:val="102"/>
          <w:sz w:val="20"/>
        </w:rPr>
        <w:t>計劃。退休</w:t>
      </w:r>
      <w:ins w:id="1503" w:author="成英 李" w:date="2025-09-24T10:26:00Z">
        <w:r w:rsidR="00C976F0">
          <w:rPr>
            <w:rFonts w:hint="eastAsia"/>
            <w:color w:val="231F20"/>
            <w:w w:val="102"/>
            <w:sz w:val="20"/>
          </w:rPr>
          <w:t>金</w:t>
        </w:r>
      </w:ins>
      <w:r>
        <w:rPr>
          <w:color w:val="231F20"/>
          <w:w w:val="102"/>
          <w:sz w:val="20"/>
        </w:rPr>
        <w:t>計劃應按需要應用於各組織、地區、多地區、國家、區域、或多區域。</w:t>
      </w:r>
    </w:p>
    <w:p w14:paraId="196D875C" w14:textId="77777777" w:rsidR="003345E9" w:rsidRDefault="007169A0">
      <w:pPr>
        <w:pStyle w:val="a5"/>
        <w:numPr>
          <w:ilvl w:val="1"/>
          <w:numId w:val="19"/>
        </w:numPr>
        <w:tabs>
          <w:tab w:val="left" w:pos="1193"/>
        </w:tabs>
        <w:spacing w:line="204" w:lineRule="auto"/>
        <w:ind w:right="112" w:firstLine="408"/>
        <w:jc w:val="both"/>
        <w:rPr>
          <w:rFonts w:ascii="Noto Sans TC" w:eastAsia="Noto Sans TC"/>
          <w:sz w:val="20"/>
        </w:rPr>
      </w:pPr>
      <w:r>
        <w:rPr>
          <w:color w:val="231F20"/>
          <w:spacing w:val="1"/>
          <w:w w:val="102"/>
          <w:sz w:val="20"/>
        </w:rPr>
        <w:t>總董事會應建立和維持</w:t>
      </w:r>
      <w:del w:id="1504" w:author="成英 李" w:date="2025-09-24T10:29:00Z">
        <w:r w:rsidDel="00C976F0">
          <w:rPr>
            <w:color w:val="231F20"/>
            <w:spacing w:val="1"/>
            <w:w w:val="102"/>
            <w:sz w:val="20"/>
          </w:rPr>
          <w:delText>所提出</w:delText>
        </w:r>
      </w:del>
      <w:r>
        <w:rPr>
          <w:color w:val="231F20"/>
          <w:spacing w:val="1"/>
          <w:w w:val="102"/>
          <w:sz w:val="20"/>
        </w:rPr>
        <w:t>有關全球退休金計劃之指導原則。總董事會不需要為任何退休金計劃之得失提出保證。總董事會</w:t>
      </w:r>
      <w:r>
        <w:rPr>
          <w:color w:val="231F20"/>
          <w:w w:val="102"/>
          <w:sz w:val="20"/>
        </w:rPr>
        <w:t>也不保證因任何退休金計劃付款給任何人，也不必因基金的不足對任</w:t>
      </w:r>
      <w:r>
        <w:rPr>
          <w:color w:val="231F20"/>
          <w:spacing w:val="-12"/>
          <w:w w:val="102"/>
          <w:sz w:val="20"/>
        </w:rPr>
        <w:t>何退休金計劃負責。</w:t>
      </w:r>
      <w:r>
        <w:rPr>
          <w:rFonts w:ascii="Noto Sans TC" w:eastAsia="Noto Sans TC"/>
          <w:color w:val="231F20"/>
          <w:w w:val="102"/>
          <w:sz w:val="20"/>
        </w:rPr>
        <w:t>（32.5）</w:t>
      </w:r>
    </w:p>
    <w:p w14:paraId="19EE8D5F" w14:textId="77777777" w:rsidR="003345E9" w:rsidRDefault="007169A0">
      <w:pPr>
        <w:pStyle w:val="a5"/>
        <w:numPr>
          <w:ilvl w:val="1"/>
          <w:numId w:val="19"/>
        </w:numPr>
        <w:tabs>
          <w:tab w:val="left" w:pos="1192"/>
        </w:tabs>
        <w:spacing w:before="2" w:line="204" w:lineRule="auto"/>
        <w:ind w:left="119" w:right="115" w:firstLine="408"/>
        <w:jc w:val="both"/>
        <w:rPr>
          <w:rFonts w:ascii="Noto Sans TC" w:eastAsia="Noto Sans TC"/>
          <w:sz w:val="20"/>
        </w:rPr>
      </w:pPr>
      <w:r>
        <w:rPr>
          <w:color w:val="231F20"/>
          <w:spacing w:val="1"/>
          <w:w w:val="102"/>
          <w:sz w:val="20"/>
        </w:rPr>
        <w:t>所有退休金計劃應依照規定之表格和方法，通過國際福利</w:t>
      </w:r>
      <w:r>
        <w:rPr>
          <w:color w:val="231F20"/>
          <w:spacing w:val="-8"/>
          <w:w w:val="102"/>
          <w:sz w:val="20"/>
        </w:rPr>
        <w:t>部門，將年報送呈總董事會。</w:t>
      </w:r>
      <w:r>
        <w:rPr>
          <w:rFonts w:ascii="Noto Sans TC" w:eastAsia="Noto Sans TC"/>
          <w:color w:val="231F20"/>
          <w:w w:val="102"/>
          <w:sz w:val="20"/>
        </w:rPr>
        <w:t>（32.5）</w:t>
      </w:r>
    </w:p>
    <w:p w14:paraId="6FB22AC8" w14:textId="77777777" w:rsidR="003345E9" w:rsidRDefault="003345E9">
      <w:pPr>
        <w:pStyle w:val="a5"/>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2120407B"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6D56720B" w14:textId="77777777" w:rsidR="003345E9" w:rsidRDefault="007169A0">
      <w:pPr>
        <w:pStyle w:val="2"/>
      </w:pPr>
      <w:r>
        <w:rPr>
          <w:color w:val="231F20"/>
          <w:spacing w:val="-1"/>
        </w:rPr>
        <w:t>十四、宣聖會轄下組織</w:t>
      </w:r>
    </w:p>
    <w:p w14:paraId="2861F527" w14:textId="77777777" w:rsidR="003345E9" w:rsidRDefault="007169A0">
      <w:pPr>
        <w:pStyle w:val="a5"/>
        <w:numPr>
          <w:ilvl w:val="0"/>
          <w:numId w:val="19"/>
        </w:numPr>
        <w:tabs>
          <w:tab w:val="left" w:pos="1006"/>
        </w:tabs>
        <w:spacing w:before="9" w:line="347" w:lineRule="exact"/>
        <w:ind w:hanging="478"/>
        <w:rPr>
          <w:sz w:val="20"/>
        </w:rPr>
      </w:pPr>
      <w:r>
        <w:rPr>
          <w:color w:val="231F20"/>
          <w:spacing w:val="-1"/>
          <w:sz w:val="20"/>
        </w:rPr>
        <w:t>宣聖會轄下登記的財團法人應以下列方式的原則來組織和管</w:t>
      </w:r>
    </w:p>
    <w:p w14:paraId="51069509" w14:textId="77777777" w:rsidR="003345E9" w:rsidRDefault="007169A0">
      <w:pPr>
        <w:pStyle w:val="a3"/>
        <w:spacing w:line="323" w:lineRule="exact"/>
      </w:pPr>
      <w:r>
        <w:rPr>
          <w:color w:val="231F20"/>
          <w:spacing w:val="-3"/>
        </w:rPr>
        <w:t>理 :</w:t>
      </w:r>
    </w:p>
    <w:p w14:paraId="04905922" w14:textId="77777777" w:rsidR="003345E9" w:rsidRDefault="007169A0">
      <w:pPr>
        <w:pStyle w:val="a5"/>
        <w:numPr>
          <w:ilvl w:val="0"/>
          <w:numId w:val="18"/>
        </w:numPr>
        <w:tabs>
          <w:tab w:val="left" w:pos="842"/>
        </w:tabs>
        <w:spacing w:line="320" w:lineRule="exact"/>
        <w:ind w:left="842" w:hanging="230"/>
        <w:jc w:val="left"/>
        <w:rPr>
          <w:sz w:val="20"/>
        </w:rPr>
      </w:pPr>
      <w:r>
        <w:rPr>
          <w:color w:val="231F20"/>
          <w:spacing w:val="-3"/>
          <w:sz w:val="20"/>
        </w:rPr>
        <w:t>唯一成員</w:t>
      </w:r>
    </w:p>
    <w:p w14:paraId="30B81F2E" w14:textId="77777777" w:rsidR="003345E9" w:rsidRDefault="007169A0">
      <w:pPr>
        <w:pStyle w:val="a5"/>
        <w:numPr>
          <w:ilvl w:val="1"/>
          <w:numId w:val="18"/>
        </w:numPr>
        <w:tabs>
          <w:tab w:val="left" w:pos="1055"/>
          <w:tab w:val="left" w:pos="1284"/>
        </w:tabs>
        <w:spacing w:before="9" w:line="206" w:lineRule="auto"/>
        <w:ind w:right="15" w:hanging="408"/>
        <w:rPr>
          <w:sz w:val="20"/>
        </w:rPr>
      </w:pPr>
      <w:r>
        <w:rPr>
          <w:color w:val="231F20"/>
          <w:spacing w:val="-8"/>
          <w:sz w:val="20"/>
        </w:rPr>
        <w:t>轄下組織而在美國登記的財團法人只可有「宣聖會財團法人」</w:t>
      </w:r>
      <w:r>
        <w:rPr>
          <w:color w:val="231F20"/>
          <w:spacing w:val="-2"/>
          <w:sz w:val="20"/>
        </w:rPr>
        <w:t>為唯一的成員。</w:t>
      </w:r>
    </w:p>
    <w:p w14:paraId="2290F989" w14:textId="77777777" w:rsidR="003345E9" w:rsidRDefault="007169A0">
      <w:pPr>
        <w:pStyle w:val="a5"/>
        <w:numPr>
          <w:ilvl w:val="0"/>
          <w:numId w:val="18"/>
        </w:numPr>
        <w:tabs>
          <w:tab w:val="left" w:pos="859"/>
        </w:tabs>
        <w:spacing w:line="308" w:lineRule="exact"/>
        <w:ind w:left="859" w:hanging="247"/>
        <w:jc w:val="left"/>
        <w:rPr>
          <w:sz w:val="20"/>
        </w:rPr>
      </w:pPr>
      <w:r>
        <w:rPr>
          <w:color w:val="231F20"/>
          <w:spacing w:val="-2"/>
          <w:sz w:val="20"/>
        </w:rPr>
        <w:t>董事會成員</w:t>
      </w:r>
    </w:p>
    <w:p w14:paraId="2EC1BDBC" w14:textId="77777777" w:rsidR="003345E9" w:rsidRDefault="007169A0">
      <w:pPr>
        <w:pStyle w:val="a5"/>
        <w:numPr>
          <w:ilvl w:val="1"/>
          <w:numId w:val="18"/>
        </w:numPr>
        <w:tabs>
          <w:tab w:val="left" w:pos="1062"/>
          <w:tab w:val="left" w:pos="1284"/>
        </w:tabs>
        <w:spacing w:before="10" w:line="206" w:lineRule="auto"/>
        <w:ind w:right="115" w:hanging="408"/>
        <w:rPr>
          <w:sz w:val="20"/>
        </w:rPr>
      </w:pPr>
      <w:r>
        <w:rPr>
          <w:color w:val="231F20"/>
          <w:sz w:val="20"/>
        </w:rPr>
        <w:t>組成 : 每一個組織將按其需要和目的而設立董事的人數。基本要求如下 :</w:t>
      </w:r>
    </w:p>
    <w:p w14:paraId="59989B47" w14:textId="77777777" w:rsidR="003345E9" w:rsidRDefault="007169A0">
      <w:pPr>
        <w:pStyle w:val="a5"/>
        <w:numPr>
          <w:ilvl w:val="2"/>
          <w:numId w:val="18"/>
        </w:numPr>
        <w:tabs>
          <w:tab w:val="left" w:pos="1293"/>
        </w:tabs>
        <w:spacing w:line="308" w:lineRule="exact"/>
        <w:ind w:hanging="213"/>
        <w:rPr>
          <w:sz w:val="20"/>
        </w:rPr>
      </w:pPr>
      <w:r>
        <w:rPr>
          <w:color w:val="231F20"/>
          <w:spacing w:val="-1"/>
          <w:sz w:val="20"/>
        </w:rPr>
        <w:t>總監督會的一員為當然委員。</w:t>
      </w:r>
    </w:p>
    <w:p w14:paraId="4E89E5A8" w14:textId="1470D726" w:rsidR="003345E9" w:rsidRDefault="007169A0">
      <w:pPr>
        <w:pStyle w:val="a5"/>
        <w:numPr>
          <w:ilvl w:val="2"/>
          <w:numId w:val="18"/>
        </w:numPr>
        <w:tabs>
          <w:tab w:val="left" w:pos="1310"/>
        </w:tabs>
        <w:spacing w:line="320" w:lineRule="exact"/>
        <w:ind w:left="1310" w:hanging="230"/>
        <w:rPr>
          <w:sz w:val="20"/>
        </w:rPr>
      </w:pPr>
      <w:r>
        <w:rPr>
          <w:color w:val="231F20"/>
          <w:spacing w:val="-1"/>
          <w:sz w:val="20"/>
        </w:rPr>
        <w:t>總監督會</w:t>
      </w:r>
      <w:commentRangeStart w:id="1505"/>
      <w:r>
        <w:rPr>
          <w:color w:val="231F20"/>
          <w:spacing w:val="-1"/>
          <w:sz w:val="20"/>
        </w:rPr>
        <w:t>委</w:t>
      </w:r>
      <w:ins w:id="1506" w:author="成英 李" w:date="2025-09-24T10:38:00Z">
        <w:r w:rsidR="00345512">
          <w:rPr>
            <w:rFonts w:hint="eastAsia"/>
            <w:color w:val="231F20"/>
            <w:spacing w:val="-1"/>
            <w:sz w:val="20"/>
          </w:rPr>
          <w:t>任</w:t>
        </w:r>
        <w:commentRangeEnd w:id="1505"/>
        <w:r w:rsidR="00345512">
          <w:rPr>
            <w:rStyle w:val="a7"/>
          </w:rPr>
          <w:commentReference w:id="1505"/>
        </w:r>
      </w:ins>
      <w:del w:id="1507" w:author="成英 李" w:date="2025-09-24T10:38:00Z">
        <w:r w:rsidDel="00345512">
          <w:rPr>
            <w:color w:val="231F20"/>
            <w:spacing w:val="-1"/>
            <w:sz w:val="20"/>
          </w:rPr>
          <w:delText>派</w:delText>
        </w:r>
      </w:del>
      <w:r>
        <w:rPr>
          <w:color w:val="231F20"/>
          <w:spacing w:val="-1"/>
          <w:sz w:val="20"/>
        </w:rPr>
        <w:t>教派之一名主管級職員出任委員。</w:t>
      </w:r>
    </w:p>
    <w:p w14:paraId="1B3C4955" w14:textId="77777777" w:rsidR="003345E9" w:rsidRDefault="007169A0">
      <w:pPr>
        <w:pStyle w:val="a5"/>
        <w:numPr>
          <w:ilvl w:val="1"/>
          <w:numId w:val="18"/>
        </w:numPr>
        <w:tabs>
          <w:tab w:val="left" w:pos="1128"/>
        </w:tabs>
        <w:spacing w:line="320" w:lineRule="exact"/>
        <w:ind w:left="1128" w:hanging="252"/>
        <w:rPr>
          <w:sz w:val="20"/>
        </w:rPr>
      </w:pPr>
      <w:r>
        <w:rPr>
          <w:color w:val="231F20"/>
          <w:spacing w:val="-1"/>
          <w:sz w:val="20"/>
        </w:rPr>
        <w:t>所有董事須由總監督會與該組織其他董事商討後提名。</w:t>
      </w:r>
    </w:p>
    <w:p w14:paraId="72D5F98C" w14:textId="77777777" w:rsidR="003345E9" w:rsidRDefault="007169A0">
      <w:pPr>
        <w:pStyle w:val="a5"/>
        <w:numPr>
          <w:ilvl w:val="1"/>
          <w:numId w:val="18"/>
        </w:numPr>
        <w:tabs>
          <w:tab w:val="left" w:pos="1202"/>
          <w:tab w:val="left" w:pos="1284"/>
        </w:tabs>
        <w:spacing w:before="9" w:line="206" w:lineRule="auto"/>
        <w:ind w:right="16" w:hanging="408"/>
        <w:rPr>
          <w:sz w:val="20"/>
        </w:rPr>
      </w:pPr>
      <w:r>
        <w:rPr>
          <w:color w:val="231F20"/>
          <w:spacing w:val="8"/>
          <w:sz w:val="20"/>
        </w:rPr>
        <w:t>所有董事須由總監督會選任以代表「宣聖會財團法人</w:t>
      </w:r>
      <w:r>
        <w:rPr>
          <w:color w:val="231F20"/>
          <w:spacing w:val="-51"/>
          <w:sz w:val="20"/>
        </w:rPr>
        <w:t>」。</w:t>
      </w:r>
      <w:r>
        <w:rPr>
          <w:color w:val="231F20"/>
          <w:spacing w:val="-2"/>
          <w:sz w:val="20"/>
        </w:rPr>
        <w:t>他們的任期至繼任人被選上並正式就任為止。</w:t>
      </w:r>
    </w:p>
    <w:p w14:paraId="15D36E7E" w14:textId="5DC1EBE1" w:rsidR="003345E9" w:rsidRDefault="007169A0">
      <w:pPr>
        <w:pStyle w:val="a5"/>
        <w:numPr>
          <w:ilvl w:val="1"/>
          <w:numId w:val="18"/>
        </w:numPr>
        <w:tabs>
          <w:tab w:val="left" w:pos="1176"/>
          <w:tab w:val="left" w:pos="1284"/>
        </w:tabs>
        <w:spacing w:line="206" w:lineRule="auto"/>
        <w:ind w:right="111" w:hanging="408"/>
        <w:rPr>
          <w:sz w:val="20"/>
        </w:rPr>
      </w:pPr>
      <w:r>
        <w:rPr>
          <w:color w:val="231F20"/>
          <w:sz w:val="20"/>
        </w:rPr>
        <w:t>辭退 : 一名或多名的董事可以由總監督會在特別為此召開</w:t>
      </w:r>
      <w:r>
        <w:rPr>
          <w:color w:val="231F20"/>
          <w:spacing w:val="-2"/>
          <w:sz w:val="20"/>
        </w:rPr>
        <w:t>的會議代表「宣聖會財團法人」有故或無故</w:t>
      </w:r>
      <w:ins w:id="1508" w:author="成英 李" w:date="2025-09-24T10:41:00Z">
        <w:r w:rsidR="00345512">
          <w:rPr>
            <w:rFonts w:hint="eastAsia"/>
            <w:color w:val="231F20"/>
            <w:spacing w:val="-2"/>
            <w:sz w:val="20"/>
          </w:rPr>
          <w:t>地</w:t>
        </w:r>
      </w:ins>
      <w:del w:id="1509" w:author="成英 李" w:date="2025-09-24T10:41:00Z">
        <w:r w:rsidDel="00345512">
          <w:rPr>
            <w:color w:val="231F20"/>
            <w:spacing w:val="-2"/>
            <w:sz w:val="20"/>
          </w:rPr>
          <w:delText>的</w:delText>
        </w:r>
      </w:del>
      <w:r>
        <w:rPr>
          <w:color w:val="231F20"/>
          <w:spacing w:val="-2"/>
          <w:sz w:val="20"/>
        </w:rPr>
        <w:t>被辭退。</w:t>
      </w:r>
    </w:p>
    <w:p w14:paraId="6B428A59" w14:textId="70B9B9FC" w:rsidR="003345E9" w:rsidRDefault="007169A0">
      <w:pPr>
        <w:pStyle w:val="a5"/>
        <w:numPr>
          <w:ilvl w:val="0"/>
          <w:numId w:val="18"/>
        </w:numPr>
        <w:tabs>
          <w:tab w:val="left" w:pos="892"/>
        </w:tabs>
        <w:spacing w:line="308" w:lineRule="exact"/>
        <w:ind w:left="892" w:hanging="280"/>
        <w:jc w:val="left"/>
        <w:rPr>
          <w:sz w:val="20"/>
        </w:rPr>
      </w:pPr>
      <w:r>
        <w:rPr>
          <w:color w:val="231F20"/>
          <w:spacing w:val="-1"/>
          <w:sz w:val="20"/>
        </w:rPr>
        <w:t>職員和執行委員：職員的數目</w:t>
      </w:r>
      <w:ins w:id="1510" w:author="成英 李" w:date="2025-09-24T10:42:00Z">
        <w:r w:rsidR="00345512">
          <w:rPr>
            <w:rFonts w:hint="eastAsia"/>
            <w:color w:val="231F20"/>
            <w:spacing w:val="-1"/>
            <w:sz w:val="20"/>
          </w:rPr>
          <w:t>和職位</w:t>
        </w:r>
      </w:ins>
      <w:r>
        <w:rPr>
          <w:color w:val="231F20"/>
          <w:spacing w:val="-1"/>
          <w:sz w:val="20"/>
        </w:rPr>
        <w:t>是按規章和各有關組織決定。</w:t>
      </w:r>
    </w:p>
    <w:p w14:paraId="6D7B558A" w14:textId="77777777" w:rsidR="00345512" w:rsidRPr="00345512" w:rsidRDefault="007169A0" w:rsidP="00345512">
      <w:pPr>
        <w:pStyle w:val="a5"/>
        <w:numPr>
          <w:ilvl w:val="0"/>
          <w:numId w:val="18"/>
        </w:numPr>
        <w:tabs>
          <w:tab w:val="left" w:pos="859"/>
          <w:tab w:val="left" w:pos="876"/>
        </w:tabs>
        <w:spacing w:before="7" w:line="206" w:lineRule="auto"/>
        <w:ind w:left="876" w:right="1387" w:hanging="264"/>
        <w:jc w:val="left"/>
        <w:rPr>
          <w:ins w:id="1511" w:author="成英 李" w:date="2025-09-24T10:44:00Z"/>
          <w:sz w:val="20"/>
          <w:rPrChange w:id="1512" w:author="成英 李" w:date="2025-09-24T10:44:00Z">
            <w:rPr>
              <w:ins w:id="1513" w:author="成英 李" w:date="2025-09-24T10:44:00Z"/>
              <w:color w:val="231F20"/>
              <w:spacing w:val="80"/>
              <w:w w:val="150"/>
              <w:sz w:val="20"/>
            </w:rPr>
          </w:rPrChange>
        </w:rPr>
      </w:pPr>
      <w:r>
        <w:rPr>
          <w:color w:val="231F20"/>
          <w:sz w:val="20"/>
        </w:rPr>
        <w:t>財團法人的會議</w:t>
      </w:r>
      <w:del w:id="1514" w:author="成英 李" w:date="2025-09-24T10:44:00Z">
        <w:r w:rsidDel="00345512">
          <w:rPr>
            <w:color w:val="231F20"/>
            <w:spacing w:val="72"/>
            <w:w w:val="150"/>
            <w:sz w:val="20"/>
          </w:rPr>
          <w:delText xml:space="preserve">                </w:delText>
        </w:r>
      </w:del>
      <w:del w:id="1515" w:author="成英 李" w:date="2025-09-24T10:43:00Z">
        <w:r w:rsidDel="00345512">
          <w:rPr>
            <w:color w:val="231F20"/>
            <w:spacing w:val="72"/>
            <w:w w:val="150"/>
            <w:sz w:val="20"/>
          </w:rPr>
          <w:delText xml:space="preserve"> </w:delText>
        </w:r>
      </w:del>
      <w:r>
        <w:rPr>
          <w:color w:val="231F20"/>
          <w:sz w:val="20"/>
        </w:rPr>
        <w:t>:</w:t>
      </w:r>
      <w:r w:rsidRPr="00345512">
        <w:rPr>
          <w:color w:val="231F20"/>
          <w:spacing w:val="80"/>
          <w:w w:val="150"/>
          <w:sz w:val="20"/>
        </w:rPr>
        <w:t xml:space="preserve"> </w:t>
      </w:r>
    </w:p>
    <w:p w14:paraId="72C26979" w14:textId="4D130388" w:rsidR="003345E9" w:rsidRPr="00345512" w:rsidRDefault="007169A0">
      <w:pPr>
        <w:tabs>
          <w:tab w:val="left" w:pos="859"/>
          <w:tab w:val="left" w:pos="876"/>
        </w:tabs>
        <w:spacing w:before="7" w:line="206" w:lineRule="auto"/>
        <w:ind w:left="612" w:right="1387"/>
        <w:jc w:val="right"/>
        <w:rPr>
          <w:sz w:val="20"/>
          <w:rPrChange w:id="1516" w:author="成英 李" w:date="2025-09-24T10:45:00Z">
            <w:rPr/>
          </w:rPrChange>
        </w:rPr>
        <w:pPrChange w:id="1517" w:author="成英 李" w:date="2025-09-24T10:45:00Z">
          <w:pPr>
            <w:pStyle w:val="a5"/>
            <w:numPr>
              <w:numId w:val="18"/>
            </w:numPr>
            <w:tabs>
              <w:tab w:val="left" w:pos="859"/>
              <w:tab w:val="left" w:pos="876"/>
            </w:tabs>
            <w:spacing w:before="7" w:line="206" w:lineRule="auto"/>
            <w:ind w:left="876" w:right="1387" w:hanging="264"/>
            <w:jc w:val="right"/>
          </w:pPr>
        </w:pPrChange>
      </w:pPr>
      <w:r w:rsidRPr="00345512">
        <w:rPr>
          <w:color w:val="231F20"/>
          <w:spacing w:val="-2"/>
          <w:sz w:val="20"/>
          <w:rPrChange w:id="1518" w:author="成英 李" w:date="2025-09-24T10:45:00Z">
            <w:rPr/>
          </w:rPrChange>
        </w:rPr>
        <w:t>i.「宣聖會財團法人」由法人決定日期和地點。</w:t>
      </w:r>
    </w:p>
    <w:p w14:paraId="27552B96" w14:textId="77777777" w:rsidR="003345E9" w:rsidRDefault="007169A0">
      <w:pPr>
        <w:pStyle w:val="a3"/>
        <w:spacing w:line="308" w:lineRule="exact"/>
        <w:ind w:left="876"/>
      </w:pPr>
      <w:r>
        <w:rPr>
          <w:color w:val="231F20"/>
        </w:rPr>
        <w:t>ii.</w:t>
      </w:r>
      <w:r>
        <w:rPr>
          <w:color w:val="231F20"/>
          <w:spacing w:val="-1"/>
        </w:rPr>
        <w:t xml:space="preserve"> 法人有權決定是否召開董事會。</w:t>
      </w:r>
    </w:p>
    <w:p w14:paraId="0975F13D" w14:textId="77777777" w:rsidR="003345E9" w:rsidRDefault="007169A0">
      <w:pPr>
        <w:pStyle w:val="a5"/>
        <w:numPr>
          <w:ilvl w:val="0"/>
          <w:numId w:val="18"/>
        </w:numPr>
        <w:tabs>
          <w:tab w:val="left" w:pos="842"/>
        </w:tabs>
        <w:spacing w:line="320" w:lineRule="exact"/>
        <w:ind w:left="842" w:hanging="230"/>
        <w:jc w:val="left"/>
        <w:rPr>
          <w:sz w:val="20"/>
        </w:rPr>
      </w:pPr>
      <w:r>
        <w:rPr>
          <w:color w:val="231F20"/>
          <w:spacing w:val="-1"/>
          <w:sz w:val="20"/>
        </w:rPr>
        <w:t>法人行政人員之選任和辭退是按各組織之規章。</w:t>
      </w:r>
    </w:p>
    <w:p w14:paraId="0CB4592D" w14:textId="77777777" w:rsidR="003345E9" w:rsidRDefault="007169A0">
      <w:pPr>
        <w:pStyle w:val="a5"/>
        <w:numPr>
          <w:ilvl w:val="0"/>
          <w:numId w:val="18"/>
        </w:numPr>
        <w:tabs>
          <w:tab w:val="left" w:pos="816"/>
          <w:tab w:val="left" w:pos="1020"/>
        </w:tabs>
        <w:spacing w:before="10" w:line="206" w:lineRule="auto"/>
        <w:ind w:left="1020" w:right="10" w:hanging="408"/>
        <w:jc w:val="left"/>
        <w:rPr>
          <w:sz w:val="20"/>
        </w:rPr>
      </w:pPr>
      <w:r>
        <w:rPr>
          <w:color w:val="231F20"/>
          <w:spacing w:val="2"/>
          <w:w w:val="102"/>
          <w:sz w:val="20"/>
        </w:rPr>
        <w:t>財政年度：所有附屬組織之財政年度需與「宣聖會財團法人」</w:t>
      </w:r>
      <w:r>
        <w:rPr>
          <w:color w:val="231F20"/>
          <w:w w:val="102"/>
          <w:sz w:val="20"/>
        </w:rPr>
        <w:t>之財政年度一致。</w:t>
      </w:r>
    </w:p>
    <w:p w14:paraId="7DCDC6AC" w14:textId="77777777" w:rsidR="003345E9" w:rsidRDefault="007169A0">
      <w:pPr>
        <w:pStyle w:val="a5"/>
        <w:numPr>
          <w:ilvl w:val="0"/>
          <w:numId w:val="18"/>
        </w:numPr>
        <w:tabs>
          <w:tab w:val="left" w:pos="846"/>
        </w:tabs>
        <w:spacing w:line="308" w:lineRule="exact"/>
        <w:ind w:left="846" w:hanging="234"/>
        <w:jc w:val="left"/>
        <w:rPr>
          <w:sz w:val="20"/>
        </w:rPr>
      </w:pPr>
      <w:r>
        <w:rPr>
          <w:color w:val="231F20"/>
          <w:spacing w:val="-6"/>
          <w:sz w:val="20"/>
        </w:rPr>
        <w:t>解散：當組織解散時，所有資產歸回「宣聖會財團法人」。</w:t>
      </w:r>
    </w:p>
    <w:p w14:paraId="5A4B9E95" w14:textId="77777777" w:rsidR="003345E9" w:rsidRDefault="007169A0">
      <w:pPr>
        <w:pStyle w:val="a5"/>
        <w:numPr>
          <w:ilvl w:val="0"/>
          <w:numId w:val="18"/>
        </w:numPr>
        <w:tabs>
          <w:tab w:val="left" w:pos="866"/>
        </w:tabs>
        <w:spacing w:line="320" w:lineRule="exact"/>
        <w:ind w:left="866" w:hanging="254"/>
        <w:jc w:val="left"/>
        <w:rPr>
          <w:sz w:val="20"/>
        </w:rPr>
      </w:pPr>
      <w:r>
        <w:rPr>
          <w:color w:val="231F20"/>
          <w:spacing w:val="-2"/>
          <w:sz w:val="20"/>
        </w:rPr>
        <w:t>組織章程與規章</w:t>
      </w:r>
    </w:p>
    <w:p w14:paraId="220F9BC3" w14:textId="44FBEA2F" w:rsidR="003345E9" w:rsidRDefault="007169A0">
      <w:pPr>
        <w:pStyle w:val="a5"/>
        <w:numPr>
          <w:ilvl w:val="0"/>
          <w:numId w:val="18"/>
        </w:numPr>
        <w:tabs>
          <w:tab w:val="left" w:pos="1059"/>
          <w:tab w:val="left" w:pos="1284"/>
        </w:tabs>
        <w:spacing w:before="9" w:line="206" w:lineRule="auto"/>
        <w:ind w:left="1284" w:right="117" w:hanging="408"/>
        <w:jc w:val="left"/>
        <w:rPr>
          <w:sz w:val="20"/>
        </w:rPr>
      </w:pPr>
      <w:r>
        <w:rPr>
          <w:color w:val="231F20"/>
          <w:spacing w:val="-2"/>
          <w:sz w:val="20"/>
        </w:rPr>
        <w:t>轄下組織可經唯一成員之總董事會以三分之二表決成立。其組織章程</w:t>
      </w:r>
      <w:ins w:id="1519" w:author="成英 李" w:date="2025-09-24T10:48:00Z">
        <w:r w:rsidR="00A930F2">
          <w:rPr>
            <w:rFonts w:hint="eastAsia"/>
            <w:color w:val="231F20"/>
            <w:spacing w:val="-2"/>
            <w:sz w:val="20"/>
          </w:rPr>
          <w:t>與</w:t>
        </w:r>
      </w:ins>
      <w:del w:id="1520" w:author="成英 李" w:date="2025-09-24T10:48:00Z">
        <w:r w:rsidDel="00A930F2">
          <w:rPr>
            <w:color w:val="231F20"/>
            <w:spacing w:val="-2"/>
            <w:sz w:val="20"/>
          </w:rPr>
          <w:delText>之</w:delText>
        </w:r>
      </w:del>
      <w:r>
        <w:rPr>
          <w:color w:val="231F20"/>
          <w:spacing w:val="-2"/>
          <w:sz w:val="20"/>
        </w:rPr>
        <w:t>規章應經唯一成員之總董事會核可。</w:t>
      </w:r>
    </w:p>
    <w:p w14:paraId="4BD75551" w14:textId="350411AF" w:rsidR="003345E9" w:rsidRDefault="007169A0">
      <w:pPr>
        <w:pStyle w:val="a3"/>
        <w:spacing w:line="206" w:lineRule="auto"/>
        <w:ind w:left="1284" w:right="118" w:hanging="408"/>
      </w:pPr>
      <w:r>
        <w:rPr>
          <w:color w:val="231F20"/>
        </w:rPr>
        <w:t>ii. 文件之修正應經由該組織董事會三分之</w:t>
      </w:r>
      <w:ins w:id="1521" w:author="成英 李" w:date="2025-09-24T10:48:00Z">
        <w:r w:rsidR="00A930F2">
          <w:rPr>
            <w:rFonts w:hint="eastAsia"/>
            <w:color w:val="231F20"/>
          </w:rPr>
          <w:t>二</w:t>
        </w:r>
      </w:ins>
      <w:del w:id="1522" w:author="成英 李" w:date="2025-09-24T10:48:00Z">
        <w:r w:rsidDel="00A930F2">
          <w:rPr>
            <w:color w:val="231F20"/>
          </w:rPr>
          <w:delText>三</w:delText>
        </w:r>
      </w:del>
      <w:proofErr w:type="gramStart"/>
      <w:r>
        <w:rPr>
          <w:color w:val="231F20"/>
        </w:rPr>
        <w:t>表決通過後提議 ,</w:t>
      </w:r>
      <w:r>
        <w:rPr>
          <w:color w:val="231F20"/>
          <w:spacing w:val="-2"/>
        </w:rPr>
        <w:t>並經唯一成員之董事會核可</w:t>
      </w:r>
      <w:proofErr w:type="gramEnd"/>
      <w:r>
        <w:rPr>
          <w:color w:val="231F20"/>
          <w:spacing w:val="-2"/>
        </w:rPr>
        <w:t>。</w:t>
      </w:r>
    </w:p>
    <w:p w14:paraId="1EF0D739" w14:textId="77777777" w:rsidR="003345E9" w:rsidRDefault="007169A0">
      <w:pPr>
        <w:pStyle w:val="2"/>
        <w:spacing w:before="57"/>
      </w:pPr>
      <w:r>
        <w:rPr>
          <w:color w:val="231F20"/>
          <w:spacing w:val="-2"/>
        </w:rPr>
        <w:t>十五、宣聖會出版社</w:t>
      </w:r>
    </w:p>
    <w:p w14:paraId="187D7489" w14:textId="1A8F254E" w:rsidR="003345E9" w:rsidRDefault="007169A0">
      <w:pPr>
        <w:pStyle w:val="a5"/>
        <w:numPr>
          <w:ilvl w:val="0"/>
          <w:numId w:val="19"/>
        </w:numPr>
        <w:tabs>
          <w:tab w:val="left" w:pos="1006"/>
        </w:tabs>
        <w:spacing w:before="10"/>
        <w:ind w:hanging="478"/>
        <w:rPr>
          <w:sz w:val="20"/>
        </w:rPr>
      </w:pPr>
      <w:r>
        <w:rPr>
          <w:color w:val="231F20"/>
          <w:spacing w:val="-1"/>
          <w:sz w:val="20"/>
        </w:rPr>
        <w:t>宣聖會出版社目的為出版或製作、</w:t>
      </w:r>
      <w:ins w:id="1523" w:author="成英 李" w:date="2025-09-24T10:50:00Z">
        <w:r w:rsidR="00A930F2">
          <w:rPr>
            <w:rFonts w:hint="eastAsia"/>
            <w:color w:val="231F20"/>
            <w:spacing w:val="-1"/>
            <w:sz w:val="20"/>
          </w:rPr>
          <w:t>銷售</w:t>
        </w:r>
      </w:ins>
      <w:del w:id="1524" w:author="成英 李" w:date="2025-09-24T10:50:00Z">
        <w:r w:rsidDel="00A930F2">
          <w:rPr>
            <w:color w:val="231F20"/>
            <w:spacing w:val="-1"/>
            <w:sz w:val="20"/>
          </w:rPr>
          <w:delText>商品</w:delText>
        </w:r>
      </w:del>
      <w:r>
        <w:rPr>
          <w:color w:val="231F20"/>
          <w:spacing w:val="-1"/>
          <w:sz w:val="20"/>
        </w:rPr>
        <w:t>、擁有、申請版權和</w:t>
      </w:r>
    </w:p>
    <w:p w14:paraId="1FEC628B" w14:textId="77777777" w:rsidR="003345E9" w:rsidRDefault="003345E9">
      <w:pPr>
        <w:pStyle w:val="a5"/>
        <w:rPr>
          <w:sz w:val="20"/>
        </w:rPr>
        <w:sectPr w:rsidR="003345E9">
          <w:pgSz w:w="8640" w:h="12960"/>
          <w:pgMar w:top="480" w:right="1080" w:bottom="1180" w:left="1080" w:header="0" w:footer="997" w:gutter="0"/>
          <w:cols w:space="720"/>
        </w:sectPr>
      </w:pPr>
    </w:p>
    <w:p w14:paraId="4A8D3FDE" w14:textId="77777777" w:rsidR="003345E9" w:rsidRDefault="007169A0">
      <w:pPr>
        <w:pStyle w:val="a3"/>
        <w:spacing w:before="50"/>
        <w:ind w:left="0"/>
        <w:jc w:val="center"/>
      </w:pPr>
      <w:r>
        <w:rPr>
          <w:color w:val="231F20"/>
          <w:spacing w:val="-2"/>
        </w:rPr>
        <w:lastRenderedPageBreak/>
        <w:t>傳道與基督教事奉</w:t>
      </w:r>
    </w:p>
    <w:p w14:paraId="27D80B88" w14:textId="77777777" w:rsidR="003345E9" w:rsidRDefault="007169A0">
      <w:pPr>
        <w:pStyle w:val="a3"/>
        <w:spacing w:before="237" w:line="206" w:lineRule="auto"/>
        <w:ind w:left="119" w:right="113"/>
        <w:jc w:val="both"/>
      </w:pPr>
      <w:r>
        <w:rPr>
          <w:color w:val="231F20"/>
          <w:spacing w:val="3"/>
          <w:w w:val="102"/>
        </w:rPr>
        <w:t>管理各有關內容，在宣聖會和其他基督教巿場以合乎教會使命的方式</w:t>
      </w:r>
      <w:r>
        <w:rPr>
          <w:color w:val="231F20"/>
          <w:spacing w:val="2"/>
          <w:w w:val="102"/>
        </w:rPr>
        <w:t>讓教會得到助益。為保障和管理所有宣聖會和其轄下組織與媒體有關</w:t>
      </w:r>
      <w:r>
        <w:rPr>
          <w:color w:val="231F20"/>
          <w:w w:val="102"/>
        </w:rPr>
        <w:t>的資產，宣聖會將有關行使權交託予宣聖會出版社。</w:t>
      </w:r>
    </w:p>
    <w:p w14:paraId="263F18C1" w14:textId="77777777" w:rsidR="003345E9" w:rsidRDefault="007169A0">
      <w:pPr>
        <w:pStyle w:val="2"/>
        <w:spacing w:before="60"/>
      </w:pPr>
      <w:r>
        <w:rPr>
          <w:color w:val="231F20"/>
          <w:spacing w:val="-1"/>
        </w:rPr>
        <w:t>十六、總基督徒行動委員會</w:t>
      </w:r>
    </w:p>
    <w:p w14:paraId="5DA56E5E" w14:textId="781C07E3" w:rsidR="003345E9" w:rsidRDefault="007169A0">
      <w:pPr>
        <w:pStyle w:val="a5"/>
        <w:numPr>
          <w:ilvl w:val="0"/>
          <w:numId w:val="19"/>
        </w:numPr>
        <w:tabs>
          <w:tab w:val="left" w:pos="1006"/>
        </w:tabs>
        <w:spacing w:before="49" w:line="204" w:lineRule="auto"/>
        <w:ind w:left="120" w:right="117" w:firstLine="408"/>
        <w:rPr>
          <w:sz w:val="20"/>
        </w:rPr>
      </w:pPr>
      <w:r>
        <w:rPr>
          <w:color w:val="231F20"/>
          <w:spacing w:val="-1"/>
          <w:w w:val="102"/>
          <w:sz w:val="20"/>
        </w:rPr>
        <w:t>總議會閉幕後，總監督會應委任一總基督徒行動委員會，總</w:t>
      </w:r>
      <w:r>
        <w:rPr>
          <w:color w:val="231F20"/>
          <w:w w:val="102"/>
          <w:sz w:val="20"/>
        </w:rPr>
        <w:t>秘書必為其中一員，向總董事會</w:t>
      </w:r>
      <w:ins w:id="1525" w:author="成英 李" w:date="2025-09-24T10:53:00Z">
        <w:r w:rsidR="00A930F2">
          <w:rPr>
            <w:rFonts w:hint="eastAsia"/>
            <w:color w:val="231F20"/>
            <w:w w:val="102"/>
            <w:sz w:val="20"/>
          </w:rPr>
          <w:t>報告該委員會的工作</w:t>
        </w:r>
      </w:ins>
      <w:del w:id="1526" w:author="成英 李" w:date="2025-09-24T10:53:00Z">
        <w:r w:rsidDel="00A930F2">
          <w:rPr>
            <w:rFonts w:hint="eastAsia"/>
            <w:color w:val="231F20"/>
            <w:w w:val="102"/>
            <w:sz w:val="20"/>
          </w:rPr>
          <w:delText>負</w:delText>
        </w:r>
        <w:r w:rsidDel="00A930F2">
          <w:rPr>
            <w:color w:val="231F20"/>
            <w:w w:val="102"/>
            <w:sz w:val="20"/>
          </w:rPr>
          <w:delText>責</w:delText>
        </w:r>
      </w:del>
      <w:r>
        <w:rPr>
          <w:color w:val="231F20"/>
          <w:w w:val="102"/>
          <w:sz w:val="20"/>
        </w:rPr>
        <w:t>。</w:t>
      </w:r>
    </w:p>
    <w:p w14:paraId="2E87E637" w14:textId="77777777" w:rsidR="003345E9" w:rsidRDefault="007169A0">
      <w:pPr>
        <w:pStyle w:val="a3"/>
        <w:spacing w:line="311" w:lineRule="exact"/>
        <w:ind w:left="528"/>
      </w:pPr>
      <w:r w:rsidRPr="00A930F2">
        <w:rPr>
          <w:b/>
          <w:bCs/>
          <w:color w:val="231F20"/>
          <w:spacing w:val="-1"/>
          <w:rPrChange w:id="1527" w:author="成英 李" w:date="2025-09-24T10:54:00Z">
            <w:rPr>
              <w:color w:val="231F20"/>
              <w:spacing w:val="-1"/>
            </w:rPr>
          </w:rPrChange>
        </w:rPr>
        <w:t>總基督徒行動委員會</w:t>
      </w:r>
      <w:r>
        <w:rPr>
          <w:color w:val="231F20"/>
          <w:spacing w:val="-1"/>
        </w:rPr>
        <w:t>之職責如下：</w:t>
      </w:r>
    </w:p>
    <w:p w14:paraId="2E978C32" w14:textId="47BDDB38" w:rsidR="003345E9" w:rsidRDefault="007169A0">
      <w:pPr>
        <w:pStyle w:val="a5"/>
        <w:numPr>
          <w:ilvl w:val="1"/>
          <w:numId w:val="19"/>
        </w:numPr>
        <w:tabs>
          <w:tab w:val="left" w:pos="1193"/>
        </w:tabs>
        <w:spacing w:before="9" w:line="206" w:lineRule="auto"/>
        <w:ind w:right="113" w:firstLine="408"/>
        <w:jc w:val="both"/>
        <w:rPr>
          <w:sz w:val="20"/>
        </w:rPr>
      </w:pPr>
      <w:r>
        <w:rPr>
          <w:color w:val="231F20"/>
          <w:w w:val="102"/>
          <w:sz w:val="20"/>
        </w:rPr>
        <w:t>為宣聖會之會友針對有關菸、酒、毒品、賭博以及其他現</w:t>
      </w:r>
      <w:r>
        <w:rPr>
          <w:color w:val="231F20"/>
          <w:spacing w:val="3"/>
          <w:w w:val="102"/>
          <w:sz w:val="20"/>
        </w:rPr>
        <w:t>有道德及社會問題提供和創制建設性的資訊，並在本宗派內分享這些</w:t>
      </w:r>
      <w:r>
        <w:rPr>
          <w:color w:val="231F20"/>
          <w:w w:val="102"/>
          <w:sz w:val="20"/>
        </w:rPr>
        <w:t>資訊。</w:t>
      </w:r>
    </w:p>
    <w:p w14:paraId="06EA2732" w14:textId="77777777" w:rsidR="003345E9" w:rsidRDefault="007169A0">
      <w:pPr>
        <w:pStyle w:val="a5"/>
        <w:numPr>
          <w:ilvl w:val="1"/>
          <w:numId w:val="19"/>
        </w:numPr>
        <w:tabs>
          <w:tab w:val="left" w:pos="1193"/>
        </w:tabs>
        <w:spacing w:line="206" w:lineRule="auto"/>
        <w:ind w:right="17" w:firstLine="408"/>
        <w:rPr>
          <w:sz w:val="20"/>
        </w:rPr>
      </w:pPr>
      <w:r>
        <w:rPr>
          <w:color w:val="231F20"/>
          <w:spacing w:val="1"/>
          <w:w w:val="102"/>
          <w:sz w:val="20"/>
        </w:rPr>
        <w:t>強調婚姻之神聖以及基督徒家庭之聖潔。同時指出離婚之</w:t>
      </w:r>
      <w:r>
        <w:rPr>
          <w:color w:val="231F20"/>
          <w:spacing w:val="4"/>
          <w:w w:val="102"/>
          <w:sz w:val="20"/>
        </w:rPr>
        <w:t>罪惡與問題。特別應強調聖經中對於婚姻作為人一生之永約的計畫，</w:t>
      </w:r>
      <w:r>
        <w:rPr>
          <w:color w:val="231F20"/>
          <w:w w:val="102"/>
          <w:sz w:val="20"/>
        </w:rPr>
        <w:t>只有死亡才能去除。</w:t>
      </w:r>
    </w:p>
    <w:p w14:paraId="5FEE5226" w14:textId="77777777" w:rsidR="003345E9" w:rsidRDefault="007169A0">
      <w:pPr>
        <w:pStyle w:val="a5"/>
        <w:numPr>
          <w:ilvl w:val="1"/>
          <w:numId w:val="19"/>
        </w:numPr>
        <w:tabs>
          <w:tab w:val="left" w:pos="1192"/>
        </w:tabs>
        <w:spacing w:line="306" w:lineRule="exact"/>
        <w:ind w:left="1192" w:hanging="664"/>
        <w:rPr>
          <w:sz w:val="20"/>
        </w:rPr>
      </w:pPr>
      <w:r>
        <w:rPr>
          <w:color w:val="231F20"/>
          <w:spacing w:val="-1"/>
          <w:sz w:val="20"/>
        </w:rPr>
        <w:t>鼓勵會友參與並帶領有關服務社會公義之組織。</w:t>
      </w:r>
    </w:p>
    <w:p w14:paraId="54D2635B" w14:textId="77777777" w:rsidR="003345E9" w:rsidRDefault="007169A0">
      <w:pPr>
        <w:pStyle w:val="a5"/>
        <w:numPr>
          <w:ilvl w:val="1"/>
          <w:numId w:val="19"/>
        </w:numPr>
        <w:tabs>
          <w:tab w:val="left" w:pos="1194"/>
        </w:tabs>
        <w:spacing w:before="2" w:line="206" w:lineRule="auto"/>
        <w:ind w:right="17" w:firstLine="408"/>
        <w:rPr>
          <w:sz w:val="20"/>
        </w:rPr>
      </w:pPr>
      <w:r>
        <w:rPr>
          <w:color w:val="231F20"/>
          <w:spacing w:val="4"/>
          <w:w w:val="102"/>
          <w:sz w:val="20"/>
        </w:rPr>
        <w:t>提醒宣聖會之會友有關於遵守主日、不可參加秘密社團、遠離對於基督徒道德有破壞性影響的娛樂活動以及其他需要特別注意</w:t>
      </w:r>
      <w:r>
        <w:rPr>
          <w:color w:val="231F20"/>
          <w:w w:val="102"/>
          <w:sz w:val="20"/>
        </w:rPr>
        <w:t>之屬世的活動。</w:t>
      </w:r>
    </w:p>
    <w:p w14:paraId="263A74F3" w14:textId="400E6107" w:rsidR="003345E9" w:rsidRDefault="007169A0">
      <w:pPr>
        <w:pStyle w:val="a5"/>
        <w:numPr>
          <w:ilvl w:val="1"/>
          <w:numId w:val="19"/>
        </w:numPr>
        <w:tabs>
          <w:tab w:val="left" w:pos="1193"/>
        </w:tabs>
        <w:spacing w:line="204" w:lineRule="auto"/>
        <w:ind w:right="115" w:firstLine="408"/>
        <w:rPr>
          <w:sz w:val="20"/>
        </w:rPr>
      </w:pPr>
      <w:r>
        <w:rPr>
          <w:color w:val="231F20"/>
          <w:spacing w:val="1"/>
          <w:w w:val="102"/>
          <w:sz w:val="20"/>
        </w:rPr>
        <w:t>協助並鼓勵每一地區建立一基督徒行動委員會，並</w:t>
      </w:r>
      <w:ins w:id="1528" w:author="成英 李" w:date="2025-09-24T11:02:00Z">
        <w:r w:rsidR="005C2BE0">
          <w:rPr>
            <w:rFonts w:hint="eastAsia"/>
            <w:color w:val="231F20"/>
            <w:spacing w:val="1"/>
            <w:w w:val="102"/>
            <w:sz w:val="20"/>
          </w:rPr>
          <w:t>為</w:t>
        </w:r>
      </w:ins>
      <w:del w:id="1529" w:author="成英 李" w:date="2025-09-24T11:02:00Z">
        <w:r w:rsidDel="005C2BE0">
          <w:rPr>
            <w:color w:val="231F20"/>
            <w:spacing w:val="1"/>
            <w:w w:val="102"/>
            <w:sz w:val="20"/>
          </w:rPr>
          <w:delText>提供</w:delText>
        </w:r>
      </w:del>
      <w:r>
        <w:rPr>
          <w:color w:val="231F20"/>
          <w:spacing w:val="1"/>
          <w:w w:val="102"/>
          <w:sz w:val="20"/>
        </w:rPr>
        <w:t>各</w:t>
      </w:r>
      <w:r>
        <w:rPr>
          <w:color w:val="231F20"/>
          <w:w w:val="102"/>
          <w:sz w:val="20"/>
        </w:rPr>
        <w:t>地區</w:t>
      </w:r>
      <w:ins w:id="1530" w:author="成英 李" w:date="2025-09-24T11:02:00Z">
        <w:r w:rsidR="005C2BE0">
          <w:rPr>
            <w:rFonts w:hint="eastAsia"/>
            <w:color w:val="231F20"/>
            <w:w w:val="102"/>
            <w:sz w:val="20"/>
          </w:rPr>
          <w:t>提供</w:t>
        </w:r>
      </w:ins>
      <w:del w:id="1531" w:author="成英 李" w:date="2025-09-24T11:02:00Z">
        <w:r w:rsidDel="005C2BE0">
          <w:rPr>
            <w:color w:val="231F20"/>
            <w:w w:val="102"/>
            <w:sz w:val="20"/>
          </w:rPr>
          <w:delText>有關</w:delText>
        </w:r>
      </w:del>
      <w:r>
        <w:rPr>
          <w:color w:val="231F20"/>
          <w:w w:val="102"/>
          <w:sz w:val="20"/>
        </w:rPr>
        <w:t>現有道德問題相關資訊及教材，</w:t>
      </w:r>
      <w:del w:id="1532" w:author="成英 李" w:date="2025-09-24T11:02:00Z">
        <w:r w:rsidDel="005C2BE0">
          <w:rPr>
            <w:rFonts w:hint="eastAsia"/>
            <w:color w:val="231F20"/>
            <w:w w:val="102"/>
            <w:sz w:val="20"/>
          </w:rPr>
          <w:delText>做為地區採取行動之依據</w:delText>
        </w:r>
      </w:del>
      <w:ins w:id="1533" w:author="成英 李" w:date="2025-09-24T11:02:00Z">
        <w:r w:rsidR="005C2BE0">
          <w:rPr>
            <w:rFonts w:hint="eastAsia"/>
            <w:color w:val="231F20"/>
            <w:w w:val="102"/>
            <w:sz w:val="20"/>
          </w:rPr>
          <w:t>以分發</w:t>
        </w:r>
      </w:ins>
      <w:ins w:id="1534" w:author="成英 李" w:date="2025-09-24T11:03:00Z">
        <w:r w:rsidR="005C2BE0">
          <w:rPr>
            <w:rFonts w:hint="eastAsia"/>
            <w:color w:val="231F20"/>
            <w:w w:val="102"/>
            <w:sz w:val="20"/>
          </w:rPr>
          <w:t>到</w:t>
        </w:r>
      </w:ins>
      <w:ins w:id="1535" w:author="成英 李" w:date="2025-09-24T11:02:00Z">
        <w:r w:rsidR="005C2BE0">
          <w:rPr>
            <w:rFonts w:hint="eastAsia"/>
            <w:color w:val="231F20"/>
            <w:w w:val="102"/>
            <w:sz w:val="20"/>
          </w:rPr>
          <w:t>每個</w:t>
        </w:r>
      </w:ins>
      <w:ins w:id="1536" w:author="成英 李" w:date="2025-09-24T11:03:00Z">
        <w:r w:rsidR="005C2BE0">
          <w:rPr>
            <w:rFonts w:hint="eastAsia"/>
            <w:color w:val="231F20"/>
            <w:w w:val="102"/>
            <w:sz w:val="20"/>
          </w:rPr>
          <w:t>地方教會</w:t>
        </w:r>
      </w:ins>
      <w:r>
        <w:rPr>
          <w:color w:val="231F20"/>
          <w:w w:val="102"/>
          <w:sz w:val="20"/>
        </w:rPr>
        <w:t>。</w:t>
      </w:r>
    </w:p>
    <w:p w14:paraId="2BA54E6B" w14:textId="77777777" w:rsidR="003345E9" w:rsidRDefault="007169A0">
      <w:pPr>
        <w:pStyle w:val="a5"/>
        <w:numPr>
          <w:ilvl w:val="1"/>
          <w:numId w:val="19"/>
        </w:numPr>
        <w:tabs>
          <w:tab w:val="left" w:pos="1193"/>
        </w:tabs>
        <w:spacing w:line="204" w:lineRule="auto"/>
        <w:ind w:right="115" w:firstLine="408"/>
        <w:rPr>
          <w:sz w:val="20"/>
        </w:rPr>
      </w:pPr>
      <w:r>
        <w:rPr>
          <w:color w:val="231F20"/>
          <w:spacing w:val="1"/>
          <w:w w:val="102"/>
          <w:sz w:val="20"/>
        </w:rPr>
        <w:t>察看國家性以及國際性重要的道德問題，並向相關組織提</w:t>
      </w:r>
      <w:r>
        <w:rPr>
          <w:color w:val="231F20"/>
          <w:w w:val="102"/>
          <w:sz w:val="20"/>
        </w:rPr>
        <w:t>供來自聖經之觀點作為參考之用。</w:t>
      </w:r>
    </w:p>
    <w:p w14:paraId="7FBE24ED" w14:textId="4E6B74A6" w:rsidR="003345E9" w:rsidRDefault="007169A0">
      <w:pPr>
        <w:pStyle w:val="2"/>
        <w:spacing w:before="63"/>
      </w:pPr>
      <w:r>
        <w:rPr>
          <w:color w:val="231F20"/>
          <w:spacing w:val="-2"/>
        </w:rPr>
        <w:t>十七、</w:t>
      </w:r>
      <w:commentRangeStart w:id="1537"/>
      <w:r>
        <w:rPr>
          <w:color w:val="231F20"/>
          <w:spacing w:val="-2"/>
        </w:rPr>
        <w:t>佈道</w:t>
      </w:r>
      <w:ins w:id="1538" w:author="成英 李" w:date="2025-09-24T11:05:00Z">
        <w:r w:rsidR="005C2BE0">
          <w:rPr>
            <w:rFonts w:hint="eastAsia"/>
            <w:color w:val="231F20"/>
            <w:spacing w:val="-2"/>
          </w:rPr>
          <w:t>員</w:t>
        </w:r>
        <w:commentRangeEnd w:id="1537"/>
        <w:r w:rsidR="005C2BE0">
          <w:rPr>
            <w:rStyle w:val="a7"/>
            <w:b w:val="0"/>
            <w:bCs w:val="0"/>
          </w:rPr>
          <w:commentReference w:id="1537"/>
        </w:r>
      </w:ins>
      <w:del w:id="1539" w:author="成英 李" w:date="2025-09-24T11:05:00Z">
        <w:r w:rsidDel="005C2BE0">
          <w:rPr>
            <w:color w:val="231F20"/>
            <w:spacing w:val="-2"/>
          </w:rPr>
          <w:delText>家</w:delText>
        </w:r>
      </w:del>
      <w:r>
        <w:rPr>
          <w:color w:val="231F20"/>
          <w:spacing w:val="-2"/>
        </w:rPr>
        <w:t>委員會</w:t>
      </w:r>
    </w:p>
    <w:p w14:paraId="3C9B91EE" w14:textId="7A2899A4" w:rsidR="003345E9" w:rsidDel="00EF0EBC" w:rsidRDefault="007169A0">
      <w:pPr>
        <w:pStyle w:val="a5"/>
        <w:numPr>
          <w:ilvl w:val="0"/>
          <w:numId w:val="19"/>
        </w:numPr>
        <w:tabs>
          <w:tab w:val="left" w:pos="1006"/>
        </w:tabs>
        <w:spacing w:before="46" w:line="206" w:lineRule="auto"/>
        <w:ind w:left="120" w:right="16" w:firstLine="408"/>
        <w:rPr>
          <w:del w:id="1540" w:author="成英 李" w:date="2025-09-24T11:21:00Z"/>
          <w:sz w:val="20"/>
        </w:rPr>
      </w:pPr>
      <w:r>
        <w:rPr>
          <w:color w:val="231F20"/>
          <w:spacing w:val="1"/>
          <w:w w:val="102"/>
          <w:sz w:val="20"/>
        </w:rPr>
        <w:t>佈道</w:t>
      </w:r>
      <w:ins w:id="1541" w:author="成英 李" w:date="2025-09-24T11:08:00Z">
        <w:r w:rsidR="005C2BE0">
          <w:rPr>
            <w:rFonts w:hint="eastAsia"/>
            <w:color w:val="231F20"/>
            <w:spacing w:val="1"/>
            <w:w w:val="102"/>
            <w:sz w:val="20"/>
          </w:rPr>
          <w:t>員</w:t>
        </w:r>
      </w:ins>
      <w:del w:id="1542" w:author="成英 李" w:date="2025-09-24T11:08:00Z">
        <w:r w:rsidDel="005C2BE0">
          <w:rPr>
            <w:rFonts w:hint="eastAsia"/>
            <w:color w:val="231F20"/>
            <w:spacing w:val="1"/>
            <w:w w:val="102"/>
            <w:sz w:val="20"/>
          </w:rPr>
          <w:delText>家</w:delText>
        </w:r>
      </w:del>
      <w:r>
        <w:rPr>
          <w:color w:val="231F20"/>
          <w:spacing w:val="1"/>
          <w:w w:val="102"/>
          <w:sz w:val="20"/>
        </w:rPr>
        <w:t>委員會應由奮興佈道</w:t>
      </w:r>
      <w:commentRangeStart w:id="1543"/>
      <w:del w:id="1544" w:author="成英 李" w:date="2025-09-24T11:08:00Z">
        <w:r w:rsidDel="005C2BE0">
          <w:rPr>
            <w:color w:val="231F20"/>
            <w:spacing w:val="1"/>
            <w:w w:val="102"/>
            <w:sz w:val="20"/>
          </w:rPr>
          <w:delText>家</w:delText>
        </w:r>
      </w:del>
      <w:r>
        <w:rPr>
          <w:color w:val="231F20"/>
          <w:spacing w:val="1"/>
          <w:w w:val="102"/>
          <w:sz w:val="20"/>
        </w:rPr>
        <w:t>協調</w:t>
      </w:r>
      <w:ins w:id="1545" w:author="成英 李" w:date="2025-09-24T11:08:00Z">
        <w:r w:rsidR="005C2BE0">
          <w:rPr>
            <w:rFonts w:hint="eastAsia"/>
            <w:color w:val="231F20"/>
            <w:spacing w:val="1"/>
            <w:w w:val="102"/>
            <w:sz w:val="20"/>
          </w:rPr>
          <w:t>主任</w:t>
        </w:r>
      </w:ins>
      <w:commentRangeEnd w:id="1543"/>
      <w:ins w:id="1546" w:author="成英 李" w:date="2025-09-24T11:11:00Z">
        <w:r w:rsidR="005C2BE0">
          <w:rPr>
            <w:rStyle w:val="a7"/>
          </w:rPr>
          <w:commentReference w:id="1543"/>
        </w:r>
      </w:ins>
      <w:del w:id="1547" w:author="成英 李" w:date="2025-09-24T11:08:00Z">
        <w:r w:rsidDel="005C2BE0">
          <w:rPr>
            <w:color w:val="231F20"/>
            <w:spacing w:val="1"/>
            <w:w w:val="102"/>
            <w:sz w:val="20"/>
          </w:rPr>
          <w:delText>長</w:delText>
        </w:r>
      </w:del>
      <w:r>
        <w:rPr>
          <w:color w:val="231F20"/>
          <w:spacing w:val="1"/>
          <w:w w:val="102"/>
          <w:sz w:val="20"/>
        </w:rPr>
        <w:t>擔任當然主席，成員包</w:t>
      </w:r>
      <w:r>
        <w:rPr>
          <w:color w:val="231F20"/>
          <w:spacing w:val="3"/>
          <w:w w:val="102"/>
          <w:sz w:val="20"/>
        </w:rPr>
        <w:t>括四位</w:t>
      </w:r>
      <w:commentRangeStart w:id="1548"/>
      <w:ins w:id="1549" w:author="成英 李" w:date="2025-09-24T11:09:00Z">
        <w:r w:rsidR="005C2BE0">
          <w:rPr>
            <w:rFonts w:hint="eastAsia"/>
            <w:color w:val="231F20"/>
            <w:spacing w:val="3"/>
            <w:w w:val="102"/>
            <w:sz w:val="20"/>
          </w:rPr>
          <w:t>終身</w:t>
        </w:r>
      </w:ins>
      <w:del w:id="1550" w:author="成英 李" w:date="2025-09-24T11:09:00Z">
        <w:r w:rsidDel="005C2BE0">
          <w:rPr>
            <w:color w:val="231F20"/>
            <w:spacing w:val="3"/>
            <w:w w:val="102"/>
            <w:sz w:val="20"/>
          </w:rPr>
          <w:delText>奮興</w:delText>
        </w:r>
      </w:del>
      <w:r>
        <w:rPr>
          <w:color w:val="231F20"/>
          <w:spacing w:val="3"/>
          <w:w w:val="102"/>
          <w:sz w:val="20"/>
        </w:rPr>
        <w:t>佈道</w:t>
      </w:r>
      <w:ins w:id="1551" w:author="成英 李" w:date="2025-09-24T11:09:00Z">
        <w:r w:rsidR="005C2BE0">
          <w:rPr>
            <w:rFonts w:hint="eastAsia"/>
            <w:color w:val="231F20"/>
            <w:spacing w:val="3"/>
            <w:w w:val="102"/>
            <w:sz w:val="20"/>
          </w:rPr>
          <w:t>員</w:t>
        </w:r>
        <w:commentRangeEnd w:id="1548"/>
        <w:r w:rsidR="005C2BE0">
          <w:rPr>
            <w:rStyle w:val="a7"/>
          </w:rPr>
          <w:commentReference w:id="1548"/>
        </w:r>
      </w:ins>
      <w:del w:id="1552" w:author="成英 李" w:date="2025-09-24T11:09:00Z">
        <w:r w:rsidDel="005C2BE0">
          <w:rPr>
            <w:color w:val="231F20"/>
            <w:spacing w:val="3"/>
            <w:w w:val="102"/>
            <w:sz w:val="20"/>
          </w:rPr>
          <w:delText>家</w:delText>
        </w:r>
      </w:del>
      <w:r>
        <w:rPr>
          <w:color w:val="231F20"/>
          <w:spacing w:val="3"/>
          <w:w w:val="102"/>
          <w:sz w:val="20"/>
        </w:rPr>
        <w:t>以及一位牧師。美加宣教部總幹事經與奮興佈道</w:t>
      </w:r>
      <w:del w:id="1553" w:author="成英 李" w:date="2025-09-24T11:10:00Z">
        <w:r w:rsidDel="005C2BE0">
          <w:rPr>
            <w:color w:val="231F20"/>
            <w:spacing w:val="3"/>
            <w:w w:val="102"/>
            <w:sz w:val="20"/>
          </w:rPr>
          <w:delText>家</w:delText>
        </w:r>
      </w:del>
      <w:r>
        <w:rPr>
          <w:color w:val="231F20"/>
          <w:w w:val="102"/>
          <w:sz w:val="20"/>
        </w:rPr>
        <w:t>協調</w:t>
      </w:r>
      <w:ins w:id="1554" w:author="成英 李" w:date="2025-09-24T11:10:00Z">
        <w:r w:rsidR="005C2BE0">
          <w:rPr>
            <w:rFonts w:hint="eastAsia"/>
            <w:color w:val="231F20"/>
            <w:w w:val="102"/>
            <w:sz w:val="20"/>
          </w:rPr>
          <w:t>主任</w:t>
        </w:r>
      </w:ins>
      <w:del w:id="1555" w:author="成英 李" w:date="2025-09-24T11:10:00Z">
        <w:r w:rsidDel="005C2BE0">
          <w:rPr>
            <w:color w:val="231F20"/>
            <w:w w:val="102"/>
            <w:sz w:val="20"/>
          </w:rPr>
          <w:delText>長</w:delText>
        </w:r>
      </w:del>
      <w:r>
        <w:rPr>
          <w:color w:val="231F20"/>
          <w:w w:val="102"/>
          <w:sz w:val="20"/>
        </w:rPr>
        <w:t>討論，應向總監督會提出一份</w:t>
      </w:r>
      <w:ins w:id="1556" w:author="成英 李" w:date="2025-09-24T11:12:00Z">
        <w:r w:rsidR="005C2BE0">
          <w:rPr>
            <w:rFonts w:hint="eastAsia"/>
            <w:color w:val="231F20"/>
            <w:w w:val="102"/>
            <w:sz w:val="20"/>
          </w:rPr>
          <w:t>該委員會被提名人</w:t>
        </w:r>
      </w:ins>
      <w:r>
        <w:rPr>
          <w:color w:val="231F20"/>
          <w:w w:val="102"/>
          <w:sz w:val="20"/>
        </w:rPr>
        <w:t>名單</w:t>
      </w:r>
      <w:ins w:id="1557" w:author="成英 李" w:date="2025-09-24T11:13:00Z">
        <w:r w:rsidR="005C2BE0">
          <w:rPr>
            <w:rFonts w:hint="eastAsia"/>
            <w:color w:val="231F20"/>
            <w:w w:val="102"/>
            <w:sz w:val="20"/>
          </w:rPr>
          <w:t>，</w:t>
        </w:r>
      </w:ins>
      <w:r>
        <w:rPr>
          <w:color w:val="231F20"/>
          <w:w w:val="102"/>
          <w:sz w:val="20"/>
        </w:rPr>
        <w:t>予</w:t>
      </w:r>
      <w:del w:id="1558" w:author="成英 李" w:date="2025-09-24T11:13:00Z">
        <w:r w:rsidDel="005C2BE0">
          <w:rPr>
            <w:rFonts w:hint="eastAsia"/>
            <w:color w:val="231F20"/>
            <w:w w:val="102"/>
            <w:sz w:val="20"/>
          </w:rPr>
          <w:delText>總監督會接受</w:delText>
        </w:r>
      </w:del>
      <w:ins w:id="1559" w:author="成英 李" w:date="2025-09-24T11:13:00Z">
        <w:r w:rsidR="005C2BE0">
          <w:rPr>
            <w:rFonts w:hint="eastAsia"/>
            <w:color w:val="231F20"/>
            <w:w w:val="102"/>
            <w:sz w:val="20"/>
          </w:rPr>
          <w:t>以</w:t>
        </w:r>
      </w:ins>
      <w:r>
        <w:rPr>
          <w:color w:val="231F20"/>
          <w:w w:val="102"/>
          <w:sz w:val="20"/>
        </w:rPr>
        <w:t>核准及</w:t>
      </w:r>
      <w:ins w:id="1560" w:author="成英 李" w:date="2025-09-24T11:13:00Z">
        <w:r w:rsidR="005C2BE0">
          <w:rPr>
            <w:rFonts w:hint="eastAsia"/>
            <w:color w:val="231F20"/>
            <w:w w:val="102"/>
            <w:sz w:val="20"/>
          </w:rPr>
          <w:t>接受委任</w:t>
        </w:r>
      </w:ins>
      <w:del w:id="1561" w:author="成英 李" w:date="2025-09-24T11:13:00Z">
        <w:r w:rsidDel="005C2BE0">
          <w:rPr>
            <w:color w:val="231F20"/>
            <w:w w:val="102"/>
            <w:sz w:val="20"/>
          </w:rPr>
          <w:delText>指派</w:delText>
        </w:r>
      </w:del>
      <w:r>
        <w:rPr>
          <w:color w:val="231F20"/>
          <w:w w:val="102"/>
          <w:sz w:val="20"/>
        </w:rPr>
        <w:t>。</w:t>
      </w:r>
      <w:r>
        <w:rPr>
          <w:color w:val="231F20"/>
          <w:spacing w:val="3"/>
          <w:w w:val="102"/>
          <w:sz w:val="20"/>
        </w:rPr>
        <w:t>委員會或其指派代表應與每一位</w:t>
      </w:r>
      <w:ins w:id="1562" w:author="成英 李" w:date="2025-09-24T11:15:00Z">
        <w:r w:rsidR="00EF0EBC">
          <w:rPr>
            <w:rFonts w:hint="eastAsia"/>
            <w:color w:val="231F20"/>
            <w:spacing w:val="3"/>
            <w:w w:val="102"/>
            <w:sz w:val="20"/>
          </w:rPr>
          <w:t>獲</w:t>
        </w:r>
      </w:ins>
      <w:del w:id="1563" w:author="成英 李" w:date="2025-09-24T11:15:00Z">
        <w:r w:rsidDel="00EF0EBC">
          <w:rPr>
            <w:color w:val="231F20"/>
            <w:spacing w:val="3"/>
            <w:w w:val="102"/>
            <w:sz w:val="20"/>
          </w:rPr>
          <w:delText>接受</w:delText>
        </w:r>
      </w:del>
      <w:r>
        <w:rPr>
          <w:color w:val="231F20"/>
          <w:spacing w:val="3"/>
          <w:w w:val="102"/>
          <w:sz w:val="20"/>
        </w:rPr>
        <w:t>地區</w:t>
      </w:r>
      <w:ins w:id="1564" w:author="成英 李" w:date="2025-09-24T11:16:00Z">
        <w:r w:rsidR="00EF0EBC">
          <w:rPr>
            <w:rFonts w:hint="eastAsia"/>
            <w:color w:val="231F20"/>
            <w:spacing w:val="3"/>
            <w:w w:val="102"/>
            <w:sz w:val="20"/>
          </w:rPr>
          <w:t>年議會</w:t>
        </w:r>
      </w:ins>
      <w:r>
        <w:rPr>
          <w:color w:val="231F20"/>
          <w:spacing w:val="3"/>
          <w:w w:val="102"/>
          <w:sz w:val="20"/>
        </w:rPr>
        <w:t>推薦</w:t>
      </w:r>
      <w:del w:id="1565" w:author="成英 李" w:date="2025-09-24T11:16:00Z">
        <w:r w:rsidDel="00EF0EBC">
          <w:rPr>
            <w:rFonts w:hint="eastAsia"/>
            <w:color w:val="231F20"/>
            <w:spacing w:val="3"/>
            <w:w w:val="102"/>
            <w:sz w:val="20"/>
          </w:rPr>
          <w:delText>並得該地區認可之</w:delText>
        </w:r>
      </w:del>
      <w:ins w:id="1566" w:author="成英 李" w:date="2025-09-24T11:16:00Z">
        <w:r w:rsidR="00EF0EBC">
          <w:rPr>
            <w:rFonts w:hint="eastAsia"/>
            <w:color w:val="231F20"/>
            <w:spacing w:val="3"/>
            <w:w w:val="102"/>
            <w:sz w:val="20"/>
          </w:rPr>
          <w:t>成為</w:t>
        </w:r>
      </w:ins>
      <w:r>
        <w:rPr>
          <w:color w:val="231F20"/>
          <w:spacing w:val="3"/>
          <w:w w:val="102"/>
          <w:sz w:val="20"/>
        </w:rPr>
        <w:t>「終</w:t>
      </w:r>
      <w:r>
        <w:rPr>
          <w:color w:val="231F20"/>
          <w:spacing w:val="2"/>
          <w:w w:val="102"/>
          <w:sz w:val="20"/>
        </w:rPr>
        <w:t>身佈道</w:t>
      </w:r>
      <w:ins w:id="1567" w:author="成英 李" w:date="2025-09-24T11:16:00Z">
        <w:r w:rsidR="00EF0EBC">
          <w:rPr>
            <w:rFonts w:hint="eastAsia"/>
            <w:color w:val="231F20"/>
            <w:spacing w:val="2"/>
            <w:w w:val="102"/>
            <w:sz w:val="20"/>
          </w:rPr>
          <w:t>員</w:t>
        </w:r>
      </w:ins>
      <w:del w:id="1568" w:author="成英 李" w:date="2025-09-24T11:16:00Z">
        <w:r w:rsidDel="00EF0EBC">
          <w:rPr>
            <w:color w:val="231F20"/>
            <w:spacing w:val="2"/>
            <w:w w:val="102"/>
            <w:sz w:val="20"/>
          </w:rPr>
          <w:delText>家</w:delText>
        </w:r>
      </w:del>
      <w:r>
        <w:rPr>
          <w:color w:val="231F20"/>
          <w:spacing w:val="2"/>
          <w:w w:val="102"/>
          <w:sz w:val="20"/>
        </w:rPr>
        <w:t>」</w:t>
      </w:r>
      <w:ins w:id="1569" w:author="成英 李" w:date="2025-09-24T11:16:00Z">
        <w:r w:rsidR="00EF0EBC">
          <w:rPr>
            <w:rFonts w:hint="eastAsia"/>
            <w:color w:val="231F20"/>
            <w:spacing w:val="2"/>
            <w:w w:val="102"/>
            <w:sz w:val="20"/>
          </w:rPr>
          <w:t>的</w:t>
        </w:r>
        <w:commentRangeStart w:id="1570"/>
        <w:r w:rsidR="00EF0EBC">
          <w:rPr>
            <w:rFonts w:hint="eastAsia"/>
            <w:color w:val="231F20"/>
            <w:spacing w:val="2"/>
            <w:w w:val="102"/>
            <w:sz w:val="20"/>
          </w:rPr>
          <w:t>受差派的</w:t>
        </w:r>
      </w:ins>
      <w:ins w:id="1571" w:author="成英 李" w:date="2025-09-24T11:17:00Z">
        <w:r w:rsidR="00EF0EBC">
          <w:rPr>
            <w:rFonts w:hint="eastAsia"/>
            <w:color w:val="231F20"/>
            <w:spacing w:val="2"/>
            <w:w w:val="102"/>
            <w:sz w:val="20"/>
          </w:rPr>
          <w:t>佈道員</w:t>
        </w:r>
        <w:commentRangeEnd w:id="1570"/>
        <w:r w:rsidR="00EF0EBC">
          <w:rPr>
            <w:rStyle w:val="a7"/>
          </w:rPr>
          <w:commentReference w:id="1570"/>
        </w:r>
      </w:ins>
      <w:r>
        <w:rPr>
          <w:color w:val="231F20"/>
          <w:spacing w:val="2"/>
          <w:w w:val="102"/>
          <w:sz w:val="20"/>
        </w:rPr>
        <w:t>面談。</w:t>
      </w:r>
      <w:del w:id="1572" w:author="成英 李" w:date="2025-09-24T11:17:00Z">
        <w:r w:rsidDel="00EF0EBC">
          <w:rPr>
            <w:color w:val="231F20"/>
            <w:spacing w:val="2"/>
            <w:w w:val="102"/>
            <w:sz w:val="20"/>
          </w:rPr>
          <w:delText>並且</w:delText>
        </w:r>
      </w:del>
      <w:r>
        <w:rPr>
          <w:color w:val="231F20"/>
          <w:spacing w:val="2"/>
          <w:w w:val="102"/>
          <w:sz w:val="20"/>
        </w:rPr>
        <w:t>此委員會亦應評核本會現有之巡迴佈道</w:t>
      </w:r>
      <w:ins w:id="1573" w:author="成英 李" w:date="2025-09-24T11:18:00Z">
        <w:r w:rsidR="00EF0EBC">
          <w:rPr>
            <w:rFonts w:hint="eastAsia"/>
            <w:color w:val="231F20"/>
            <w:spacing w:val="2"/>
            <w:w w:val="102"/>
            <w:sz w:val="20"/>
          </w:rPr>
          <w:t>員，</w:t>
        </w:r>
      </w:ins>
      <w:del w:id="1574" w:author="成英 李" w:date="2025-09-24T11:18:00Z">
        <w:r w:rsidDel="00EF0EBC">
          <w:rPr>
            <w:color w:val="231F20"/>
            <w:spacing w:val="2"/>
            <w:w w:val="102"/>
            <w:sz w:val="20"/>
          </w:rPr>
          <w:delText>家</w:delText>
        </w:r>
      </w:del>
      <w:r>
        <w:rPr>
          <w:color w:val="231F20"/>
          <w:spacing w:val="2"/>
          <w:w w:val="102"/>
          <w:sz w:val="20"/>
        </w:rPr>
        <w:t>並向</w:t>
      </w:r>
      <w:r>
        <w:rPr>
          <w:color w:val="231F20"/>
          <w:spacing w:val="1"/>
          <w:w w:val="102"/>
          <w:sz w:val="20"/>
        </w:rPr>
        <w:t>總董事會</w:t>
      </w:r>
      <w:del w:id="1575" w:author="成英 李" w:date="2025-09-24T11:18:00Z">
        <w:r w:rsidDel="00EF0EBC">
          <w:rPr>
            <w:color w:val="231F20"/>
            <w:spacing w:val="1"/>
            <w:w w:val="102"/>
            <w:sz w:val="20"/>
          </w:rPr>
          <w:delText>和</w:delText>
        </w:r>
      </w:del>
      <w:r>
        <w:rPr>
          <w:color w:val="231F20"/>
          <w:spacing w:val="1"/>
          <w:w w:val="102"/>
          <w:sz w:val="20"/>
        </w:rPr>
        <w:t>相關委員會提出推薦。此委員會之缺額應在美加宣道部總</w:t>
      </w:r>
      <w:r>
        <w:rPr>
          <w:color w:val="231F20"/>
          <w:w w:val="102"/>
          <w:sz w:val="20"/>
        </w:rPr>
        <w:t>幹事</w:t>
      </w:r>
      <w:ins w:id="1576" w:author="成英 李" w:date="2025-09-24T11:19:00Z">
        <w:r w:rsidR="00EF0EBC">
          <w:rPr>
            <w:rFonts w:ascii="宋体" w:eastAsia="宋体" w:hAnsi="宋体" w:cs="宋体" w:hint="eastAsia"/>
            <w:color w:val="231F20"/>
            <w:w w:val="102"/>
            <w:sz w:val="20"/>
          </w:rPr>
          <w:t>與</w:t>
        </w:r>
      </w:ins>
      <w:del w:id="1577" w:author="成英 李" w:date="2025-09-24T11:19:00Z">
        <w:r w:rsidDel="00EF0EBC">
          <w:rPr>
            <w:color w:val="231F20"/>
            <w:w w:val="102"/>
            <w:sz w:val="20"/>
          </w:rPr>
          <w:delText>協商</w:delText>
        </w:r>
      </w:del>
      <w:r>
        <w:rPr>
          <w:color w:val="231F20"/>
          <w:w w:val="102"/>
          <w:sz w:val="20"/>
        </w:rPr>
        <w:t>奮興佈道</w:t>
      </w:r>
      <w:del w:id="1578" w:author="成英 李" w:date="2025-09-24T11:19:00Z">
        <w:r w:rsidDel="00EF0EBC">
          <w:rPr>
            <w:color w:val="231F20"/>
            <w:w w:val="102"/>
            <w:sz w:val="20"/>
          </w:rPr>
          <w:delText>家</w:delText>
        </w:r>
      </w:del>
      <w:r>
        <w:rPr>
          <w:color w:val="231F20"/>
          <w:w w:val="102"/>
          <w:sz w:val="20"/>
        </w:rPr>
        <w:t>協調</w:t>
      </w:r>
      <w:ins w:id="1579" w:author="成英 李" w:date="2025-09-24T11:19:00Z">
        <w:r w:rsidR="00EF0EBC">
          <w:rPr>
            <w:rFonts w:hint="eastAsia"/>
            <w:color w:val="231F20"/>
            <w:w w:val="102"/>
            <w:sz w:val="20"/>
          </w:rPr>
          <w:t>主任協商</w:t>
        </w:r>
      </w:ins>
      <w:del w:id="1580" w:author="成英 李" w:date="2025-09-24T11:19:00Z">
        <w:r w:rsidDel="00EF0EBC">
          <w:rPr>
            <w:color w:val="231F20"/>
            <w:w w:val="102"/>
            <w:sz w:val="20"/>
          </w:rPr>
          <w:delText>長</w:delText>
        </w:r>
      </w:del>
      <w:ins w:id="1581" w:author="成英 李" w:date="2025-09-24T11:19:00Z">
        <w:r w:rsidR="00EF0EBC">
          <w:rPr>
            <w:rFonts w:hint="eastAsia"/>
            <w:color w:val="231F20"/>
            <w:w w:val="102"/>
            <w:sz w:val="20"/>
          </w:rPr>
          <w:t>後</w:t>
        </w:r>
      </w:ins>
      <w:ins w:id="1582" w:author="成英 李" w:date="2025-09-24T11:21:00Z">
        <w:r w:rsidR="00EF0EBC">
          <w:rPr>
            <w:rFonts w:hint="eastAsia"/>
            <w:color w:val="231F20"/>
            <w:w w:val="102"/>
            <w:sz w:val="20"/>
          </w:rPr>
          <w:t>，</w:t>
        </w:r>
      </w:ins>
      <w:ins w:id="1583" w:author="成英 李" w:date="2025-09-24T11:20:00Z">
        <w:r w:rsidR="00EF0EBC">
          <w:rPr>
            <w:rFonts w:hint="eastAsia"/>
            <w:color w:val="231F20"/>
            <w:w w:val="102"/>
            <w:sz w:val="20"/>
          </w:rPr>
          <w:t>向總監督會</w:t>
        </w:r>
      </w:ins>
      <w:del w:id="1584" w:author="成英 李" w:date="2025-09-24T11:19:00Z">
        <w:r w:rsidDel="00EF0EBC">
          <w:rPr>
            <w:color w:val="231F20"/>
            <w:w w:val="102"/>
            <w:sz w:val="20"/>
          </w:rPr>
          <w:delText>下</w:delText>
        </w:r>
      </w:del>
      <w:r>
        <w:rPr>
          <w:color w:val="231F20"/>
          <w:w w:val="102"/>
          <w:sz w:val="20"/>
        </w:rPr>
        <w:t>提出推薦，並由總監督會</w:t>
      </w:r>
      <w:ins w:id="1585" w:author="成英 李" w:date="2025-09-24T11:20:00Z">
        <w:r w:rsidR="00EF0EBC">
          <w:rPr>
            <w:rFonts w:hint="eastAsia"/>
            <w:color w:val="231F20"/>
            <w:w w:val="102"/>
            <w:sz w:val="20"/>
          </w:rPr>
          <w:t>予以委任而</w:t>
        </w:r>
      </w:ins>
      <w:del w:id="1586" w:author="成英 李" w:date="2025-09-24T11:20:00Z">
        <w:r w:rsidDel="00EF0EBC">
          <w:rPr>
            <w:color w:val="231F20"/>
            <w:w w:val="102"/>
            <w:sz w:val="20"/>
          </w:rPr>
          <w:delText>之核准後</w:delText>
        </w:r>
      </w:del>
      <w:r>
        <w:rPr>
          <w:color w:val="231F20"/>
          <w:w w:val="102"/>
          <w:sz w:val="20"/>
        </w:rPr>
        <w:t>替補。</w:t>
      </w:r>
    </w:p>
    <w:p w14:paraId="373A3ECA" w14:textId="77777777" w:rsidR="003345E9" w:rsidRPr="00EF0EBC" w:rsidRDefault="007169A0">
      <w:pPr>
        <w:pStyle w:val="a5"/>
        <w:numPr>
          <w:ilvl w:val="0"/>
          <w:numId w:val="19"/>
        </w:numPr>
        <w:tabs>
          <w:tab w:val="left" w:pos="1006"/>
        </w:tabs>
        <w:spacing w:before="46" w:line="206" w:lineRule="auto"/>
        <w:ind w:left="120" w:right="16" w:firstLine="408"/>
        <w:rPr>
          <w:rFonts w:ascii="Noto Sans TC" w:eastAsia="Noto Sans TC"/>
          <w:rPrChange w:id="1587" w:author="成英 李" w:date="2025-09-24T11:21:00Z">
            <w:rPr/>
          </w:rPrChange>
        </w:rPr>
        <w:pPrChange w:id="1588" w:author="成英 李" w:date="2025-09-24T11:21:00Z">
          <w:pPr>
            <w:pStyle w:val="a3"/>
            <w:spacing w:line="329" w:lineRule="exact"/>
            <w:ind w:left="18"/>
          </w:pPr>
        </w:pPrChange>
      </w:pPr>
      <w:r w:rsidRPr="00EF0EBC">
        <w:rPr>
          <w:color w:val="231F20"/>
          <w:spacing w:val="-2"/>
          <w:rPrChange w:id="1589" w:author="成英 李" w:date="2025-09-24T11:21:00Z">
            <w:rPr/>
          </w:rPrChange>
        </w:rPr>
        <w:t>（</w:t>
      </w:r>
      <w:r w:rsidRPr="00EF0EBC">
        <w:rPr>
          <w:rFonts w:ascii="Noto Sans TC" w:eastAsia="Noto Sans TC"/>
          <w:color w:val="231F20"/>
          <w:spacing w:val="-2"/>
          <w:rPrChange w:id="1590" w:author="成英 李" w:date="2025-09-24T11:21:00Z">
            <w:rPr/>
          </w:rPrChange>
        </w:rPr>
        <w:t>317.7，510.3）</w:t>
      </w:r>
    </w:p>
    <w:p w14:paraId="5087915D" w14:textId="77777777" w:rsidR="003345E9" w:rsidRDefault="003345E9">
      <w:pPr>
        <w:pStyle w:val="a3"/>
        <w:spacing w:line="329" w:lineRule="exact"/>
        <w:rPr>
          <w:rFonts w:ascii="Noto Sans TC" w:eastAsia="Noto Sans TC"/>
        </w:rPr>
        <w:sectPr w:rsidR="003345E9">
          <w:pgSz w:w="8640" w:h="12960"/>
          <w:pgMar w:top="480" w:right="1080" w:bottom="1180" w:left="1080" w:header="0" w:footer="997" w:gutter="0"/>
          <w:cols w:space="720"/>
        </w:sectPr>
      </w:pPr>
    </w:p>
    <w:p w14:paraId="7BE08FA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0F3BE99" w14:textId="77777777" w:rsidR="003345E9" w:rsidRDefault="007169A0">
      <w:pPr>
        <w:pStyle w:val="2"/>
      </w:pPr>
      <w:r>
        <w:rPr>
          <w:color w:val="231F20"/>
          <w:spacing w:val="-1"/>
        </w:rPr>
        <w:t>十八、國際研習指導委員會</w:t>
      </w:r>
    </w:p>
    <w:p w14:paraId="51E3F7FB" w14:textId="7BE80C87" w:rsidR="003345E9" w:rsidRDefault="007169A0">
      <w:pPr>
        <w:pStyle w:val="a5"/>
        <w:numPr>
          <w:ilvl w:val="0"/>
          <w:numId w:val="19"/>
        </w:numPr>
        <w:tabs>
          <w:tab w:val="left" w:pos="1006"/>
        </w:tabs>
        <w:spacing w:before="46" w:line="206" w:lineRule="auto"/>
        <w:ind w:left="120" w:right="112" w:firstLine="408"/>
        <w:jc w:val="both"/>
        <w:rPr>
          <w:rFonts w:ascii="Noto Sans TC" w:eastAsia="Noto Sans TC"/>
          <w:sz w:val="20"/>
        </w:rPr>
      </w:pPr>
      <w:r>
        <w:rPr>
          <w:color w:val="231F20"/>
          <w:w w:val="102"/>
          <w:sz w:val="20"/>
        </w:rPr>
        <w:t>總議會閉幕後，全球教育及神職人員</w:t>
      </w:r>
      <w:commentRangeStart w:id="1591"/>
      <w:ins w:id="1592" w:author="成英 李" w:date="2025-10-01T11:44:00Z">
        <w:r w:rsidR="00B9330B">
          <w:rPr>
            <w:rFonts w:hint="eastAsia"/>
            <w:color w:val="231F20"/>
            <w:w w:val="102"/>
            <w:sz w:val="20"/>
          </w:rPr>
          <w:t>發展</w:t>
        </w:r>
        <w:commentRangeEnd w:id="1591"/>
        <w:r w:rsidR="00B9330B">
          <w:rPr>
            <w:rStyle w:val="a7"/>
          </w:rPr>
          <w:commentReference w:id="1591"/>
        </w:r>
      </w:ins>
      <w:del w:id="1593" w:author="成英 李" w:date="2025-10-01T11:44:00Z">
        <w:r w:rsidDel="00B9330B">
          <w:rPr>
            <w:color w:val="231F20"/>
            <w:w w:val="102"/>
            <w:sz w:val="20"/>
          </w:rPr>
          <w:delText>進修部</w:delText>
        </w:r>
      </w:del>
      <w:r>
        <w:rPr>
          <w:color w:val="231F20"/>
          <w:w w:val="102"/>
          <w:sz w:val="20"/>
        </w:rPr>
        <w:t>總幹事經與區域</w:t>
      </w:r>
      <w:r>
        <w:rPr>
          <w:color w:val="231F20"/>
          <w:spacing w:val="3"/>
          <w:w w:val="102"/>
          <w:sz w:val="20"/>
        </w:rPr>
        <w:t>教育</w:t>
      </w:r>
      <w:commentRangeStart w:id="1594"/>
      <w:r>
        <w:rPr>
          <w:color w:val="231F20"/>
          <w:spacing w:val="3"/>
          <w:w w:val="102"/>
          <w:sz w:val="20"/>
        </w:rPr>
        <w:t>協調</w:t>
      </w:r>
      <w:ins w:id="1595" w:author="成英 李" w:date="2025-10-01T11:45:00Z">
        <w:r w:rsidR="00B9330B">
          <w:rPr>
            <w:rFonts w:hint="eastAsia"/>
            <w:color w:val="231F20"/>
            <w:spacing w:val="3"/>
            <w:w w:val="102"/>
            <w:sz w:val="20"/>
          </w:rPr>
          <w:t>主任</w:t>
        </w:r>
      </w:ins>
      <w:commentRangeEnd w:id="1594"/>
      <w:ins w:id="1596" w:author="成英 李" w:date="2025-10-01T11:46:00Z">
        <w:r w:rsidR="00B9330B">
          <w:rPr>
            <w:rStyle w:val="a7"/>
          </w:rPr>
          <w:commentReference w:id="1594"/>
        </w:r>
      </w:ins>
      <w:del w:id="1597" w:author="成英 李" w:date="2025-10-01T11:45:00Z">
        <w:r w:rsidDel="00B9330B">
          <w:rPr>
            <w:color w:val="231F20"/>
            <w:spacing w:val="3"/>
            <w:w w:val="102"/>
            <w:sz w:val="20"/>
          </w:rPr>
          <w:delText>人</w:delText>
        </w:r>
      </w:del>
      <w:r>
        <w:rPr>
          <w:color w:val="231F20"/>
          <w:spacing w:val="3"/>
          <w:w w:val="102"/>
          <w:sz w:val="20"/>
        </w:rPr>
        <w:t>協商，應提供一份出任國際研習指導委員會之被提名人名</w:t>
      </w:r>
      <w:r>
        <w:rPr>
          <w:color w:val="231F20"/>
          <w:w w:val="102"/>
          <w:sz w:val="20"/>
        </w:rPr>
        <w:t>單，被提名人應包括牧師、行政人員、教育</w:t>
      </w:r>
      <w:ins w:id="1598" w:author="成英 李" w:date="2025-10-01T11:47:00Z">
        <w:r w:rsidR="00B9330B">
          <w:rPr>
            <w:rFonts w:hint="eastAsia"/>
            <w:color w:val="231F20"/>
            <w:w w:val="102"/>
            <w:sz w:val="20"/>
          </w:rPr>
          <w:t>人士</w:t>
        </w:r>
      </w:ins>
      <w:del w:id="1599" w:author="成英 李" w:date="2025-10-01T11:47:00Z">
        <w:r w:rsidDel="00B9330B">
          <w:rPr>
            <w:color w:val="231F20"/>
            <w:w w:val="102"/>
            <w:sz w:val="20"/>
          </w:rPr>
          <w:delText>家</w:delText>
        </w:r>
      </w:del>
      <w:r>
        <w:rPr>
          <w:color w:val="231F20"/>
          <w:w w:val="102"/>
          <w:sz w:val="20"/>
        </w:rPr>
        <w:t>以及信徒代表。國際研習指導委員會之組成應能代表全球教會之組合。總監督會應</w:t>
      </w:r>
      <w:ins w:id="1600" w:author="成英 李" w:date="2025-10-01T12:01:00Z">
        <w:r w:rsidR="004B0DD9">
          <w:rPr>
            <w:rFonts w:hint="eastAsia"/>
            <w:color w:val="231F20"/>
            <w:w w:val="102"/>
            <w:sz w:val="20"/>
          </w:rPr>
          <w:t>委任</w:t>
        </w:r>
      </w:ins>
      <w:del w:id="1601" w:author="成英 李" w:date="2025-10-01T12:00:00Z">
        <w:r w:rsidDel="004B0DD9">
          <w:rPr>
            <w:color w:val="231F20"/>
            <w:w w:val="102"/>
            <w:sz w:val="20"/>
          </w:rPr>
          <w:delText>指派</w:delText>
        </w:r>
      </w:del>
      <w:r>
        <w:rPr>
          <w:color w:val="231F20"/>
          <w:w w:val="102"/>
          <w:sz w:val="20"/>
        </w:rPr>
        <w:t>國際研習指導委員會擔任總議會休會間四年之任期。國際研習指導委員會</w:t>
      </w:r>
      <w:r>
        <w:rPr>
          <w:color w:val="231F20"/>
          <w:spacing w:val="-1"/>
          <w:w w:val="102"/>
          <w:sz w:val="20"/>
        </w:rPr>
        <w:t>應在全球教育及神職人員</w:t>
      </w:r>
      <w:ins w:id="1602" w:author="成英 李" w:date="2025-10-01T12:01:00Z">
        <w:r w:rsidR="004B0DD9">
          <w:rPr>
            <w:rFonts w:hint="eastAsia"/>
            <w:color w:val="231F20"/>
            <w:spacing w:val="-1"/>
            <w:w w:val="102"/>
            <w:sz w:val="20"/>
          </w:rPr>
          <w:t>發展</w:t>
        </w:r>
      </w:ins>
      <w:del w:id="1603" w:author="成英 李" w:date="2025-10-01T12:01:00Z">
        <w:r w:rsidDel="004B0DD9">
          <w:rPr>
            <w:color w:val="231F20"/>
            <w:spacing w:val="-1"/>
            <w:w w:val="102"/>
            <w:sz w:val="20"/>
          </w:rPr>
          <w:delText>進修部</w:delText>
        </w:r>
      </w:del>
      <w:r>
        <w:rPr>
          <w:color w:val="231F20"/>
          <w:spacing w:val="-1"/>
          <w:w w:val="102"/>
          <w:sz w:val="20"/>
        </w:rPr>
        <w:t>總幹事所決定之地點至少每兩年集會</w:t>
      </w:r>
      <w:r>
        <w:rPr>
          <w:color w:val="231F20"/>
          <w:spacing w:val="-34"/>
          <w:w w:val="102"/>
          <w:sz w:val="20"/>
        </w:rPr>
        <w:t>一次。</w:t>
      </w:r>
      <w:r>
        <w:rPr>
          <w:rFonts w:ascii="Noto Sans TC" w:eastAsia="Noto Sans TC"/>
          <w:color w:val="231F20"/>
          <w:w w:val="102"/>
          <w:sz w:val="20"/>
        </w:rPr>
        <w:t>（521.1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521.2，521.5）</w:t>
      </w:r>
    </w:p>
    <w:p w14:paraId="31AD3086" w14:textId="49D6D110" w:rsidR="003345E9" w:rsidRDefault="007169A0">
      <w:pPr>
        <w:pStyle w:val="2"/>
        <w:spacing w:before="51"/>
      </w:pPr>
      <w:r>
        <w:rPr>
          <w:color w:val="231F20"/>
          <w:spacing w:val="-1"/>
        </w:rPr>
        <w:t>十九、</w:t>
      </w:r>
      <w:del w:id="1604" w:author="成英 李" w:date="2025-10-07T09:50:00Z">
        <w:r w:rsidDel="00A31B66">
          <w:rPr>
            <w:color w:val="231F20"/>
            <w:spacing w:val="-1"/>
          </w:rPr>
          <w:delText>宣聖會全球</w:delText>
        </w:r>
      </w:del>
      <w:r>
        <w:rPr>
          <w:color w:val="231F20"/>
          <w:spacing w:val="-1"/>
        </w:rPr>
        <w:t>國際青年團契</w:t>
      </w:r>
      <w:ins w:id="1605" w:author="成英 李" w:date="2025-10-07T10:20:00Z">
        <w:r w:rsidR="004D40B8">
          <w:rPr>
            <w:rFonts w:hint="eastAsia"/>
            <w:color w:val="231F20"/>
            <w:spacing w:val="-1"/>
          </w:rPr>
          <w:t>（簡稱</w:t>
        </w:r>
        <w:r w:rsidR="004D40B8">
          <w:rPr>
            <w:color w:val="231F20"/>
            <w:spacing w:val="-1"/>
          </w:rPr>
          <w:t>NYI</w:t>
        </w:r>
        <w:r w:rsidR="004D40B8">
          <w:rPr>
            <w:rFonts w:hint="eastAsia"/>
            <w:color w:val="231F20"/>
            <w:spacing w:val="-1"/>
          </w:rPr>
          <w:t>）</w:t>
        </w:r>
      </w:ins>
    </w:p>
    <w:p w14:paraId="5C2B6470" w14:textId="1859C5FB" w:rsidR="003345E9" w:rsidRDefault="007169A0">
      <w:pPr>
        <w:pStyle w:val="a5"/>
        <w:numPr>
          <w:ilvl w:val="0"/>
          <w:numId w:val="19"/>
        </w:numPr>
        <w:tabs>
          <w:tab w:val="left" w:pos="1006"/>
        </w:tabs>
        <w:spacing w:before="46" w:line="206" w:lineRule="auto"/>
        <w:ind w:left="120" w:right="108" w:firstLine="408"/>
        <w:jc w:val="both"/>
        <w:rPr>
          <w:sz w:val="20"/>
        </w:rPr>
      </w:pPr>
      <w:r>
        <w:rPr>
          <w:color w:val="231F20"/>
          <w:spacing w:val="1"/>
          <w:w w:val="102"/>
          <w:sz w:val="20"/>
        </w:rPr>
        <w:t>全球宣聖會青年事工係由</w:t>
      </w:r>
      <w:del w:id="1606" w:author="成英 李" w:date="2025-10-07T09:10:00Z">
        <w:r w:rsidDel="00BB3037">
          <w:rPr>
            <w:color w:val="231F20"/>
            <w:spacing w:val="1"/>
            <w:w w:val="102"/>
            <w:sz w:val="20"/>
          </w:rPr>
          <w:delText>宣聖會</w:delText>
        </w:r>
      </w:del>
      <w:r>
        <w:rPr>
          <w:color w:val="231F20"/>
          <w:spacing w:val="1"/>
          <w:w w:val="102"/>
          <w:sz w:val="20"/>
        </w:rPr>
        <w:t>國際青年團契支持，在</w:t>
      </w:r>
      <w:del w:id="1607" w:author="成英 李" w:date="2025-10-07T09:10:00Z">
        <w:r w:rsidDel="00BB3037">
          <w:rPr>
            <w:color w:val="231F20"/>
            <w:spacing w:val="1"/>
            <w:w w:val="102"/>
            <w:sz w:val="20"/>
          </w:rPr>
          <w:delText>宣聖</w:delText>
        </w:r>
        <w:r w:rsidDel="00BB3037">
          <w:rPr>
            <w:color w:val="231F20"/>
            <w:w w:val="102"/>
            <w:sz w:val="20"/>
          </w:rPr>
          <w:delText>會</w:delText>
        </w:r>
      </w:del>
      <w:r>
        <w:rPr>
          <w:color w:val="231F20"/>
          <w:w w:val="102"/>
          <w:sz w:val="20"/>
        </w:rPr>
        <w:t>國際青年團契</w:t>
      </w:r>
      <w:commentRangeStart w:id="1608"/>
      <w:ins w:id="1609" w:author="成英 李" w:date="2025-10-07T09:18:00Z">
        <w:r w:rsidR="00BB3037">
          <w:rPr>
            <w:rFonts w:hint="eastAsia"/>
            <w:color w:val="231F20"/>
            <w:w w:val="102"/>
            <w:sz w:val="20"/>
          </w:rPr>
          <w:t>憲</w:t>
        </w:r>
      </w:ins>
      <w:del w:id="1610" w:author="成英 李" w:date="2025-10-07T09:18:00Z">
        <w:r w:rsidDel="00BB3037">
          <w:rPr>
            <w:color w:val="231F20"/>
            <w:w w:val="102"/>
            <w:sz w:val="20"/>
          </w:rPr>
          <w:delText>規</w:delText>
        </w:r>
      </w:del>
      <w:r>
        <w:rPr>
          <w:color w:val="231F20"/>
          <w:w w:val="102"/>
          <w:sz w:val="20"/>
        </w:rPr>
        <w:t>章</w:t>
      </w:r>
      <w:commentRangeEnd w:id="1608"/>
      <w:r w:rsidR="00BB3037">
        <w:rPr>
          <w:rStyle w:val="a7"/>
        </w:rPr>
        <w:commentReference w:id="1608"/>
      </w:r>
      <w:del w:id="1611" w:author="成英 李" w:date="2025-10-07T09:11:00Z">
        <w:r w:rsidDel="00BB3037">
          <w:rPr>
            <w:color w:val="231F20"/>
            <w:w w:val="102"/>
            <w:sz w:val="20"/>
          </w:rPr>
          <w:delText>、</w:delText>
        </w:r>
      </w:del>
      <w:r>
        <w:rPr>
          <w:color w:val="231F20"/>
          <w:w w:val="102"/>
          <w:sz w:val="20"/>
        </w:rPr>
        <w:t>及</w:t>
      </w:r>
      <w:r>
        <w:rPr>
          <w:color w:val="231F20"/>
          <w:sz w:val="20"/>
        </w:rPr>
        <w:t xml:space="preserve"> </w:t>
      </w:r>
      <w:r>
        <w:rPr>
          <w:color w:val="231F20"/>
          <w:w w:val="102"/>
          <w:sz w:val="20"/>
        </w:rPr>
        <w:t>NYI</w:t>
      </w:r>
      <w:r>
        <w:rPr>
          <w:color w:val="231F20"/>
          <w:sz w:val="20"/>
        </w:rPr>
        <w:t xml:space="preserve"> </w:t>
      </w:r>
      <w:r>
        <w:rPr>
          <w:color w:val="231F20"/>
          <w:w w:val="102"/>
          <w:sz w:val="20"/>
        </w:rPr>
        <w:t>主管區總監督</w:t>
      </w:r>
      <w:del w:id="1612" w:author="成英 李" w:date="2025-10-07T09:11:00Z">
        <w:r w:rsidDel="00BB3037">
          <w:rPr>
            <w:color w:val="231F20"/>
            <w:w w:val="102"/>
            <w:sz w:val="20"/>
          </w:rPr>
          <w:delText>、</w:delText>
        </w:r>
      </w:del>
      <w:r>
        <w:rPr>
          <w:color w:val="231F20"/>
          <w:w w:val="102"/>
          <w:sz w:val="20"/>
        </w:rPr>
        <w:t>和總董事會監督之下所</w:t>
      </w:r>
      <w:r>
        <w:rPr>
          <w:color w:val="231F20"/>
          <w:spacing w:val="4"/>
          <w:w w:val="102"/>
          <w:sz w:val="20"/>
        </w:rPr>
        <w:t>組成。全球</w:t>
      </w:r>
      <w:r>
        <w:rPr>
          <w:color w:val="231F20"/>
          <w:spacing w:val="1"/>
          <w:sz w:val="20"/>
        </w:rPr>
        <w:t xml:space="preserve"> </w:t>
      </w:r>
      <w:r>
        <w:rPr>
          <w:color w:val="231F20"/>
          <w:w w:val="102"/>
          <w:sz w:val="20"/>
        </w:rPr>
        <w:t>NYI</w:t>
      </w:r>
      <w:r>
        <w:rPr>
          <w:color w:val="231F20"/>
          <w:spacing w:val="1"/>
          <w:sz w:val="20"/>
        </w:rPr>
        <w:t xml:space="preserve"> </w:t>
      </w:r>
      <w:r>
        <w:rPr>
          <w:color w:val="231F20"/>
          <w:spacing w:val="6"/>
          <w:w w:val="102"/>
          <w:sz w:val="20"/>
        </w:rPr>
        <w:t>應包含全球</w:t>
      </w:r>
      <w:r>
        <w:rPr>
          <w:color w:val="231F20"/>
          <w:spacing w:val="1"/>
          <w:sz w:val="20"/>
        </w:rPr>
        <w:t xml:space="preserve"> </w:t>
      </w:r>
      <w:r>
        <w:rPr>
          <w:color w:val="231F20"/>
          <w:w w:val="102"/>
          <w:sz w:val="20"/>
        </w:rPr>
        <w:t>NYI</w:t>
      </w:r>
      <w:r>
        <w:rPr>
          <w:color w:val="231F20"/>
          <w:spacing w:val="1"/>
          <w:sz w:val="20"/>
        </w:rPr>
        <w:t xml:space="preserve"> </w:t>
      </w:r>
      <w:r>
        <w:rPr>
          <w:color w:val="231F20"/>
          <w:spacing w:val="5"/>
          <w:w w:val="102"/>
          <w:sz w:val="20"/>
        </w:rPr>
        <w:t>之各地方、地區組織的成員。該團</w:t>
      </w:r>
      <w:r>
        <w:rPr>
          <w:color w:val="231F20"/>
          <w:w w:val="102"/>
          <w:sz w:val="20"/>
        </w:rPr>
        <w:t>契由總議會核准之</w:t>
      </w:r>
      <w:del w:id="1613" w:author="成英 李" w:date="2025-10-07T09:12:00Z">
        <w:r w:rsidDel="00BB3037">
          <w:rPr>
            <w:color w:val="231F20"/>
            <w:w w:val="102"/>
            <w:sz w:val="20"/>
          </w:rPr>
          <w:delText>，</w:delText>
        </w:r>
      </w:del>
      <w:r>
        <w:rPr>
          <w:color w:val="231F20"/>
          <w:w w:val="102"/>
          <w:sz w:val="20"/>
        </w:rPr>
        <w:t>NYI</w:t>
      </w:r>
      <w:r>
        <w:rPr>
          <w:color w:val="231F20"/>
          <w:spacing w:val="-1"/>
          <w:sz w:val="20"/>
        </w:rPr>
        <w:t xml:space="preserve"> </w:t>
      </w:r>
      <w:del w:id="1614" w:author="成英 李" w:date="2025-10-07T09:12:00Z">
        <w:r w:rsidDel="00BB3037">
          <w:rPr>
            <w:color w:val="231F20"/>
            <w:w w:val="102"/>
            <w:sz w:val="20"/>
          </w:rPr>
          <w:delText>團契</w:delText>
        </w:r>
      </w:del>
      <w:ins w:id="1615" w:author="成英 李" w:date="2025-10-07T09:18:00Z">
        <w:r w:rsidR="00BB3037">
          <w:rPr>
            <w:rFonts w:hint="eastAsia"/>
            <w:color w:val="231F20"/>
            <w:w w:val="102"/>
            <w:sz w:val="20"/>
          </w:rPr>
          <w:t>憲</w:t>
        </w:r>
      </w:ins>
      <w:del w:id="1616" w:author="成英 李" w:date="2025-10-07T09:18:00Z">
        <w:r w:rsidDel="00BB3037">
          <w:rPr>
            <w:color w:val="231F20"/>
            <w:w w:val="102"/>
            <w:sz w:val="20"/>
          </w:rPr>
          <w:delText>規</w:delText>
        </w:r>
      </w:del>
      <w:r>
        <w:rPr>
          <w:color w:val="231F20"/>
          <w:w w:val="102"/>
          <w:sz w:val="20"/>
        </w:rPr>
        <w:t>章及</w:t>
      </w:r>
      <w:r>
        <w:rPr>
          <w:color w:val="231F20"/>
          <w:spacing w:val="-1"/>
          <w:sz w:val="20"/>
        </w:rPr>
        <w:t xml:space="preserve"> </w:t>
      </w:r>
      <w:r>
        <w:rPr>
          <w:color w:val="231F20"/>
          <w:w w:val="102"/>
          <w:sz w:val="20"/>
        </w:rPr>
        <w:t>NYI</w:t>
      </w:r>
      <w:r>
        <w:rPr>
          <w:color w:val="231F20"/>
          <w:spacing w:val="-1"/>
          <w:sz w:val="20"/>
        </w:rPr>
        <w:t xml:space="preserve"> </w:t>
      </w:r>
      <w:r>
        <w:rPr>
          <w:color w:val="231F20"/>
          <w:w w:val="102"/>
          <w:sz w:val="20"/>
        </w:rPr>
        <w:t>全球事工計劃所管理。</w:t>
      </w:r>
    </w:p>
    <w:p w14:paraId="07B8FBC6" w14:textId="0A8A7A8B" w:rsidR="003345E9" w:rsidRDefault="007169A0">
      <w:pPr>
        <w:pStyle w:val="a5"/>
        <w:numPr>
          <w:ilvl w:val="1"/>
          <w:numId w:val="19"/>
        </w:numPr>
        <w:tabs>
          <w:tab w:val="left" w:pos="1193"/>
        </w:tabs>
        <w:spacing w:line="204" w:lineRule="auto"/>
        <w:ind w:right="115" w:firstLine="408"/>
        <w:jc w:val="both"/>
        <w:rPr>
          <w:rFonts w:ascii="Noto Sans TC" w:eastAsia="Noto Sans TC"/>
          <w:sz w:val="20"/>
        </w:rPr>
      </w:pPr>
      <w:r>
        <w:rPr>
          <w:color w:val="231F20"/>
          <w:spacing w:val="1"/>
          <w:w w:val="102"/>
          <w:sz w:val="20"/>
        </w:rPr>
        <w:t>每四年應召開一次全球</w:t>
      </w:r>
      <w:ins w:id="1617" w:author="成英 李" w:date="2025-10-07T09:20:00Z">
        <w:r w:rsidR="00BB3037">
          <w:rPr>
            <w:rFonts w:hint="eastAsia"/>
            <w:color w:val="231F20"/>
            <w:spacing w:val="1"/>
            <w:w w:val="102"/>
            <w:sz w:val="20"/>
          </w:rPr>
          <w:t>N</w:t>
        </w:r>
        <w:r w:rsidR="00BB3037">
          <w:rPr>
            <w:color w:val="231F20"/>
            <w:spacing w:val="1"/>
            <w:w w:val="102"/>
            <w:sz w:val="20"/>
          </w:rPr>
          <w:t>YI</w:t>
        </w:r>
        <w:r w:rsidR="00BB3037">
          <w:rPr>
            <w:rFonts w:hint="eastAsia"/>
            <w:color w:val="231F20"/>
            <w:spacing w:val="1"/>
            <w:w w:val="102"/>
            <w:sz w:val="20"/>
          </w:rPr>
          <w:t>大會</w:t>
        </w:r>
      </w:ins>
      <w:del w:id="1618" w:author="成英 李" w:date="2025-10-07T09:20:00Z">
        <w:r w:rsidDel="00BB3037">
          <w:rPr>
            <w:color w:val="231F20"/>
            <w:spacing w:val="1"/>
            <w:w w:val="102"/>
            <w:sz w:val="20"/>
          </w:rPr>
          <w:delText>會議</w:delText>
        </w:r>
      </w:del>
      <w:r>
        <w:rPr>
          <w:color w:val="231F20"/>
          <w:spacing w:val="1"/>
          <w:w w:val="102"/>
          <w:sz w:val="20"/>
        </w:rPr>
        <w:t>，日期由總監督會與</w:t>
      </w:r>
      <w:del w:id="1619" w:author="成英 李" w:date="2025-10-07T09:20:00Z">
        <w:r w:rsidDel="00BB3037">
          <w:rPr>
            <w:color w:val="231F20"/>
            <w:spacing w:val="1"/>
            <w:w w:val="102"/>
            <w:sz w:val="20"/>
          </w:rPr>
          <w:delText>宣聖會</w:delText>
        </w:r>
      </w:del>
      <w:r>
        <w:rPr>
          <w:color w:val="231F20"/>
          <w:spacing w:val="1"/>
          <w:w w:val="102"/>
          <w:sz w:val="20"/>
        </w:rPr>
        <w:t>國際青年</w:t>
      </w:r>
      <w:ins w:id="1620" w:author="成英 李" w:date="2025-10-07T09:20:00Z">
        <w:r w:rsidR="00BB3037">
          <w:rPr>
            <w:rFonts w:hint="eastAsia"/>
            <w:color w:val="231F20"/>
            <w:spacing w:val="1"/>
            <w:w w:val="102"/>
            <w:sz w:val="20"/>
          </w:rPr>
          <w:t>團契</w:t>
        </w:r>
      </w:ins>
      <w:commentRangeStart w:id="1621"/>
      <w:del w:id="1622" w:author="成英 李" w:date="2025-10-07T09:21:00Z">
        <w:r w:rsidDel="00BB3037">
          <w:rPr>
            <w:rFonts w:hint="eastAsia"/>
            <w:color w:val="231F20"/>
            <w:spacing w:val="1"/>
            <w:w w:val="102"/>
            <w:sz w:val="20"/>
          </w:rPr>
          <w:delText>總</w:delText>
        </w:r>
      </w:del>
      <w:ins w:id="1623" w:author="成英 李" w:date="2025-10-07T09:21:00Z">
        <w:r w:rsidR="00BB3037">
          <w:rPr>
            <w:rFonts w:ascii="Cambria" w:hAnsi="Cambria" w:cs="Cambria" w:hint="eastAsia"/>
            <w:color w:val="231F20"/>
            <w:spacing w:val="1"/>
            <w:w w:val="102"/>
            <w:sz w:val="20"/>
          </w:rPr>
          <w:t>全球</w:t>
        </w:r>
      </w:ins>
      <w:r>
        <w:rPr>
          <w:color w:val="231F20"/>
          <w:spacing w:val="1"/>
          <w:w w:val="102"/>
          <w:sz w:val="20"/>
        </w:rPr>
        <w:t>議會</w:t>
      </w:r>
      <w:commentRangeEnd w:id="1621"/>
      <w:r w:rsidR="00BB3037">
        <w:rPr>
          <w:rStyle w:val="a7"/>
        </w:rPr>
        <w:commentReference w:id="1621"/>
      </w:r>
      <w:r>
        <w:rPr>
          <w:color w:val="231F20"/>
          <w:spacing w:val="1"/>
          <w:w w:val="102"/>
          <w:sz w:val="20"/>
        </w:rPr>
        <w:t>磋商決定。四年一次之全球</w:t>
      </w:r>
      <w:ins w:id="1624" w:author="成英 李" w:date="2025-10-07T09:22:00Z">
        <w:r w:rsidR="00BB3037">
          <w:rPr>
            <w:rFonts w:hint="eastAsia"/>
            <w:color w:val="231F20"/>
            <w:spacing w:val="1"/>
            <w:w w:val="102"/>
            <w:sz w:val="20"/>
          </w:rPr>
          <w:t>大會</w:t>
        </w:r>
      </w:ins>
      <w:del w:id="1625" w:author="成英 李" w:date="2025-10-07T09:22:00Z">
        <w:r w:rsidDel="00BB3037">
          <w:rPr>
            <w:color w:val="231F20"/>
            <w:spacing w:val="1"/>
            <w:w w:val="102"/>
            <w:sz w:val="20"/>
          </w:rPr>
          <w:delText>會議</w:delText>
        </w:r>
      </w:del>
      <w:r>
        <w:rPr>
          <w:color w:val="231F20"/>
          <w:spacing w:val="1"/>
          <w:w w:val="102"/>
          <w:sz w:val="20"/>
        </w:rPr>
        <w:t>參加的成員應包括</w:t>
      </w:r>
      <w:r>
        <w:rPr>
          <w:color w:val="231F20"/>
          <w:sz w:val="20"/>
        </w:rPr>
        <w:t xml:space="preserve"> </w:t>
      </w:r>
      <w:r>
        <w:rPr>
          <w:color w:val="231F20"/>
          <w:w w:val="102"/>
          <w:sz w:val="20"/>
        </w:rPr>
        <w:t>NYI</w:t>
      </w:r>
      <w:r>
        <w:rPr>
          <w:color w:val="231F20"/>
          <w:spacing w:val="-8"/>
          <w:w w:val="102"/>
          <w:sz w:val="20"/>
        </w:rPr>
        <w:t>全球事工計劃所指定之人員。</w:t>
      </w:r>
      <w:r>
        <w:rPr>
          <w:rFonts w:ascii="Noto Sans TC" w:eastAsia="Noto Sans TC"/>
          <w:color w:val="231F20"/>
          <w:w w:val="102"/>
          <w:sz w:val="20"/>
        </w:rPr>
        <w:t>（810）</w:t>
      </w:r>
    </w:p>
    <w:p w14:paraId="5E9FA1A9" w14:textId="6A4A21B4" w:rsidR="003345E9" w:rsidRDefault="007169A0">
      <w:pPr>
        <w:pStyle w:val="a5"/>
        <w:numPr>
          <w:ilvl w:val="1"/>
          <w:numId w:val="19"/>
        </w:numPr>
        <w:tabs>
          <w:tab w:val="left" w:pos="1195"/>
        </w:tabs>
        <w:spacing w:line="206" w:lineRule="auto"/>
        <w:ind w:right="106" w:firstLine="408"/>
        <w:jc w:val="both"/>
        <w:rPr>
          <w:sz w:val="20"/>
        </w:rPr>
      </w:pPr>
      <w:r>
        <w:rPr>
          <w:color w:val="231F20"/>
          <w:spacing w:val="2"/>
          <w:sz w:val="20"/>
        </w:rPr>
        <w:t>全球</w:t>
      </w:r>
      <w:ins w:id="1626" w:author="成英 李" w:date="2025-10-07T09:26:00Z">
        <w:r w:rsidR="0091303B">
          <w:rPr>
            <w:rFonts w:hint="eastAsia"/>
            <w:color w:val="231F20"/>
            <w:spacing w:val="2"/>
            <w:sz w:val="20"/>
          </w:rPr>
          <w:t>大會</w:t>
        </w:r>
      </w:ins>
      <w:del w:id="1627" w:author="成英 李" w:date="2025-10-07T09:26:00Z">
        <w:r w:rsidDel="0091303B">
          <w:rPr>
            <w:color w:val="231F20"/>
            <w:spacing w:val="2"/>
            <w:sz w:val="20"/>
          </w:rPr>
          <w:delText>會議</w:delText>
        </w:r>
      </w:del>
      <w:r>
        <w:rPr>
          <w:color w:val="231F20"/>
          <w:spacing w:val="2"/>
          <w:sz w:val="20"/>
        </w:rPr>
        <w:t>中應選出一位全球</w:t>
      </w:r>
      <w:ins w:id="1628" w:author="成英 李" w:date="2025-10-07T09:26:00Z">
        <w:r w:rsidR="0091303B">
          <w:rPr>
            <w:color w:val="231F20"/>
            <w:spacing w:val="2"/>
            <w:sz w:val="20"/>
          </w:rPr>
          <w:t>NYI</w:t>
        </w:r>
      </w:ins>
      <w:del w:id="1629" w:author="成英 李" w:date="2025-10-07T09:26:00Z">
        <w:r w:rsidDel="0091303B">
          <w:rPr>
            <w:rFonts w:hint="eastAsia"/>
            <w:color w:val="231F20"/>
            <w:spacing w:val="2"/>
            <w:sz w:val="20"/>
          </w:rPr>
          <w:delText>性</w:delText>
        </w:r>
      </w:del>
      <w:ins w:id="1630" w:author="成英 李" w:date="2025-10-07T09:27:00Z">
        <w:r w:rsidR="0091303B">
          <w:rPr>
            <w:rFonts w:hint="eastAsia"/>
            <w:color w:val="231F20"/>
            <w:spacing w:val="2"/>
            <w:sz w:val="20"/>
          </w:rPr>
          <w:t>議會</w:t>
        </w:r>
      </w:ins>
      <w:del w:id="1631" w:author="成英 李" w:date="2025-10-07T09:27:00Z">
        <w:r w:rsidDel="0091303B">
          <w:rPr>
            <w:color w:val="231F20"/>
            <w:spacing w:val="2"/>
            <w:sz w:val="20"/>
          </w:rPr>
          <w:delText>的</w:delText>
        </w:r>
      </w:del>
      <w:r>
        <w:rPr>
          <w:color w:val="231F20"/>
          <w:spacing w:val="2"/>
          <w:sz w:val="20"/>
        </w:rPr>
        <w:t xml:space="preserve">主席。全球 </w:t>
      </w:r>
      <w:r>
        <w:rPr>
          <w:color w:val="231F20"/>
          <w:sz w:val="20"/>
        </w:rPr>
        <w:t>NYI</w:t>
      </w:r>
      <w:r>
        <w:rPr>
          <w:color w:val="231F20"/>
          <w:spacing w:val="9"/>
          <w:sz w:val="20"/>
        </w:rPr>
        <w:t xml:space="preserve"> 之副主席</w:t>
      </w:r>
      <w:r>
        <w:rPr>
          <w:color w:val="231F20"/>
          <w:sz w:val="20"/>
        </w:rPr>
        <w:t>應在總議會</w:t>
      </w:r>
      <w:ins w:id="1632" w:author="成英 李" w:date="2025-10-07T09:28:00Z">
        <w:r w:rsidR="0091303B">
          <w:rPr>
            <w:rFonts w:hint="eastAsia"/>
            <w:color w:val="231F20"/>
            <w:sz w:val="20"/>
          </w:rPr>
          <w:t>中或</w:t>
        </w:r>
      </w:ins>
      <w:r>
        <w:rPr>
          <w:color w:val="231F20"/>
          <w:sz w:val="20"/>
        </w:rPr>
        <w:t>閉幕後</w:t>
      </w:r>
      <w:ins w:id="1633" w:author="成英 李" w:date="2025-10-07T09:28:00Z">
        <w:r w:rsidR="0091303B">
          <w:rPr>
            <w:rFonts w:hint="eastAsia"/>
            <w:color w:val="231F20"/>
            <w:sz w:val="20"/>
          </w:rPr>
          <w:t>由</w:t>
        </w:r>
        <w:r w:rsidR="0091303B">
          <w:rPr>
            <w:rFonts w:ascii="Cambria" w:hAnsi="Cambria" w:cs="Cambria" w:hint="eastAsia"/>
            <w:color w:val="231F20"/>
            <w:sz w:val="20"/>
          </w:rPr>
          <w:t>全球</w:t>
        </w:r>
      </w:ins>
      <w:del w:id="1634" w:author="成英 李" w:date="2025-10-07T09:28:00Z">
        <w:r w:rsidDel="0091303B">
          <w:rPr>
            <w:color w:val="231F20"/>
            <w:sz w:val="20"/>
          </w:rPr>
          <w:delText xml:space="preserve">第一次 </w:delText>
        </w:r>
      </w:del>
      <w:r>
        <w:rPr>
          <w:color w:val="231F20"/>
          <w:sz w:val="20"/>
        </w:rPr>
        <w:t>NYI</w:t>
      </w:r>
      <w:r>
        <w:rPr>
          <w:color w:val="231F20"/>
          <w:spacing w:val="-1"/>
          <w:sz w:val="20"/>
        </w:rPr>
        <w:t xml:space="preserve"> 議會</w:t>
      </w:r>
      <w:ins w:id="1635" w:author="成英 李" w:date="2025-10-07T09:28:00Z">
        <w:r w:rsidR="0091303B">
          <w:rPr>
            <w:rFonts w:hint="eastAsia"/>
            <w:color w:val="231F20"/>
            <w:spacing w:val="-1"/>
            <w:sz w:val="20"/>
          </w:rPr>
          <w:t>在</w:t>
        </w:r>
        <w:r w:rsidR="0091303B">
          <w:rPr>
            <w:rFonts w:ascii="Cambria" w:hAnsi="Cambria" w:cs="Cambria" w:hint="eastAsia"/>
            <w:color w:val="231F20"/>
            <w:spacing w:val="-1"/>
            <w:sz w:val="20"/>
          </w:rPr>
          <w:t>其</w:t>
        </w:r>
      </w:ins>
      <w:ins w:id="1636" w:author="成英 李" w:date="2025-10-07T09:29:00Z">
        <w:r w:rsidR="0091303B">
          <w:rPr>
            <w:rFonts w:ascii="Cambria" w:hAnsi="Cambria" w:cs="Cambria" w:hint="eastAsia"/>
            <w:color w:val="231F20"/>
            <w:spacing w:val="-1"/>
            <w:sz w:val="20"/>
          </w:rPr>
          <w:t>第一次會議中</w:t>
        </w:r>
      </w:ins>
      <w:r>
        <w:rPr>
          <w:color w:val="231F20"/>
          <w:spacing w:val="-1"/>
          <w:sz w:val="20"/>
        </w:rPr>
        <w:t>選任，主席和副主席乃</w:t>
      </w:r>
      <w:del w:id="1637" w:author="成英 李" w:date="2025-10-07T09:29:00Z">
        <w:r w:rsidDel="0091303B">
          <w:rPr>
            <w:color w:val="231F20"/>
            <w:spacing w:val="-1"/>
            <w:sz w:val="20"/>
          </w:rPr>
          <w:delText>宣聖會</w:delText>
        </w:r>
      </w:del>
      <w:r>
        <w:rPr>
          <w:color w:val="231F20"/>
          <w:spacing w:val="-1"/>
          <w:sz w:val="20"/>
        </w:rPr>
        <w:t>國際</w:t>
      </w:r>
      <w:r>
        <w:rPr>
          <w:color w:val="231F20"/>
          <w:spacing w:val="-2"/>
          <w:sz w:val="20"/>
        </w:rPr>
        <w:t>青年團契全球議會之當然代表，並不給薪。</w:t>
      </w:r>
    </w:p>
    <w:p w14:paraId="2D09BC38" w14:textId="0F2EEBF5" w:rsidR="003345E9" w:rsidRDefault="007169A0">
      <w:pPr>
        <w:pStyle w:val="a5"/>
        <w:numPr>
          <w:ilvl w:val="1"/>
          <w:numId w:val="19"/>
        </w:numPr>
        <w:tabs>
          <w:tab w:val="left" w:pos="1195"/>
        </w:tabs>
        <w:spacing w:line="206" w:lineRule="auto"/>
        <w:ind w:right="16" w:firstLine="408"/>
        <w:rPr>
          <w:rFonts w:ascii="Noto Sans TC" w:eastAsia="Noto Sans TC"/>
          <w:sz w:val="20"/>
        </w:rPr>
      </w:pPr>
      <w:r>
        <w:rPr>
          <w:color w:val="231F20"/>
          <w:spacing w:val="12"/>
          <w:sz w:val="20"/>
        </w:rPr>
        <w:t xml:space="preserve">國際青年團契 </w:t>
      </w:r>
      <w:r>
        <w:rPr>
          <w:color w:val="231F20"/>
          <w:sz w:val="20"/>
        </w:rPr>
        <w:t>(NYI)</w:t>
      </w:r>
      <w:r>
        <w:rPr>
          <w:color w:val="231F20"/>
          <w:spacing w:val="9"/>
          <w:sz w:val="20"/>
        </w:rPr>
        <w:t xml:space="preserve"> </w:t>
      </w:r>
      <w:ins w:id="1638" w:author="成英 李" w:date="2025-10-07T09:30:00Z">
        <w:r w:rsidR="0091303B">
          <w:rPr>
            <w:rFonts w:ascii="Cambria" w:hAnsi="Cambria" w:cs="Cambria" w:hint="eastAsia"/>
            <w:color w:val="231F20"/>
            <w:spacing w:val="9"/>
            <w:sz w:val="20"/>
          </w:rPr>
          <w:t>全球</w:t>
        </w:r>
      </w:ins>
      <w:r>
        <w:rPr>
          <w:color w:val="231F20"/>
          <w:spacing w:val="9"/>
          <w:sz w:val="20"/>
        </w:rPr>
        <w:t xml:space="preserve">議會應由主席、副主席和 </w:t>
      </w:r>
      <w:r>
        <w:rPr>
          <w:color w:val="231F20"/>
          <w:sz w:val="20"/>
        </w:rPr>
        <w:t>NYI</w:t>
      </w:r>
      <w:r>
        <w:rPr>
          <w:color w:val="231F20"/>
          <w:spacing w:val="10"/>
          <w:sz w:val="20"/>
        </w:rPr>
        <w:t xml:space="preserve"> 全球</w:t>
      </w:r>
      <w:r>
        <w:rPr>
          <w:color w:val="231F20"/>
          <w:sz w:val="20"/>
        </w:rPr>
        <w:t>事工計劃指定之各區域代表所組成。NYI  總幹事為議會之當然成員。議</w:t>
      </w:r>
      <w:r>
        <w:rPr>
          <w:color w:val="231F20"/>
          <w:spacing w:val="2"/>
          <w:sz w:val="20"/>
        </w:rPr>
        <w:t>會通過地方教會事工委員會</w:t>
      </w:r>
      <w:del w:id="1639" w:author="成英 李" w:date="2025-10-07T09:33:00Z">
        <w:r w:rsidDel="0091303B">
          <w:rPr>
            <w:color w:val="231F20"/>
            <w:spacing w:val="2"/>
            <w:sz w:val="20"/>
          </w:rPr>
          <w:delText xml:space="preserve">以及 </w:delText>
        </w:r>
        <w:r w:rsidDel="0091303B">
          <w:rPr>
            <w:color w:val="231F20"/>
            <w:sz w:val="20"/>
          </w:rPr>
          <w:delText>NYI 主管區總監督</w:delText>
        </w:r>
      </w:del>
      <w:r>
        <w:rPr>
          <w:color w:val="231F20"/>
          <w:sz w:val="20"/>
        </w:rPr>
        <w:t>向總董事負責，並</w:t>
      </w:r>
      <w:r>
        <w:rPr>
          <w:color w:val="231F20"/>
          <w:spacing w:val="20"/>
          <w:sz w:val="20"/>
        </w:rPr>
        <w:t xml:space="preserve">向 </w:t>
      </w:r>
      <w:r>
        <w:rPr>
          <w:color w:val="231F20"/>
          <w:sz w:val="20"/>
        </w:rPr>
        <w:t>NYI</w:t>
      </w:r>
      <w:r>
        <w:rPr>
          <w:color w:val="231F20"/>
          <w:spacing w:val="3"/>
          <w:sz w:val="20"/>
        </w:rPr>
        <w:t xml:space="preserve"> 主管區總監督負責，又在 </w:t>
      </w:r>
      <w:r>
        <w:rPr>
          <w:color w:val="231F20"/>
          <w:sz w:val="20"/>
        </w:rPr>
        <w:t>NYI</w:t>
      </w:r>
      <w:r>
        <w:rPr>
          <w:color w:val="231F20"/>
          <w:spacing w:val="15"/>
          <w:sz w:val="20"/>
        </w:rPr>
        <w:t xml:space="preserve"> </w:t>
      </w:r>
      <w:del w:id="1640" w:author="成英 李" w:date="2025-10-07T09:33:00Z">
        <w:r w:rsidDel="0091303B">
          <w:rPr>
            <w:rFonts w:hint="eastAsia"/>
            <w:color w:val="231F20"/>
            <w:spacing w:val="15"/>
            <w:sz w:val="20"/>
          </w:rPr>
          <w:delText>規</w:delText>
        </w:r>
      </w:del>
      <w:ins w:id="1641" w:author="成英 李" w:date="2025-10-07T09:33:00Z">
        <w:r w:rsidR="0091303B">
          <w:rPr>
            <w:rFonts w:hint="eastAsia"/>
            <w:color w:val="231F20"/>
            <w:spacing w:val="15"/>
            <w:sz w:val="20"/>
          </w:rPr>
          <w:t>憲</w:t>
        </w:r>
      </w:ins>
      <w:r>
        <w:rPr>
          <w:color w:val="231F20"/>
          <w:spacing w:val="15"/>
          <w:sz w:val="20"/>
        </w:rPr>
        <w:t xml:space="preserve">章和 </w:t>
      </w:r>
      <w:r>
        <w:rPr>
          <w:color w:val="231F20"/>
          <w:sz w:val="20"/>
        </w:rPr>
        <w:t>NYI</w:t>
      </w:r>
      <w:r>
        <w:rPr>
          <w:color w:val="231F20"/>
          <w:spacing w:val="2"/>
          <w:sz w:val="20"/>
        </w:rPr>
        <w:t xml:space="preserve"> 全球事工計劃之權</w:t>
      </w:r>
      <w:r>
        <w:rPr>
          <w:color w:val="231F20"/>
          <w:spacing w:val="3"/>
          <w:sz w:val="20"/>
        </w:rPr>
        <w:t xml:space="preserve">限下自主運作。全球 </w:t>
      </w:r>
      <w:r>
        <w:rPr>
          <w:color w:val="231F20"/>
          <w:sz w:val="20"/>
        </w:rPr>
        <w:t>NYI</w:t>
      </w:r>
      <w:r>
        <w:rPr>
          <w:color w:val="231F20"/>
          <w:spacing w:val="-2"/>
          <w:sz w:val="20"/>
        </w:rPr>
        <w:t xml:space="preserve"> 議會成員任期迄下一屆總議會結束，</w:t>
      </w:r>
      <w:ins w:id="1642" w:author="成英 李" w:date="2025-10-07T09:35:00Z">
        <w:r w:rsidR="00A31B66">
          <w:rPr>
            <w:rFonts w:ascii="Cambria" w:hAnsi="Cambria" w:cs="Cambria" w:hint="eastAsia"/>
            <w:color w:val="231F20"/>
            <w:spacing w:val="-11"/>
            <w:sz w:val="20"/>
          </w:rPr>
          <w:t>且</w:t>
        </w:r>
      </w:ins>
      <w:del w:id="1643" w:author="成英 李" w:date="2025-10-07T09:35:00Z">
        <w:r w:rsidDel="00A31B66">
          <w:rPr>
            <w:color w:val="231F20"/>
            <w:spacing w:val="-2"/>
            <w:sz w:val="20"/>
          </w:rPr>
          <w:delText>並當</w:delText>
        </w:r>
      </w:del>
      <w:del w:id="1644" w:author="成英 李" w:date="2025-10-07T09:34:00Z">
        <w:r w:rsidDel="00A31B66">
          <w:rPr>
            <w:color w:val="231F20"/>
            <w:spacing w:val="-2"/>
            <w:sz w:val="20"/>
          </w:rPr>
          <w:delText>他們</w:delText>
        </w:r>
        <w:r w:rsidDel="00A31B66">
          <w:rPr>
            <w:color w:val="231F20"/>
            <w:spacing w:val="-11"/>
            <w:sz w:val="20"/>
          </w:rPr>
          <w:delText>的</w:delText>
        </w:r>
      </w:del>
      <w:r>
        <w:rPr>
          <w:color w:val="231F20"/>
          <w:spacing w:val="-11"/>
          <w:sz w:val="20"/>
        </w:rPr>
        <w:t>合格繼任者被選出為止。</w:t>
      </w:r>
      <w:r>
        <w:rPr>
          <w:rFonts w:ascii="Noto Sans TC" w:eastAsia="Noto Sans TC"/>
          <w:color w:val="231F20"/>
          <w:spacing w:val="-2"/>
          <w:sz w:val="20"/>
        </w:rPr>
        <w:t>（810）</w:t>
      </w:r>
    </w:p>
    <w:p w14:paraId="6986726E" w14:textId="77777777" w:rsidR="003345E9" w:rsidRDefault="007169A0">
      <w:pPr>
        <w:pStyle w:val="a5"/>
        <w:numPr>
          <w:ilvl w:val="1"/>
          <w:numId w:val="19"/>
        </w:numPr>
        <w:tabs>
          <w:tab w:val="left" w:pos="1194"/>
        </w:tabs>
        <w:spacing w:line="204" w:lineRule="auto"/>
        <w:ind w:right="112" w:firstLine="408"/>
        <w:rPr>
          <w:rFonts w:ascii="Noto Sans TC" w:eastAsia="Noto Sans TC"/>
          <w:sz w:val="20"/>
        </w:rPr>
      </w:pPr>
      <w:r>
        <w:rPr>
          <w:color w:val="231F20"/>
          <w:spacing w:val="13"/>
          <w:sz w:val="20"/>
        </w:rPr>
        <w:t xml:space="preserve">全球 </w:t>
      </w:r>
      <w:r>
        <w:rPr>
          <w:color w:val="231F20"/>
          <w:sz w:val="20"/>
        </w:rPr>
        <w:t>NYI</w:t>
      </w:r>
      <w:r>
        <w:rPr>
          <w:color w:val="231F20"/>
          <w:spacing w:val="7"/>
          <w:sz w:val="20"/>
        </w:rPr>
        <w:t xml:space="preserve"> 應由</w:t>
      </w:r>
      <w:del w:id="1645" w:author="成英 李" w:date="2025-10-07T09:37:00Z">
        <w:r w:rsidDel="00A31B66">
          <w:rPr>
            <w:color w:val="231F20"/>
            <w:spacing w:val="7"/>
            <w:sz w:val="20"/>
          </w:rPr>
          <w:delText>一位由</w:delText>
        </w:r>
      </w:del>
      <w:r>
        <w:rPr>
          <w:color w:val="231F20"/>
          <w:spacing w:val="7"/>
          <w:sz w:val="20"/>
        </w:rPr>
        <w:t xml:space="preserve">全球 </w:t>
      </w:r>
      <w:r>
        <w:rPr>
          <w:color w:val="231F20"/>
          <w:sz w:val="20"/>
        </w:rPr>
        <w:t>NYI 議會主席代表參加宣聖會</w:t>
      </w:r>
      <w:r>
        <w:rPr>
          <w:color w:val="231F20"/>
          <w:spacing w:val="-19"/>
          <w:sz w:val="20"/>
        </w:rPr>
        <w:t>的總董事會。</w:t>
      </w:r>
      <w:r>
        <w:rPr>
          <w:rFonts w:ascii="Noto Sans TC" w:eastAsia="Noto Sans TC"/>
          <w:color w:val="231F20"/>
          <w:spacing w:val="-2"/>
          <w:sz w:val="20"/>
        </w:rPr>
        <w:t>（332.4，333.3）</w:t>
      </w:r>
    </w:p>
    <w:p w14:paraId="65E0C7BE" w14:textId="4B72ACC6" w:rsidR="003345E9" w:rsidRDefault="007169A0">
      <w:pPr>
        <w:pStyle w:val="a5"/>
        <w:numPr>
          <w:ilvl w:val="1"/>
          <w:numId w:val="19"/>
        </w:numPr>
        <w:tabs>
          <w:tab w:val="left" w:pos="1192"/>
        </w:tabs>
        <w:spacing w:line="337" w:lineRule="exact"/>
        <w:ind w:left="1192" w:hanging="664"/>
        <w:rPr>
          <w:rFonts w:ascii="Noto Sans TC" w:eastAsia="Noto Sans TC"/>
          <w:sz w:val="20"/>
        </w:rPr>
      </w:pPr>
      <w:r>
        <w:rPr>
          <w:color w:val="231F20"/>
          <w:spacing w:val="14"/>
          <w:sz w:val="20"/>
        </w:rPr>
        <w:t xml:space="preserve">全球 </w:t>
      </w:r>
      <w:r>
        <w:rPr>
          <w:color w:val="231F20"/>
          <w:sz w:val="20"/>
        </w:rPr>
        <w:t>NYI</w:t>
      </w:r>
      <w:r>
        <w:rPr>
          <w:color w:val="231F20"/>
          <w:spacing w:val="-6"/>
          <w:sz w:val="20"/>
        </w:rPr>
        <w:t xml:space="preserve"> </w:t>
      </w:r>
      <w:ins w:id="1646" w:author="成英 李" w:date="2025-10-07T09:38:00Z">
        <w:r w:rsidR="00A31B66">
          <w:rPr>
            <w:rFonts w:hint="eastAsia"/>
            <w:color w:val="231F20"/>
            <w:spacing w:val="-6"/>
            <w:sz w:val="20"/>
          </w:rPr>
          <w:t>議會</w:t>
        </w:r>
      </w:ins>
      <w:r>
        <w:rPr>
          <w:color w:val="231F20"/>
          <w:spacing w:val="-6"/>
          <w:sz w:val="20"/>
        </w:rPr>
        <w:t>主席在其任期終結前應代表</w:t>
      </w:r>
      <w:ins w:id="1647" w:author="成英 李" w:date="2025-10-07T09:38:00Z">
        <w:r w:rsidR="00A31B66">
          <w:rPr>
            <w:rFonts w:ascii="Cambria" w:hAnsi="Cambria" w:cs="Cambria" w:hint="eastAsia"/>
            <w:color w:val="231F20"/>
            <w:spacing w:val="-6"/>
            <w:sz w:val="20"/>
          </w:rPr>
          <w:t>全球</w:t>
        </w:r>
        <w:r w:rsidR="00A31B66">
          <w:rPr>
            <w:color w:val="231F20"/>
            <w:sz w:val="20"/>
          </w:rPr>
          <w:t>NYI</w:t>
        </w:r>
      </w:ins>
      <w:r>
        <w:rPr>
          <w:color w:val="231F20"/>
          <w:spacing w:val="-6"/>
          <w:sz w:val="20"/>
        </w:rPr>
        <w:t>出席總議會。</w:t>
      </w:r>
      <w:r>
        <w:rPr>
          <w:rFonts w:ascii="Noto Sans TC" w:eastAsia="Noto Sans TC"/>
          <w:color w:val="231F20"/>
          <w:spacing w:val="-2"/>
          <w:sz w:val="20"/>
        </w:rPr>
        <w:t>（301）</w:t>
      </w:r>
    </w:p>
    <w:p w14:paraId="7B5B9F6F" w14:textId="7891DBDB" w:rsidR="003345E9" w:rsidRDefault="007169A0">
      <w:pPr>
        <w:pStyle w:val="2"/>
        <w:spacing w:before="24"/>
      </w:pPr>
      <w:r>
        <w:rPr>
          <w:color w:val="231F20"/>
          <w:spacing w:val="-1"/>
        </w:rPr>
        <w:t>二十、</w:t>
      </w:r>
      <w:ins w:id="1648" w:author="成英 李" w:date="2025-10-07T09:39:00Z">
        <w:r w:rsidR="00A31B66">
          <w:rPr>
            <w:rFonts w:hint="eastAsia"/>
            <w:color w:val="231F20"/>
            <w:spacing w:val="-1"/>
          </w:rPr>
          <w:t>國際</w:t>
        </w:r>
      </w:ins>
      <w:del w:id="1649" w:author="成英 李" w:date="2025-10-07T09:39:00Z">
        <w:r w:rsidDel="00A31B66">
          <w:rPr>
            <w:color w:val="231F20"/>
            <w:spacing w:val="-1"/>
          </w:rPr>
          <w:delText>宣聖會全球</w:delText>
        </w:r>
      </w:del>
      <w:r>
        <w:rPr>
          <w:color w:val="231F20"/>
          <w:spacing w:val="-1"/>
        </w:rPr>
        <w:t>宣道團契</w:t>
      </w:r>
      <w:ins w:id="1650" w:author="成英 李" w:date="2025-10-07T09:39:00Z">
        <w:r w:rsidR="00A31B66">
          <w:rPr>
            <w:rFonts w:ascii="Cambria" w:hAnsi="Cambria" w:cs="Cambria" w:hint="eastAsia"/>
            <w:color w:val="231F20"/>
            <w:spacing w:val="-1"/>
          </w:rPr>
          <w:t>全球</w:t>
        </w:r>
      </w:ins>
      <w:del w:id="1651" w:author="成英 李" w:date="2025-10-07T09:39:00Z">
        <w:r w:rsidDel="00A31B66">
          <w:rPr>
            <w:color w:val="231F20"/>
            <w:spacing w:val="-1"/>
          </w:rPr>
          <w:delText>總</w:delText>
        </w:r>
      </w:del>
      <w:r>
        <w:rPr>
          <w:color w:val="231F20"/>
          <w:spacing w:val="-1"/>
        </w:rPr>
        <w:t>議會</w:t>
      </w:r>
    </w:p>
    <w:p w14:paraId="0500563F" w14:textId="2BCA9B82" w:rsidR="003345E9" w:rsidRDefault="00A31B66">
      <w:pPr>
        <w:pStyle w:val="a5"/>
        <w:numPr>
          <w:ilvl w:val="0"/>
          <w:numId w:val="19"/>
        </w:numPr>
        <w:tabs>
          <w:tab w:val="left" w:pos="1006"/>
        </w:tabs>
        <w:spacing w:before="10"/>
        <w:ind w:hanging="478"/>
        <w:rPr>
          <w:sz w:val="20"/>
        </w:rPr>
      </w:pPr>
      <w:ins w:id="1652" w:author="成英 李" w:date="2025-10-07T09:49:00Z">
        <w:r>
          <w:rPr>
            <w:rFonts w:hint="eastAsia"/>
            <w:color w:val="231F20"/>
            <w:sz w:val="20"/>
          </w:rPr>
          <w:t>國際</w:t>
        </w:r>
      </w:ins>
      <w:del w:id="1653" w:author="成英 李" w:date="2025-10-07T09:49:00Z">
        <w:r w:rsidR="007169A0" w:rsidDel="00A31B66">
          <w:rPr>
            <w:color w:val="231F20"/>
            <w:sz w:val="20"/>
          </w:rPr>
          <w:delText>宣聖會全球</w:delText>
        </w:r>
      </w:del>
      <w:r w:rsidR="007169A0">
        <w:rPr>
          <w:color w:val="231F20"/>
          <w:sz w:val="20"/>
        </w:rPr>
        <w:t>宣道團契（NMI）</w:t>
      </w:r>
      <w:ins w:id="1654" w:author="成英 李" w:date="2025-10-07T09:49:00Z">
        <w:r>
          <w:rPr>
            <w:rFonts w:ascii="Cambria" w:hAnsi="Cambria" w:cs="Cambria" w:hint="eastAsia"/>
            <w:color w:val="231F20"/>
            <w:sz w:val="20"/>
          </w:rPr>
          <w:t>全球</w:t>
        </w:r>
      </w:ins>
      <w:r w:rsidR="007169A0">
        <w:rPr>
          <w:color w:val="231F20"/>
          <w:spacing w:val="-1"/>
          <w:sz w:val="20"/>
        </w:rPr>
        <w:t>總會議係由下列人員所組成：</w:t>
      </w:r>
    </w:p>
    <w:p w14:paraId="78F9582B" w14:textId="77777777" w:rsidR="003345E9" w:rsidRDefault="003345E9">
      <w:pPr>
        <w:pStyle w:val="a5"/>
        <w:rPr>
          <w:sz w:val="20"/>
        </w:rPr>
        <w:sectPr w:rsidR="003345E9">
          <w:pgSz w:w="8640" w:h="12960"/>
          <w:pgMar w:top="480" w:right="1080" w:bottom="1180" w:left="1080" w:header="0" w:footer="997" w:gutter="0"/>
          <w:cols w:space="720"/>
        </w:sectPr>
      </w:pPr>
    </w:p>
    <w:p w14:paraId="10B86D0C" w14:textId="77777777" w:rsidR="003345E9" w:rsidRDefault="007169A0">
      <w:pPr>
        <w:pStyle w:val="a3"/>
        <w:spacing w:before="50"/>
        <w:ind w:left="0"/>
        <w:jc w:val="center"/>
      </w:pPr>
      <w:r>
        <w:rPr>
          <w:color w:val="231F20"/>
          <w:spacing w:val="-2"/>
        </w:rPr>
        <w:lastRenderedPageBreak/>
        <w:t>傳道與基督教事奉</w:t>
      </w:r>
    </w:p>
    <w:p w14:paraId="0E3C2FEB" w14:textId="0640B5B2" w:rsidR="003345E9" w:rsidRDefault="007169A0">
      <w:pPr>
        <w:pStyle w:val="a3"/>
        <w:spacing w:before="237" w:line="206" w:lineRule="auto"/>
        <w:ind w:left="119" w:right="112"/>
      </w:pPr>
      <w:r>
        <w:rPr>
          <w:color w:val="231F20"/>
          <w:spacing w:val="1"/>
          <w:w w:val="102"/>
        </w:rPr>
        <w:t>總主席、總幹事</w:t>
      </w:r>
      <w:del w:id="1655" w:author="成英 李" w:date="2025-10-07T09:51:00Z">
        <w:r w:rsidDel="00A31B66">
          <w:rPr>
            <w:color w:val="231F20"/>
            <w:spacing w:val="1"/>
            <w:w w:val="102"/>
          </w:rPr>
          <w:delText>、</w:delText>
        </w:r>
      </w:del>
      <w:r>
        <w:rPr>
          <w:color w:val="231F20"/>
          <w:spacing w:val="1"/>
          <w:w w:val="102"/>
        </w:rPr>
        <w:t>以及依照</w:t>
      </w:r>
      <w:ins w:id="1656" w:author="成英 李" w:date="2025-10-07T09:51:00Z">
        <w:r w:rsidR="00A31B66">
          <w:rPr>
            <w:rFonts w:hint="eastAsia"/>
            <w:color w:val="231F20"/>
            <w:spacing w:val="1"/>
            <w:w w:val="102"/>
          </w:rPr>
          <w:t>國際</w:t>
        </w:r>
      </w:ins>
      <w:del w:id="1657" w:author="成英 李" w:date="2025-10-07T09:51:00Z">
        <w:r w:rsidDel="00A31B66">
          <w:rPr>
            <w:color w:val="231F20"/>
            <w:spacing w:val="1"/>
            <w:w w:val="102"/>
          </w:rPr>
          <w:delText>宣聖會全球</w:delText>
        </w:r>
      </w:del>
      <w:r>
        <w:rPr>
          <w:color w:val="231F20"/>
          <w:spacing w:val="1"/>
          <w:w w:val="102"/>
        </w:rPr>
        <w:t>宣道團契章程所規定之名額及</w:t>
      </w:r>
      <w:r>
        <w:rPr>
          <w:color w:val="231F20"/>
          <w:w w:val="102"/>
        </w:rPr>
        <w:t>選舉方法</w:t>
      </w:r>
      <w:del w:id="1658" w:author="成英 李" w:date="2025-10-07T10:02:00Z">
        <w:r w:rsidDel="005B4383">
          <w:rPr>
            <w:color w:val="231F20"/>
            <w:w w:val="102"/>
          </w:rPr>
          <w:delText>，</w:delText>
        </w:r>
      </w:del>
      <w:r>
        <w:rPr>
          <w:color w:val="231F20"/>
          <w:w w:val="102"/>
        </w:rPr>
        <w:t>選出之委員。</w:t>
      </w:r>
    </w:p>
    <w:p w14:paraId="3606F395" w14:textId="6306D549" w:rsidR="003345E9" w:rsidRDefault="007169A0">
      <w:pPr>
        <w:pStyle w:val="a5"/>
        <w:numPr>
          <w:ilvl w:val="1"/>
          <w:numId w:val="19"/>
        </w:numPr>
        <w:tabs>
          <w:tab w:val="left" w:pos="1192"/>
        </w:tabs>
        <w:spacing w:line="204" w:lineRule="auto"/>
        <w:ind w:right="115" w:firstLine="407"/>
        <w:rPr>
          <w:rFonts w:ascii="Noto Sans TC" w:eastAsia="Noto Sans TC"/>
          <w:sz w:val="20"/>
        </w:rPr>
      </w:pPr>
      <w:r>
        <w:rPr>
          <w:color w:val="231F20"/>
          <w:spacing w:val="1"/>
          <w:w w:val="102"/>
          <w:sz w:val="20"/>
        </w:rPr>
        <w:t>該</w:t>
      </w:r>
      <w:ins w:id="1659" w:author="成英 李" w:date="2025-10-07T10:11:00Z">
        <w:r w:rsidR="005B4383">
          <w:rPr>
            <w:rFonts w:ascii="Cambria" w:hAnsi="Cambria" w:cs="Cambria" w:hint="eastAsia"/>
            <w:color w:val="231F20"/>
            <w:spacing w:val="1"/>
            <w:w w:val="102"/>
            <w:sz w:val="20"/>
          </w:rPr>
          <w:t>全球議會</w:t>
        </w:r>
      </w:ins>
      <w:del w:id="1660" w:author="成英 李" w:date="2025-10-07T10:11:00Z">
        <w:r w:rsidDel="005B4383">
          <w:rPr>
            <w:color w:val="231F20"/>
            <w:spacing w:val="1"/>
            <w:w w:val="102"/>
            <w:sz w:val="20"/>
          </w:rPr>
          <w:delText>總會議</w:delText>
        </w:r>
      </w:del>
      <w:r>
        <w:rPr>
          <w:color w:val="231F20"/>
          <w:spacing w:val="1"/>
          <w:w w:val="102"/>
          <w:sz w:val="20"/>
        </w:rPr>
        <w:t>應受</w:t>
      </w:r>
      <w:ins w:id="1661" w:author="成英 李" w:date="2025-10-07T10:11:00Z">
        <w:r w:rsidR="005B4383">
          <w:rPr>
            <w:rFonts w:hint="eastAsia"/>
            <w:color w:val="231F20"/>
            <w:spacing w:val="1"/>
            <w:w w:val="102"/>
            <w:sz w:val="20"/>
          </w:rPr>
          <w:t>國際</w:t>
        </w:r>
      </w:ins>
      <w:del w:id="1662" w:author="成英 李" w:date="2025-10-07T10:11:00Z">
        <w:r w:rsidDel="005B4383">
          <w:rPr>
            <w:color w:val="231F20"/>
            <w:spacing w:val="1"/>
            <w:w w:val="102"/>
            <w:sz w:val="20"/>
          </w:rPr>
          <w:delText>宣聖會全球</w:delText>
        </w:r>
      </w:del>
      <w:r>
        <w:rPr>
          <w:color w:val="231F20"/>
          <w:spacing w:val="1"/>
          <w:w w:val="102"/>
          <w:sz w:val="20"/>
        </w:rPr>
        <w:t>宣道團契章程所管理</w:t>
      </w:r>
      <w:ins w:id="1663" w:author="成英 李" w:date="2025-10-07T10:12:00Z">
        <w:r w:rsidR="005B4383">
          <w:rPr>
            <w:rFonts w:hint="eastAsia"/>
            <w:color w:val="231F20"/>
            <w:spacing w:val="-5"/>
            <w:w w:val="102"/>
            <w:sz w:val="20"/>
          </w:rPr>
          <w:t>，應向</w:t>
        </w:r>
      </w:ins>
      <w:del w:id="1664" w:author="成英 李" w:date="2025-10-07T10:12:00Z">
        <w:r w:rsidDel="005B4383">
          <w:rPr>
            <w:color w:val="231F20"/>
            <w:spacing w:val="1"/>
            <w:w w:val="102"/>
            <w:sz w:val="20"/>
          </w:rPr>
          <w:delText>。此組織乃</w:delText>
        </w:r>
        <w:r w:rsidDel="005B4383">
          <w:rPr>
            <w:color w:val="231F20"/>
            <w:spacing w:val="-5"/>
            <w:w w:val="102"/>
            <w:sz w:val="20"/>
          </w:rPr>
          <w:delText>隸屬於於</w:delText>
        </w:r>
      </w:del>
      <w:r>
        <w:rPr>
          <w:color w:val="231F20"/>
          <w:spacing w:val="-5"/>
          <w:w w:val="102"/>
          <w:sz w:val="20"/>
        </w:rPr>
        <w:t>總董事會轄下之地方教會事工委員會</w:t>
      </w:r>
      <w:ins w:id="1665" w:author="成英 李" w:date="2025-10-07T10:12:00Z">
        <w:r w:rsidR="005B4383">
          <w:rPr>
            <w:rFonts w:hint="eastAsia"/>
            <w:color w:val="231F20"/>
            <w:spacing w:val="-5"/>
            <w:w w:val="102"/>
            <w:sz w:val="20"/>
          </w:rPr>
          <w:t>報告</w:t>
        </w:r>
      </w:ins>
      <w:r>
        <w:rPr>
          <w:color w:val="231F20"/>
          <w:spacing w:val="-5"/>
          <w:w w:val="102"/>
          <w:sz w:val="20"/>
        </w:rPr>
        <w:t>。</w:t>
      </w:r>
      <w:r>
        <w:rPr>
          <w:rFonts w:ascii="Noto Sans TC" w:eastAsia="Noto Sans TC"/>
          <w:color w:val="231F20"/>
          <w:w w:val="102"/>
          <w:sz w:val="20"/>
        </w:rPr>
        <w:t>（811）</w:t>
      </w:r>
    </w:p>
    <w:p w14:paraId="43BB7139" w14:textId="30494F1F" w:rsidR="003345E9" w:rsidRDefault="007169A0">
      <w:pPr>
        <w:pStyle w:val="a5"/>
        <w:numPr>
          <w:ilvl w:val="1"/>
          <w:numId w:val="19"/>
        </w:numPr>
        <w:tabs>
          <w:tab w:val="left" w:pos="1192"/>
        </w:tabs>
        <w:spacing w:line="206" w:lineRule="auto"/>
        <w:ind w:right="16" w:firstLine="407"/>
        <w:rPr>
          <w:sz w:val="20"/>
        </w:rPr>
      </w:pPr>
      <w:r w:rsidRPr="004D40B8">
        <w:rPr>
          <w:b/>
          <w:bCs/>
          <w:color w:val="231F20"/>
          <w:spacing w:val="1"/>
          <w:w w:val="102"/>
          <w:sz w:val="20"/>
          <w:rPrChange w:id="1666" w:author="成英 李" w:date="2025-10-07T10:21:00Z">
            <w:rPr>
              <w:color w:val="231F20"/>
              <w:spacing w:val="1"/>
              <w:w w:val="102"/>
              <w:sz w:val="20"/>
            </w:rPr>
          </w:rPrChange>
        </w:rPr>
        <w:t>全球</w:t>
      </w:r>
      <w:ins w:id="1667" w:author="成英 李" w:date="2025-10-07T10:20:00Z">
        <w:r w:rsidR="004D40B8" w:rsidRPr="004D40B8">
          <w:rPr>
            <w:b/>
            <w:bCs/>
            <w:color w:val="231F20"/>
            <w:spacing w:val="1"/>
            <w:w w:val="102"/>
            <w:sz w:val="20"/>
            <w:rPrChange w:id="1668" w:author="成英 李" w:date="2025-10-07T10:21:00Z">
              <w:rPr>
                <w:color w:val="231F20"/>
                <w:spacing w:val="1"/>
                <w:w w:val="102"/>
                <w:sz w:val="20"/>
              </w:rPr>
            </w:rPrChange>
          </w:rPr>
          <w:t>NMI</w:t>
        </w:r>
      </w:ins>
      <w:del w:id="1669" w:author="成英 李" w:date="2025-10-07T10:20:00Z">
        <w:r w:rsidRPr="004D40B8" w:rsidDel="004D40B8">
          <w:rPr>
            <w:b/>
            <w:bCs/>
            <w:color w:val="231F20"/>
            <w:spacing w:val="1"/>
            <w:w w:val="102"/>
            <w:sz w:val="20"/>
            <w:rPrChange w:id="1670" w:author="成英 李" w:date="2025-10-07T10:21:00Z">
              <w:rPr>
                <w:color w:val="231F20"/>
                <w:spacing w:val="1"/>
                <w:w w:val="102"/>
                <w:sz w:val="20"/>
              </w:rPr>
            </w:rPrChange>
          </w:rPr>
          <w:delText>宣道團契</w:delText>
        </w:r>
      </w:del>
      <w:r w:rsidRPr="004D40B8">
        <w:rPr>
          <w:b/>
          <w:bCs/>
          <w:color w:val="231F20"/>
          <w:spacing w:val="1"/>
          <w:w w:val="102"/>
          <w:sz w:val="20"/>
          <w:rPrChange w:id="1671" w:author="成英 李" w:date="2025-10-07T10:21:00Z">
            <w:rPr>
              <w:color w:val="231F20"/>
              <w:spacing w:val="1"/>
              <w:w w:val="102"/>
              <w:sz w:val="20"/>
            </w:rPr>
          </w:rPrChange>
        </w:rPr>
        <w:t>總幹事之提名和選舉</w:t>
      </w:r>
      <w:r>
        <w:rPr>
          <w:color w:val="231F20"/>
          <w:spacing w:val="1"/>
          <w:w w:val="102"/>
          <w:sz w:val="20"/>
        </w:rPr>
        <w:t>。</w:t>
      </w:r>
      <w:ins w:id="1672" w:author="成英 李" w:date="2025-10-07T10:24:00Z">
        <w:r w:rsidR="004D40B8">
          <w:rPr>
            <w:rFonts w:ascii="宋体" w:eastAsia="宋体" w:hAnsi="宋体" w:cs="宋体" w:hint="eastAsia"/>
            <w:color w:val="231F20"/>
            <w:spacing w:val="1"/>
            <w:w w:val="102"/>
            <w:sz w:val="20"/>
          </w:rPr>
          <w:t>全球</w:t>
        </w:r>
        <w:r w:rsidR="004D40B8">
          <w:rPr>
            <w:rFonts w:ascii="宋体" w:eastAsia="宋体" w:hAnsi="宋体" w:cs="宋体"/>
            <w:color w:val="231F20"/>
            <w:spacing w:val="1"/>
            <w:w w:val="102"/>
            <w:sz w:val="20"/>
          </w:rPr>
          <w:t>NMI</w:t>
        </w:r>
        <w:r w:rsidR="004D40B8">
          <w:rPr>
            <w:rFonts w:ascii="宋体" w:eastAsia="宋体" w:hAnsi="宋体" w:cs="宋体" w:hint="eastAsia"/>
            <w:color w:val="231F20"/>
            <w:spacing w:val="1"/>
            <w:w w:val="102"/>
            <w:sz w:val="20"/>
          </w:rPr>
          <w:t>執行委員會和</w:t>
        </w:r>
      </w:ins>
      <w:del w:id="1673" w:author="成英 李" w:date="2025-10-07T10:24:00Z">
        <w:r w:rsidDel="004D40B8">
          <w:rPr>
            <w:rFonts w:hint="eastAsia"/>
            <w:color w:val="231F20"/>
            <w:spacing w:val="1"/>
            <w:w w:val="102"/>
            <w:sz w:val="20"/>
          </w:rPr>
          <w:delText>經</w:delText>
        </w:r>
        <w:r w:rsidDel="004D40B8">
          <w:rPr>
            <w:color w:val="231F20"/>
            <w:spacing w:val="1"/>
            <w:w w:val="102"/>
            <w:sz w:val="20"/>
          </w:rPr>
          <w:delText>與地方教會事工委</w:delText>
        </w:r>
        <w:r w:rsidDel="004D40B8">
          <w:rPr>
            <w:color w:val="231F20"/>
            <w:spacing w:val="-1"/>
            <w:w w:val="102"/>
            <w:sz w:val="20"/>
          </w:rPr>
          <w:delText>員會</w:delText>
        </w:r>
      </w:del>
      <w:r>
        <w:rPr>
          <w:color w:val="231F20"/>
          <w:spacing w:val="-1"/>
          <w:w w:val="102"/>
          <w:sz w:val="20"/>
        </w:rPr>
        <w:t>主管區總監督</w:t>
      </w:r>
      <w:del w:id="1674" w:author="成英 李" w:date="2025-10-07T10:24:00Z">
        <w:r w:rsidDel="004D40B8">
          <w:rPr>
            <w:rFonts w:hint="eastAsia"/>
            <w:color w:val="231F20"/>
            <w:spacing w:val="-1"/>
            <w:w w:val="102"/>
            <w:sz w:val="20"/>
          </w:rPr>
          <w:delText>磋商後，</w:delText>
        </w:r>
      </w:del>
      <w:ins w:id="1675" w:author="成英 李" w:date="2025-10-07T10:24:00Z">
        <w:r w:rsidR="004D40B8">
          <w:rPr>
            <w:rFonts w:hint="eastAsia"/>
            <w:color w:val="231F20"/>
            <w:spacing w:val="-1"/>
            <w:w w:val="102"/>
            <w:sz w:val="20"/>
          </w:rPr>
          <w:t>應組成</w:t>
        </w:r>
      </w:ins>
      <w:r>
        <w:rPr>
          <w:color w:val="231F20"/>
          <w:spacing w:val="-1"/>
          <w:w w:val="102"/>
          <w:sz w:val="20"/>
        </w:rPr>
        <w:t>成立</w:t>
      </w:r>
      <w:commentRangeStart w:id="1676"/>
      <w:r>
        <w:rPr>
          <w:color w:val="231F20"/>
          <w:spacing w:val="-1"/>
          <w:w w:val="102"/>
          <w:sz w:val="20"/>
        </w:rPr>
        <w:t>聘請委員會</w:t>
      </w:r>
      <w:commentRangeEnd w:id="1676"/>
      <w:r w:rsidR="000F00BE">
        <w:rPr>
          <w:rStyle w:val="a7"/>
        </w:rPr>
        <w:commentReference w:id="1676"/>
      </w:r>
      <w:r>
        <w:rPr>
          <w:color w:val="231F20"/>
          <w:spacing w:val="-1"/>
          <w:w w:val="102"/>
          <w:sz w:val="20"/>
        </w:rPr>
        <w:t>以尋找合適的總幹事人選</w:t>
      </w:r>
      <w:ins w:id="1677" w:author="成英 李" w:date="2025-10-07T10:30:00Z">
        <w:r w:rsidR="000F00BE">
          <w:rPr>
            <w:rFonts w:hint="eastAsia"/>
            <w:color w:val="231F20"/>
            <w:spacing w:val="-1"/>
            <w:w w:val="102"/>
            <w:sz w:val="20"/>
          </w:rPr>
          <w:t>，</w:t>
        </w:r>
      </w:ins>
      <w:del w:id="1678" w:author="成英 李" w:date="2025-10-07T10:30:00Z">
        <w:r w:rsidDel="000F00BE">
          <w:rPr>
            <w:color w:val="231F20"/>
            <w:spacing w:val="-1"/>
            <w:w w:val="102"/>
            <w:sz w:val="20"/>
          </w:rPr>
          <w:delText>。</w:delText>
        </w:r>
      </w:del>
      <w:r>
        <w:rPr>
          <w:color w:val="231F20"/>
          <w:spacing w:val="-1"/>
          <w:w w:val="102"/>
          <w:sz w:val="20"/>
        </w:rPr>
        <w:t>並提交最多兩名候選人的名單予總董事會</w:t>
      </w:r>
      <w:ins w:id="1679" w:author="成英 李" w:date="2025-10-07T10:31:00Z">
        <w:r w:rsidR="000F00BE">
          <w:rPr>
            <w:color w:val="231F20"/>
            <w:spacing w:val="-5"/>
            <w:w w:val="102"/>
            <w:sz w:val="20"/>
          </w:rPr>
          <w:t>轄下之地方教會事工委員會</w:t>
        </w:r>
      </w:ins>
      <w:del w:id="1680" w:author="成英 李" w:date="2025-10-07T10:31:00Z">
        <w:r w:rsidDel="000F00BE">
          <w:rPr>
            <w:color w:val="231F20"/>
            <w:spacing w:val="-1"/>
            <w:w w:val="102"/>
            <w:sz w:val="20"/>
          </w:rPr>
          <w:delText>內的全球宣道委員會</w:delText>
        </w:r>
      </w:del>
      <w:r>
        <w:rPr>
          <w:color w:val="231F20"/>
          <w:spacing w:val="-1"/>
          <w:w w:val="102"/>
          <w:sz w:val="20"/>
        </w:rPr>
        <w:t>。</w:t>
      </w:r>
    </w:p>
    <w:p w14:paraId="08F3663C" w14:textId="6ED3F3FD" w:rsidR="003345E9" w:rsidRDefault="007169A0">
      <w:pPr>
        <w:pStyle w:val="a3"/>
        <w:spacing w:line="206" w:lineRule="auto"/>
        <w:ind w:right="112" w:firstLine="408"/>
      </w:pPr>
      <w:r>
        <w:rPr>
          <w:color w:val="231F20"/>
          <w:spacing w:val="4"/>
          <w:w w:val="102"/>
        </w:rPr>
        <w:t>總董事會</w:t>
      </w:r>
      <w:ins w:id="1681" w:author="成英 李" w:date="2025-10-07T10:31:00Z">
        <w:r w:rsidR="000F00BE">
          <w:rPr>
            <w:color w:val="231F20"/>
            <w:spacing w:val="-5"/>
            <w:w w:val="102"/>
          </w:rPr>
          <w:t>轄下之地方教會事工委員會</w:t>
        </w:r>
      </w:ins>
      <w:del w:id="1682" w:author="成英 李" w:date="2025-10-07T10:31:00Z">
        <w:r w:rsidDel="000F00BE">
          <w:rPr>
            <w:color w:val="231F20"/>
            <w:spacing w:val="4"/>
            <w:w w:val="102"/>
          </w:rPr>
          <w:delText>內的全球宣道委員會</w:delText>
        </w:r>
      </w:del>
      <w:r>
        <w:rPr>
          <w:color w:val="231F20"/>
          <w:spacing w:val="4"/>
          <w:w w:val="102"/>
        </w:rPr>
        <w:t>與主管區總監督磋商後會將不超過</w:t>
      </w:r>
      <w:r>
        <w:rPr>
          <w:color w:val="231F20"/>
          <w:w w:val="102"/>
        </w:rPr>
        <w:t>兩名候選人的名單交總監督會</w:t>
      </w:r>
      <w:ins w:id="1683" w:author="成英 李" w:date="2025-10-07T10:32:00Z">
        <w:r w:rsidR="000F00BE">
          <w:rPr>
            <w:rFonts w:hint="eastAsia"/>
            <w:color w:val="231F20"/>
            <w:w w:val="102"/>
          </w:rPr>
          <w:t>予以選任</w:t>
        </w:r>
      </w:ins>
      <w:r>
        <w:rPr>
          <w:color w:val="231F20"/>
          <w:w w:val="102"/>
        </w:rPr>
        <w:t>。</w:t>
      </w:r>
    </w:p>
    <w:p w14:paraId="7CA5CD0E" w14:textId="351BBA9B" w:rsidR="003345E9" w:rsidRDefault="007169A0">
      <w:pPr>
        <w:pStyle w:val="a3"/>
        <w:spacing w:line="206" w:lineRule="auto"/>
        <w:ind w:right="112" w:firstLine="408"/>
      </w:pPr>
      <w:r>
        <w:rPr>
          <w:color w:val="231F20"/>
          <w:spacing w:val="4"/>
          <w:w w:val="102"/>
        </w:rPr>
        <w:t>總監督會要在</w:t>
      </w:r>
      <w:ins w:id="1684" w:author="成英 李" w:date="2025-10-07T10:39:00Z">
        <w:r w:rsidR="000F00BE">
          <w:rPr>
            <w:rFonts w:hint="eastAsia"/>
            <w:color w:val="231F20"/>
            <w:spacing w:val="4"/>
            <w:w w:val="102"/>
          </w:rPr>
          <w:t>總董事會</w:t>
        </w:r>
        <w:r w:rsidR="000F00BE">
          <w:rPr>
            <w:color w:val="231F20"/>
            <w:spacing w:val="-5"/>
            <w:w w:val="102"/>
          </w:rPr>
          <w:t>轄下之地方教會事工委員會</w:t>
        </w:r>
      </w:ins>
      <w:del w:id="1685" w:author="成英 李" w:date="2025-10-07T10:39:00Z">
        <w:r w:rsidDel="000F00BE">
          <w:rPr>
            <w:color w:val="231F20"/>
            <w:spacing w:val="4"/>
            <w:w w:val="102"/>
          </w:rPr>
          <w:delText>全球宣道委員會</w:delText>
        </w:r>
      </w:del>
      <w:r>
        <w:rPr>
          <w:color w:val="231F20"/>
          <w:spacing w:val="4"/>
          <w:w w:val="102"/>
        </w:rPr>
        <w:t>提交的名單內以選票方式選任全球</w:t>
      </w:r>
      <w:ins w:id="1686" w:author="成英 李" w:date="2025-10-07T10:38:00Z">
        <w:r w:rsidR="000F00BE">
          <w:rPr>
            <w:rFonts w:hint="eastAsia"/>
            <w:color w:val="231F20"/>
            <w:w w:val="102"/>
          </w:rPr>
          <w:t>N</w:t>
        </w:r>
        <w:r w:rsidR="000F00BE">
          <w:rPr>
            <w:color w:val="231F20"/>
            <w:w w:val="102"/>
          </w:rPr>
          <w:t>MI</w:t>
        </w:r>
      </w:ins>
      <w:del w:id="1687" w:author="成英 李" w:date="2025-10-07T10:38:00Z">
        <w:r w:rsidDel="000F00BE">
          <w:rPr>
            <w:color w:val="231F20"/>
            <w:w w:val="102"/>
          </w:rPr>
          <w:delText>宣道團契</w:delText>
        </w:r>
      </w:del>
      <w:r>
        <w:rPr>
          <w:color w:val="231F20"/>
          <w:w w:val="102"/>
        </w:rPr>
        <w:t>總幹事。</w:t>
      </w:r>
    </w:p>
    <w:p w14:paraId="7FB89A4D" w14:textId="067CFFE8" w:rsidR="003345E9" w:rsidRDefault="007169A0">
      <w:pPr>
        <w:pStyle w:val="a3"/>
        <w:spacing w:line="206" w:lineRule="auto"/>
        <w:ind w:right="110" w:firstLine="408"/>
      </w:pPr>
      <w:r>
        <w:rPr>
          <w:color w:val="231F20"/>
          <w:spacing w:val="3"/>
          <w:w w:val="102"/>
        </w:rPr>
        <w:t>選出的總幹事乃為</w:t>
      </w:r>
      <w:del w:id="1688" w:author="成英 李" w:date="2025-10-07T10:40:00Z">
        <w:r w:rsidDel="000F00BE">
          <w:rPr>
            <w:rFonts w:hint="eastAsia"/>
            <w:color w:val="231F20"/>
            <w:spacing w:val="3"/>
            <w:w w:val="102"/>
          </w:rPr>
          <w:delText>宣聖會全球</w:delText>
        </w:r>
      </w:del>
      <w:ins w:id="1689" w:author="成英 李" w:date="2025-10-07T10:40:00Z">
        <w:r w:rsidR="000F00BE">
          <w:rPr>
            <w:rFonts w:hint="eastAsia"/>
            <w:color w:val="231F20"/>
            <w:spacing w:val="3"/>
            <w:w w:val="102"/>
          </w:rPr>
          <w:t>國際</w:t>
        </w:r>
      </w:ins>
      <w:r>
        <w:rPr>
          <w:color w:val="231F20"/>
          <w:spacing w:val="3"/>
          <w:w w:val="102"/>
        </w:rPr>
        <w:t>宣道團契</w:t>
      </w:r>
      <w:ins w:id="1690" w:author="成英 李" w:date="2025-10-07T10:40:00Z">
        <w:r w:rsidR="000F00BE">
          <w:rPr>
            <w:rFonts w:ascii="Cambria" w:hAnsi="Cambria" w:cs="Cambria" w:hint="eastAsia"/>
            <w:color w:val="231F20"/>
            <w:spacing w:val="3"/>
            <w:w w:val="102"/>
          </w:rPr>
          <w:t>全球</w:t>
        </w:r>
        <w:r w:rsidR="000F00BE">
          <w:rPr>
            <w:rFonts w:hint="eastAsia"/>
            <w:color w:val="231F20"/>
            <w:spacing w:val="3"/>
            <w:w w:val="102"/>
          </w:rPr>
          <w:t>議</w:t>
        </w:r>
      </w:ins>
      <w:del w:id="1691" w:author="成英 李" w:date="2025-10-07T10:40:00Z">
        <w:r w:rsidDel="000F00BE">
          <w:rPr>
            <w:rFonts w:hint="eastAsia"/>
            <w:color w:val="231F20"/>
            <w:spacing w:val="3"/>
            <w:w w:val="102"/>
          </w:rPr>
          <w:delText>總</w:delText>
        </w:r>
      </w:del>
      <w:r>
        <w:rPr>
          <w:color w:val="231F20"/>
          <w:spacing w:val="3"/>
          <w:w w:val="102"/>
        </w:rPr>
        <w:t>會</w:t>
      </w:r>
      <w:del w:id="1692" w:author="成英 李" w:date="2025-10-07T10:40:00Z">
        <w:r w:rsidDel="000F00BE">
          <w:rPr>
            <w:color w:val="231F20"/>
            <w:spacing w:val="3"/>
            <w:w w:val="102"/>
          </w:rPr>
          <w:delText>議</w:delText>
        </w:r>
      </w:del>
      <w:r>
        <w:rPr>
          <w:color w:val="231F20"/>
          <w:spacing w:val="3"/>
          <w:w w:val="102"/>
        </w:rPr>
        <w:t>之當然委員，也是</w:t>
      </w:r>
      <w:commentRangeStart w:id="1693"/>
      <w:r>
        <w:rPr>
          <w:color w:val="231F20"/>
          <w:w w:val="102"/>
        </w:rPr>
        <w:t>全球宣</w:t>
      </w:r>
      <w:ins w:id="1694" w:author="成英 李" w:date="2025-10-07T10:42:00Z">
        <w:r w:rsidR="000F00BE">
          <w:rPr>
            <w:rFonts w:hint="eastAsia"/>
            <w:color w:val="231F20"/>
            <w:w w:val="102"/>
          </w:rPr>
          <w:t>教</w:t>
        </w:r>
        <w:commentRangeEnd w:id="1693"/>
        <w:r w:rsidR="000F00BE">
          <w:rPr>
            <w:rStyle w:val="a7"/>
          </w:rPr>
          <w:commentReference w:id="1693"/>
        </w:r>
      </w:ins>
      <w:del w:id="1695" w:author="成英 李" w:date="2025-10-07T10:42:00Z">
        <w:r w:rsidDel="000F00BE">
          <w:rPr>
            <w:color w:val="231F20"/>
            <w:w w:val="102"/>
          </w:rPr>
          <w:delText>道</w:delText>
        </w:r>
      </w:del>
      <w:r>
        <w:rPr>
          <w:color w:val="231F20"/>
          <w:w w:val="102"/>
        </w:rPr>
        <w:t>部的</w:t>
      </w:r>
      <w:ins w:id="1696" w:author="成英 李" w:date="2025-10-07T10:41:00Z">
        <w:r w:rsidR="000F00BE">
          <w:rPr>
            <w:rFonts w:hint="eastAsia"/>
            <w:color w:val="231F20"/>
            <w:w w:val="102"/>
          </w:rPr>
          <w:t>職員</w:t>
        </w:r>
      </w:ins>
      <w:del w:id="1697" w:author="成英 李" w:date="2025-10-07T10:41:00Z">
        <w:r w:rsidDel="000F00BE">
          <w:rPr>
            <w:color w:val="231F20"/>
            <w:w w:val="102"/>
          </w:rPr>
          <w:delText>一份子</w:delText>
        </w:r>
      </w:del>
      <w:r>
        <w:rPr>
          <w:color w:val="231F20"/>
          <w:w w:val="102"/>
        </w:rPr>
        <w:t>。</w:t>
      </w:r>
    </w:p>
    <w:p w14:paraId="680484DD" w14:textId="691C9E60" w:rsidR="003345E9" w:rsidRDefault="007169A0">
      <w:pPr>
        <w:pStyle w:val="a5"/>
        <w:numPr>
          <w:ilvl w:val="1"/>
          <w:numId w:val="19"/>
        </w:numPr>
        <w:tabs>
          <w:tab w:val="left" w:pos="1192"/>
        </w:tabs>
        <w:spacing w:line="204" w:lineRule="auto"/>
        <w:ind w:right="115" w:firstLine="407"/>
        <w:jc w:val="both"/>
        <w:rPr>
          <w:rFonts w:ascii="Noto Sans TC" w:eastAsia="Noto Sans TC"/>
          <w:sz w:val="20"/>
        </w:rPr>
      </w:pPr>
      <w:del w:id="1698" w:author="成英 李" w:date="2025-10-07T10:44:00Z">
        <w:r w:rsidDel="008A0A8C">
          <w:rPr>
            <w:color w:val="231F20"/>
            <w:spacing w:val="1"/>
            <w:w w:val="102"/>
            <w:sz w:val="20"/>
          </w:rPr>
          <w:delText>宣聖會全球</w:delText>
        </w:r>
      </w:del>
      <w:ins w:id="1699" w:author="成英 李" w:date="2025-10-07T10:44:00Z">
        <w:r w:rsidR="008A0A8C">
          <w:rPr>
            <w:rFonts w:hint="eastAsia"/>
            <w:color w:val="231F20"/>
            <w:spacing w:val="1"/>
            <w:w w:val="102"/>
            <w:sz w:val="20"/>
          </w:rPr>
          <w:t>國際</w:t>
        </w:r>
      </w:ins>
      <w:r>
        <w:rPr>
          <w:color w:val="231F20"/>
          <w:spacing w:val="1"/>
          <w:w w:val="102"/>
          <w:sz w:val="20"/>
        </w:rPr>
        <w:t>宣道</w:t>
      </w:r>
      <w:del w:id="1700" w:author="成英 李" w:date="2025-10-07T10:44:00Z">
        <w:r w:rsidDel="008A0A8C">
          <w:rPr>
            <w:color w:val="231F20"/>
            <w:spacing w:val="1"/>
            <w:w w:val="102"/>
            <w:sz w:val="20"/>
          </w:rPr>
          <w:delText>總</w:delText>
        </w:r>
      </w:del>
      <w:r>
        <w:rPr>
          <w:color w:val="231F20"/>
          <w:spacing w:val="1"/>
          <w:w w:val="102"/>
          <w:sz w:val="20"/>
        </w:rPr>
        <w:t>團契在總董事會享有一個席位，須</w:t>
      </w:r>
      <w:ins w:id="1701" w:author="成英 李" w:date="2025-10-07T10:46:00Z">
        <w:r w:rsidR="008A0A8C">
          <w:rPr>
            <w:rFonts w:hint="eastAsia"/>
            <w:color w:val="231F20"/>
            <w:spacing w:val="1"/>
            <w:w w:val="102"/>
            <w:sz w:val="20"/>
          </w:rPr>
          <w:t>由</w:t>
        </w:r>
      </w:ins>
      <w:del w:id="1702" w:author="成英 李" w:date="2025-10-07T10:46:00Z">
        <w:r w:rsidDel="008A0A8C">
          <w:rPr>
            <w:color w:val="231F20"/>
            <w:spacing w:val="1"/>
            <w:w w:val="102"/>
            <w:sz w:val="20"/>
          </w:rPr>
          <w:delText>經</w:delText>
        </w:r>
      </w:del>
      <w:del w:id="1703" w:author="成英 李" w:date="2025-10-07T10:45:00Z">
        <w:r w:rsidDel="008A0A8C">
          <w:rPr>
            <w:rFonts w:hint="eastAsia"/>
            <w:color w:val="231F20"/>
            <w:spacing w:val="1"/>
            <w:w w:val="102"/>
            <w:sz w:val="20"/>
          </w:rPr>
          <w:delText>宣</w:delText>
        </w:r>
        <w:r w:rsidDel="008A0A8C">
          <w:rPr>
            <w:rFonts w:hint="eastAsia"/>
            <w:color w:val="231F20"/>
            <w:spacing w:val="-5"/>
            <w:w w:val="102"/>
            <w:sz w:val="20"/>
          </w:rPr>
          <w:delText>聖會全球</w:delText>
        </w:r>
      </w:del>
      <w:ins w:id="1704" w:author="成英 李" w:date="2025-10-07T10:45:00Z">
        <w:r w:rsidR="008A0A8C">
          <w:rPr>
            <w:rFonts w:hint="eastAsia"/>
            <w:color w:val="231F20"/>
            <w:spacing w:val="1"/>
            <w:w w:val="102"/>
            <w:sz w:val="20"/>
          </w:rPr>
          <w:t>國際</w:t>
        </w:r>
      </w:ins>
      <w:r>
        <w:rPr>
          <w:color w:val="231F20"/>
          <w:spacing w:val="-5"/>
          <w:w w:val="102"/>
          <w:sz w:val="20"/>
        </w:rPr>
        <w:t>宣道團契</w:t>
      </w:r>
      <w:del w:id="1705" w:author="成英 李" w:date="2025-10-07T10:45:00Z">
        <w:r w:rsidDel="008A0A8C">
          <w:rPr>
            <w:rFonts w:hint="eastAsia"/>
            <w:color w:val="231F20"/>
            <w:spacing w:val="-5"/>
            <w:w w:val="102"/>
            <w:sz w:val="20"/>
          </w:rPr>
          <w:delText>總會議</w:delText>
        </w:r>
      </w:del>
      <w:ins w:id="1706" w:author="成英 李" w:date="2025-10-07T10:45:00Z">
        <w:r w:rsidR="008A0A8C">
          <w:rPr>
            <w:rFonts w:ascii="Cambria" w:hAnsi="Cambria" w:cs="Cambria" w:hint="eastAsia"/>
            <w:color w:val="231F20"/>
            <w:spacing w:val="-5"/>
            <w:w w:val="102"/>
            <w:sz w:val="20"/>
          </w:rPr>
          <w:t>全球議會</w:t>
        </w:r>
      </w:ins>
      <w:del w:id="1707" w:author="成英 李" w:date="2025-10-07T10:46:00Z">
        <w:r w:rsidDel="008A0A8C">
          <w:rPr>
            <w:color w:val="231F20"/>
            <w:spacing w:val="-5"/>
            <w:w w:val="102"/>
            <w:sz w:val="20"/>
          </w:rPr>
          <w:delText>之</w:delText>
        </w:r>
      </w:del>
      <w:r>
        <w:rPr>
          <w:color w:val="231F20"/>
          <w:spacing w:val="-5"/>
          <w:w w:val="102"/>
          <w:sz w:val="20"/>
        </w:rPr>
        <w:t>提名，由總議會選出。</w:t>
      </w:r>
      <w:r>
        <w:rPr>
          <w:rFonts w:ascii="Noto Sans TC" w:eastAsia="Noto Sans TC"/>
          <w:color w:val="231F20"/>
          <w:w w:val="102"/>
          <w:sz w:val="20"/>
        </w:rPr>
        <w:t>（332.5，333.4）</w:t>
      </w:r>
    </w:p>
    <w:p w14:paraId="106A0D19" w14:textId="524FD197" w:rsidR="003345E9" w:rsidRDefault="008A0A8C">
      <w:pPr>
        <w:pStyle w:val="a5"/>
        <w:numPr>
          <w:ilvl w:val="1"/>
          <w:numId w:val="19"/>
        </w:numPr>
        <w:tabs>
          <w:tab w:val="left" w:pos="1192"/>
        </w:tabs>
        <w:spacing w:line="204" w:lineRule="auto"/>
        <w:ind w:right="111" w:firstLine="407"/>
        <w:jc w:val="both"/>
        <w:rPr>
          <w:rFonts w:ascii="Noto Sans TC" w:eastAsia="Noto Sans TC"/>
          <w:sz w:val="20"/>
        </w:rPr>
      </w:pPr>
      <w:ins w:id="1708" w:author="成英 李" w:date="2025-10-07T10:48:00Z">
        <w:r>
          <w:rPr>
            <w:rFonts w:hint="eastAsia"/>
            <w:color w:val="231F20"/>
            <w:spacing w:val="1"/>
            <w:w w:val="102"/>
            <w:sz w:val="20"/>
          </w:rPr>
          <w:t>國際</w:t>
        </w:r>
      </w:ins>
      <w:del w:id="1709" w:author="成英 李" w:date="2025-10-07T10:48:00Z">
        <w:r w:rsidR="007169A0" w:rsidDel="008A0A8C">
          <w:rPr>
            <w:color w:val="231F20"/>
            <w:spacing w:val="1"/>
            <w:w w:val="102"/>
            <w:sz w:val="20"/>
          </w:rPr>
          <w:delText>宣聖會全球</w:delText>
        </w:r>
      </w:del>
      <w:r w:rsidR="007169A0">
        <w:rPr>
          <w:color w:val="231F20"/>
          <w:spacing w:val="1"/>
          <w:w w:val="102"/>
          <w:sz w:val="20"/>
        </w:rPr>
        <w:t>宣道團契每四年一次之</w:t>
      </w:r>
      <w:ins w:id="1710" w:author="成英 李" w:date="2025-10-07T10:48:00Z">
        <w:r>
          <w:rPr>
            <w:rFonts w:hint="eastAsia"/>
            <w:color w:val="231F20"/>
            <w:spacing w:val="1"/>
            <w:w w:val="102"/>
            <w:sz w:val="20"/>
          </w:rPr>
          <w:t>大會</w:t>
        </w:r>
      </w:ins>
      <w:del w:id="1711" w:author="成英 李" w:date="2025-10-07T10:48:00Z">
        <w:r w:rsidR="007169A0" w:rsidDel="008A0A8C">
          <w:rPr>
            <w:rFonts w:hint="eastAsia"/>
            <w:color w:val="231F20"/>
            <w:spacing w:val="1"/>
            <w:w w:val="102"/>
            <w:sz w:val="20"/>
          </w:rPr>
          <w:delText>會議</w:delText>
        </w:r>
      </w:del>
      <w:del w:id="1712" w:author="成英 李" w:date="2025-10-07T10:50:00Z">
        <w:r w:rsidDel="008A0A8C">
          <w:rPr>
            <w:rFonts w:hint="eastAsia"/>
            <w:color w:val="231F20"/>
            <w:spacing w:val="1"/>
            <w:w w:val="102"/>
            <w:sz w:val="20"/>
          </w:rPr>
          <w:delText>，</w:delText>
        </w:r>
      </w:del>
      <w:ins w:id="1713" w:author="成英 李" w:date="2025-10-07T10:50:00Z">
        <w:r>
          <w:rPr>
            <w:rFonts w:hint="eastAsia"/>
            <w:color w:val="231F20"/>
            <w:spacing w:val="1"/>
            <w:w w:val="102"/>
            <w:sz w:val="20"/>
          </w:rPr>
          <w:t>應</w:t>
        </w:r>
      </w:ins>
      <w:r w:rsidR="007169A0">
        <w:rPr>
          <w:color w:val="231F20"/>
          <w:spacing w:val="1"/>
          <w:w w:val="102"/>
          <w:sz w:val="20"/>
        </w:rPr>
        <w:t>在</w:t>
      </w:r>
      <w:del w:id="1714" w:author="成英 李" w:date="2025-10-07T10:49:00Z">
        <w:r w:rsidR="007169A0" w:rsidDel="008A0A8C">
          <w:rPr>
            <w:rFonts w:hint="eastAsia"/>
            <w:color w:val="231F20"/>
            <w:spacing w:val="1"/>
            <w:w w:val="102"/>
            <w:sz w:val="20"/>
          </w:rPr>
          <w:delText>其</w:delText>
        </w:r>
      </w:del>
      <w:ins w:id="1715" w:author="成英 李" w:date="2025-10-07T10:49:00Z">
        <w:r>
          <w:rPr>
            <w:rFonts w:ascii="Cambria" w:hAnsi="Cambria" w:cs="Cambria"/>
            <w:color w:val="231F20"/>
            <w:spacing w:val="1"/>
            <w:w w:val="102"/>
            <w:sz w:val="20"/>
          </w:rPr>
          <w:t>NMI</w:t>
        </w:r>
        <w:r>
          <w:rPr>
            <w:rFonts w:ascii="Cambria" w:hAnsi="Cambria" w:cs="Cambria" w:hint="eastAsia"/>
            <w:color w:val="231F20"/>
            <w:spacing w:val="1"/>
            <w:w w:val="102"/>
            <w:sz w:val="20"/>
          </w:rPr>
          <w:t>全球議會</w:t>
        </w:r>
      </w:ins>
      <w:r w:rsidR="007169A0">
        <w:rPr>
          <w:color w:val="231F20"/>
          <w:spacing w:val="1"/>
          <w:w w:val="102"/>
          <w:sz w:val="20"/>
        </w:rPr>
        <w:t>指導下</w:t>
      </w:r>
      <w:del w:id="1716" w:author="成英 李" w:date="2025-10-07T10:50:00Z">
        <w:r w:rsidR="007169A0" w:rsidDel="008A0A8C">
          <w:rPr>
            <w:rFonts w:hint="eastAsia"/>
            <w:color w:val="231F20"/>
            <w:spacing w:val="1"/>
            <w:w w:val="102"/>
            <w:sz w:val="20"/>
          </w:rPr>
          <w:delText>可與</w:delText>
        </w:r>
      </w:del>
      <w:ins w:id="1717" w:author="成英 李" w:date="2025-10-07T10:50:00Z">
        <w:r>
          <w:rPr>
            <w:rFonts w:hint="eastAsia"/>
            <w:color w:val="231F20"/>
            <w:spacing w:val="1"/>
            <w:w w:val="102"/>
            <w:sz w:val="20"/>
          </w:rPr>
          <w:t>於</w:t>
        </w:r>
      </w:ins>
      <w:r w:rsidR="007169A0">
        <w:rPr>
          <w:color w:val="231F20"/>
          <w:spacing w:val="2"/>
          <w:w w:val="102"/>
          <w:sz w:val="20"/>
        </w:rPr>
        <w:t>總議會</w:t>
      </w:r>
      <w:del w:id="1718" w:author="成英 李" w:date="2025-10-07T10:50:00Z">
        <w:r w:rsidR="007169A0" w:rsidDel="008A0A8C">
          <w:rPr>
            <w:rFonts w:hint="eastAsia"/>
            <w:color w:val="231F20"/>
            <w:spacing w:val="2"/>
            <w:w w:val="102"/>
            <w:sz w:val="20"/>
          </w:rPr>
          <w:delText>召開時同時</w:delText>
        </w:r>
      </w:del>
      <w:ins w:id="1719" w:author="成英 李" w:date="2025-10-07T10:51:00Z">
        <w:r>
          <w:rPr>
            <w:rFonts w:hint="eastAsia"/>
            <w:color w:val="231F20"/>
            <w:spacing w:val="2"/>
            <w:w w:val="102"/>
            <w:sz w:val="20"/>
          </w:rPr>
          <w:t>常規會議召開</w:t>
        </w:r>
        <w:r>
          <w:rPr>
            <w:rFonts w:ascii="Cambria" w:hAnsi="Cambria" w:cs="Cambria" w:hint="eastAsia"/>
            <w:color w:val="231F20"/>
            <w:spacing w:val="2"/>
            <w:w w:val="102"/>
            <w:sz w:val="20"/>
          </w:rPr>
          <w:t>前</w:t>
        </w:r>
      </w:ins>
      <w:r w:rsidR="007169A0">
        <w:rPr>
          <w:color w:val="231F20"/>
          <w:spacing w:val="2"/>
          <w:w w:val="102"/>
          <w:sz w:val="20"/>
        </w:rPr>
        <w:t>舉行</w:t>
      </w:r>
      <w:del w:id="1720" w:author="成英 李" w:date="2025-10-07T10:51:00Z">
        <w:r w:rsidR="007169A0" w:rsidDel="008A0A8C">
          <w:rPr>
            <w:color w:val="231F20"/>
            <w:spacing w:val="2"/>
            <w:w w:val="102"/>
            <w:sz w:val="20"/>
          </w:rPr>
          <w:delText>，或緊接在總議會之前舉行</w:delText>
        </w:r>
      </w:del>
      <w:r w:rsidR="007169A0">
        <w:rPr>
          <w:color w:val="231F20"/>
          <w:spacing w:val="2"/>
          <w:w w:val="102"/>
          <w:sz w:val="20"/>
        </w:rPr>
        <w:t>，該</w:t>
      </w:r>
      <w:del w:id="1721" w:author="成英 李" w:date="2025-10-07T10:51:00Z">
        <w:r w:rsidR="007169A0" w:rsidDel="008A0A8C">
          <w:rPr>
            <w:rFonts w:hint="eastAsia"/>
            <w:color w:val="231F20"/>
            <w:spacing w:val="2"/>
            <w:w w:val="102"/>
            <w:sz w:val="20"/>
          </w:rPr>
          <w:delText>會議</w:delText>
        </w:r>
      </w:del>
      <w:ins w:id="1722" w:author="成英 李" w:date="2025-10-07T10:51:00Z">
        <w:r>
          <w:rPr>
            <w:rFonts w:hint="eastAsia"/>
            <w:color w:val="231F20"/>
            <w:spacing w:val="2"/>
            <w:w w:val="102"/>
            <w:sz w:val="20"/>
          </w:rPr>
          <w:t>大會</w:t>
        </w:r>
      </w:ins>
      <w:r w:rsidR="007169A0">
        <w:rPr>
          <w:color w:val="231F20"/>
          <w:spacing w:val="2"/>
          <w:w w:val="102"/>
          <w:sz w:val="20"/>
        </w:rPr>
        <w:t>應按照本</w:t>
      </w:r>
      <w:r w:rsidR="007169A0">
        <w:rPr>
          <w:color w:val="231F20"/>
          <w:spacing w:val="1"/>
          <w:w w:val="102"/>
          <w:sz w:val="20"/>
        </w:rPr>
        <w:t>會章程選出</w:t>
      </w:r>
      <w:del w:id="1723" w:author="成英 李" w:date="2025-10-07T10:52:00Z">
        <w:r w:rsidR="007169A0" w:rsidDel="008A0A8C">
          <w:rPr>
            <w:rFonts w:hint="eastAsia"/>
            <w:color w:val="231F20"/>
            <w:spacing w:val="1"/>
            <w:w w:val="102"/>
            <w:sz w:val="20"/>
          </w:rPr>
          <w:delText>宣聖會全球</w:delText>
        </w:r>
      </w:del>
      <w:ins w:id="1724" w:author="成英 李" w:date="2025-10-07T10:52:00Z">
        <w:r>
          <w:rPr>
            <w:rFonts w:hint="eastAsia"/>
            <w:color w:val="231F20"/>
            <w:spacing w:val="1"/>
            <w:w w:val="102"/>
            <w:sz w:val="20"/>
          </w:rPr>
          <w:t>國際</w:t>
        </w:r>
      </w:ins>
      <w:r w:rsidR="007169A0">
        <w:rPr>
          <w:color w:val="231F20"/>
          <w:spacing w:val="1"/>
          <w:w w:val="102"/>
          <w:sz w:val="20"/>
        </w:rPr>
        <w:t>宣道團契</w:t>
      </w:r>
      <w:del w:id="1725" w:author="成英 李" w:date="2025-10-07T10:52:00Z">
        <w:r w:rsidR="007169A0" w:rsidDel="008A0A8C">
          <w:rPr>
            <w:rFonts w:hint="eastAsia"/>
            <w:color w:val="231F20"/>
            <w:spacing w:val="1"/>
            <w:w w:val="102"/>
            <w:sz w:val="20"/>
          </w:rPr>
          <w:delText>總會議之代表</w:delText>
        </w:r>
      </w:del>
      <w:ins w:id="1726" w:author="成英 李" w:date="2025-10-07T10:52:00Z">
        <w:r>
          <w:rPr>
            <w:rFonts w:ascii="Cambria" w:hAnsi="Cambria" w:cs="Cambria" w:hint="eastAsia"/>
            <w:color w:val="231F20"/>
            <w:spacing w:val="1"/>
            <w:w w:val="102"/>
            <w:sz w:val="20"/>
          </w:rPr>
          <w:t>全球議會</w:t>
        </w:r>
      </w:ins>
      <w:r w:rsidR="007169A0">
        <w:rPr>
          <w:color w:val="231F20"/>
          <w:spacing w:val="1"/>
          <w:w w:val="102"/>
          <w:sz w:val="20"/>
        </w:rPr>
        <w:t>，同時也要選出一位</w:t>
      </w:r>
      <w:ins w:id="1727" w:author="成英 李" w:date="2025-10-07T10:52:00Z">
        <w:r>
          <w:rPr>
            <w:rFonts w:ascii="Cambria" w:hAnsi="Cambria" w:cs="Cambria" w:hint="eastAsia"/>
            <w:color w:val="231F20"/>
            <w:spacing w:val="1"/>
            <w:w w:val="102"/>
            <w:sz w:val="20"/>
          </w:rPr>
          <w:t>全球</w:t>
        </w:r>
      </w:ins>
      <w:ins w:id="1728" w:author="成英 李" w:date="2025-10-07T10:53:00Z">
        <w:r>
          <w:rPr>
            <w:rFonts w:ascii="Cambria" w:hAnsi="Cambria" w:cs="Cambria"/>
            <w:color w:val="231F20"/>
            <w:spacing w:val="1"/>
            <w:w w:val="102"/>
            <w:sz w:val="20"/>
          </w:rPr>
          <w:t>NMI</w:t>
        </w:r>
      </w:ins>
      <w:r w:rsidR="007169A0">
        <w:rPr>
          <w:color w:val="231F20"/>
          <w:spacing w:val="1"/>
          <w:w w:val="102"/>
          <w:sz w:val="20"/>
        </w:rPr>
        <w:t>主</w:t>
      </w:r>
      <w:r w:rsidR="007169A0">
        <w:rPr>
          <w:color w:val="231F20"/>
          <w:spacing w:val="-5"/>
          <w:w w:val="102"/>
          <w:sz w:val="20"/>
        </w:rPr>
        <w:t>席，該主席乃為</w:t>
      </w:r>
      <w:ins w:id="1729" w:author="成英 李" w:date="2025-10-07T10:53:00Z">
        <w:r>
          <w:rPr>
            <w:rFonts w:hint="eastAsia"/>
            <w:color w:val="231F20"/>
            <w:spacing w:val="-5"/>
            <w:w w:val="102"/>
            <w:sz w:val="20"/>
          </w:rPr>
          <w:t>國際</w:t>
        </w:r>
      </w:ins>
      <w:del w:id="1730" w:author="成英 李" w:date="2025-10-07T10:53:00Z">
        <w:r w:rsidR="007169A0" w:rsidDel="008A0A8C">
          <w:rPr>
            <w:color w:val="231F20"/>
            <w:spacing w:val="-5"/>
            <w:w w:val="102"/>
            <w:sz w:val="20"/>
          </w:rPr>
          <w:delText>宣聖會全球</w:delText>
        </w:r>
      </w:del>
      <w:r w:rsidR="007169A0">
        <w:rPr>
          <w:color w:val="231F20"/>
          <w:spacing w:val="-5"/>
          <w:w w:val="102"/>
          <w:sz w:val="20"/>
        </w:rPr>
        <w:t>宣道團契</w:t>
      </w:r>
      <w:del w:id="1731" w:author="成英 李" w:date="2025-10-07T10:54:00Z">
        <w:r w:rsidR="007169A0" w:rsidDel="008A0A8C">
          <w:rPr>
            <w:rFonts w:hint="eastAsia"/>
            <w:color w:val="231F20"/>
            <w:spacing w:val="-5"/>
            <w:w w:val="102"/>
            <w:sz w:val="20"/>
          </w:rPr>
          <w:delText>總會議</w:delText>
        </w:r>
      </w:del>
      <w:ins w:id="1732" w:author="成英 李" w:date="2025-10-07T10:54:00Z">
        <w:r>
          <w:rPr>
            <w:rFonts w:ascii="Cambria" w:hAnsi="Cambria" w:cs="Cambria" w:hint="eastAsia"/>
            <w:color w:val="231F20"/>
            <w:spacing w:val="-5"/>
            <w:w w:val="102"/>
            <w:sz w:val="20"/>
          </w:rPr>
          <w:t>全球議會</w:t>
        </w:r>
      </w:ins>
      <w:r w:rsidR="007169A0">
        <w:rPr>
          <w:color w:val="231F20"/>
          <w:spacing w:val="-5"/>
          <w:w w:val="102"/>
          <w:sz w:val="20"/>
        </w:rPr>
        <w:t>之當然</w:t>
      </w:r>
      <w:ins w:id="1733" w:author="成英 李" w:date="2025-10-07T10:54:00Z">
        <w:r>
          <w:rPr>
            <w:rFonts w:hint="eastAsia"/>
            <w:color w:val="231F20"/>
            <w:spacing w:val="-5"/>
            <w:w w:val="102"/>
            <w:sz w:val="20"/>
          </w:rPr>
          <w:t>成員</w:t>
        </w:r>
      </w:ins>
      <w:del w:id="1734" w:author="成英 李" w:date="2025-10-07T10:54:00Z">
        <w:r w:rsidR="007169A0" w:rsidDel="008A0A8C">
          <w:rPr>
            <w:color w:val="231F20"/>
            <w:spacing w:val="-5"/>
            <w:w w:val="102"/>
            <w:sz w:val="20"/>
          </w:rPr>
          <w:delText>代表</w:delText>
        </w:r>
      </w:del>
      <w:r w:rsidR="007169A0">
        <w:rPr>
          <w:color w:val="231F20"/>
          <w:spacing w:val="-5"/>
          <w:w w:val="102"/>
          <w:sz w:val="20"/>
        </w:rPr>
        <w:t>。</w:t>
      </w:r>
      <w:r w:rsidR="007169A0">
        <w:rPr>
          <w:rFonts w:ascii="Noto Sans TC" w:eastAsia="Noto Sans TC"/>
          <w:color w:val="231F20"/>
          <w:w w:val="102"/>
          <w:sz w:val="20"/>
        </w:rPr>
        <w:t>（811）</w:t>
      </w:r>
    </w:p>
    <w:p w14:paraId="4F852065" w14:textId="1A6795DB" w:rsidR="003345E9" w:rsidRDefault="007169A0">
      <w:pPr>
        <w:pStyle w:val="2"/>
        <w:spacing w:before="52"/>
      </w:pPr>
      <w:r>
        <w:rPr>
          <w:color w:val="231F20"/>
        </w:rPr>
        <w:t>二十一、</w:t>
      </w:r>
      <w:commentRangeStart w:id="1735"/>
      <w:r>
        <w:rPr>
          <w:color w:val="231F20"/>
        </w:rPr>
        <w:t>國家</w:t>
      </w:r>
      <w:ins w:id="1736" w:author="成英 李" w:date="2025-10-07T11:25:00Z">
        <w:r w:rsidR="00A1154D">
          <w:rPr>
            <w:rFonts w:hint="eastAsia"/>
            <w:color w:val="231F20"/>
          </w:rPr>
          <w:t>董事</w:t>
        </w:r>
      </w:ins>
      <w:del w:id="1737" w:author="成英 李" w:date="2025-10-07T11:25:00Z">
        <w:r w:rsidDel="00A1154D">
          <w:rPr>
            <w:color w:val="231F20"/>
          </w:rPr>
          <w:delText>委員</w:delText>
        </w:r>
      </w:del>
      <w:r>
        <w:rPr>
          <w:color w:val="231F20"/>
        </w:rPr>
        <w:t>會</w:t>
      </w:r>
      <w:commentRangeEnd w:id="1735"/>
      <w:r w:rsidR="00A1154D">
        <w:rPr>
          <w:rStyle w:val="a7"/>
          <w:b w:val="0"/>
          <w:bCs w:val="0"/>
        </w:rPr>
        <w:commentReference w:id="1735"/>
      </w:r>
      <w:r>
        <w:rPr>
          <w:color w:val="231F20"/>
        </w:rPr>
        <w:t>（指財團法人董事會</w:t>
      </w:r>
      <w:r>
        <w:rPr>
          <w:color w:val="231F20"/>
          <w:spacing w:val="-10"/>
        </w:rPr>
        <w:t>）</w:t>
      </w:r>
    </w:p>
    <w:p w14:paraId="413891E4" w14:textId="163C04C0" w:rsidR="003345E9" w:rsidRDefault="007169A0">
      <w:pPr>
        <w:pStyle w:val="a5"/>
        <w:numPr>
          <w:ilvl w:val="0"/>
          <w:numId w:val="19"/>
        </w:numPr>
        <w:tabs>
          <w:tab w:val="left" w:pos="1006"/>
        </w:tabs>
        <w:spacing w:before="46" w:line="206" w:lineRule="auto"/>
        <w:ind w:left="120" w:right="35" w:firstLine="408"/>
        <w:jc w:val="both"/>
        <w:rPr>
          <w:sz w:val="20"/>
        </w:rPr>
      </w:pPr>
      <w:r>
        <w:rPr>
          <w:color w:val="231F20"/>
          <w:spacing w:val="2"/>
          <w:w w:val="102"/>
          <w:sz w:val="20"/>
        </w:rPr>
        <w:t>若</w:t>
      </w:r>
      <w:ins w:id="1738" w:author="成英 李" w:date="2025-10-07T11:28:00Z">
        <w:r w:rsidR="00A1154D">
          <w:rPr>
            <w:rFonts w:hint="eastAsia"/>
            <w:color w:val="231F20"/>
            <w:spacing w:val="2"/>
            <w:w w:val="102"/>
            <w:sz w:val="20"/>
          </w:rPr>
          <w:t>某國家</w:t>
        </w:r>
      </w:ins>
      <w:del w:id="1739" w:author="成英 李" w:date="2025-10-07T11:28:00Z">
        <w:r w:rsidDel="00A1154D">
          <w:rPr>
            <w:color w:val="231F20"/>
            <w:spacing w:val="2"/>
            <w:w w:val="102"/>
            <w:sz w:val="20"/>
          </w:rPr>
          <w:delText>地區</w:delText>
        </w:r>
      </w:del>
      <w:r>
        <w:rPr>
          <w:color w:val="231F20"/>
          <w:spacing w:val="2"/>
          <w:w w:val="102"/>
          <w:sz w:val="20"/>
        </w:rPr>
        <w:t>需要成立國家</w:t>
      </w:r>
      <w:ins w:id="1740" w:author="成英 李" w:date="2025-10-07T11:26:00Z">
        <w:r w:rsidR="00A1154D">
          <w:rPr>
            <w:rFonts w:hint="eastAsia"/>
            <w:color w:val="231F20"/>
            <w:spacing w:val="2"/>
            <w:w w:val="102"/>
            <w:sz w:val="20"/>
          </w:rPr>
          <w:t>董事</w:t>
        </w:r>
      </w:ins>
      <w:del w:id="1741" w:author="成英 李" w:date="2025-10-07T11:26:00Z">
        <w:r w:rsidDel="00A1154D">
          <w:rPr>
            <w:color w:val="231F20"/>
            <w:spacing w:val="2"/>
            <w:w w:val="102"/>
            <w:sz w:val="20"/>
          </w:rPr>
          <w:delText>委員</w:delText>
        </w:r>
      </w:del>
      <w:r>
        <w:rPr>
          <w:color w:val="231F20"/>
          <w:spacing w:val="2"/>
          <w:w w:val="102"/>
          <w:sz w:val="20"/>
        </w:rPr>
        <w:t>會以促進教會在</w:t>
      </w:r>
      <w:del w:id="1742" w:author="成英 李" w:date="2025-10-07T11:28:00Z">
        <w:r w:rsidDel="00A1154D">
          <w:rPr>
            <w:color w:val="231F20"/>
            <w:spacing w:val="2"/>
            <w:w w:val="102"/>
            <w:sz w:val="20"/>
          </w:rPr>
          <w:delText>各</w:delText>
        </w:r>
      </w:del>
      <w:r>
        <w:rPr>
          <w:color w:val="231F20"/>
          <w:spacing w:val="2"/>
          <w:w w:val="102"/>
          <w:sz w:val="20"/>
        </w:rPr>
        <w:t>該國家之宣教及</w:t>
      </w:r>
      <w:r>
        <w:rPr>
          <w:color w:val="231F20"/>
          <w:spacing w:val="1"/>
          <w:w w:val="102"/>
          <w:sz w:val="20"/>
        </w:rPr>
        <w:t>福音策略時，在總監督會之推薦</w:t>
      </w:r>
      <w:ins w:id="1743" w:author="成英 李" w:date="2025-10-07T11:26:00Z">
        <w:r w:rsidR="00A1154D">
          <w:rPr>
            <w:rFonts w:hint="eastAsia"/>
            <w:color w:val="231F20"/>
            <w:spacing w:val="1"/>
            <w:w w:val="102"/>
            <w:sz w:val="20"/>
          </w:rPr>
          <w:t>下</w:t>
        </w:r>
      </w:ins>
      <w:r>
        <w:rPr>
          <w:color w:val="231F20"/>
          <w:spacing w:val="1"/>
          <w:w w:val="102"/>
          <w:sz w:val="20"/>
        </w:rPr>
        <w:t>，</w:t>
      </w:r>
      <w:del w:id="1744" w:author="成英 李" w:date="2025-10-07T11:28:00Z">
        <w:r w:rsidDel="00A1154D">
          <w:rPr>
            <w:color w:val="231F20"/>
            <w:spacing w:val="1"/>
            <w:w w:val="102"/>
            <w:sz w:val="20"/>
          </w:rPr>
          <w:delText>一個國家</w:delText>
        </w:r>
      </w:del>
      <w:r>
        <w:rPr>
          <w:color w:val="231F20"/>
          <w:spacing w:val="1"/>
          <w:w w:val="102"/>
          <w:sz w:val="20"/>
        </w:rPr>
        <w:t>可以成立上述</w:t>
      </w:r>
      <w:ins w:id="1745" w:author="成英 李" w:date="2025-10-07T11:27:00Z">
        <w:r w:rsidR="00A1154D">
          <w:rPr>
            <w:rFonts w:hint="eastAsia"/>
            <w:color w:val="231F20"/>
            <w:spacing w:val="1"/>
            <w:w w:val="102"/>
            <w:sz w:val="20"/>
          </w:rPr>
          <w:t>董事</w:t>
        </w:r>
      </w:ins>
      <w:del w:id="1746" w:author="成英 李" w:date="2025-10-07T11:27:00Z">
        <w:r w:rsidDel="00A1154D">
          <w:rPr>
            <w:color w:val="231F20"/>
            <w:spacing w:val="1"/>
            <w:w w:val="102"/>
            <w:sz w:val="20"/>
          </w:rPr>
          <w:delText>委員</w:delText>
        </w:r>
      </w:del>
      <w:r>
        <w:rPr>
          <w:color w:val="231F20"/>
          <w:spacing w:val="1"/>
          <w:w w:val="102"/>
          <w:sz w:val="20"/>
        </w:rPr>
        <w:t>會。國</w:t>
      </w:r>
      <w:r>
        <w:rPr>
          <w:color w:val="231F20"/>
          <w:w w:val="102"/>
          <w:sz w:val="20"/>
        </w:rPr>
        <w:t>家</w:t>
      </w:r>
      <w:del w:id="1747" w:author="成英 李" w:date="2025-10-07T11:30:00Z">
        <w:r w:rsidDel="00A1154D">
          <w:rPr>
            <w:rFonts w:hint="eastAsia"/>
            <w:color w:val="231F20"/>
            <w:w w:val="102"/>
            <w:sz w:val="20"/>
          </w:rPr>
          <w:delText>委員</w:delText>
        </w:r>
      </w:del>
      <w:ins w:id="1748" w:author="成英 李" w:date="2025-10-07T11:30:00Z">
        <w:r w:rsidR="00A1154D">
          <w:rPr>
            <w:rFonts w:hint="eastAsia"/>
            <w:color w:val="231F20"/>
            <w:w w:val="102"/>
            <w:sz w:val="20"/>
          </w:rPr>
          <w:t>董事</w:t>
        </w:r>
      </w:ins>
      <w:r>
        <w:rPr>
          <w:color w:val="231F20"/>
          <w:w w:val="102"/>
          <w:sz w:val="20"/>
        </w:rPr>
        <w:t>會應</w:t>
      </w:r>
      <w:ins w:id="1749" w:author="成英 李" w:date="2025-10-07T11:30:00Z">
        <w:r w:rsidR="00A1154D">
          <w:rPr>
            <w:rFonts w:hint="eastAsia"/>
            <w:color w:val="231F20"/>
            <w:w w:val="102"/>
            <w:sz w:val="20"/>
          </w:rPr>
          <w:t>由</w:t>
        </w:r>
      </w:ins>
      <w:del w:id="1750" w:author="成英 李" w:date="2025-10-07T11:30:00Z">
        <w:r w:rsidDel="00A1154D">
          <w:rPr>
            <w:color w:val="231F20"/>
            <w:w w:val="102"/>
            <w:sz w:val="20"/>
          </w:rPr>
          <w:delText>為</w:delText>
        </w:r>
      </w:del>
      <w:r>
        <w:rPr>
          <w:color w:val="231F20"/>
          <w:w w:val="102"/>
          <w:sz w:val="20"/>
        </w:rPr>
        <w:t>區域總幹事及第三期地區指導委員會賦予權柄，並應與主管區總監督及國家內各地區諮詢，以代表該國家內</w:t>
      </w:r>
      <w:ins w:id="1751" w:author="成英 李" w:date="2025-10-07T11:38:00Z">
        <w:r w:rsidR="006A4489">
          <w:rPr>
            <w:rFonts w:hint="eastAsia"/>
            <w:color w:val="231F20"/>
            <w:w w:val="102"/>
            <w:sz w:val="20"/>
          </w:rPr>
          <w:t>教會</w:t>
        </w:r>
      </w:ins>
      <w:del w:id="1752" w:author="成英 李" w:date="2025-10-07T11:37:00Z">
        <w:r w:rsidDel="006A4489">
          <w:rPr>
            <w:color w:val="231F20"/>
            <w:w w:val="102"/>
            <w:sz w:val="20"/>
          </w:rPr>
          <w:delText>各地區</w:delText>
        </w:r>
      </w:del>
      <w:r>
        <w:rPr>
          <w:color w:val="231F20"/>
          <w:w w:val="102"/>
          <w:sz w:val="20"/>
        </w:rPr>
        <w:t>履行區域福音策略。若區域總幹事認為有需要，並經與主管區總監督商議，該國家</w:t>
      </w:r>
      <w:del w:id="1753" w:author="成英 李" w:date="2025-10-07T11:38:00Z">
        <w:r w:rsidDel="006A4489">
          <w:rPr>
            <w:rFonts w:hint="eastAsia"/>
            <w:color w:val="231F20"/>
            <w:w w:val="102"/>
            <w:sz w:val="20"/>
          </w:rPr>
          <w:delText>委員</w:delText>
        </w:r>
      </w:del>
      <w:ins w:id="1754" w:author="成英 李" w:date="2025-10-07T11:38:00Z">
        <w:r w:rsidR="006A4489">
          <w:rPr>
            <w:rFonts w:hint="eastAsia"/>
            <w:color w:val="231F20"/>
            <w:w w:val="102"/>
            <w:sz w:val="20"/>
          </w:rPr>
          <w:t>董事</w:t>
        </w:r>
      </w:ins>
      <w:r>
        <w:rPr>
          <w:color w:val="231F20"/>
          <w:w w:val="102"/>
          <w:sz w:val="20"/>
        </w:rPr>
        <w:t>會可立案為宣聖會在該國的合法團體。若認為不需要此組織</w:t>
      </w:r>
      <w:r>
        <w:rPr>
          <w:color w:val="231F20"/>
          <w:spacing w:val="-1"/>
          <w:w w:val="102"/>
          <w:sz w:val="20"/>
        </w:rPr>
        <w:t>之成立以達成宣教或合法的目的，可以經由總監督會解散國家</w:t>
      </w:r>
      <w:del w:id="1755" w:author="成英 李" w:date="2025-10-07T11:40:00Z">
        <w:r w:rsidDel="006A4489">
          <w:rPr>
            <w:rFonts w:hint="eastAsia"/>
            <w:color w:val="231F20"/>
            <w:spacing w:val="-1"/>
            <w:w w:val="102"/>
            <w:sz w:val="20"/>
          </w:rPr>
          <w:delText>委員</w:delText>
        </w:r>
      </w:del>
      <w:ins w:id="1756" w:author="成英 李" w:date="2025-10-07T11:40:00Z">
        <w:r w:rsidR="006A4489">
          <w:rPr>
            <w:rFonts w:hint="eastAsia"/>
            <w:color w:val="231F20"/>
            <w:spacing w:val="-1"/>
            <w:w w:val="102"/>
            <w:sz w:val="20"/>
          </w:rPr>
          <w:t>董事</w:t>
        </w:r>
      </w:ins>
      <w:r>
        <w:rPr>
          <w:color w:val="231F20"/>
          <w:spacing w:val="-1"/>
          <w:w w:val="102"/>
          <w:sz w:val="20"/>
        </w:rPr>
        <w:t>會。</w:t>
      </w:r>
    </w:p>
    <w:p w14:paraId="3241B172" w14:textId="1864F075" w:rsidR="003345E9" w:rsidRDefault="007169A0">
      <w:pPr>
        <w:pStyle w:val="a3"/>
        <w:spacing w:line="301" w:lineRule="exact"/>
        <w:ind w:left="528"/>
      </w:pPr>
      <w:r>
        <w:rPr>
          <w:color w:val="231F20"/>
          <w:spacing w:val="-1"/>
        </w:rPr>
        <w:t>國家</w:t>
      </w:r>
      <w:del w:id="1757" w:author="成英 李" w:date="2025-10-07T11:40:00Z">
        <w:r w:rsidDel="006A4489">
          <w:rPr>
            <w:rFonts w:hint="eastAsia"/>
            <w:color w:val="231F20"/>
            <w:spacing w:val="-1"/>
          </w:rPr>
          <w:delText>委員</w:delText>
        </w:r>
      </w:del>
      <w:ins w:id="1758" w:author="成英 李" w:date="2025-10-07T11:40:00Z">
        <w:r w:rsidR="006A4489">
          <w:rPr>
            <w:rFonts w:hint="eastAsia"/>
            <w:color w:val="231F20"/>
            <w:spacing w:val="-1"/>
          </w:rPr>
          <w:t>董事</w:t>
        </w:r>
      </w:ins>
      <w:r>
        <w:rPr>
          <w:color w:val="231F20"/>
          <w:spacing w:val="-1"/>
        </w:rPr>
        <w:t>會的成員及組織架構，應為總監督會所核准。</w:t>
      </w:r>
    </w:p>
    <w:p w14:paraId="1D411F2F" w14:textId="5E20E12E" w:rsidR="003345E9" w:rsidRDefault="007169A0">
      <w:pPr>
        <w:pStyle w:val="a3"/>
        <w:spacing w:before="10" w:line="206" w:lineRule="auto"/>
        <w:ind w:right="112" w:firstLine="408"/>
        <w:jc w:val="both"/>
      </w:pPr>
      <w:r>
        <w:rPr>
          <w:color w:val="231F20"/>
          <w:spacing w:val="2"/>
          <w:w w:val="102"/>
        </w:rPr>
        <w:t>該</w:t>
      </w:r>
      <w:ins w:id="1759" w:author="成英 李" w:date="2025-10-07T11:52:00Z">
        <w:r w:rsidR="00D57280">
          <w:rPr>
            <w:rFonts w:hint="eastAsia"/>
            <w:color w:val="231F20"/>
            <w:spacing w:val="2"/>
            <w:w w:val="102"/>
          </w:rPr>
          <w:t>董事</w:t>
        </w:r>
      </w:ins>
      <w:del w:id="1760" w:author="成英 李" w:date="2025-10-07T11:52:00Z">
        <w:r w:rsidDel="00D57280">
          <w:rPr>
            <w:color w:val="231F20"/>
            <w:spacing w:val="2"/>
            <w:w w:val="102"/>
          </w:rPr>
          <w:delText>委員</w:delText>
        </w:r>
      </w:del>
      <w:r>
        <w:rPr>
          <w:color w:val="231F20"/>
          <w:spacing w:val="2"/>
          <w:w w:val="102"/>
        </w:rPr>
        <w:t>會之組織或財團法人章程</w:t>
      </w:r>
      <w:ins w:id="1761" w:author="成英 李" w:date="2025-10-07T11:52:00Z">
        <w:r w:rsidR="00D57280">
          <w:rPr>
            <w:rFonts w:hint="eastAsia"/>
            <w:color w:val="231F20"/>
            <w:spacing w:val="2"/>
            <w:w w:val="102"/>
          </w:rPr>
          <w:t>副本</w:t>
        </w:r>
      </w:ins>
      <w:r>
        <w:rPr>
          <w:color w:val="231F20"/>
          <w:spacing w:val="2"/>
          <w:w w:val="102"/>
        </w:rPr>
        <w:t>，應立刻送交總秘書存檔。該</w:t>
      </w:r>
      <w:ins w:id="1762" w:author="成英 李" w:date="2025-10-07T11:53:00Z">
        <w:r w:rsidR="00D57280">
          <w:rPr>
            <w:rFonts w:hint="eastAsia"/>
            <w:color w:val="231F20"/>
            <w:spacing w:val="1"/>
            <w:w w:val="102"/>
          </w:rPr>
          <w:t>董事</w:t>
        </w:r>
      </w:ins>
      <w:del w:id="1763" w:author="成英 李" w:date="2025-10-07T11:53:00Z">
        <w:r w:rsidDel="00D57280">
          <w:rPr>
            <w:color w:val="231F20"/>
            <w:spacing w:val="2"/>
            <w:w w:val="102"/>
          </w:rPr>
          <w:delText>委</w:delText>
        </w:r>
        <w:r w:rsidDel="00D57280">
          <w:rPr>
            <w:color w:val="231F20"/>
            <w:spacing w:val="1"/>
            <w:w w:val="102"/>
          </w:rPr>
          <w:delText>員</w:delText>
        </w:r>
      </w:del>
      <w:r>
        <w:rPr>
          <w:color w:val="231F20"/>
          <w:spacing w:val="1"/>
          <w:w w:val="102"/>
        </w:rPr>
        <w:t>會的章程若有修訂</w:t>
      </w:r>
      <w:ins w:id="1764" w:author="成英 李" w:date="2025-10-07T11:54:00Z">
        <w:r w:rsidR="00D57280">
          <w:rPr>
            <w:rFonts w:hint="eastAsia"/>
            <w:color w:val="231F20"/>
            <w:spacing w:val="1"/>
            <w:w w:val="102"/>
          </w:rPr>
          <w:t>，</w:t>
        </w:r>
      </w:ins>
      <w:r>
        <w:rPr>
          <w:color w:val="231F20"/>
          <w:spacing w:val="1"/>
          <w:w w:val="102"/>
        </w:rPr>
        <w:t>應於總秘書處存檔</w:t>
      </w:r>
      <w:ins w:id="1765" w:author="成英 李" w:date="2025-10-07T11:54:00Z">
        <w:r w:rsidR="00D57280">
          <w:rPr>
            <w:rFonts w:hint="eastAsia"/>
            <w:color w:val="231F20"/>
            <w:spacing w:val="1"/>
            <w:w w:val="102"/>
          </w:rPr>
          <w:t>，以</w:t>
        </w:r>
      </w:ins>
      <w:del w:id="1766" w:author="成英 李" w:date="2025-10-07T11:54:00Z">
        <w:r w:rsidDel="00D57280">
          <w:rPr>
            <w:color w:val="231F20"/>
            <w:spacing w:val="1"/>
            <w:w w:val="102"/>
          </w:rPr>
          <w:delText>已</w:delText>
        </w:r>
      </w:del>
      <w:r>
        <w:rPr>
          <w:color w:val="231F20"/>
          <w:spacing w:val="1"/>
          <w:w w:val="102"/>
        </w:rPr>
        <w:t>保持文件之及時有效性。該</w:t>
      </w:r>
      <w:r>
        <w:rPr>
          <w:color w:val="231F20"/>
          <w:w w:val="102"/>
        </w:rPr>
        <w:t>國家</w:t>
      </w:r>
      <w:del w:id="1767" w:author="成英 李" w:date="2025-10-07T11:55:00Z">
        <w:r w:rsidDel="00D57280">
          <w:rPr>
            <w:rFonts w:hint="eastAsia"/>
            <w:color w:val="231F20"/>
            <w:w w:val="102"/>
          </w:rPr>
          <w:delText>行政委員</w:delText>
        </w:r>
      </w:del>
      <w:ins w:id="1768" w:author="成英 李" w:date="2025-10-07T11:55:00Z">
        <w:r w:rsidR="00D57280">
          <w:rPr>
            <w:rFonts w:hint="eastAsia"/>
            <w:color w:val="231F20"/>
            <w:w w:val="102"/>
          </w:rPr>
          <w:t>董事</w:t>
        </w:r>
      </w:ins>
      <w:r>
        <w:rPr>
          <w:color w:val="231F20"/>
          <w:w w:val="102"/>
        </w:rPr>
        <w:t>會有任何與教會宣教及福音策略有關之事務均應與區域</w:t>
      </w:r>
    </w:p>
    <w:p w14:paraId="66560D76"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0E4F5B5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56FA233" w14:textId="40A3B16A" w:rsidR="003345E9" w:rsidRDefault="007169A0">
      <w:pPr>
        <w:pStyle w:val="a3"/>
        <w:spacing w:before="240" w:line="204" w:lineRule="auto"/>
        <w:ind w:left="119" w:right="112"/>
        <w:rPr>
          <w:rFonts w:ascii="Noto Sans TC" w:eastAsia="Noto Sans TC"/>
        </w:rPr>
      </w:pPr>
      <w:r>
        <w:rPr>
          <w:color w:val="231F20"/>
          <w:spacing w:val="2"/>
          <w:w w:val="102"/>
        </w:rPr>
        <w:t>總幹事商討。該國家</w:t>
      </w:r>
      <w:del w:id="1769" w:author="成英 李" w:date="2025-10-07T11:56:00Z">
        <w:r w:rsidDel="00D57280">
          <w:rPr>
            <w:rFonts w:hint="eastAsia"/>
            <w:color w:val="231F20"/>
            <w:spacing w:val="2"/>
            <w:w w:val="102"/>
          </w:rPr>
          <w:delText>委員</w:delText>
        </w:r>
      </w:del>
      <w:ins w:id="1770" w:author="成英 李" w:date="2025-10-07T11:56:00Z">
        <w:r w:rsidR="00D57280">
          <w:rPr>
            <w:rFonts w:hint="eastAsia"/>
            <w:color w:val="231F20"/>
            <w:spacing w:val="2"/>
            <w:w w:val="102"/>
          </w:rPr>
          <w:t>董事</w:t>
        </w:r>
      </w:ins>
      <w:r>
        <w:rPr>
          <w:color w:val="231F20"/>
          <w:spacing w:val="2"/>
          <w:w w:val="102"/>
        </w:rPr>
        <w:t>會的年會及特別會議記錄，均應先送交</w:t>
      </w:r>
      <w:commentRangeStart w:id="1771"/>
      <w:r>
        <w:rPr>
          <w:color w:val="231F20"/>
          <w:spacing w:val="2"/>
          <w:w w:val="102"/>
        </w:rPr>
        <w:t>區域</w:t>
      </w:r>
      <w:del w:id="1772" w:author="成英 李" w:date="2025-10-07T11:58:00Z">
        <w:r w:rsidDel="006A13C0">
          <w:rPr>
            <w:rFonts w:hint="eastAsia"/>
            <w:color w:val="231F20"/>
            <w:spacing w:val="-5"/>
            <w:w w:val="102"/>
          </w:rPr>
          <w:delText>聯合議會</w:delText>
        </w:r>
      </w:del>
      <w:ins w:id="1773" w:author="成英 李" w:date="2025-10-07T11:58:00Z">
        <w:r w:rsidR="006A13C0">
          <w:rPr>
            <w:rFonts w:hint="eastAsia"/>
            <w:color w:val="231F20"/>
            <w:spacing w:val="-5"/>
            <w:w w:val="102"/>
          </w:rPr>
          <w:t>指導</w:t>
        </w:r>
      </w:ins>
      <w:ins w:id="1774" w:author="成英 李" w:date="2025-10-07T11:59:00Z">
        <w:r w:rsidR="006A13C0">
          <w:rPr>
            <w:rFonts w:hint="eastAsia"/>
            <w:color w:val="231F20"/>
            <w:spacing w:val="-5"/>
            <w:w w:val="102"/>
          </w:rPr>
          <w:t>委員會</w:t>
        </w:r>
        <w:commentRangeEnd w:id="1771"/>
        <w:r w:rsidR="006A13C0">
          <w:rPr>
            <w:rStyle w:val="a7"/>
          </w:rPr>
          <w:commentReference w:id="1771"/>
        </w:r>
      </w:ins>
      <w:r>
        <w:rPr>
          <w:color w:val="231F20"/>
          <w:spacing w:val="-5"/>
          <w:w w:val="102"/>
        </w:rPr>
        <w:t>審核，再呈總秘書審閱，轉呈總董事會核准。</w:t>
      </w:r>
      <w:r>
        <w:rPr>
          <w:rFonts w:ascii="Noto Sans TC" w:eastAsia="Noto Sans TC"/>
          <w:color w:val="231F20"/>
          <w:w w:val="102"/>
        </w:rPr>
        <w:t>（32.5）</w:t>
      </w:r>
    </w:p>
    <w:p w14:paraId="76AE3B97" w14:textId="77777777" w:rsidR="003345E9" w:rsidRDefault="007169A0">
      <w:pPr>
        <w:pStyle w:val="2"/>
        <w:spacing w:before="63"/>
      </w:pPr>
      <w:r>
        <w:rPr>
          <w:color w:val="231F20"/>
          <w:spacing w:val="-2"/>
        </w:rPr>
        <w:t>二十二、區域</w:t>
      </w:r>
    </w:p>
    <w:p w14:paraId="1531117C" w14:textId="77777777" w:rsidR="003345E9" w:rsidRDefault="007169A0">
      <w:pPr>
        <w:pStyle w:val="a5"/>
        <w:numPr>
          <w:ilvl w:val="0"/>
          <w:numId w:val="19"/>
        </w:numPr>
        <w:tabs>
          <w:tab w:val="left" w:pos="1006"/>
        </w:tabs>
        <w:spacing w:before="47" w:line="206" w:lineRule="auto"/>
        <w:ind w:left="120" w:right="111" w:firstLine="408"/>
        <w:jc w:val="both"/>
        <w:rPr>
          <w:sz w:val="20"/>
        </w:rPr>
      </w:pPr>
      <w:r w:rsidRPr="006A13C0">
        <w:rPr>
          <w:b/>
          <w:bCs/>
          <w:color w:val="231F20"/>
          <w:w w:val="102"/>
          <w:sz w:val="20"/>
          <w:rPrChange w:id="1775" w:author="成英 李" w:date="2025-10-07T12:13:00Z">
            <w:rPr>
              <w:color w:val="231F20"/>
              <w:w w:val="102"/>
              <w:sz w:val="20"/>
            </w:rPr>
          </w:rPrChange>
        </w:rPr>
        <w:t>起源及目的</w:t>
      </w:r>
      <w:r>
        <w:rPr>
          <w:color w:val="231F20"/>
          <w:w w:val="102"/>
          <w:sz w:val="20"/>
        </w:rPr>
        <w:t>。由於全球教會之增長發展，進而將數個已組織</w:t>
      </w:r>
      <w:r>
        <w:rPr>
          <w:color w:val="231F20"/>
          <w:spacing w:val="2"/>
          <w:w w:val="102"/>
          <w:sz w:val="20"/>
        </w:rPr>
        <w:t>化之地區併入不同之地理區，稱之為區域。這些地區在對總會治理體</w:t>
      </w:r>
      <w:r>
        <w:rPr>
          <w:color w:val="231F20"/>
          <w:w w:val="102"/>
          <w:sz w:val="20"/>
        </w:rPr>
        <w:t>制負責，並具備地區及文化的認同，可組成一個行政區域。這些地區的組成係由總董事會動議，經總監督會通過。</w:t>
      </w:r>
    </w:p>
    <w:p w14:paraId="16787ED1" w14:textId="1C259E2D" w:rsidR="003345E9" w:rsidRDefault="007169A0">
      <w:pPr>
        <w:pStyle w:val="a5"/>
        <w:numPr>
          <w:ilvl w:val="1"/>
          <w:numId w:val="19"/>
        </w:numPr>
        <w:tabs>
          <w:tab w:val="left" w:pos="1193"/>
        </w:tabs>
        <w:spacing w:line="206" w:lineRule="auto"/>
        <w:ind w:right="16" w:firstLine="408"/>
        <w:rPr>
          <w:sz w:val="20"/>
        </w:rPr>
      </w:pPr>
      <w:r w:rsidRPr="00496AAC">
        <w:rPr>
          <w:b/>
          <w:bCs/>
          <w:color w:val="231F20"/>
          <w:spacing w:val="1"/>
          <w:w w:val="102"/>
          <w:sz w:val="20"/>
          <w:rPrChange w:id="1776" w:author="成英 李" w:date="2025-10-07T12:15:00Z">
            <w:rPr>
              <w:color w:val="231F20"/>
              <w:spacing w:val="1"/>
              <w:w w:val="102"/>
              <w:sz w:val="20"/>
            </w:rPr>
          </w:rPrChange>
        </w:rPr>
        <w:t>區域政策</w:t>
      </w:r>
      <w:r>
        <w:rPr>
          <w:color w:val="231F20"/>
          <w:spacing w:val="1"/>
          <w:w w:val="102"/>
          <w:sz w:val="20"/>
        </w:rPr>
        <w:t>。為了保持組織的不對稱觸接，總監督會在必要</w:t>
      </w:r>
      <w:r>
        <w:rPr>
          <w:color w:val="231F20"/>
          <w:w w:val="102"/>
          <w:sz w:val="20"/>
        </w:rPr>
        <w:t>時</w:t>
      </w:r>
      <w:del w:id="1777" w:author="成英 李" w:date="2025-10-07T12:19:00Z">
        <w:r w:rsidDel="00496AAC">
          <w:rPr>
            <w:color w:val="231F20"/>
            <w:w w:val="102"/>
            <w:sz w:val="20"/>
          </w:rPr>
          <w:delText>，在</w:delText>
        </w:r>
      </w:del>
      <w:r>
        <w:rPr>
          <w:color w:val="231F20"/>
          <w:w w:val="102"/>
          <w:sz w:val="20"/>
        </w:rPr>
        <w:t>與區域</w:t>
      </w:r>
      <w:del w:id="1778" w:author="成英 李" w:date="2025-10-07T12:19:00Z">
        <w:r w:rsidDel="00496AAC">
          <w:rPr>
            <w:rFonts w:hint="eastAsia"/>
            <w:color w:val="231F20"/>
            <w:w w:val="102"/>
            <w:sz w:val="20"/>
          </w:rPr>
          <w:delText>聯合議會</w:delText>
        </w:r>
      </w:del>
      <w:ins w:id="1779" w:author="成英 李" w:date="2025-10-07T12:19:00Z">
        <w:r w:rsidR="00496AAC">
          <w:rPr>
            <w:rFonts w:hint="eastAsia"/>
            <w:color w:val="231F20"/>
            <w:w w:val="102"/>
            <w:sz w:val="20"/>
          </w:rPr>
          <w:t>指導委員會</w:t>
        </w:r>
      </w:ins>
      <w:r>
        <w:rPr>
          <w:color w:val="231F20"/>
          <w:w w:val="102"/>
          <w:sz w:val="20"/>
        </w:rPr>
        <w:t>協商之後，可照特殊需要、潛在困難、現存處</w:t>
      </w:r>
      <w:r>
        <w:rPr>
          <w:color w:val="231F20"/>
          <w:spacing w:val="2"/>
          <w:w w:val="102"/>
          <w:sz w:val="20"/>
        </w:rPr>
        <w:t>境、和不同的文化教育背景在他們的特別世界地理地帶建構有區域特</w:t>
      </w:r>
      <w:r>
        <w:rPr>
          <w:color w:val="231F20"/>
          <w:w w:val="102"/>
          <w:sz w:val="20"/>
        </w:rPr>
        <w:t>色的行政區域。在這種情況下，總監督會應建立一個包含毫不妥協地效忠我們的信條、忠心不二地堅守我們的聖潔教義和生活方式的政策，以及支持我們普世的宣教工作。</w:t>
      </w:r>
    </w:p>
    <w:p w14:paraId="27A5D751" w14:textId="77777777" w:rsidR="003345E9" w:rsidRDefault="007169A0">
      <w:pPr>
        <w:pStyle w:val="3"/>
        <w:numPr>
          <w:ilvl w:val="1"/>
          <w:numId w:val="19"/>
        </w:numPr>
        <w:tabs>
          <w:tab w:val="left" w:pos="1192"/>
        </w:tabs>
        <w:spacing w:line="303" w:lineRule="exact"/>
        <w:ind w:left="1192" w:hanging="664"/>
        <w:rPr>
          <w:b w:val="0"/>
        </w:rPr>
      </w:pPr>
      <w:r>
        <w:rPr>
          <w:color w:val="231F20"/>
        </w:rPr>
        <w:t>職責。各區域現有的主要職責有</w:t>
      </w:r>
      <w:r>
        <w:rPr>
          <w:b w:val="0"/>
          <w:color w:val="231F20"/>
          <w:spacing w:val="-10"/>
        </w:rPr>
        <w:t>：</w:t>
      </w:r>
    </w:p>
    <w:p w14:paraId="20420B87" w14:textId="4F75E12B" w:rsidR="003345E9" w:rsidRDefault="007169A0">
      <w:pPr>
        <w:pStyle w:val="a3"/>
        <w:tabs>
          <w:tab w:val="left" w:pos="1019"/>
        </w:tabs>
        <w:spacing w:line="320" w:lineRule="exact"/>
        <w:ind w:left="612"/>
      </w:pPr>
      <w:r>
        <w:rPr>
          <w:color w:val="231F20"/>
          <w:spacing w:val="-10"/>
        </w:rPr>
        <w:t>➀</w:t>
      </w:r>
      <w:r>
        <w:rPr>
          <w:color w:val="231F20"/>
        </w:rPr>
        <w:tab/>
      </w:r>
      <w:r>
        <w:rPr>
          <w:color w:val="231F20"/>
          <w:spacing w:val="-1"/>
        </w:rPr>
        <w:t>通過建立</w:t>
      </w:r>
      <w:commentRangeStart w:id="1780"/>
      <w:del w:id="1781" w:author="成英 李" w:date="2025-10-07T12:22:00Z">
        <w:r w:rsidDel="00496AAC">
          <w:rPr>
            <w:rFonts w:hint="eastAsia"/>
            <w:color w:val="231F20"/>
            <w:spacing w:val="-1"/>
          </w:rPr>
          <w:delText>開荒地帶</w:delText>
        </w:r>
      </w:del>
      <w:ins w:id="1782" w:author="成英 李" w:date="2025-10-07T12:22:00Z">
        <w:r w:rsidR="00496AAC">
          <w:rPr>
            <w:rFonts w:hint="eastAsia"/>
            <w:color w:val="231F20"/>
            <w:spacing w:val="-1"/>
          </w:rPr>
          <w:t>開拓區</w:t>
        </w:r>
        <w:commentRangeEnd w:id="1780"/>
        <w:r w:rsidR="00496AAC">
          <w:rPr>
            <w:rStyle w:val="a7"/>
          </w:rPr>
          <w:commentReference w:id="1780"/>
        </w:r>
      </w:ins>
      <w:r>
        <w:rPr>
          <w:color w:val="231F20"/>
          <w:spacing w:val="-1"/>
        </w:rPr>
        <w:t>、地區</w:t>
      </w:r>
      <w:del w:id="1783" w:author="成英 李" w:date="2025-10-07T12:22:00Z">
        <w:r w:rsidDel="00496AAC">
          <w:rPr>
            <w:color w:val="231F20"/>
            <w:spacing w:val="-1"/>
          </w:rPr>
          <w:delText>、</w:delText>
        </w:r>
      </w:del>
      <w:r>
        <w:rPr>
          <w:color w:val="231F20"/>
          <w:spacing w:val="-1"/>
        </w:rPr>
        <w:t>和機構，實行宣聖會的使命。</w:t>
      </w:r>
    </w:p>
    <w:p w14:paraId="20C1105D" w14:textId="5EEEFD2E" w:rsidR="003345E9" w:rsidRDefault="007169A0">
      <w:pPr>
        <w:pStyle w:val="a3"/>
        <w:tabs>
          <w:tab w:val="left" w:pos="1019"/>
        </w:tabs>
        <w:spacing w:before="2" w:line="206" w:lineRule="auto"/>
        <w:ind w:left="1020" w:right="118" w:hanging="408"/>
      </w:pPr>
      <w:r>
        <w:rPr>
          <w:color w:val="231F20"/>
          <w:spacing w:val="-10"/>
        </w:rPr>
        <w:t>➁</w:t>
      </w:r>
      <w:r>
        <w:rPr>
          <w:color w:val="231F20"/>
        </w:rPr>
        <w:tab/>
      </w:r>
      <w:r>
        <w:rPr>
          <w:color w:val="231F20"/>
          <w:spacing w:val="-2"/>
        </w:rPr>
        <w:t>發展區域意識、團契</w:t>
      </w:r>
      <w:del w:id="1784" w:author="成英 李" w:date="2025-10-07T12:30:00Z">
        <w:r w:rsidDel="00496AAC">
          <w:rPr>
            <w:color w:val="231F20"/>
            <w:spacing w:val="-2"/>
          </w:rPr>
          <w:delText>、</w:delText>
        </w:r>
      </w:del>
      <w:r>
        <w:rPr>
          <w:color w:val="231F20"/>
          <w:spacing w:val="-2"/>
        </w:rPr>
        <w:t>和策略，以完成大使命，定期集合地區和</w:t>
      </w:r>
      <w:commentRangeStart w:id="1785"/>
      <w:ins w:id="1786" w:author="成英 李" w:date="2025-10-07T12:30:00Z">
        <w:r w:rsidR="00496AAC">
          <w:rPr>
            <w:rFonts w:hint="eastAsia"/>
            <w:color w:val="231F20"/>
            <w:spacing w:val="-2"/>
          </w:rPr>
          <w:t>機構</w:t>
        </w:r>
      </w:ins>
      <w:commentRangeEnd w:id="1785"/>
      <w:ins w:id="1787" w:author="成英 李" w:date="2025-10-07T12:31:00Z">
        <w:r w:rsidR="00496AAC">
          <w:rPr>
            <w:rStyle w:val="a7"/>
          </w:rPr>
          <w:commentReference w:id="1785"/>
        </w:r>
      </w:ins>
      <w:del w:id="1788" w:author="成英 李" w:date="2025-10-07T12:30:00Z">
        <w:r w:rsidDel="00496AAC">
          <w:rPr>
            <w:color w:val="231F20"/>
            <w:spacing w:val="-2"/>
          </w:rPr>
          <w:delText>組織</w:delText>
        </w:r>
      </w:del>
      <w:r>
        <w:rPr>
          <w:color w:val="231F20"/>
          <w:spacing w:val="-2"/>
        </w:rPr>
        <w:t>的代表一起計劃、禱告</w:t>
      </w:r>
      <w:del w:id="1789" w:author="成英 李" w:date="2025-10-07T12:30:00Z">
        <w:r w:rsidDel="00496AAC">
          <w:rPr>
            <w:color w:val="231F20"/>
            <w:spacing w:val="-2"/>
          </w:rPr>
          <w:delText>、</w:delText>
        </w:r>
      </w:del>
      <w:r>
        <w:rPr>
          <w:color w:val="231F20"/>
          <w:spacing w:val="-2"/>
        </w:rPr>
        <w:t>和培靈。</w:t>
      </w:r>
    </w:p>
    <w:p w14:paraId="299D7CDA" w14:textId="15D8F8B8" w:rsidR="003345E9" w:rsidRDefault="007169A0">
      <w:pPr>
        <w:pStyle w:val="a3"/>
        <w:tabs>
          <w:tab w:val="left" w:pos="1019"/>
        </w:tabs>
        <w:spacing w:line="206" w:lineRule="auto"/>
        <w:ind w:left="1020" w:right="114" w:hanging="408"/>
      </w:pPr>
      <w:r>
        <w:rPr>
          <w:color w:val="231F20"/>
          <w:w w:val="102"/>
        </w:rPr>
        <w:t>➂</w:t>
      </w:r>
      <w:r>
        <w:rPr>
          <w:color w:val="231F20"/>
        </w:rPr>
        <w:tab/>
      </w:r>
      <w:r>
        <w:rPr>
          <w:color w:val="231F20"/>
          <w:w w:val="102"/>
        </w:rPr>
        <w:t>向總議會和各</w:t>
      </w:r>
      <w:commentRangeStart w:id="1790"/>
      <w:del w:id="1791" w:author="成英 李" w:date="2025-10-07T12:32:00Z">
        <w:r w:rsidDel="00496AAC">
          <w:rPr>
            <w:rFonts w:hint="eastAsia"/>
            <w:color w:val="231F20"/>
            <w:w w:val="102"/>
          </w:rPr>
          <w:delText>國際議會</w:delText>
        </w:r>
      </w:del>
      <w:ins w:id="1792" w:author="成英 李" w:date="2025-10-07T12:32:00Z">
        <w:r w:rsidR="00496AAC">
          <w:rPr>
            <w:rFonts w:hint="eastAsia"/>
            <w:color w:val="231F20"/>
            <w:w w:val="102"/>
          </w:rPr>
          <w:t>總團契大會</w:t>
        </w:r>
        <w:commentRangeEnd w:id="1790"/>
        <w:r w:rsidR="00496AAC">
          <w:rPr>
            <w:rStyle w:val="a7"/>
          </w:rPr>
          <w:commentReference w:id="1790"/>
        </w:r>
      </w:ins>
      <w:r>
        <w:rPr>
          <w:color w:val="231F20"/>
          <w:w w:val="102"/>
        </w:rPr>
        <w:t>提名，以便選出</w:t>
      </w:r>
      <w:ins w:id="1793" w:author="成英 李" w:date="2025-10-07T12:34:00Z">
        <w:r w:rsidR="00496AAC">
          <w:rPr>
            <w:rFonts w:hint="eastAsia"/>
            <w:color w:val="231F20"/>
            <w:w w:val="102"/>
          </w:rPr>
          <w:t>任職於</w:t>
        </w:r>
      </w:ins>
      <w:del w:id="1794" w:author="成英 李" w:date="2025-10-07T12:33:00Z">
        <w:r w:rsidDel="00496AAC">
          <w:rPr>
            <w:color w:val="231F20"/>
            <w:w w:val="102"/>
          </w:rPr>
          <w:delText>總議會、</w:delText>
        </w:r>
      </w:del>
      <w:r>
        <w:rPr>
          <w:color w:val="231F20"/>
          <w:w w:val="102"/>
        </w:rPr>
        <w:t>總董事會</w:t>
      </w:r>
      <w:del w:id="1795" w:author="成英 李" w:date="2025-10-07T12:34:00Z">
        <w:r w:rsidDel="00496AAC">
          <w:rPr>
            <w:color w:val="231F20"/>
            <w:w w:val="102"/>
          </w:rPr>
          <w:delText>及各國際團契會議</w:delText>
        </w:r>
      </w:del>
      <w:r>
        <w:rPr>
          <w:color w:val="231F20"/>
          <w:w w:val="102"/>
        </w:rPr>
        <w:t>之代表。</w:t>
      </w:r>
    </w:p>
    <w:p w14:paraId="19CB9276" w14:textId="77777777" w:rsidR="003345E9" w:rsidRDefault="007169A0">
      <w:pPr>
        <w:pStyle w:val="a3"/>
        <w:tabs>
          <w:tab w:val="left" w:pos="1019"/>
        </w:tabs>
        <w:spacing w:line="307" w:lineRule="exact"/>
        <w:ind w:left="612"/>
      </w:pPr>
      <w:r>
        <w:rPr>
          <w:color w:val="231F20"/>
          <w:spacing w:val="-10"/>
        </w:rPr>
        <w:t>➃</w:t>
      </w:r>
      <w:r>
        <w:rPr>
          <w:color w:val="231F20"/>
        </w:rPr>
        <w:tab/>
      </w:r>
      <w:r>
        <w:rPr>
          <w:color w:val="231F20"/>
          <w:spacing w:val="-14"/>
        </w:rPr>
        <w:t>依照「</w:t>
      </w:r>
      <w:del w:id="1796" w:author="成英 李" w:date="2025-10-07T12:35:00Z">
        <w:r w:rsidDel="00445C5A">
          <w:rPr>
            <w:color w:val="231F20"/>
            <w:spacing w:val="-14"/>
          </w:rPr>
          <w:delText>教會</w:delText>
        </w:r>
      </w:del>
      <w:r>
        <w:rPr>
          <w:color w:val="231F20"/>
          <w:spacing w:val="-14"/>
        </w:rPr>
        <w:t>手冊」之規條，建立與支持學校、大學或其他機構。</w:t>
      </w:r>
    </w:p>
    <w:p w14:paraId="31BE757C" w14:textId="77777777" w:rsidR="003345E9" w:rsidRDefault="007169A0">
      <w:pPr>
        <w:pStyle w:val="a3"/>
        <w:tabs>
          <w:tab w:val="left" w:pos="1019"/>
        </w:tabs>
        <w:spacing w:line="322" w:lineRule="exact"/>
        <w:ind w:left="612"/>
        <w:rPr>
          <w:rFonts w:ascii="Noto Sans TC" w:eastAsia="Noto Sans TC" w:hAnsi="Noto Sans TC"/>
        </w:rPr>
      </w:pPr>
      <w:r>
        <w:rPr>
          <w:color w:val="231F20"/>
          <w:spacing w:val="-10"/>
        </w:rPr>
        <w:t>➄</w:t>
      </w:r>
      <w:r>
        <w:rPr>
          <w:color w:val="231F20"/>
        </w:rPr>
        <w:tab/>
        <w:t>依照政策被授權招募和篩選區域的宣教士候選人</w:t>
      </w:r>
      <w:r>
        <w:rPr>
          <w:rFonts w:ascii="Noto Sans TC" w:eastAsia="Noto Sans TC" w:hAnsi="Noto Sans TC"/>
          <w:color w:val="231F20"/>
          <w:spacing w:val="-2"/>
        </w:rPr>
        <w:t>（346.3）</w:t>
      </w:r>
    </w:p>
    <w:p w14:paraId="72ADEDDC" w14:textId="46BC7DCF" w:rsidR="003345E9" w:rsidRDefault="007169A0">
      <w:pPr>
        <w:pStyle w:val="a3"/>
        <w:tabs>
          <w:tab w:val="left" w:pos="1019"/>
        </w:tabs>
        <w:spacing w:line="319" w:lineRule="exact"/>
        <w:ind w:left="612"/>
      </w:pPr>
      <w:r>
        <w:rPr>
          <w:color w:val="231F20"/>
          <w:spacing w:val="-10"/>
        </w:rPr>
        <w:t>➅</w:t>
      </w:r>
      <w:r>
        <w:rPr>
          <w:color w:val="231F20"/>
        </w:rPr>
        <w:tab/>
      </w:r>
      <w:r>
        <w:rPr>
          <w:color w:val="231F20"/>
          <w:spacing w:val="-1"/>
        </w:rPr>
        <w:t>計劃區域</w:t>
      </w:r>
      <w:del w:id="1797" w:author="成英 李" w:date="2025-10-07T12:44:00Z">
        <w:r w:rsidDel="00445C5A">
          <w:rPr>
            <w:rFonts w:hint="eastAsia"/>
            <w:color w:val="231F20"/>
            <w:spacing w:val="-1"/>
          </w:rPr>
          <w:delText>聯合議會</w:delText>
        </w:r>
      </w:del>
      <w:ins w:id="1798" w:author="成英 李" w:date="2025-10-07T12:44:00Z">
        <w:r w:rsidR="00445C5A">
          <w:rPr>
            <w:rFonts w:hint="eastAsia"/>
            <w:color w:val="231F20"/>
            <w:spacing w:val="-1"/>
          </w:rPr>
          <w:t>指導委員會</w:t>
        </w:r>
      </w:ins>
      <w:r>
        <w:rPr>
          <w:color w:val="231F20"/>
          <w:spacing w:val="-1"/>
        </w:rPr>
        <w:t>之會議和區域的大會；</w:t>
      </w:r>
    </w:p>
    <w:p w14:paraId="158B0CA2" w14:textId="1E16772A" w:rsidR="003345E9" w:rsidRDefault="007169A0">
      <w:pPr>
        <w:pStyle w:val="a3"/>
        <w:tabs>
          <w:tab w:val="left" w:pos="1019"/>
        </w:tabs>
        <w:spacing w:line="320" w:lineRule="exact"/>
        <w:ind w:left="612"/>
      </w:pPr>
      <w:r>
        <w:rPr>
          <w:color w:val="231F20"/>
          <w:spacing w:val="-10"/>
        </w:rPr>
        <w:t>➆</w:t>
      </w:r>
      <w:r>
        <w:rPr>
          <w:color w:val="231F20"/>
        </w:rPr>
        <w:tab/>
      </w:r>
      <w:r>
        <w:rPr>
          <w:color w:val="231F20"/>
          <w:spacing w:val="14"/>
        </w:rPr>
        <w:t xml:space="preserve">按 </w:t>
      </w:r>
      <w:r>
        <w:rPr>
          <w:rFonts w:ascii="Noto Sans TC" w:eastAsia="Noto Sans TC" w:hAnsi="Noto Sans TC"/>
          <w:color w:val="231F20"/>
        </w:rPr>
        <w:t>345</w:t>
      </w:r>
      <w:ins w:id="1799" w:author="成英 李" w:date="2025-10-07T12:44:00Z">
        <w:r w:rsidR="00445C5A">
          <w:rPr>
            <w:rFonts w:ascii="微软雅黑" w:eastAsia="微软雅黑" w:hAnsi="微软雅黑" w:cs="微软雅黑" w:hint="eastAsia"/>
            <w:color w:val="231F20"/>
          </w:rPr>
          <w:t>、</w:t>
        </w:r>
      </w:ins>
      <w:del w:id="1800" w:author="成英 李" w:date="2025-10-07T12:44:00Z">
        <w:r w:rsidDel="00445C5A">
          <w:rPr>
            <w:rFonts w:ascii="Noto Sans TC" w:eastAsia="Noto Sans TC" w:hAnsi="Noto Sans TC"/>
            <w:color w:val="231F20"/>
          </w:rPr>
          <w:delText>，</w:delText>
        </w:r>
      </w:del>
      <w:r>
        <w:rPr>
          <w:rFonts w:ascii="Noto Sans TC" w:eastAsia="Noto Sans TC" w:hAnsi="Noto Sans TC"/>
          <w:color w:val="231F20"/>
        </w:rPr>
        <w:t>3456.3</w:t>
      </w:r>
      <w:r>
        <w:rPr>
          <w:rFonts w:ascii="Noto Sans TC" w:eastAsia="Noto Sans TC" w:hAnsi="Noto Sans TC"/>
          <w:color w:val="231F20"/>
          <w:spacing w:val="35"/>
        </w:rPr>
        <w:t xml:space="preserve"> </w:t>
      </w:r>
      <w:r>
        <w:rPr>
          <w:color w:val="231F20"/>
          <w:spacing w:val="-2"/>
        </w:rPr>
        <w:t>條支援國家</w:t>
      </w:r>
      <w:del w:id="1801" w:author="成英 李" w:date="2025-10-07T12:44:00Z">
        <w:r w:rsidDel="00445C5A">
          <w:rPr>
            <w:rFonts w:hint="eastAsia"/>
            <w:color w:val="231F20"/>
            <w:spacing w:val="-2"/>
          </w:rPr>
          <w:delText>委員</w:delText>
        </w:r>
      </w:del>
      <w:ins w:id="1802" w:author="成英 李" w:date="2025-10-07T12:44:00Z">
        <w:r w:rsidR="00445C5A">
          <w:rPr>
            <w:rFonts w:hint="eastAsia"/>
            <w:color w:val="231F20"/>
            <w:spacing w:val="-2"/>
          </w:rPr>
          <w:t>董事</w:t>
        </w:r>
      </w:ins>
      <w:r>
        <w:rPr>
          <w:color w:val="231F20"/>
          <w:spacing w:val="-2"/>
        </w:rPr>
        <w:t>會。</w:t>
      </w:r>
    </w:p>
    <w:p w14:paraId="12705222" w14:textId="55075C8F" w:rsidR="003345E9" w:rsidRDefault="007169A0">
      <w:pPr>
        <w:pStyle w:val="a5"/>
        <w:numPr>
          <w:ilvl w:val="1"/>
          <w:numId w:val="19"/>
        </w:numPr>
        <w:tabs>
          <w:tab w:val="left" w:pos="1180"/>
        </w:tabs>
        <w:spacing w:before="6" w:line="206" w:lineRule="auto"/>
        <w:ind w:right="15" w:firstLine="408"/>
        <w:rPr>
          <w:sz w:val="20"/>
        </w:rPr>
      </w:pPr>
      <w:r>
        <w:rPr>
          <w:b/>
          <w:color w:val="231F20"/>
          <w:spacing w:val="-15"/>
          <w:w w:val="102"/>
          <w:sz w:val="20"/>
        </w:rPr>
        <w:t>區域指導委員會</w:t>
      </w:r>
      <w:r>
        <w:rPr>
          <w:b/>
          <w:color w:val="231F20"/>
          <w:w w:val="102"/>
          <w:sz w:val="20"/>
        </w:rPr>
        <w:t>（</w:t>
      </w:r>
      <w:r>
        <w:rPr>
          <w:color w:val="231F20"/>
          <w:w w:val="102"/>
          <w:sz w:val="20"/>
        </w:rPr>
        <w:t>RAC</w:t>
      </w:r>
      <w:r>
        <w:rPr>
          <w:b/>
          <w:color w:val="231F20"/>
          <w:spacing w:val="-102"/>
          <w:w w:val="102"/>
          <w:sz w:val="20"/>
        </w:rPr>
        <w:t>）</w:t>
      </w:r>
      <w:r>
        <w:rPr>
          <w:color w:val="231F20"/>
          <w:spacing w:val="-9"/>
          <w:w w:val="102"/>
          <w:sz w:val="20"/>
        </w:rPr>
        <w:t>。一個區域可有一個區域</w:t>
      </w:r>
      <w:ins w:id="1803" w:author="成英 李" w:date="2025-10-07T12:45:00Z">
        <w:r w:rsidR="00445C5A">
          <w:rPr>
            <w:rFonts w:hint="eastAsia"/>
            <w:color w:val="231F20"/>
            <w:spacing w:val="-9"/>
            <w:w w:val="102"/>
            <w:sz w:val="20"/>
          </w:rPr>
          <w:t>指導委員會</w:t>
        </w:r>
      </w:ins>
      <w:del w:id="1804" w:author="成英 李" w:date="2025-10-07T12:45:00Z">
        <w:r w:rsidDel="00445C5A">
          <w:rPr>
            <w:color w:val="231F20"/>
            <w:spacing w:val="-9"/>
            <w:w w:val="102"/>
            <w:sz w:val="20"/>
          </w:rPr>
          <w:delText>聯合議會</w:delText>
        </w:r>
      </w:del>
      <w:r>
        <w:rPr>
          <w:color w:val="231F20"/>
          <w:spacing w:val="-9"/>
          <w:w w:val="102"/>
          <w:sz w:val="20"/>
        </w:rPr>
        <w:t>，</w:t>
      </w:r>
      <w:r>
        <w:rPr>
          <w:color w:val="231F20"/>
          <w:spacing w:val="3"/>
          <w:w w:val="102"/>
          <w:sz w:val="20"/>
        </w:rPr>
        <w:t>其責任在於協助區域總幹事發展區域策略</w:t>
      </w:r>
      <w:ins w:id="1805" w:author="成英 李" w:date="2025-10-07T12:47:00Z">
        <w:r w:rsidR="00445C5A">
          <w:rPr>
            <w:rFonts w:hint="eastAsia"/>
            <w:color w:val="231F20"/>
            <w:spacing w:val="3"/>
            <w:w w:val="102"/>
            <w:sz w:val="20"/>
          </w:rPr>
          <w:t>；</w:t>
        </w:r>
      </w:ins>
      <w:del w:id="1806" w:author="成英 李" w:date="2025-10-07T12:47:00Z">
        <w:r w:rsidDel="00445C5A">
          <w:rPr>
            <w:color w:val="231F20"/>
            <w:spacing w:val="3"/>
            <w:w w:val="102"/>
            <w:sz w:val="20"/>
          </w:rPr>
          <w:delText>，</w:delText>
        </w:r>
      </w:del>
      <w:r>
        <w:rPr>
          <w:color w:val="231F20"/>
          <w:spacing w:val="3"/>
          <w:w w:val="102"/>
          <w:sz w:val="20"/>
        </w:rPr>
        <w:t>在</w:t>
      </w:r>
      <w:del w:id="1807" w:author="成英 李" w:date="2025-10-07T12:47:00Z">
        <w:r w:rsidDel="00445C5A">
          <w:rPr>
            <w:rFonts w:hint="eastAsia"/>
            <w:color w:val="231F20"/>
            <w:spacing w:val="3"/>
            <w:w w:val="102"/>
            <w:sz w:val="20"/>
          </w:rPr>
          <w:delText>他們</w:delText>
        </w:r>
      </w:del>
      <w:ins w:id="1808" w:author="成英 李" w:date="2025-10-07T12:47:00Z">
        <w:r w:rsidR="00445C5A">
          <w:rPr>
            <w:rFonts w:hint="eastAsia"/>
            <w:color w:val="231F20"/>
            <w:spacing w:val="3"/>
            <w:w w:val="102"/>
            <w:sz w:val="20"/>
          </w:rPr>
          <w:t>會議記錄</w:t>
        </w:r>
      </w:ins>
      <w:r>
        <w:rPr>
          <w:color w:val="231F20"/>
          <w:spacing w:val="3"/>
          <w:w w:val="102"/>
          <w:sz w:val="20"/>
        </w:rPr>
        <w:t>呈交總秘書辦公室</w:t>
      </w:r>
      <w:r>
        <w:rPr>
          <w:color w:val="231F20"/>
          <w:spacing w:val="1"/>
          <w:w w:val="102"/>
          <w:sz w:val="20"/>
        </w:rPr>
        <w:t>之前，審核並建議是否同意</w:t>
      </w:r>
      <w:del w:id="1809" w:author="成英 李" w:date="2025-10-07T12:47:00Z">
        <w:r w:rsidDel="00445C5A">
          <w:rPr>
            <w:color w:val="231F20"/>
            <w:spacing w:val="1"/>
            <w:w w:val="102"/>
            <w:sz w:val="20"/>
          </w:rPr>
          <w:delText>所有</w:delText>
        </w:r>
      </w:del>
      <w:r>
        <w:rPr>
          <w:color w:val="231F20"/>
          <w:spacing w:val="1"/>
          <w:w w:val="102"/>
          <w:sz w:val="20"/>
        </w:rPr>
        <w:t>國家</w:t>
      </w:r>
      <w:del w:id="1810" w:author="成英 李" w:date="2025-10-07T12:47:00Z">
        <w:r w:rsidDel="00445C5A">
          <w:rPr>
            <w:rFonts w:hint="eastAsia"/>
            <w:color w:val="231F20"/>
            <w:spacing w:val="1"/>
            <w:w w:val="102"/>
            <w:sz w:val="20"/>
          </w:rPr>
          <w:delText>委員</w:delText>
        </w:r>
      </w:del>
      <w:ins w:id="1811" w:author="成英 李" w:date="2025-10-07T12:47:00Z">
        <w:r w:rsidR="00445C5A">
          <w:rPr>
            <w:rFonts w:hint="eastAsia"/>
            <w:color w:val="231F20"/>
            <w:spacing w:val="1"/>
            <w:w w:val="102"/>
            <w:sz w:val="20"/>
          </w:rPr>
          <w:t>董事</w:t>
        </w:r>
      </w:ins>
      <w:r>
        <w:rPr>
          <w:color w:val="231F20"/>
          <w:spacing w:val="1"/>
          <w:w w:val="102"/>
          <w:sz w:val="20"/>
        </w:rPr>
        <w:t>會的</w:t>
      </w:r>
      <w:ins w:id="1812" w:author="成英 李" w:date="2025-10-07T12:47:00Z">
        <w:r w:rsidR="00445C5A">
          <w:rPr>
            <w:rFonts w:hint="eastAsia"/>
            <w:color w:val="231F20"/>
            <w:spacing w:val="1"/>
            <w:w w:val="102"/>
            <w:sz w:val="20"/>
          </w:rPr>
          <w:t>所有</w:t>
        </w:r>
      </w:ins>
      <w:r>
        <w:rPr>
          <w:color w:val="231F20"/>
          <w:spacing w:val="1"/>
          <w:w w:val="102"/>
          <w:sz w:val="20"/>
        </w:rPr>
        <w:t>會議紀錄</w:t>
      </w:r>
      <w:ins w:id="1813" w:author="成英 李" w:date="2025-10-07T12:48:00Z">
        <w:r w:rsidR="00445C5A">
          <w:rPr>
            <w:rFonts w:hint="eastAsia"/>
            <w:color w:val="231F20"/>
            <w:spacing w:val="1"/>
            <w:w w:val="102"/>
            <w:sz w:val="20"/>
          </w:rPr>
          <w:t>；</w:t>
        </w:r>
      </w:ins>
      <w:del w:id="1814" w:author="成英 李" w:date="2025-10-07T12:47:00Z">
        <w:r w:rsidDel="00445C5A">
          <w:rPr>
            <w:color w:val="231F20"/>
            <w:spacing w:val="1"/>
            <w:w w:val="102"/>
            <w:sz w:val="20"/>
          </w:rPr>
          <w:delText>，</w:delText>
        </w:r>
      </w:del>
      <w:r>
        <w:rPr>
          <w:color w:val="231F20"/>
          <w:spacing w:val="1"/>
          <w:w w:val="102"/>
          <w:sz w:val="20"/>
        </w:rPr>
        <w:t>面談宣教士</w:t>
      </w:r>
      <w:r>
        <w:rPr>
          <w:color w:val="231F20"/>
          <w:w w:val="102"/>
          <w:sz w:val="20"/>
        </w:rPr>
        <w:t>候選人以便向總董事會推薦為全球差派宣教士</w:t>
      </w:r>
      <w:del w:id="1815" w:author="成英 李" w:date="2025-10-07T12:49:00Z">
        <w:r w:rsidDel="00445C5A">
          <w:rPr>
            <w:color w:val="231F20"/>
            <w:w w:val="102"/>
            <w:sz w:val="20"/>
          </w:rPr>
          <w:delText>，</w:delText>
        </w:r>
      </w:del>
      <w:ins w:id="1816" w:author="成英 李" w:date="2025-10-07T12:49:00Z">
        <w:r w:rsidR="00445C5A">
          <w:rPr>
            <w:rFonts w:hint="eastAsia"/>
            <w:color w:val="231F20"/>
            <w:w w:val="102"/>
            <w:sz w:val="20"/>
          </w:rPr>
          <w:t>；</w:t>
        </w:r>
      </w:ins>
      <w:r>
        <w:rPr>
          <w:color w:val="231F20"/>
          <w:w w:val="102"/>
          <w:sz w:val="20"/>
        </w:rPr>
        <w:t>接受區域總幹事、宣教禾場策略協調主任和</w:t>
      </w:r>
      <w:ins w:id="1817" w:author="成英 李" w:date="2025-10-07T12:49:00Z">
        <w:r w:rsidR="00445C5A">
          <w:rPr>
            <w:rFonts w:hint="eastAsia"/>
            <w:color w:val="231F20"/>
            <w:w w:val="102"/>
            <w:sz w:val="20"/>
          </w:rPr>
          <w:t>各</w:t>
        </w:r>
      </w:ins>
      <w:r>
        <w:rPr>
          <w:color w:val="231F20"/>
          <w:w w:val="102"/>
          <w:sz w:val="20"/>
        </w:rPr>
        <w:t>事工協調</w:t>
      </w:r>
      <w:del w:id="1818" w:author="成英 李" w:date="2025-10-07T12:49:00Z">
        <w:r w:rsidDel="00445C5A">
          <w:rPr>
            <w:rFonts w:hint="eastAsia"/>
            <w:color w:val="231F20"/>
            <w:w w:val="102"/>
            <w:sz w:val="20"/>
          </w:rPr>
          <w:delText>人</w:delText>
        </w:r>
      </w:del>
      <w:ins w:id="1819" w:author="成英 李" w:date="2025-10-07T12:49:00Z">
        <w:r w:rsidR="00445C5A">
          <w:rPr>
            <w:rFonts w:hint="eastAsia"/>
            <w:color w:val="231F20"/>
            <w:w w:val="102"/>
            <w:sz w:val="20"/>
          </w:rPr>
          <w:t>主任</w:t>
        </w:r>
      </w:ins>
      <w:r>
        <w:rPr>
          <w:color w:val="231F20"/>
          <w:w w:val="102"/>
          <w:sz w:val="20"/>
        </w:rPr>
        <w:t>的報告。</w:t>
      </w:r>
    </w:p>
    <w:p w14:paraId="7A0BAD6D" w14:textId="1E886253" w:rsidR="003345E9" w:rsidRDefault="007169A0">
      <w:pPr>
        <w:pStyle w:val="a3"/>
        <w:spacing w:line="206" w:lineRule="auto"/>
        <w:ind w:right="111" w:firstLine="408"/>
        <w:jc w:val="both"/>
      </w:pPr>
      <w:r>
        <w:rPr>
          <w:color w:val="231F20"/>
          <w:w w:val="102"/>
        </w:rPr>
        <w:t>RAC</w:t>
      </w:r>
      <w:r>
        <w:rPr>
          <w:color w:val="231F20"/>
          <w:spacing w:val="1"/>
        </w:rPr>
        <w:t xml:space="preserve"> </w:t>
      </w:r>
      <w:r>
        <w:rPr>
          <w:color w:val="231F20"/>
          <w:spacing w:val="4"/>
          <w:w w:val="102"/>
        </w:rPr>
        <w:t>的成員組成應有彈性，以便</w:t>
      </w:r>
      <w:r>
        <w:rPr>
          <w:color w:val="231F20"/>
          <w:spacing w:val="1"/>
        </w:rPr>
        <w:t xml:space="preserve"> </w:t>
      </w:r>
      <w:r>
        <w:rPr>
          <w:color w:val="231F20"/>
          <w:w w:val="102"/>
        </w:rPr>
        <w:t>RAC</w:t>
      </w:r>
      <w:r>
        <w:rPr>
          <w:color w:val="231F20"/>
          <w:spacing w:val="1"/>
        </w:rPr>
        <w:t xml:space="preserve"> </w:t>
      </w:r>
      <w:r>
        <w:rPr>
          <w:color w:val="231F20"/>
          <w:spacing w:val="3"/>
          <w:w w:val="102"/>
        </w:rPr>
        <w:t>因個別區域的需要、發展和要求而成形。區域總幹事得向全球宣教</w:t>
      </w:r>
      <w:del w:id="1820" w:author="成英 李" w:date="2025-10-07T13:57:00Z">
        <w:r w:rsidDel="002C3DC8">
          <w:rPr>
            <w:color w:val="231F20"/>
            <w:spacing w:val="3"/>
            <w:w w:val="102"/>
          </w:rPr>
          <w:delText>部</w:delText>
        </w:r>
      </w:del>
      <w:r>
        <w:rPr>
          <w:color w:val="231F20"/>
          <w:spacing w:val="3"/>
          <w:w w:val="102"/>
        </w:rPr>
        <w:t>總幹事和主管區總監督</w:t>
      </w:r>
      <w:ins w:id="1821" w:author="成英 李" w:date="2025-10-07T13:38:00Z">
        <w:r w:rsidR="00102787">
          <w:rPr>
            <w:rFonts w:hint="eastAsia"/>
            <w:color w:val="231F20"/>
            <w:spacing w:val="3"/>
            <w:w w:val="102"/>
          </w:rPr>
          <w:t>提出</w:t>
        </w:r>
        <w:r w:rsidR="00102787">
          <w:rPr>
            <w:color w:val="231F20"/>
            <w:w w:val="102"/>
          </w:rPr>
          <w:t>RAC</w:t>
        </w:r>
        <w:r w:rsidR="00102787">
          <w:rPr>
            <w:rFonts w:hint="eastAsia"/>
            <w:color w:val="231F20"/>
            <w:w w:val="102"/>
          </w:rPr>
          <w:t>成員人數的</w:t>
        </w:r>
      </w:ins>
      <w:r>
        <w:rPr>
          <w:color w:val="231F20"/>
          <w:spacing w:val="3"/>
          <w:w w:val="102"/>
        </w:rPr>
        <w:t>建</w:t>
      </w:r>
      <w:r>
        <w:rPr>
          <w:color w:val="231F20"/>
          <w:w w:val="102"/>
        </w:rPr>
        <w:t>議</w:t>
      </w:r>
      <w:del w:id="1822" w:author="成英 李" w:date="2025-10-07T13:39:00Z">
        <w:r w:rsidDel="00102787">
          <w:rPr>
            <w:color w:val="231F20"/>
            <w:w w:val="102"/>
          </w:rPr>
          <w:delText>成立</w:delText>
        </w:r>
      </w:del>
      <w:del w:id="1823" w:author="成英 李" w:date="2025-10-07T13:38:00Z">
        <w:r w:rsidDel="00102787">
          <w:rPr>
            <w:color w:val="231F20"/>
            <w:spacing w:val="-1"/>
          </w:rPr>
          <w:delText xml:space="preserve"> </w:delText>
        </w:r>
        <w:r w:rsidDel="00102787">
          <w:rPr>
            <w:color w:val="231F20"/>
            <w:w w:val="102"/>
          </w:rPr>
          <w:delText>RAC</w:delText>
        </w:r>
        <w:r w:rsidDel="00102787">
          <w:rPr>
            <w:color w:val="231F20"/>
            <w:spacing w:val="-1"/>
          </w:rPr>
          <w:delText xml:space="preserve"> </w:delText>
        </w:r>
      </w:del>
      <w:del w:id="1824" w:author="成英 李" w:date="2025-10-07T13:39:00Z">
        <w:r w:rsidDel="00102787">
          <w:rPr>
            <w:color w:val="231F20"/>
            <w:spacing w:val="-1"/>
            <w:w w:val="102"/>
          </w:rPr>
          <w:delText>請求</w:delText>
        </w:r>
      </w:del>
      <w:ins w:id="1825" w:author="成英 李" w:date="2025-10-07T13:39:00Z">
        <w:r w:rsidR="00102787">
          <w:rPr>
            <w:rFonts w:hint="eastAsia"/>
            <w:color w:val="231F20"/>
            <w:w w:val="102"/>
          </w:rPr>
          <w:t>，以獲</w:t>
        </w:r>
      </w:ins>
      <w:r>
        <w:rPr>
          <w:color w:val="231F20"/>
          <w:spacing w:val="-1"/>
          <w:w w:val="102"/>
        </w:rPr>
        <w:t>核准。當然成員包括主管區總監督、全球宣教</w:t>
      </w:r>
      <w:del w:id="1826" w:author="成英 李" w:date="2025-10-07T13:58:00Z">
        <w:r w:rsidDel="002C3DC8">
          <w:rPr>
            <w:color w:val="231F20"/>
            <w:spacing w:val="-1"/>
            <w:w w:val="102"/>
          </w:rPr>
          <w:delText>部</w:delText>
        </w:r>
      </w:del>
      <w:r>
        <w:rPr>
          <w:color w:val="231F20"/>
          <w:spacing w:val="-1"/>
          <w:w w:val="102"/>
        </w:rPr>
        <w:t>總幹</w:t>
      </w:r>
    </w:p>
    <w:p w14:paraId="2D092EF4"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545AFFF6" w14:textId="77777777" w:rsidR="003345E9" w:rsidRDefault="007169A0">
      <w:pPr>
        <w:pStyle w:val="a3"/>
        <w:spacing w:before="50"/>
        <w:ind w:left="0"/>
        <w:jc w:val="center"/>
      </w:pPr>
      <w:r>
        <w:rPr>
          <w:color w:val="231F20"/>
          <w:spacing w:val="-2"/>
        </w:rPr>
        <w:lastRenderedPageBreak/>
        <w:t>傳道與基督教事奉</w:t>
      </w:r>
    </w:p>
    <w:p w14:paraId="421A587C" w14:textId="0D061A73" w:rsidR="003345E9" w:rsidRDefault="007169A0">
      <w:pPr>
        <w:pStyle w:val="a3"/>
        <w:spacing w:before="237" w:line="206" w:lineRule="auto"/>
        <w:ind w:right="115"/>
        <w:jc w:val="both"/>
      </w:pPr>
      <w:r>
        <w:rPr>
          <w:color w:val="231F20"/>
        </w:rPr>
        <w:t>事和</w:t>
      </w:r>
      <w:ins w:id="1827" w:author="成英 李" w:date="2025-10-07T13:40:00Z">
        <w:r w:rsidR="00102787">
          <w:rPr>
            <w:color w:val="231F20"/>
          </w:rPr>
          <w:t>出任主席</w:t>
        </w:r>
        <w:r w:rsidR="00102787">
          <w:rPr>
            <w:rFonts w:hint="eastAsia"/>
            <w:color w:val="231F20"/>
          </w:rPr>
          <w:t>的</w:t>
        </w:r>
      </w:ins>
      <w:r>
        <w:rPr>
          <w:color w:val="231F20"/>
        </w:rPr>
        <w:t>區域總幹事</w:t>
      </w:r>
      <w:del w:id="1828" w:author="成英 李" w:date="2025-10-07T13:40:00Z">
        <w:r w:rsidDel="00102787">
          <w:rPr>
            <w:color w:val="231F20"/>
          </w:rPr>
          <w:delText>出任主席</w:delText>
        </w:r>
      </w:del>
      <w:r>
        <w:rPr>
          <w:color w:val="231F20"/>
        </w:rPr>
        <w:t>，全球宣教部合約同工不得成為 RAC 的成員候選人，但可成為</w:t>
      </w:r>
      <w:ins w:id="1829" w:author="成英 李" w:date="2025-10-07T13:42:00Z">
        <w:r w:rsidR="00102787">
          <w:rPr>
            <w:color w:val="231F20"/>
          </w:rPr>
          <w:t>RAC</w:t>
        </w:r>
      </w:ins>
      <w:del w:id="1830" w:author="成英 李" w:date="2025-10-07T13:41:00Z">
        <w:r w:rsidDel="00102787">
          <w:rPr>
            <w:color w:val="231F20"/>
          </w:rPr>
          <w:delText>議會</w:delText>
        </w:r>
      </w:del>
      <w:r>
        <w:rPr>
          <w:color w:val="231F20"/>
        </w:rPr>
        <w:t>的資源。RAC 的成員將在總議會</w:t>
      </w:r>
      <w:ins w:id="1831" w:author="成英 李" w:date="2025-10-07T13:46:00Z">
        <w:r w:rsidR="00102787">
          <w:rPr>
            <w:rFonts w:hint="eastAsia"/>
            <w:color w:val="231F20"/>
          </w:rPr>
          <w:t>上由</w:t>
        </w:r>
      </w:ins>
      <w:r>
        <w:rPr>
          <w:color w:val="231F20"/>
        </w:rPr>
        <w:t>區域</w:t>
      </w:r>
      <w:del w:id="1832" w:author="成英 李" w:date="2025-10-07T13:46:00Z">
        <w:r w:rsidDel="00102787">
          <w:rPr>
            <w:rFonts w:hint="eastAsia"/>
            <w:color w:val="231F20"/>
          </w:rPr>
          <w:delText>議會</w:delText>
        </w:r>
      </w:del>
      <w:ins w:id="1833" w:author="成英 李" w:date="2025-10-07T13:46:00Z">
        <w:r w:rsidR="00102787">
          <w:rPr>
            <w:rFonts w:hint="eastAsia"/>
            <w:color w:val="231F20"/>
          </w:rPr>
          <w:t>協調會議</w:t>
        </w:r>
      </w:ins>
      <w:del w:id="1834" w:author="成英 李" w:date="2025-10-07T13:46:00Z">
        <w:r w:rsidDel="00102787">
          <w:rPr>
            <w:color w:val="231F20"/>
          </w:rPr>
          <w:delText>中</w:delText>
        </w:r>
      </w:del>
      <w:r>
        <w:rPr>
          <w:color w:val="231F20"/>
        </w:rPr>
        <w:t>以投票方式選出</w:t>
      </w:r>
      <w:del w:id="1835" w:author="成英 李" w:date="2025-10-07T13:47:00Z">
        <w:r w:rsidDel="00102787">
          <w:rPr>
            <w:color w:val="231F20"/>
          </w:rPr>
          <w:delText>，選出參與總議會</w:delText>
        </w:r>
      </w:del>
      <w:r>
        <w:rPr>
          <w:color w:val="231F20"/>
        </w:rPr>
        <w:t>。RAC 將填補</w:t>
      </w:r>
      <w:del w:id="1836" w:author="成英 李" w:date="2025-10-07T13:47:00Z">
        <w:r w:rsidDel="00102787">
          <w:rPr>
            <w:color w:val="231F20"/>
          </w:rPr>
          <w:delText>任何</w:delText>
        </w:r>
      </w:del>
      <w:r>
        <w:rPr>
          <w:color w:val="231F20"/>
        </w:rPr>
        <w:t>總議會休會期間</w:t>
      </w:r>
      <w:ins w:id="1837" w:author="成英 李" w:date="2025-10-07T13:48:00Z">
        <w:r w:rsidR="00102787">
          <w:rPr>
            <w:rFonts w:hint="eastAsia"/>
            <w:color w:val="231F20"/>
          </w:rPr>
          <w:t>出現</w:t>
        </w:r>
      </w:ins>
      <w:r>
        <w:rPr>
          <w:color w:val="231F20"/>
        </w:rPr>
        <w:t>的</w:t>
      </w:r>
      <w:ins w:id="1838" w:author="成英 李" w:date="2025-10-07T13:48:00Z">
        <w:r w:rsidR="00102787">
          <w:rPr>
            <w:rFonts w:hint="eastAsia"/>
            <w:color w:val="231F20"/>
          </w:rPr>
          <w:t>任何</w:t>
        </w:r>
      </w:ins>
      <w:r>
        <w:rPr>
          <w:color w:val="231F20"/>
          <w:spacing w:val="-4"/>
        </w:rPr>
        <w:t>空缺。</w:t>
      </w:r>
    </w:p>
    <w:p w14:paraId="07C157E7" w14:textId="77777777" w:rsidR="003345E9" w:rsidRDefault="007169A0">
      <w:pPr>
        <w:pStyle w:val="a3"/>
        <w:spacing w:line="305" w:lineRule="exact"/>
        <w:ind w:left="528"/>
        <w:jc w:val="both"/>
      </w:pPr>
      <w:r>
        <w:rPr>
          <w:color w:val="231F20"/>
          <w:spacing w:val="7"/>
        </w:rPr>
        <w:t>區域總幹事與</w:t>
      </w:r>
      <w:r>
        <w:rPr>
          <w:color w:val="231F20"/>
        </w:rPr>
        <w:t>RAC</w:t>
      </w:r>
      <w:r>
        <w:rPr>
          <w:color w:val="231F20"/>
          <w:spacing w:val="-8"/>
        </w:rPr>
        <w:t xml:space="preserve">  協商之後，可舉行區域性會議或地區佈道大會。</w:t>
      </w:r>
    </w:p>
    <w:p w14:paraId="1F55FE01"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（32.5）</w:t>
      </w:r>
    </w:p>
    <w:p w14:paraId="40FE31F9" w14:textId="77777777" w:rsidR="003345E9" w:rsidRDefault="007169A0">
      <w:pPr>
        <w:pStyle w:val="a5"/>
        <w:numPr>
          <w:ilvl w:val="1"/>
          <w:numId w:val="19"/>
        </w:numPr>
        <w:tabs>
          <w:tab w:val="left" w:pos="1193"/>
        </w:tabs>
        <w:spacing w:before="9" w:line="206" w:lineRule="auto"/>
        <w:ind w:right="112" w:firstLine="408"/>
        <w:jc w:val="both"/>
        <w:rPr>
          <w:sz w:val="20"/>
        </w:rPr>
      </w:pPr>
      <w:r>
        <w:rPr>
          <w:b/>
          <w:color w:val="231F20"/>
          <w:spacing w:val="2"/>
          <w:w w:val="102"/>
          <w:sz w:val="20"/>
        </w:rPr>
        <w:t>區域總幹事</w:t>
      </w:r>
      <w:r>
        <w:rPr>
          <w:color w:val="231F20"/>
          <w:spacing w:val="1"/>
          <w:w w:val="102"/>
          <w:sz w:val="20"/>
        </w:rPr>
        <w:t>。一個區域可有一位總幹事，</w:t>
      </w:r>
      <w:del w:id="1839" w:author="成英 李" w:date="2025-10-07T13:49:00Z">
        <w:r w:rsidDel="00102787">
          <w:rPr>
            <w:color w:val="231F20"/>
            <w:spacing w:val="1"/>
            <w:w w:val="102"/>
            <w:sz w:val="20"/>
          </w:rPr>
          <w:delText>經</w:delText>
        </w:r>
      </w:del>
      <w:r>
        <w:rPr>
          <w:color w:val="231F20"/>
          <w:spacing w:val="1"/>
          <w:w w:val="102"/>
          <w:sz w:val="20"/>
        </w:rPr>
        <w:t>由總監督會與</w:t>
      </w:r>
      <w:r>
        <w:rPr>
          <w:color w:val="231F20"/>
          <w:spacing w:val="2"/>
          <w:w w:val="102"/>
          <w:sz w:val="20"/>
        </w:rPr>
        <w:t>全球宣教</w:t>
      </w:r>
      <w:del w:id="1840" w:author="成英 李" w:date="2025-10-07T13:57:00Z">
        <w:r w:rsidDel="002C3DC8">
          <w:rPr>
            <w:color w:val="231F20"/>
            <w:spacing w:val="2"/>
            <w:w w:val="102"/>
            <w:sz w:val="20"/>
          </w:rPr>
          <w:delText>部</w:delText>
        </w:r>
      </w:del>
      <w:r>
        <w:rPr>
          <w:color w:val="231F20"/>
          <w:spacing w:val="2"/>
          <w:w w:val="102"/>
          <w:sz w:val="20"/>
        </w:rPr>
        <w:t>總幹事協商之後選出，並經總董事會確認，遵行宣聖會的</w:t>
      </w:r>
      <w:r>
        <w:rPr>
          <w:color w:val="231F20"/>
          <w:spacing w:val="-1"/>
          <w:w w:val="102"/>
          <w:sz w:val="20"/>
        </w:rPr>
        <w:t>政策和慣常的方法，領導地區、教會</w:t>
      </w:r>
      <w:del w:id="1841" w:author="成英 李" w:date="2025-10-07T13:50:00Z">
        <w:r w:rsidDel="00102787">
          <w:rPr>
            <w:color w:val="231F20"/>
            <w:spacing w:val="-1"/>
            <w:w w:val="102"/>
            <w:sz w:val="20"/>
          </w:rPr>
          <w:delText>、</w:delText>
        </w:r>
      </w:del>
      <w:r>
        <w:rPr>
          <w:color w:val="231F20"/>
          <w:spacing w:val="-1"/>
          <w:w w:val="102"/>
          <w:sz w:val="20"/>
        </w:rPr>
        <w:t>和該區域的機構，完成教會的使命、策略</w:t>
      </w:r>
      <w:del w:id="1842" w:author="成英 李" w:date="2025-10-07T13:50:00Z">
        <w:r w:rsidDel="00102787">
          <w:rPr>
            <w:color w:val="231F20"/>
            <w:spacing w:val="-1"/>
            <w:w w:val="102"/>
            <w:sz w:val="20"/>
          </w:rPr>
          <w:delText>、</w:delText>
        </w:r>
      </w:del>
      <w:r>
        <w:rPr>
          <w:color w:val="231F20"/>
          <w:spacing w:val="-1"/>
          <w:w w:val="102"/>
          <w:sz w:val="20"/>
        </w:rPr>
        <w:t>和方案。</w:t>
      </w:r>
    </w:p>
    <w:p w14:paraId="72CFED7A" w14:textId="4ED4A765" w:rsidR="003345E9" w:rsidRDefault="007169A0">
      <w:pPr>
        <w:pStyle w:val="a3"/>
        <w:spacing w:line="206" w:lineRule="auto"/>
        <w:ind w:right="111" w:firstLine="408"/>
        <w:jc w:val="both"/>
      </w:pPr>
      <w:r>
        <w:rPr>
          <w:color w:val="231F20"/>
          <w:spacing w:val="3"/>
          <w:w w:val="102"/>
        </w:rPr>
        <w:t>區域總幹事競選連任之前，必須由全球宣教</w:t>
      </w:r>
      <w:del w:id="1843" w:author="成英 李" w:date="2025-10-07T13:57:00Z">
        <w:r w:rsidDel="002C3DC8">
          <w:rPr>
            <w:color w:val="231F20"/>
            <w:spacing w:val="3"/>
            <w:w w:val="102"/>
          </w:rPr>
          <w:delText>部</w:delText>
        </w:r>
      </w:del>
      <w:r>
        <w:rPr>
          <w:color w:val="231F20"/>
          <w:spacing w:val="3"/>
          <w:w w:val="102"/>
        </w:rPr>
        <w:t>總幹事及主管區總</w:t>
      </w:r>
      <w:r>
        <w:rPr>
          <w:color w:val="231F20"/>
          <w:spacing w:val="1"/>
          <w:w w:val="102"/>
        </w:rPr>
        <w:t>監督進行審查，並應與地區指導委員</w:t>
      </w:r>
      <w:ins w:id="1844" w:author="成英 李" w:date="2025-10-07T14:00:00Z">
        <w:r w:rsidR="002C3DC8">
          <w:rPr>
            <w:rFonts w:hint="eastAsia"/>
            <w:color w:val="231F20"/>
            <w:spacing w:val="1"/>
            <w:w w:val="102"/>
          </w:rPr>
          <w:t>會</w:t>
        </w:r>
      </w:ins>
      <w:r>
        <w:rPr>
          <w:color w:val="231F20"/>
          <w:spacing w:val="1"/>
          <w:w w:val="102"/>
        </w:rPr>
        <w:t>進行討論做成連任之建議。審查</w:t>
      </w:r>
      <w:r>
        <w:rPr>
          <w:color w:val="231F20"/>
          <w:w w:val="102"/>
        </w:rPr>
        <w:t>結果滿意，表示支持區域總幹事連任。</w:t>
      </w:r>
    </w:p>
    <w:p w14:paraId="2DD66139" w14:textId="77777777" w:rsidR="003345E9" w:rsidRDefault="007169A0">
      <w:pPr>
        <w:pStyle w:val="a3"/>
        <w:spacing w:line="206" w:lineRule="auto"/>
        <w:ind w:right="111" w:firstLine="408"/>
      </w:pPr>
      <w:r>
        <w:rPr>
          <w:color w:val="231F20"/>
          <w:spacing w:val="3"/>
          <w:w w:val="102"/>
        </w:rPr>
        <w:t>每一區域總幹事在行政上應向全球宣教部及總董事會負責，而在</w:t>
      </w:r>
      <w:r>
        <w:rPr>
          <w:color w:val="231F20"/>
          <w:w w:val="102"/>
        </w:rPr>
        <w:t>司法問題上，向總監督會負責。</w:t>
      </w:r>
    </w:p>
    <w:p w14:paraId="145CA3F2" w14:textId="31290C2A" w:rsidR="003345E9" w:rsidRDefault="007169A0">
      <w:pPr>
        <w:pStyle w:val="a3"/>
        <w:spacing w:line="206" w:lineRule="auto"/>
        <w:ind w:right="112" w:firstLine="408"/>
        <w:jc w:val="both"/>
      </w:pPr>
      <w:r>
        <w:rPr>
          <w:rFonts w:ascii="Noto Sans TC" w:eastAsia="Noto Sans TC"/>
          <w:b/>
          <w:color w:val="231F20"/>
          <w:w w:val="102"/>
        </w:rPr>
        <w:t>346.5</w:t>
      </w:r>
      <w:r>
        <w:rPr>
          <w:rFonts w:ascii="Noto Sans TC" w:eastAsia="Noto Sans TC"/>
          <w:b/>
          <w:color w:val="231F20"/>
          <w:spacing w:val="7"/>
        </w:rPr>
        <w:t xml:space="preserve"> </w:t>
      </w:r>
      <w:commentRangeStart w:id="1845"/>
      <w:ins w:id="1846" w:author="成英 李" w:date="2025-10-07T14:02:00Z">
        <w:r w:rsidR="002C3DC8" w:rsidRPr="002C3DC8">
          <w:rPr>
            <w:rFonts w:hint="eastAsia"/>
            <w:b/>
            <w:bCs/>
            <w:color w:val="231F20"/>
            <w:spacing w:val="3"/>
            <w:w w:val="102"/>
            <w:rPrChange w:id="1847" w:author="成英 李" w:date="2025-10-07T14:02:00Z">
              <w:rPr>
                <w:rFonts w:hint="eastAsia"/>
                <w:color w:val="231F20"/>
                <w:spacing w:val="3"/>
                <w:w w:val="102"/>
              </w:rPr>
            </w:rPrChange>
          </w:rPr>
          <w:t>宣教</w:t>
        </w:r>
      </w:ins>
      <w:r w:rsidRPr="002C3DC8">
        <w:rPr>
          <w:b/>
          <w:bCs/>
          <w:color w:val="231F20"/>
          <w:spacing w:val="3"/>
          <w:w w:val="102"/>
          <w:rPrChange w:id="1848" w:author="成英 李" w:date="2025-10-07T14:02:00Z">
            <w:rPr>
              <w:color w:val="231F20"/>
              <w:spacing w:val="3"/>
              <w:w w:val="102"/>
            </w:rPr>
          </w:rPrChange>
        </w:rPr>
        <w:t>禾場策略協調主任</w:t>
      </w:r>
      <w:commentRangeEnd w:id="1845"/>
      <w:r w:rsidR="002C3DC8">
        <w:rPr>
          <w:rStyle w:val="a7"/>
        </w:rPr>
        <w:commentReference w:id="1845"/>
      </w:r>
      <w:r>
        <w:rPr>
          <w:color w:val="231F20"/>
          <w:spacing w:val="3"/>
          <w:w w:val="102"/>
        </w:rPr>
        <w:t>。若認為需要，區域總幹事可</w:t>
      </w:r>
      <w:del w:id="1849" w:author="成英 李" w:date="2025-10-07T14:08:00Z">
        <w:r w:rsidDel="004A4096">
          <w:rPr>
            <w:color w:val="231F20"/>
            <w:spacing w:val="3"/>
            <w:w w:val="102"/>
          </w:rPr>
          <w:delText>以</w:delText>
        </w:r>
      </w:del>
      <w:ins w:id="1850" w:author="成英 李" w:date="2025-10-07T14:07:00Z">
        <w:r w:rsidR="004A4096">
          <w:rPr>
            <w:rFonts w:hint="eastAsia"/>
            <w:color w:val="231F20"/>
            <w:spacing w:val="3"/>
            <w:w w:val="102"/>
          </w:rPr>
          <w:t>設立該</w:t>
        </w:r>
        <w:r w:rsidR="004A4096">
          <w:rPr>
            <w:rFonts w:ascii="Cambria" w:hAnsi="Cambria" w:cs="Cambria" w:hint="eastAsia"/>
            <w:color w:val="231F20"/>
            <w:spacing w:val="3"/>
            <w:w w:val="102"/>
          </w:rPr>
          <w:t>區域的</w:t>
        </w:r>
      </w:ins>
      <w:ins w:id="1851" w:author="成英 李" w:date="2025-10-07T14:08:00Z">
        <w:r w:rsidR="004A4096">
          <w:rPr>
            <w:rFonts w:ascii="Cambria" w:hAnsi="Cambria" w:cs="Cambria" w:hint="eastAsia"/>
            <w:color w:val="231F20"/>
            <w:spacing w:val="3"/>
            <w:w w:val="102"/>
          </w:rPr>
          <w:t>宣教禾場組織架構，並</w:t>
        </w:r>
      </w:ins>
      <w:r>
        <w:rPr>
          <w:color w:val="231F20"/>
          <w:spacing w:val="3"/>
          <w:w w:val="102"/>
        </w:rPr>
        <w:t>建議全</w:t>
      </w:r>
      <w:r>
        <w:rPr>
          <w:color w:val="231F20"/>
          <w:spacing w:val="2"/>
          <w:w w:val="102"/>
        </w:rPr>
        <w:t>球宣教</w:t>
      </w:r>
      <w:del w:id="1852" w:author="成英 李" w:date="2025-10-07T13:57:00Z">
        <w:r w:rsidDel="002C3DC8">
          <w:rPr>
            <w:color w:val="231F20"/>
            <w:spacing w:val="2"/>
            <w:w w:val="102"/>
          </w:rPr>
          <w:delText>部</w:delText>
        </w:r>
      </w:del>
      <w:r>
        <w:rPr>
          <w:color w:val="231F20"/>
          <w:spacing w:val="2"/>
          <w:w w:val="102"/>
        </w:rPr>
        <w:t>總幹事依照「全球宣教手冊」</w:t>
      </w:r>
      <w:ins w:id="1853" w:author="成英 李" w:date="2025-10-07T14:04:00Z">
        <w:r w:rsidR="004A4096">
          <w:rPr>
            <w:rFonts w:hint="eastAsia"/>
            <w:color w:val="231F20"/>
            <w:spacing w:val="2"/>
            <w:w w:val="102"/>
          </w:rPr>
          <w:t>委任</w:t>
        </w:r>
      </w:ins>
      <w:del w:id="1854" w:author="成英 李" w:date="2025-10-07T14:04:00Z">
        <w:r w:rsidDel="004A4096">
          <w:rPr>
            <w:color w:val="231F20"/>
            <w:spacing w:val="2"/>
            <w:w w:val="102"/>
          </w:rPr>
          <w:delText>設立</w:delText>
        </w:r>
      </w:del>
      <w:ins w:id="1855" w:author="成英 李" w:date="2025-10-07T14:04:00Z">
        <w:r w:rsidR="004A4096">
          <w:rPr>
            <w:rFonts w:hint="eastAsia"/>
            <w:color w:val="231F20"/>
            <w:spacing w:val="2"/>
            <w:w w:val="102"/>
          </w:rPr>
          <w:t>宣教</w:t>
        </w:r>
      </w:ins>
      <w:r>
        <w:rPr>
          <w:color w:val="231F20"/>
          <w:spacing w:val="2"/>
          <w:w w:val="102"/>
        </w:rPr>
        <w:t>禾場策略協調主任。</w:t>
      </w:r>
      <w:ins w:id="1856" w:author="成英 李" w:date="2025-10-07T14:08:00Z">
        <w:r w:rsidR="004A4096">
          <w:rPr>
            <w:rFonts w:hint="eastAsia"/>
            <w:color w:val="231F20"/>
            <w:spacing w:val="2"/>
            <w:w w:val="102"/>
          </w:rPr>
          <w:t>宣教</w:t>
        </w:r>
      </w:ins>
      <w:r>
        <w:rPr>
          <w:color w:val="231F20"/>
          <w:spacing w:val="2"/>
          <w:w w:val="102"/>
        </w:rPr>
        <w:t>禾場</w:t>
      </w:r>
      <w:r>
        <w:rPr>
          <w:color w:val="231F20"/>
          <w:w w:val="102"/>
        </w:rPr>
        <w:t>策略協調主任應向區域總幹事負責。</w:t>
      </w:r>
    </w:p>
    <w:p w14:paraId="410A4565" w14:textId="0AFAAE94" w:rsidR="003345E9" w:rsidRDefault="007169A0">
      <w:pPr>
        <w:pStyle w:val="a5"/>
        <w:numPr>
          <w:ilvl w:val="1"/>
          <w:numId w:val="17"/>
        </w:numPr>
        <w:tabs>
          <w:tab w:val="left" w:pos="1193"/>
        </w:tabs>
        <w:spacing w:line="206" w:lineRule="auto"/>
        <w:ind w:right="112" w:firstLine="408"/>
        <w:jc w:val="both"/>
        <w:rPr>
          <w:sz w:val="20"/>
        </w:rPr>
      </w:pPr>
      <w:commentRangeStart w:id="1857"/>
      <w:r w:rsidRPr="004A4096">
        <w:rPr>
          <w:b/>
          <w:bCs/>
          <w:color w:val="231F20"/>
          <w:spacing w:val="1"/>
          <w:w w:val="102"/>
          <w:sz w:val="20"/>
          <w:rPrChange w:id="1858" w:author="成英 李" w:date="2025-10-07T14:10:00Z">
            <w:rPr>
              <w:color w:val="231F20"/>
              <w:spacing w:val="1"/>
              <w:w w:val="102"/>
              <w:sz w:val="20"/>
            </w:rPr>
          </w:rPrChange>
        </w:rPr>
        <w:t>區域</w:t>
      </w:r>
      <w:del w:id="1859" w:author="成英 李" w:date="2025-10-07T14:10:00Z">
        <w:r w:rsidRPr="004A4096" w:rsidDel="004A4096">
          <w:rPr>
            <w:rFonts w:hint="eastAsia"/>
            <w:b/>
            <w:bCs/>
            <w:color w:val="231F20"/>
            <w:spacing w:val="1"/>
            <w:w w:val="102"/>
            <w:sz w:val="20"/>
            <w:rPrChange w:id="1860" w:author="成英 李" w:date="2025-10-07T14:10:00Z">
              <w:rPr>
                <w:rFonts w:hint="eastAsia"/>
                <w:color w:val="231F20"/>
                <w:spacing w:val="1"/>
                <w:w w:val="102"/>
                <w:sz w:val="20"/>
              </w:rPr>
            </w:rPrChange>
          </w:rPr>
          <w:delText>研習指導</w:delText>
        </w:r>
      </w:del>
      <w:ins w:id="1861" w:author="成英 李" w:date="2025-10-07T14:10:00Z">
        <w:r w:rsidR="004A4096" w:rsidRPr="004A4096">
          <w:rPr>
            <w:rFonts w:hint="eastAsia"/>
            <w:b/>
            <w:bCs/>
            <w:color w:val="231F20"/>
            <w:spacing w:val="1"/>
            <w:w w:val="102"/>
            <w:sz w:val="20"/>
            <w:rPrChange w:id="1862" w:author="成英 李" w:date="2025-10-07T14:10:00Z">
              <w:rPr>
                <w:rFonts w:hint="eastAsia"/>
                <w:color w:val="231F20"/>
                <w:spacing w:val="1"/>
                <w:w w:val="102"/>
                <w:sz w:val="20"/>
              </w:rPr>
            </w:rPrChange>
          </w:rPr>
          <w:t>教牧進修</w:t>
        </w:r>
      </w:ins>
      <w:r w:rsidRPr="004A4096">
        <w:rPr>
          <w:b/>
          <w:bCs/>
          <w:color w:val="231F20"/>
          <w:spacing w:val="1"/>
          <w:w w:val="102"/>
          <w:sz w:val="20"/>
          <w:rPrChange w:id="1863" w:author="成英 李" w:date="2025-10-07T14:10:00Z">
            <w:rPr>
              <w:color w:val="231F20"/>
              <w:spacing w:val="1"/>
              <w:w w:val="102"/>
              <w:sz w:val="20"/>
            </w:rPr>
          </w:rPrChange>
        </w:rPr>
        <w:t>委員會</w:t>
      </w:r>
      <w:commentRangeEnd w:id="1857"/>
      <w:r w:rsidR="004A4096">
        <w:rPr>
          <w:rStyle w:val="a7"/>
        </w:rPr>
        <w:commentReference w:id="1857"/>
      </w:r>
      <w:r>
        <w:rPr>
          <w:color w:val="231F20"/>
          <w:spacing w:val="1"/>
          <w:w w:val="102"/>
          <w:sz w:val="20"/>
        </w:rPr>
        <w:t>。區域</w:t>
      </w:r>
      <w:del w:id="1864" w:author="成英 李" w:date="2025-10-07T14:10:00Z">
        <w:r w:rsidDel="004A4096">
          <w:rPr>
            <w:rFonts w:hint="eastAsia"/>
            <w:color w:val="231F20"/>
            <w:spacing w:val="1"/>
            <w:w w:val="102"/>
            <w:sz w:val="20"/>
          </w:rPr>
          <w:delText>研習指導</w:delText>
        </w:r>
      </w:del>
      <w:ins w:id="1865" w:author="成英 李" w:date="2025-10-07T14:10:00Z">
        <w:r w:rsidR="004A4096">
          <w:rPr>
            <w:rFonts w:hint="eastAsia"/>
            <w:color w:val="231F20"/>
            <w:spacing w:val="1"/>
            <w:w w:val="102"/>
            <w:sz w:val="20"/>
          </w:rPr>
          <w:t>教牧進修</w:t>
        </w:r>
      </w:ins>
      <w:r>
        <w:rPr>
          <w:color w:val="231F20"/>
          <w:spacing w:val="1"/>
          <w:w w:val="102"/>
          <w:sz w:val="20"/>
        </w:rPr>
        <w:t>委員會</w:t>
      </w:r>
      <w:ins w:id="1866" w:author="成英 李" w:date="2025-10-07T14:11:00Z">
        <w:r w:rsidR="004A4096">
          <w:rPr>
            <w:rFonts w:hint="eastAsia"/>
            <w:color w:val="231F20"/>
            <w:spacing w:val="1"/>
            <w:w w:val="102"/>
            <w:sz w:val="20"/>
          </w:rPr>
          <w:t>（簡稱</w:t>
        </w:r>
        <w:r w:rsidR="004A4096">
          <w:rPr>
            <w:color w:val="231F20"/>
            <w:spacing w:val="-2"/>
            <w:sz w:val="20"/>
          </w:rPr>
          <w:t>RCOSAC</w:t>
        </w:r>
        <w:r w:rsidR="004A4096">
          <w:rPr>
            <w:rFonts w:hint="eastAsia"/>
            <w:color w:val="231F20"/>
            <w:spacing w:val="1"/>
            <w:w w:val="102"/>
            <w:sz w:val="20"/>
          </w:rPr>
          <w:t>）</w:t>
        </w:r>
      </w:ins>
      <w:r>
        <w:rPr>
          <w:color w:val="231F20"/>
          <w:spacing w:val="1"/>
          <w:w w:val="102"/>
          <w:sz w:val="20"/>
        </w:rPr>
        <w:t>應由區域教育協調</w:t>
      </w:r>
      <w:ins w:id="1867" w:author="成英 李" w:date="2025-10-07T14:12:00Z">
        <w:r w:rsidR="004A4096">
          <w:rPr>
            <w:rFonts w:hint="eastAsia"/>
            <w:color w:val="231F20"/>
            <w:spacing w:val="1"/>
            <w:w w:val="102"/>
            <w:sz w:val="20"/>
          </w:rPr>
          <w:t>主任</w:t>
        </w:r>
      </w:ins>
      <w:del w:id="1868" w:author="成英 李" w:date="2025-10-07T14:12:00Z">
        <w:r w:rsidDel="004A4096">
          <w:rPr>
            <w:color w:val="231F20"/>
            <w:spacing w:val="1"/>
            <w:w w:val="102"/>
            <w:sz w:val="20"/>
          </w:rPr>
          <w:delText>人</w:delText>
        </w:r>
      </w:del>
      <w:del w:id="1869" w:author="成英 李" w:date="2025-10-07T14:13:00Z">
        <w:r w:rsidDel="004A4096">
          <w:rPr>
            <w:color w:val="231F20"/>
            <w:spacing w:val="1"/>
            <w:w w:val="102"/>
            <w:sz w:val="20"/>
          </w:rPr>
          <w:delText>，可成為</w:delText>
        </w:r>
      </w:del>
      <w:ins w:id="1870" w:author="成英 李" w:date="2025-10-07T14:13:00Z">
        <w:r w:rsidR="004A4096">
          <w:rPr>
            <w:rFonts w:hint="eastAsia"/>
            <w:color w:val="231F20"/>
            <w:spacing w:val="1"/>
            <w:w w:val="102"/>
            <w:sz w:val="20"/>
          </w:rPr>
          <w:t>（為</w:t>
        </w:r>
      </w:ins>
      <w:del w:id="1871" w:author="成英 李" w:date="2025-10-07T14:13:00Z">
        <w:r w:rsidDel="004A4096">
          <w:rPr>
            <w:rFonts w:hint="eastAsia"/>
            <w:color w:val="231F20"/>
            <w:spacing w:val="1"/>
            <w:w w:val="102"/>
            <w:sz w:val="20"/>
          </w:rPr>
          <w:delText>區域研習指導</w:delText>
        </w:r>
      </w:del>
      <w:ins w:id="1872" w:author="成英 李" w:date="2025-10-07T14:13:00Z">
        <w:r w:rsidR="004A4096">
          <w:rPr>
            <w:rFonts w:hint="eastAsia"/>
            <w:color w:val="231F20"/>
            <w:spacing w:val="1"/>
            <w:w w:val="102"/>
            <w:sz w:val="20"/>
          </w:rPr>
          <w:t>該</w:t>
        </w:r>
      </w:ins>
      <w:r>
        <w:rPr>
          <w:color w:val="231F20"/>
          <w:spacing w:val="1"/>
          <w:w w:val="102"/>
          <w:sz w:val="20"/>
        </w:rPr>
        <w:t>委員會</w:t>
      </w:r>
      <w:ins w:id="1873" w:author="成英 李" w:date="2025-10-07T14:13:00Z">
        <w:r w:rsidR="004A4096">
          <w:rPr>
            <w:rFonts w:hint="eastAsia"/>
            <w:color w:val="231F20"/>
            <w:spacing w:val="1"/>
            <w:w w:val="102"/>
            <w:sz w:val="20"/>
          </w:rPr>
          <w:t>之</w:t>
        </w:r>
      </w:ins>
      <w:r>
        <w:rPr>
          <w:color w:val="231F20"/>
          <w:spacing w:val="1"/>
          <w:w w:val="102"/>
          <w:sz w:val="20"/>
        </w:rPr>
        <w:t>當然主席</w:t>
      </w:r>
      <w:ins w:id="1874" w:author="成英 李" w:date="2025-10-07T14:13:00Z">
        <w:r w:rsidR="004A4096">
          <w:rPr>
            <w:rFonts w:hint="eastAsia"/>
            <w:color w:val="231F20"/>
            <w:spacing w:val="1"/>
            <w:w w:val="102"/>
            <w:sz w:val="20"/>
          </w:rPr>
          <w:t>）</w:t>
        </w:r>
      </w:ins>
      <w:ins w:id="1875" w:author="成英 李" w:date="2025-10-07T14:15:00Z">
        <w:r w:rsidR="004A4096">
          <w:rPr>
            <w:rFonts w:hint="eastAsia"/>
            <w:color w:val="231F20"/>
            <w:spacing w:val="1"/>
            <w:w w:val="102"/>
            <w:sz w:val="20"/>
          </w:rPr>
          <w:t>、</w:t>
        </w:r>
      </w:ins>
      <w:del w:id="1876" w:author="成英 李" w:date="2025-10-07T14:15:00Z">
        <w:r w:rsidDel="004A4096">
          <w:rPr>
            <w:color w:val="231F20"/>
            <w:spacing w:val="1"/>
            <w:w w:val="102"/>
            <w:sz w:val="20"/>
          </w:rPr>
          <w:delText>，</w:delText>
        </w:r>
      </w:del>
      <w:r>
        <w:rPr>
          <w:color w:val="231F20"/>
          <w:spacing w:val="1"/>
          <w:w w:val="102"/>
          <w:sz w:val="20"/>
        </w:rPr>
        <w:t>經與區域總幹事商討</w:t>
      </w:r>
      <w:r>
        <w:rPr>
          <w:color w:val="231F20"/>
          <w:w w:val="102"/>
          <w:sz w:val="20"/>
        </w:rPr>
        <w:t>後選出</w:t>
      </w:r>
      <w:ins w:id="1877" w:author="成英 李" w:date="2025-10-07T14:15:00Z">
        <w:r w:rsidR="004A4096">
          <w:rPr>
            <w:rFonts w:hint="eastAsia"/>
            <w:color w:val="231F20"/>
            <w:w w:val="102"/>
            <w:sz w:val="20"/>
          </w:rPr>
          <w:t>的</w:t>
        </w:r>
      </w:ins>
      <w:del w:id="1878" w:author="成英 李" w:date="2025-10-07T14:15:00Z">
        <w:r w:rsidDel="004A4096">
          <w:rPr>
            <w:color w:val="231F20"/>
            <w:w w:val="102"/>
            <w:sz w:val="20"/>
          </w:rPr>
          <w:delText>委員會</w:delText>
        </w:r>
      </w:del>
      <w:r>
        <w:rPr>
          <w:color w:val="231F20"/>
          <w:w w:val="102"/>
          <w:sz w:val="20"/>
        </w:rPr>
        <w:t>成員</w:t>
      </w:r>
      <w:ins w:id="1879" w:author="成英 李" w:date="2025-10-07T14:15:00Z">
        <w:r w:rsidR="004A4096">
          <w:rPr>
            <w:rFonts w:hint="eastAsia"/>
            <w:color w:val="231F20"/>
            <w:w w:val="102"/>
            <w:sz w:val="20"/>
          </w:rPr>
          <w:t>所組成</w:t>
        </w:r>
      </w:ins>
      <w:r>
        <w:rPr>
          <w:color w:val="231F20"/>
          <w:w w:val="102"/>
          <w:sz w:val="20"/>
        </w:rPr>
        <w:t>。委員會之</w:t>
      </w:r>
      <w:ins w:id="1880" w:author="成英 李" w:date="2025-10-07T14:17:00Z">
        <w:r w:rsidR="004A4096">
          <w:rPr>
            <w:rFonts w:hint="eastAsia"/>
            <w:color w:val="231F20"/>
            <w:w w:val="102"/>
            <w:sz w:val="20"/>
          </w:rPr>
          <w:t>成員</w:t>
        </w:r>
      </w:ins>
      <w:del w:id="1881" w:author="成英 李" w:date="2025-10-07T14:16:00Z">
        <w:r w:rsidDel="004A4096">
          <w:rPr>
            <w:color w:val="231F20"/>
            <w:w w:val="102"/>
            <w:sz w:val="20"/>
          </w:rPr>
          <w:delText>組成</w:delText>
        </w:r>
      </w:del>
      <w:r>
        <w:rPr>
          <w:color w:val="231F20"/>
          <w:w w:val="102"/>
          <w:sz w:val="20"/>
        </w:rPr>
        <w:t>應能代表所有與傳道人教育利害相關團體（例如區域內之牧師、行政人員、教育家以及信徒</w:t>
      </w:r>
      <w:del w:id="1882" w:author="成英 李" w:date="2025-10-07T14:16:00Z">
        <w:r w:rsidDel="004A4096">
          <w:rPr>
            <w:color w:val="231F20"/>
            <w:w w:val="102"/>
            <w:sz w:val="20"/>
          </w:rPr>
          <w:delText>代表</w:delText>
        </w:r>
      </w:del>
      <w:r>
        <w:rPr>
          <w:color w:val="231F20"/>
          <w:spacing w:val="-102"/>
          <w:w w:val="102"/>
          <w:sz w:val="20"/>
        </w:rPr>
        <w:t>）</w:t>
      </w:r>
      <w:r>
        <w:rPr>
          <w:color w:val="231F20"/>
          <w:w w:val="102"/>
          <w:sz w:val="20"/>
        </w:rPr>
        <w:t>。</w:t>
      </w:r>
    </w:p>
    <w:p w14:paraId="4214FC4C" w14:textId="1576D51D" w:rsidR="003345E9" w:rsidRDefault="007169A0">
      <w:pPr>
        <w:pStyle w:val="a5"/>
        <w:numPr>
          <w:ilvl w:val="1"/>
          <w:numId w:val="17"/>
        </w:numPr>
        <w:tabs>
          <w:tab w:val="left" w:pos="1193"/>
        </w:tabs>
        <w:spacing w:line="204" w:lineRule="auto"/>
        <w:ind w:right="116" w:firstLine="408"/>
        <w:jc w:val="both"/>
        <w:rPr>
          <w:sz w:val="20"/>
        </w:rPr>
      </w:pPr>
      <w:r>
        <w:rPr>
          <w:b/>
          <w:color w:val="231F20"/>
          <w:spacing w:val="-2"/>
          <w:sz w:val="20"/>
        </w:rPr>
        <w:t>區域</w:t>
      </w:r>
      <w:del w:id="1883" w:author="成英 李" w:date="2025-10-07T14:18:00Z">
        <w:r w:rsidDel="004A4096">
          <w:rPr>
            <w:rFonts w:hint="eastAsia"/>
            <w:b/>
            <w:color w:val="231F20"/>
            <w:spacing w:val="-2"/>
            <w:sz w:val="20"/>
          </w:rPr>
          <w:delText>按牧進修課程</w:delText>
        </w:r>
      </w:del>
      <w:ins w:id="1884" w:author="成英 李" w:date="2025-10-07T14:18:00Z">
        <w:r w:rsidR="004A4096">
          <w:rPr>
            <w:rFonts w:hint="eastAsia"/>
            <w:b/>
            <w:color w:val="231F20"/>
            <w:spacing w:val="-2"/>
            <w:sz w:val="20"/>
          </w:rPr>
          <w:t>教牧進修</w:t>
        </w:r>
      </w:ins>
      <w:r>
        <w:rPr>
          <w:b/>
          <w:color w:val="231F20"/>
          <w:spacing w:val="-2"/>
          <w:sz w:val="20"/>
        </w:rPr>
        <w:t>委員會</w:t>
      </w:r>
      <w:del w:id="1885" w:author="成英 李" w:date="2025-10-07T14:12:00Z">
        <w:r w:rsidDel="004A4096">
          <w:rPr>
            <w:b/>
            <w:color w:val="231F20"/>
            <w:spacing w:val="-2"/>
            <w:sz w:val="20"/>
          </w:rPr>
          <w:delText>（</w:delText>
        </w:r>
      </w:del>
      <w:del w:id="1886" w:author="成英 李" w:date="2025-10-07T14:11:00Z">
        <w:r w:rsidDel="004A4096">
          <w:rPr>
            <w:color w:val="231F20"/>
            <w:spacing w:val="-2"/>
            <w:sz w:val="20"/>
          </w:rPr>
          <w:delText>RCOSAC</w:delText>
        </w:r>
      </w:del>
      <w:del w:id="1887" w:author="成英 李" w:date="2025-10-07T14:12:00Z">
        <w:r w:rsidDel="004A4096">
          <w:rPr>
            <w:b/>
            <w:color w:val="231F20"/>
            <w:spacing w:val="-2"/>
            <w:sz w:val="20"/>
          </w:rPr>
          <w:delText>）</w:delText>
        </w:r>
      </w:del>
      <w:r>
        <w:rPr>
          <w:b/>
          <w:color w:val="231F20"/>
          <w:spacing w:val="-2"/>
          <w:sz w:val="20"/>
        </w:rPr>
        <w:t>之職責</w:t>
      </w:r>
      <w:ins w:id="1888" w:author="成英 李" w:date="2025-10-07T14:19:00Z">
        <w:r w:rsidR="004A4096">
          <w:rPr>
            <w:rFonts w:hint="eastAsia"/>
            <w:color w:val="231F20"/>
            <w:spacing w:val="-2"/>
            <w:sz w:val="20"/>
          </w:rPr>
          <w:t>。</w:t>
        </w:r>
      </w:ins>
      <w:del w:id="1889" w:author="成英 李" w:date="2025-10-07T14:19:00Z">
        <w:r w:rsidRPr="004A4096" w:rsidDel="004A4096">
          <w:rPr>
            <w:b/>
            <w:bCs/>
            <w:color w:val="231F20"/>
            <w:spacing w:val="-2"/>
            <w:sz w:val="20"/>
            <w:rPrChange w:id="1890" w:author="成英 李" w:date="2025-10-07T14:20:00Z">
              <w:rPr>
                <w:color w:val="231F20"/>
                <w:spacing w:val="-2"/>
                <w:sz w:val="20"/>
              </w:rPr>
            </w:rPrChange>
          </w:rPr>
          <w:delText>：</w:delText>
        </w:r>
      </w:del>
      <w:r w:rsidRPr="004A4096">
        <w:rPr>
          <w:b/>
          <w:bCs/>
          <w:color w:val="231F20"/>
          <w:spacing w:val="-2"/>
          <w:sz w:val="20"/>
          <w:rPrChange w:id="1891" w:author="成英 李" w:date="2025-10-07T14:20:00Z">
            <w:rPr>
              <w:color w:val="231F20"/>
              <w:spacing w:val="-2"/>
              <w:sz w:val="20"/>
            </w:rPr>
          </w:rPrChange>
        </w:rPr>
        <w:t>區域</w:t>
      </w:r>
      <w:del w:id="1892" w:author="成英 李" w:date="2025-10-07T14:18:00Z">
        <w:r w:rsidRPr="004A4096" w:rsidDel="004A4096">
          <w:rPr>
            <w:rFonts w:hint="eastAsia"/>
            <w:b/>
            <w:bCs/>
            <w:color w:val="231F20"/>
            <w:spacing w:val="-2"/>
            <w:sz w:val="20"/>
            <w:rPrChange w:id="1893" w:author="成英 李" w:date="2025-10-07T14:20:00Z">
              <w:rPr>
                <w:rFonts w:hint="eastAsia"/>
                <w:color w:val="231F20"/>
                <w:spacing w:val="-2"/>
                <w:sz w:val="20"/>
              </w:rPr>
            </w:rPrChange>
          </w:rPr>
          <w:delText>研習指導</w:delText>
        </w:r>
      </w:del>
      <w:ins w:id="1894" w:author="成英 李" w:date="2025-10-07T14:18:00Z">
        <w:r w:rsidR="004A4096" w:rsidRPr="004A4096">
          <w:rPr>
            <w:rFonts w:hint="eastAsia"/>
            <w:b/>
            <w:bCs/>
            <w:color w:val="231F20"/>
            <w:spacing w:val="-2"/>
            <w:sz w:val="20"/>
            <w:rPrChange w:id="1895" w:author="成英 李" w:date="2025-10-07T14:20:00Z">
              <w:rPr>
                <w:rFonts w:hint="eastAsia"/>
                <w:color w:val="231F20"/>
                <w:spacing w:val="-2"/>
                <w:sz w:val="20"/>
              </w:rPr>
            </w:rPrChange>
          </w:rPr>
          <w:t>教牧進修</w:t>
        </w:r>
      </w:ins>
      <w:r w:rsidRPr="004A4096">
        <w:rPr>
          <w:b/>
          <w:bCs/>
          <w:color w:val="231F20"/>
          <w:spacing w:val="-2"/>
          <w:sz w:val="20"/>
          <w:rPrChange w:id="1896" w:author="成英 李" w:date="2025-10-07T14:20:00Z">
            <w:rPr>
              <w:color w:val="231F20"/>
              <w:spacing w:val="-2"/>
              <w:sz w:val="20"/>
            </w:rPr>
          </w:rPrChange>
        </w:rPr>
        <w:t>委員會（RCOSAC）之主要職責</w:t>
      </w:r>
      <w:r>
        <w:rPr>
          <w:color w:val="231F20"/>
          <w:spacing w:val="-2"/>
          <w:sz w:val="20"/>
        </w:rPr>
        <w:t>是：</w:t>
      </w:r>
    </w:p>
    <w:p w14:paraId="3A1FC9D3" w14:textId="638C7AC0" w:rsidR="003345E9" w:rsidRDefault="007169A0">
      <w:pPr>
        <w:pStyle w:val="a3"/>
        <w:tabs>
          <w:tab w:val="left" w:pos="1019"/>
        </w:tabs>
        <w:spacing w:line="206" w:lineRule="auto"/>
        <w:ind w:left="1020" w:right="15" w:hanging="408"/>
      </w:pPr>
      <w:r>
        <w:rPr>
          <w:color w:val="231F20"/>
          <w:w w:val="102"/>
        </w:rPr>
        <w:t>➀</w:t>
      </w:r>
      <w:r>
        <w:rPr>
          <w:color w:val="231F20"/>
        </w:rPr>
        <w:tab/>
      </w:r>
      <w:del w:id="1897" w:author="成英 李" w:date="2025-10-07T14:22:00Z">
        <w:r w:rsidDel="00DF554B">
          <w:rPr>
            <w:color w:val="231F20"/>
            <w:w w:val="102"/>
          </w:rPr>
          <w:delText>在該區域中</w:delText>
        </w:r>
      </w:del>
      <w:r>
        <w:rPr>
          <w:color w:val="231F20"/>
          <w:w w:val="102"/>
        </w:rPr>
        <w:t>制訂</w:t>
      </w:r>
      <w:ins w:id="1898" w:author="成英 李" w:date="2025-10-07T14:22:00Z">
        <w:r w:rsidR="00DF554B">
          <w:rPr>
            <w:rFonts w:hint="eastAsia"/>
            <w:color w:val="231F20"/>
            <w:w w:val="102"/>
          </w:rPr>
          <w:t>該</w:t>
        </w:r>
        <w:r w:rsidR="00DF554B">
          <w:rPr>
            <w:rFonts w:ascii="Cambria" w:hAnsi="Cambria" w:cs="Cambria" w:hint="eastAsia"/>
            <w:color w:val="231F20"/>
            <w:w w:val="102"/>
          </w:rPr>
          <w:t>區域的</w:t>
        </w:r>
      </w:ins>
      <w:r>
        <w:rPr>
          <w:color w:val="231F20"/>
          <w:w w:val="102"/>
        </w:rPr>
        <w:t>「按牧進修手冊」</w:t>
      </w:r>
      <w:ins w:id="1899" w:author="成英 李" w:date="2025-10-07T14:21:00Z">
        <w:r w:rsidR="00DF554B">
          <w:rPr>
            <w:rFonts w:hint="eastAsia"/>
            <w:color w:val="231F20"/>
            <w:w w:val="102"/>
          </w:rPr>
          <w:t>，</w:t>
        </w:r>
      </w:ins>
      <w:r>
        <w:rPr>
          <w:color w:val="231F20"/>
          <w:w w:val="102"/>
        </w:rPr>
        <w:t>訂定宣聖會該區域教牧按</w:t>
      </w:r>
      <w:r>
        <w:rPr>
          <w:color w:val="231F20"/>
          <w:spacing w:val="-5"/>
          <w:w w:val="102"/>
        </w:rPr>
        <w:t>立最低教育要求。</w:t>
      </w:r>
      <w:ins w:id="1900" w:author="成英 李" w:date="2025-10-07T14:22:00Z">
        <w:r w:rsidR="00DF554B">
          <w:rPr>
            <w:rFonts w:hint="eastAsia"/>
            <w:color w:val="231F20"/>
            <w:spacing w:val="-5"/>
            <w:w w:val="102"/>
          </w:rPr>
          <w:t>「</w:t>
        </w:r>
      </w:ins>
      <w:r>
        <w:rPr>
          <w:color w:val="231F20"/>
          <w:spacing w:val="-5"/>
          <w:w w:val="102"/>
        </w:rPr>
        <w:t>區域按牧進修手冊</w:t>
      </w:r>
      <w:ins w:id="1901" w:author="成英 李" w:date="2025-10-07T14:22:00Z">
        <w:r w:rsidR="00DF554B">
          <w:rPr>
            <w:rFonts w:hint="eastAsia"/>
            <w:color w:val="231F20"/>
            <w:spacing w:val="-5"/>
            <w:w w:val="102"/>
          </w:rPr>
          <w:t>」</w:t>
        </w:r>
      </w:ins>
      <w:r>
        <w:rPr>
          <w:color w:val="231F20"/>
          <w:spacing w:val="-5"/>
          <w:w w:val="102"/>
        </w:rPr>
        <w:t>必須要反映「</w:t>
      </w:r>
      <w:del w:id="1902" w:author="成英 李" w:date="2025-10-07T14:22:00Z">
        <w:r w:rsidDel="00DF554B">
          <w:rPr>
            <w:color w:val="231F20"/>
            <w:spacing w:val="-5"/>
            <w:w w:val="102"/>
          </w:rPr>
          <w:delText>教會</w:delText>
        </w:r>
      </w:del>
      <w:r>
        <w:rPr>
          <w:color w:val="231F20"/>
          <w:spacing w:val="-5"/>
          <w:w w:val="102"/>
        </w:rPr>
        <w:t>手冊」</w:t>
      </w:r>
      <w:r>
        <w:rPr>
          <w:color w:val="231F20"/>
          <w:w w:val="102"/>
        </w:rPr>
        <w:t>及「國際按牧進修手冊」中所</w:t>
      </w:r>
      <w:del w:id="1903" w:author="成英 李" w:date="2025-10-07T14:23:00Z">
        <w:r w:rsidDel="00DF554B">
          <w:rPr>
            <w:rFonts w:hint="eastAsia"/>
            <w:color w:val="231F20"/>
            <w:w w:val="102"/>
          </w:rPr>
          <w:delText>闡述的原則</w:delText>
        </w:r>
      </w:del>
      <w:ins w:id="1904" w:author="成英 李" w:date="2025-10-07T14:23:00Z">
        <w:r w:rsidR="00DF554B">
          <w:rPr>
            <w:rFonts w:hint="eastAsia"/>
            <w:color w:val="231F20"/>
            <w:w w:val="102"/>
          </w:rPr>
          <w:t>制定的最低教育要求</w:t>
        </w:r>
      </w:ins>
      <w:r>
        <w:rPr>
          <w:color w:val="231F20"/>
          <w:w w:val="102"/>
        </w:rPr>
        <w:t>。</w:t>
      </w:r>
    </w:p>
    <w:p w14:paraId="708E71CD" w14:textId="474B6AE6" w:rsidR="003345E9" w:rsidRDefault="007169A0">
      <w:pPr>
        <w:pStyle w:val="a3"/>
        <w:spacing w:line="206" w:lineRule="auto"/>
        <w:ind w:left="1020" w:right="116" w:hanging="408"/>
        <w:jc w:val="both"/>
      </w:pPr>
      <w:r>
        <w:rPr>
          <w:color w:val="231F20"/>
        </w:rPr>
        <w:t>➁</w:t>
      </w:r>
      <w:r>
        <w:rPr>
          <w:color w:val="231F20"/>
          <w:spacing w:val="80"/>
          <w:w w:val="150"/>
        </w:rPr>
        <w:t xml:space="preserve"> </w:t>
      </w:r>
      <w:r>
        <w:rPr>
          <w:color w:val="231F20"/>
        </w:rPr>
        <w:t>為該區域傳道人教育方案制訂核定程序</w:t>
      </w:r>
      <w:ins w:id="1905" w:author="成英 李" w:date="2025-10-07T14:25:00Z">
        <w:r w:rsidR="00DF554B">
          <w:rPr>
            <w:rFonts w:hint="eastAsia"/>
            <w:color w:val="231F20"/>
          </w:rPr>
          <w:t>，</w:t>
        </w:r>
      </w:ins>
      <w:del w:id="1906" w:author="成英 李" w:date="2025-10-07T14:25:00Z">
        <w:r w:rsidDel="00DF554B">
          <w:rPr>
            <w:color w:val="231F20"/>
          </w:rPr>
          <w:delText>以</w:delText>
        </w:r>
      </w:del>
      <w:r>
        <w:rPr>
          <w:color w:val="231F20"/>
        </w:rPr>
        <w:t>確認該方案合乎</w:t>
      </w:r>
      <w:del w:id="1907" w:author="成英 李" w:date="2025-10-07T14:25:00Z">
        <w:r w:rsidDel="00DF554B">
          <w:rPr>
            <w:color w:val="231F20"/>
          </w:rPr>
          <w:delText>區</w:delText>
        </w:r>
        <w:r w:rsidDel="00DF554B">
          <w:rPr>
            <w:color w:val="231F20"/>
            <w:spacing w:val="-2"/>
          </w:rPr>
          <w:delText>域</w:delText>
        </w:r>
      </w:del>
      <w:r>
        <w:rPr>
          <w:color w:val="231F20"/>
          <w:spacing w:val="-2"/>
        </w:rPr>
        <w:t>區域教牧進修委員會（RCOSAC）以及國際研習指導委員會（ICOSAC）之最低要求。</w:t>
      </w:r>
    </w:p>
    <w:p w14:paraId="23B0B09F" w14:textId="61D7CD5C" w:rsidR="003345E9" w:rsidRDefault="007169A0">
      <w:pPr>
        <w:pStyle w:val="a3"/>
        <w:tabs>
          <w:tab w:val="left" w:pos="1019"/>
        </w:tabs>
        <w:spacing w:line="206" w:lineRule="auto"/>
        <w:ind w:left="1020" w:right="116" w:hanging="408"/>
      </w:pPr>
      <w:r>
        <w:rPr>
          <w:color w:val="231F20"/>
          <w:w w:val="102"/>
        </w:rPr>
        <w:t>➂</w:t>
      </w:r>
      <w:r>
        <w:rPr>
          <w:color w:val="231F20"/>
        </w:rPr>
        <w:tab/>
      </w:r>
      <w:r>
        <w:rPr>
          <w:color w:val="231F20"/>
          <w:spacing w:val="1"/>
          <w:w w:val="102"/>
        </w:rPr>
        <w:t>與區域內教育人士合作</w:t>
      </w:r>
      <w:ins w:id="1908" w:author="成英 李" w:date="2025-10-07T14:27:00Z">
        <w:r w:rsidR="00DF554B">
          <w:rPr>
            <w:rFonts w:hint="eastAsia"/>
            <w:color w:val="231F20"/>
            <w:spacing w:val="1"/>
            <w:w w:val="102"/>
          </w:rPr>
          <w:t>，</w:t>
        </w:r>
      </w:ins>
      <w:r>
        <w:rPr>
          <w:color w:val="231F20"/>
          <w:spacing w:val="1"/>
          <w:w w:val="102"/>
        </w:rPr>
        <w:t>以詮釋</w:t>
      </w:r>
      <w:del w:id="1909" w:author="成英 李" w:date="2025-10-07T14:27:00Z">
        <w:r w:rsidDel="00DF554B">
          <w:rPr>
            <w:color w:val="231F20"/>
            <w:spacing w:val="1"/>
            <w:w w:val="102"/>
          </w:rPr>
          <w:delText>這些</w:delText>
        </w:r>
      </w:del>
      <w:r>
        <w:rPr>
          <w:color w:val="231F20"/>
          <w:spacing w:val="1"/>
          <w:w w:val="102"/>
        </w:rPr>
        <w:t>傳道人教育方案之教育標</w:t>
      </w:r>
      <w:r>
        <w:rPr>
          <w:color w:val="231F20"/>
          <w:w w:val="102"/>
        </w:rPr>
        <w:t>準。</w:t>
      </w:r>
    </w:p>
    <w:p w14:paraId="4C749402" w14:textId="77777777" w:rsidR="003345E9" w:rsidRDefault="003345E9">
      <w:pPr>
        <w:pStyle w:val="a3"/>
        <w:spacing w:line="206" w:lineRule="auto"/>
        <w:sectPr w:rsidR="003345E9">
          <w:pgSz w:w="8640" w:h="12960"/>
          <w:pgMar w:top="480" w:right="1080" w:bottom="1180" w:left="1080" w:header="0" w:footer="997" w:gutter="0"/>
          <w:cols w:space="720"/>
        </w:sectPr>
      </w:pPr>
    </w:p>
    <w:p w14:paraId="2F5EFF2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A700AC8" w14:textId="47664CA9" w:rsidR="003345E9" w:rsidRDefault="007169A0">
      <w:pPr>
        <w:pStyle w:val="a3"/>
        <w:tabs>
          <w:tab w:val="left" w:pos="1019"/>
        </w:tabs>
        <w:spacing w:before="237" w:line="206" w:lineRule="auto"/>
        <w:ind w:left="1020" w:right="118" w:hanging="408"/>
      </w:pPr>
      <w:r>
        <w:rPr>
          <w:color w:val="231F20"/>
          <w:spacing w:val="-10"/>
        </w:rPr>
        <w:t>➃</w:t>
      </w:r>
      <w:r>
        <w:rPr>
          <w:color w:val="231F20"/>
        </w:rPr>
        <w:tab/>
      </w:r>
      <w:r>
        <w:rPr>
          <w:color w:val="231F20"/>
          <w:spacing w:val="-2"/>
        </w:rPr>
        <w:t>審核傳道人教育方案，確認該方案是否合乎</w:t>
      </w:r>
      <w:ins w:id="1910" w:author="成英 李" w:date="2025-10-07T14:28:00Z">
        <w:r w:rsidR="00DF554B">
          <w:rPr>
            <w:rFonts w:hint="eastAsia"/>
            <w:color w:val="231F20"/>
            <w:spacing w:val="-2"/>
          </w:rPr>
          <w:t>「</w:t>
        </w:r>
      </w:ins>
      <w:r>
        <w:rPr>
          <w:color w:val="231F20"/>
          <w:spacing w:val="-2"/>
        </w:rPr>
        <w:t>區域按牧進修手冊</w:t>
      </w:r>
      <w:ins w:id="1911" w:author="成英 李" w:date="2025-10-07T14:28:00Z">
        <w:r w:rsidR="00DF554B">
          <w:rPr>
            <w:rFonts w:hint="eastAsia"/>
            <w:color w:val="231F20"/>
            <w:spacing w:val="-2"/>
          </w:rPr>
          <w:t>」及「</w:t>
        </w:r>
      </w:ins>
      <w:del w:id="1912" w:author="成英 李" w:date="2025-10-07T14:28:00Z">
        <w:r w:rsidDel="00DF554B">
          <w:rPr>
            <w:color w:val="231F20"/>
            <w:spacing w:val="-2"/>
          </w:rPr>
          <w:delText>，或</w:delText>
        </w:r>
      </w:del>
      <w:r>
        <w:rPr>
          <w:color w:val="231F20"/>
          <w:spacing w:val="-2"/>
        </w:rPr>
        <w:t>國際按牧進修手冊</w:t>
      </w:r>
      <w:ins w:id="1913" w:author="成英 李" w:date="2025-10-07T14:28:00Z">
        <w:r w:rsidR="00DF554B">
          <w:rPr>
            <w:rFonts w:hint="eastAsia"/>
            <w:color w:val="231F20"/>
            <w:spacing w:val="-2"/>
          </w:rPr>
          <w:t>」</w:t>
        </w:r>
      </w:ins>
      <w:r>
        <w:rPr>
          <w:color w:val="231F20"/>
          <w:spacing w:val="-2"/>
        </w:rPr>
        <w:t>之要求。</w:t>
      </w:r>
    </w:p>
    <w:p w14:paraId="675A85A7" w14:textId="6BBEE0AA" w:rsidR="003345E9" w:rsidRDefault="007169A0">
      <w:pPr>
        <w:pStyle w:val="a3"/>
        <w:tabs>
          <w:tab w:val="left" w:pos="1019"/>
        </w:tabs>
        <w:spacing w:line="206" w:lineRule="auto"/>
        <w:ind w:left="1020" w:right="118" w:hanging="408"/>
      </w:pPr>
      <w:r>
        <w:rPr>
          <w:color w:val="231F20"/>
          <w:spacing w:val="-10"/>
        </w:rPr>
        <w:t>➄</w:t>
      </w:r>
      <w:r>
        <w:rPr>
          <w:color w:val="231F20"/>
        </w:rPr>
        <w:tab/>
      </w:r>
      <w:r>
        <w:rPr>
          <w:color w:val="231F20"/>
          <w:spacing w:val="-2"/>
        </w:rPr>
        <w:t>為區域內傳道人教育方案背書，以送至</w:t>
      </w:r>
      <w:ins w:id="1914" w:author="成英 李" w:date="2025-10-07T14:31:00Z">
        <w:r w:rsidR="00DF554B">
          <w:rPr>
            <w:color w:val="231F20"/>
            <w:spacing w:val="-2"/>
          </w:rPr>
          <w:t>國際</w:t>
        </w:r>
      </w:ins>
      <w:del w:id="1915" w:author="成英 李" w:date="2025-10-07T14:31:00Z">
        <w:r w:rsidDel="00DF554B">
          <w:rPr>
            <w:color w:val="231F20"/>
            <w:spacing w:val="-2"/>
          </w:rPr>
          <w:delText>國際主日學及門徒訓練</w:delText>
        </w:r>
      </w:del>
      <w:r>
        <w:rPr>
          <w:color w:val="231F20"/>
          <w:spacing w:val="-2"/>
        </w:rPr>
        <w:t>研習指導委員會得到採納及核准。</w:t>
      </w:r>
    </w:p>
    <w:p w14:paraId="16C64032" w14:textId="77777777" w:rsidR="003345E9" w:rsidRDefault="003345E9">
      <w:pPr>
        <w:pStyle w:val="a3"/>
        <w:spacing w:line="206" w:lineRule="auto"/>
        <w:sectPr w:rsidR="003345E9">
          <w:pgSz w:w="8640" w:h="12960"/>
          <w:pgMar w:top="480" w:right="1080" w:bottom="1180" w:left="1080" w:header="0" w:footer="997" w:gutter="0"/>
          <w:cols w:space="720"/>
        </w:sectPr>
      </w:pPr>
    </w:p>
    <w:p w14:paraId="4E99808D" w14:textId="77777777" w:rsidR="003345E9" w:rsidRDefault="007169A0">
      <w:pPr>
        <w:pStyle w:val="a3"/>
        <w:spacing w:before="50"/>
        <w:ind w:left="0"/>
        <w:jc w:val="center"/>
      </w:pPr>
      <w:r>
        <w:rPr>
          <w:color w:val="231F20"/>
          <w:spacing w:val="-2"/>
        </w:rPr>
        <w:lastRenderedPageBreak/>
        <w:t>傳道與基督教事奉</w:t>
      </w:r>
    </w:p>
    <w:p w14:paraId="71E57883" w14:textId="77777777" w:rsidR="003345E9" w:rsidRDefault="003345E9">
      <w:pPr>
        <w:pStyle w:val="a3"/>
        <w:spacing w:before="230"/>
        <w:ind w:left="0"/>
      </w:pPr>
    </w:p>
    <w:p w14:paraId="0B4D2AE3" w14:textId="77777777" w:rsidR="003345E9" w:rsidRDefault="007169A0">
      <w:pPr>
        <w:spacing w:before="1"/>
        <w:ind w:left="528"/>
        <w:rPr>
          <w:rFonts w:ascii="Noto Serif TC Medium" w:eastAsia="Noto Serif TC Medium"/>
          <w:sz w:val="28"/>
        </w:rPr>
      </w:pPr>
      <w:r>
        <w:rPr>
          <w:rFonts w:ascii="Noto Serif TC Medium" w:eastAsia="Noto Serif TC Medium"/>
          <w:color w:val="231F20"/>
          <w:spacing w:val="-4"/>
          <w:sz w:val="28"/>
        </w:rPr>
        <w:t>第五篇</w:t>
      </w:r>
    </w:p>
    <w:p w14:paraId="2A72EC28" w14:textId="77777777" w:rsidR="003345E9" w:rsidRDefault="007169A0">
      <w:pPr>
        <w:pStyle w:val="1"/>
        <w:spacing w:before="113"/>
      </w:pPr>
      <w:r>
        <w:rPr>
          <w:color w:val="231F20"/>
          <w:spacing w:val="-3"/>
        </w:rPr>
        <w:t>高等教育</w:t>
      </w:r>
    </w:p>
    <w:p w14:paraId="551E3892" w14:textId="77777777" w:rsidR="00F02541" w:rsidRDefault="007169A0">
      <w:pPr>
        <w:pStyle w:val="2"/>
        <w:spacing w:before="164" w:line="300" w:lineRule="auto"/>
        <w:ind w:right="3719"/>
        <w:rPr>
          <w:ins w:id="1916" w:author="成英 李" w:date="2025-10-07T14:33:00Z"/>
          <w:color w:val="231F20"/>
          <w:spacing w:val="-2"/>
        </w:rPr>
      </w:pPr>
      <w:r>
        <w:rPr>
          <w:color w:val="231F20"/>
          <w:spacing w:val="-2"/>
        </w:rPr>
        <w:t>一、教會和大專院校</w:t>
      </w:r>
      <w:r>
        <w:rPr>
          <w:color w:val="231F20"/>
          <w:spacing w:val="40"/>
        </w:rPr>
        <w:t xml:space="preserve"> </w:t>
      </w:r>
      <w:r>
        <w:rPr>
          <w:color w:val="231F20"/>
          <w:spacing w:val="-2"/>
        </w:rPr>
        <w:t>二、國際高等教育議會</w:t>
      </w:r>
    </w:p>
    <w:p w14:paraId="15DA7C05" w14:textId="168B6CDB" w:rsidR="003345E9" w:rsidRDefault="007169A0">
      <w:pPr>
        <w:pStyle w:val="2"/>
        <w:spacing w:before="164" w:line="300" w:lineRule="auto"/>
        <w:ind w:right="3719"/>
      </w:pPr>
      <w:r>
        <w:rPr>
          <w:color w:val="231F20"/>
          <w:spacing w:val="-2"/>
        </w:rPr>
        <w:t>三、</w:t>
      </w:r>
      <w:commentRangeStart w:id="1917"/>
      <w:r>
        <w:rPr>
          <w:color w:val="231F20"/>
          <w:spacing w:val="-2"/>
        </w:rPr>
        <w:t>國際教育</w:t>
      </w:r>
      <w:ins w:id="1918" w:author="成英 李" w:date="2025-10-07T14:35:00Z">
        <w:r w:rsidR="00F02541">
          <w:rPr>
            <w:rFonts w:hint="eastAsia"/>
            <w:color w:val="231F20"/>
            <w:spacing w:val="-2"/>
          </w:rPr>
          <w:t>董事</w:t>
        </w:r>
      </w:ins>
      <w:del w:id="1919" w:author="成英 李" w:date="2025-10-07T14:35:00Z">
        <w:r w:rsidDel="00F02541">
          <w:rPr>
            <w:color w:val="231F20"/>
            <w:spacing w:val="-2"/>
          </w:rPr>
          <w:delText>委員</w:delText>
        </w:r>
      </w:del>
      <w:r>
        <w:rPr>
          <w:color w:val="231F20"/>
          <w:spacing w:val="-2"/>
        </w:rPr>
        <w:t>會</w:t>
      </w:r>
      <w:commentRangeEnd w:id="1917"/>
      <w:r w:rsidR="00F02541">
        <w:rPr>
          <w:rStyle w:val="a7"/>
          <w:b w:val="0"/>
          <w:bCs w:val="0"/>
        </w:rPr>
        <w:commentReference w:id="1917"/>
      </w:r>
    </w:p>
    <w:p w14:paraId="79D49C36" w14:textId="77777777" w:rsidR="003345E9" w:rsidRDefault="003345E9">
      <w:pPr>
        <w:pStyle w:val="2"/>
        <w:spacing w:line="300" w:lineRule="auto"/>
        <w:sectPr w:rsidR="003345E9">
          <w:pgSz w:w="8640" w:h="12960"/>
          <w:pgMar w:top="480" w:right="1080" w:bottom="1180" w:left="1080" w:header="0" w:footer="997" w:gutter="0"/>
          <w:cols w:space="720"/>
        </w:sectPr>
      </w:pPr>
    </w:p>
    <w:p w14:paraId="6C79BFFF"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15C7878F" w14:textId="77777777" w:rsidR="003345E9" w:rsidRDefault="007169A0">
      <w:pPr>
        <w:pStyle w:val="2"/>
        <w:ind w:left="480"/>
      </w:pPr>
      <w:r>
        <w:rPr>
          <w:color w:val="231F20"/>
          <w:spacing w:val="-2"/>
        </w:rPr>
        <w:t>一、教會和大專院校</w:t>
      </w:r>
    </w:p>
    <w:p w14:paraId="22A83E69" w14:textId="77777777" w:rsidR="003345E9" w:rsidRDefault="007169A0">
      <w:pPr>
        <w:pStyle w:val="a5"/>
        <w:numPr>
          <w:ilvl w:val="0"/>
          <w:numId w:val="16"/>
        </w:numPr>
        <w:tabs>
          <w:tab w:val="left" w:pos="1005"/>
        </w:tabs>
        <w:spacing w:before="9" w:line="349" w:lineRule="exact"/>
        <w:ind w:left="1005" w:hanging="477"/>
        <w:rPr>
          <w:sz w:val="20"/>
        </w:rPr>
      </w:pPr>
      <w:r>
        <w:rPr>
          <w:color w:val="231F20"/>
          <w:spacing w:val="-1"/>
          <w:sz w:val="20"/>
        </w:rPr>
        <w:t>宣聖會自創始以來，就注重高等教育。</w:t>
      </w:r>
    </w:p>
    <w:p w14:paraId="2B6F043C" w14:textId="154FCE21" w:rsidR="003345E9" w:rsidRDefault="007169A0">
      <w:pPr>
        <w:pStyle w:val="a3"/>
        <w:spacing w:before="9" w:line="206" w:lineRule="auto"/>
        <w:ind w:right="112" w:firstLine="408"/>
        <w:jc w:val="both"/>
      </w:pPr>
      <w:r>
        <w:rPr>
          <w:color w:val="231F20"/>
          <w:spacing w:val="1"/>
          <w:w w:val="102"/>
        </w:rPr>
        <w:t>宣聖會為</w:t>
      </w:r>
      <w:ins w:id="1920" w:author="成英 李" w:date="2025-10-07T15:00:00Z">
        <w:r w:rsidR="007B5851">
          <w:rPr>
            <w:rFonts w:hint="eastAsia"/>
            <w:color w:val="231F20"/>
            <w:spacing w:val="1"/>
            <w:w w:val="102"/>
          </w:rPr>
          <w:t>大專院校</w:t>
        </w:r>
      </w:ins>
      <w:del w:id="1921" w:author="成英 李" w:date="2025-10-07T15:00:00Z">
        <w:r w:rsidDel="007B5851">
          <w:rPr>
            <w:color w:val="231F20"/>
            <w:spacing w:val="1"/>
            <w:w w:val="102"/>
          </w:rPr>
          <w:delText>學院</w:delText>
        </w:r>
      </w:del>
      <w:r>
        <w:rPr>
          <w:color w:val="231F20"/>
          <w:spacing w:val="1"/>
          <w:w w:val="102"/>
        </w:rPr>
        <w:t>提供了學生、行政和教員的領導力，以及經濟與屬靈的支持。</w:t>
      </w:r>
      <w:ins w:id="1922" w:author="成英 李" w:date="2025-10-07T15:02:00Z">
        <w:r w:rsidR="007B5851">
          <w:rPr>
            <w:rFonts w:hint="eastAsia"/>
            <w:color w:val="231F20"/>
            <w:spacing w:val="1"/>
            <w:w w:val="102"/>
          </w:rPr>
          <w:t>大專院校</w:t>
        </w:r>
      </w:ins>
      <w:del w:id="1923" w:author="成英 李" w:date="2025-10-07T15:02:00Z">
        <w:r w:rsidDel="007B5851">
          <w:rPr>
            <w:color w:val="231F20"/>
            <w:spacing w:val="1"/>
            <w:w w:val="102"/>
          </w:rPr>
          <w:delText>學院</w:delText>
        </w:r>
      </w:del>
      <w:del w:id="1924" w:author="成英 李" w:date="2025-10-07T15:01:00Z">
        <w:r w:rsidDel="007B5851">
          <w:rPr>
            <w:color w:val="231F20"/>
            <w:spacing w:val="1"/>
            <w:w w:val="102"/>
          </w:rPr>
          <w:delText>和大學</w:delText>
        </w:r>
      </w:del>
      <w:r>
        <w:rPr>
          <w:color w:val="231F20"/>
          <w:spacing w:val="1"/>
          <w:w w:val="102"/>
        </w:rPr>
        <w:t>造就教會的年輕人和好些成年人，引導他們邁</w:t>
      </w:r>
      <w:r>
        <w:rPr>
          <w:color w:val="231F20"/>
          <w:w w:val="102"/>
        </w:rPr>
        <w:t>向成熟的靈命，教會得以增長，差派</w:t>
      </w:r>
      <w:ins w:id="1925" w:author="成英 李" w:date="2025-10-07T15:03:00Z">
        <w:r w:rsidR="007B5851">
          <w:rPr>
            <w:color w:val="231F20"/>
            <w:w w:val="102"/>
          </w:rPr>
          <w:t>有思考和愛基督的僕人</w:t>
        </w:r>
      </w:ins>
      <w:del w:id="1926" w:author="成英 李" w:date="2025-10-07T15:03:00Z">
        <w:r w:rsidDel="007B5851">
          <w:rPr>
            <w:color w:val="231F20"/>
            <w:w w:val="102"/>
          </w:rPr>
          <w:delText>工人</w:delText>
        </w:r>
      </w:del>
      <w:r>
        <w:rPr>
          <w:color w:val="231F20"/>
          <w:w w:val="102"/>
        </w:rPr>
        <w:t>進入社會</w:t>
      </w:r>
      <w:del w:id="1927" w:author="成英 李" w:date="2025-10-07T15:03:00Z">
        <w:r w:rsidDel="007B5851">
          <w:rPr>
            <w:color w:val="231F20"/>
            <w:w w:val="102"/>
          </w:rPr>
          <w:delText>成為有思考和愛基督的僕人</w:delText>
        </w:r>
      </w:del>
      <w:r>
        <w:rPr>
          <w:color w:val="231F20"/>
          <w:w w:val="102"/>
        </w:rPr>
        <w:t>。本會的</w:t>
      </w:r>
      <w:del w:id="1928" w:author="成英 李" w:date="2025-10-07T15:03:00Z">
        <w:r w:rsidDel="007B5851">
          <w:rPr>
            <w:rFonts w:hint="eastAsia"/>
            <w:color w:val="231F20"/>
            <w:w w:val="102"/>
          </w:rPr>
          <w:delText>學院與大學</w:delText>
        </w:r>
      </w:del>
      <w:ins w:id="1929" w:author="成英 李" w:date="2025-10-07T15:04:00Z">
        <w:r w:rsidR="007B5851">
          <w:rPr>
            <w:rFonts w:hint="eastAsia"/>
            <w:color w:val="231F20"/>
            <w:w w:val="102"/>
          </w:rPr>
          <w:t>大專院校</w:t>
        </w:r>
      </w:ins>
      <w:r>
        <w:rPr>
          <w:color w:val="231F20"/>
          <w:w w:val="102"/>
        </w:rPr>
        <w:t>雖非一個地方堂會，但卻是教會</w:t>
      </w:r>
      <w:ins w:id="1930" w:author="成英 李" w:date="2025-10-07T15:04:00Z">
        <w:r w:rsidR="007B5851">
          <w:rPr>
            <w:rFonts w:hint="eastAsia"/>
            <w:color w:val="231F20"/>
            <w:w w:val="102"/>
          </w:rPr>
          <w:t>不可獲缺的</w:t>
        </w:r>
      </w:ins>
      <w:del w:id="1931" w:author="成英 李" w:date="2025-10-07T15:04:00Z">
        <w:r w:rsidDel="007B5851">
          <w:rPr>
            <w:color w:val="231F20"/>
            <w:w w:val="102"/>
          </w:rPr>
          <w:delText>完整的</w:delText>
        </w:r>
      </w:del>
      <w:r>
        <w:rPr>
          <w:color w:val="231F20"/>
          <w:w w:val="102"/>
        </w:rPr>
        <w:t>一部分，是教會的一種表</w:t>
      </w:r>
      <w:ins w:id="1932" w:author="成英 李" w:date="2025-10-07T15:05:00Z">
        <w:r w:rsidR="007B5851">
          <w:rPr>
            <w:rFonts w:hint="eastAsia"/>
            <w:color w:val="231F20"/>
            <w:w w:val="102"/>
          </w:rPr>
          <w:t>現形式</w:t>
        </w:r>
      </w:ins>
      <w:del w:id="1933" w:author="成英 李" w:date="2025-10-07T15:05:00Z">
        <w:r w:rsidDel="007B5851">
          <w:rPr>
            <w:color w:val="231F20"/>
            <w:w w:val="102"/>
          </w:rPr>
          <w:delText>態</w:delText>
        </w:r>
      </w:del>
      <w:r>
        <w:rPr>
          <w:color w:val="231F20"/>
          <w:w w:val="102"/>
        </w:rPr>
        <w:t>。</w:t>
      </w:r>
    </w:p>
    <w:p w14:paraId="5D022D37" w14:textId="3B3F530A" w:rsidR="003345E9" w:rsidRDefault="007169A0">
      <w:pPr>
        <w:pStyle w:val="a3"/>
        <w:spacing w:line="206" w:lineRule="auto"/>
        <w:ind w:right="17" w:firstLine="408"/>
      </w:pPr>
      <w:r>
        <w:rPr>
          <w:color w:val="231F20"/>
          <w:spacing w:val="3"/>
          <w:w w:val="102"/>
        </w:rPr>
        <w:t>宣聖會重視人類的價值及尊嚴，因此提供了使人們能獲得救贖的</w:t>
      </w:r>
      <w:r>
        <w:rPr>
          <w:color w:val="231F20"/>
          <w:spacing w:val="-14"/>
          <w:w w:val="102"/>
        </w:rPr>
        <w:t>環境，充實靈命、知識</w:t>
      </w:r>
      <w:r>
        <w:rPr>
          <w:color w:val="231F20"/>
          <w:spacing w:val="-22"/>
          <w:w w:val="102"/>
        </w:rPr>
        <w:t>，「成為聖潔，合乎主用，預備行各樣的善事」</w:t>
      </w:r>
      <w:r>
        <w:rPr>
          <w:color w:val="231F20"/>
          <w:w w:val="102"/>
        </w:rPr>
        <w:t>（提</w:t>
      </w:r>
      <w:r>
        <w:rPr>
          <w:color w:val="231F20"/>
          <w:spacing w:val="1"/>
          <w:w w:val="102"/>
        </w:rPr>
        <w:t>後二</w:t>
      </w:r>
      <w:r>
        <w:rPr>
          <w:color w:val="231F20"/>
        </w:rPr>
        <w:t xml:space="preserve"> </w:t>
      </w:r>
      <w:r>
        <w:rPr>
          <w:color w:val="231F20"/>
          <w:w w:val="102"/>
        </w:rPr>
        <w:t>21</w:t>
      </w:r>
      <w:r>
        <w:rPr>
          <w:color w:val="231F20"/>
          <w:spacing w:val="-102"/>
          <w:w w:val="102"/>
        </w:rPr>
        <w:t>）</w:t>
      </w:r>
      <w:r>
        <w:rPr>
          <w:color w:val="231F20"/>
          <w:w w:val="102"/>
        </w:rPr>
        <w:t>。地方教會活動的主要工作和一貫展現──佈道、宗教教育、</w:t>
      </w:r>
      <w:commentRangeStart w:id="1934"/>
      <w:ins w:id="1935" w:author="成英 李" w:date="2025-10-07T15:30:00Z">
        <w:r w:rsidR="00357D8C">
          <w:rPr>
            <w:rFonts w:hint="eastAsia"/>
            <w:color w:val="231F20"/>
            <w:w w:val="102"/>
          </w:rPr>
          <w:t>慈惠</w:t>
        </w:r>
      </w:ins>
      <w:del w:id="1936" w:author="成英 李" w:date="2025-10-07T15:29:00Z">
        <w:r w:rsidDel="00357D8C">
          <w:rPr>
            <w:color w:val="231F20"/>
            <w:w w:val="102"/>
          </w:rPr>
          <w:delText>關懷</w:delText>
        </w:r>
      </w:del>
      <w:r>
        <w:rPr>
          <w:color w:val="231F20"/>
          <w:w w:val="102"/>
        </w:rPr>
        <w:t>事工</w:t>
      </w:r>
      <w:commentRangeEnd w:id="1934"/>
      <w:r w:rsidR="00357D8C">
        <w:rPr>
          <w:rStyle w:val="a7"/>
        </w:rPr>
        <w:commentReference w:id="1934"/>
      </w:r>
      <w:del w:id="1937" w:author="成英 李" w:date="2025-10-07T15:30:00Z">
        <w:r w:rsidDel="00357D8C">
          <w:rPr>
            <w:color w:val="231F20"/>
            <w:w w:val="102"/>
          </w:rPr>
          <w:delText>、</w:delText>
        </w:r>
      </w:del>
      <w:r>
        <w:rPr>
          <w:color w:val="231F20"/>
          <w:w w:val="102"/>
        </w:rPr>
        <w:t>和崇拜聚會──</w:t>
      </w:r>
      <w:ins w:id="1938" w:author="成英 李" w:date="2025-10-07T15:31:00Z">
        <w:r w:rsidR="00357D8C">
          <w:rPr>
            <w:rFonts w:hint="eastAsia"/>
            <w:color w:val="231F20"/>
            <w:w w:val="102"/>
          </w:rPr>
          <w:t>彰顯</w:t>
        </w:r>
      </w:ins>
      <w:del w:id="1939" w:author="成英 李" w:date="2025-10-07T15:31:00Z">
        <w:r w:rsidDel="00357D8C">
          <w:rPr>
            <w:color w:val="231F20"/>
            <w:w w:val="102"/>
          </w:rPr>
          <w:delText>例證</w:delText>
        </w:r>
      </w:del>
      <w:r>
        <w:rPr>
          <w:color w:val="231F20"/>
          <w:w w:val="102"/>
        </w:rPr>
        <w:t>了教會愛神關心人之精神。</w:t>
      </w:r>
    </w:p>
    <w:p w14:paraId="378D7265" w14:textId="10FADB64" w:rsidR="003345E9" w:rsidRDefault="007169A0">
      <w:pPr>
        <w:pStyle w:val="a3"/>
        <w:spacing w:line="206" w:lineRule="auto"/>
        <w:ind w:right="15" w:firstLine="408"/>
      </w:pPr>
      <w:r>
        <w:rPr>
          <w:color w:val="231F20"/>
          <w:spacing w:val="4"/>
          <w:w w:val="102"/>
        </w:rPr>
        <w:t>對地方教會而言，各種不同階段之年輕人和成人的基督徒教育</w:t>
      </w:r>
      <w:del w:id="1940" w:author="成英 李" w:date="2025-10-07T15:32:00Z">
        <w:r w:rsidDel="00357D8C">
          <w:rPr>
            <w:color w:val="231F20"/>
            <w:spacing w:val="4"/>
            <w:w w:val="102"/>
          </w:rPr>
          <w:delText>、</w:delText>
        </w:r>
      </w:del>
      <w:r>
        <w:rPr>
          <w:color w:val="231F20"/>
          <w:spacing w:val="-12"/>
          <w:w w:val="102"/>
        </w:rPr>
        <w:t>能增強福音的果效。各堂會依其目標和功效，</w:t>
      </w:r>
      <w:ins w:id="1941" w:author="成英 李" w:date="2025-10-07T15:37:00Z">
        <w:r w:rsidR="00357D8C">
          <w:rPr>
            <w:rFonts w:hint="eastAsia"/>
            <w:color w:val="231F20"/>
            <w:spacing w:val="-12"/>
            <w:w w:val="102"/>
          </w:rPr>
          <w:t>納入從出生到中學階段的任意或</w:t>
        </w:r>
        <w:r w:rsidR="00357D8C">
          <w:rPr>
            <w:rFonts w:ascii="Cambria" w:hAnsi="Cambria" w:cs="Cambria" w:hint="eastAsia"/>
            <w:color w:val="231F20"/>
            <w:spacing w:val="-12"/>
            <w:w w:val="102"/>
          </w:rPr>
          <w:t>全部階段的</w:t>
        </w:r>
      </w:ins>
      <w:ins w:id="1942" w:author="成英 李" w:date="2025-10-07T15:38:00Z">
        <w:r w:rsidR="00357D8C">
          <w:rPr>
            <w:rFonts w:ascii="Cambria" w:hAnsi="Cambria" w:cs="Cambria" w:hint="eastAsia"/>
            <w:color w:val="231F20"/>
            <w:spacing w:val="-12"/>
            <w:w w:val="102"/>
          </w:rPr>
          <w:t>托兒所</w:t>
        </w:r>
        <w:r w:rsidR="00357D8C">
          <w:rPr>
            <w:rFonts w:ascii="Cambria" w:hAnsi="Cambria" w:cs="Cambria" w:hint="eastAsia"/>
            <w:color w:val="231F20"/>
            <w:spacing w:val="-12"/>
            <w:w w:val="102"/>
          </w:rPr>
          <w:t>/</w:t>
        </w:r>
        <w:r w:rsidR="00357D8C">
          <w:rPr>
            <w:rFonts w:ascii="Cambria" w:hAnsi="Cambria" w:cs="Cambria" w:hint="eastAsia"/>
            <w:color w:val="231F20"/>
            <w:spacing w:val="-12"/>
            <w:w w:val="102"/>
          </w:rPr>
          <w:t>學校教育項目</w:t>
        </w:r>
      </w:ins>
      <w:del w:id="1943" w:author="成英 李" w:date="2025-10-07T15:39:00Z">
        <w:r w:rsidDel="00357D8C">
          <w:rPr>
            <w:color w:val="231F20"/>
            <w:spacing w:val="-12"/>
            <w:w w:val="102"/>
          </w:rPr>
          <w:delText>將自學齡前到高中的學生，</w:delText>
        </w:r>
        <w:r w:rsidDel="00357D8C">
          <w:rPr>
            <w:color w:val="231F20"/>
            <w:spacing w:val="2"/>
            <w:w w:val="102"/>
          </w:rPr>
          <w:delText>不論其目標與功能均能納入教育方案</w:delText>
        </w:r>
      </w:del>
      <w:r>
        <w:rPr>
          <w:color w:val="231F20"/>
          <w:spacing w:val="2"/>
          <w:w w:val="102"/>
        </w:rPr>
        <w:t>。以總會的觀點，自創會以來就</w:t>
      </w:r>
      <w:r>
        <w:rPr>
          <w:color w:val="231F20"/>
          <w:spacing w:val="1"/>
          <w:w w:val="102"/>
        </w:rPr>
        <w:t>有的高等教育機構或教牧預備教育之提供將持續下去。只要有這種機</w:t>
      </w:r>
      <w:r>
        <w:rPr>
          <w:color w:val="231F20"/>
          <w:w w:val="102"/>
        </w:rPr>
        <w:t>構在運作，它們就應在宣聖會的哲學和神學的指引框架下運作，該框架乃由總議會所建立，在「</w:t>
      </w:r>
      <w:del w:id="1944" w:author="成英 李" w:date="2025-10-07T15:33:00Z">
        <w:r w:rsidDel="00357D8C">
          <w:rPr>
            <w:color w:val="231F20"/>
            <w:w w:val="102"/>
          </w:rPr>
          <w:delText>教會</w:delText>
        </w:r>
      </w:del>
      <w:r>
        <w:rPr>
          <w:color w:val="231F20"/>
          <w:w w:val="102"/>
        </w:rPr>
        <w:t>手冊」中有所說明。</w:t>
      </w:r>
    </w:p>
    <w:p w14:paraId="486A573F" w14:textId="0DA470A0" w:rsidR="003345E9" w:rsidRDefault="007169A0">
      <w:pPr>
        <w:pStyle w:val="a5"/>
        <w:numPr>
          <w:ilvl w:val="1"/>
          <w:numId w:val="16"/>
        </w:numPr>
        <w:tabs>
          <w:tab w:val="left" w:pos="1193"/>
        </w:tabs>
        <w:spacing w:line="206" w:lineRule="auto"/>
        <w:ind w:right="111" w:firstLine="408"/>
        <w:jc w:val="both"/>
        <w:rPr>
          <w:sz w:val="20"/>
        </w:rPr>
      </w:pPr>
      <w:r w:rsidRPr="00357D8C">
        <w:rPr>
          <w:b/>
          <w:bCs/>
          <w:color w:val="231F20"/>
          <w:spacing w:val="1"/>
          <w:w w:val="102"/>
          <w:sz w:val="20"/>
          <w:rPrChange w:id="1945" w:author="成英 李" w:date="2025-10-07T15:40:00Z">
            <w:rPr>
              <w:color w:val="231F20"/>
              <w:spacing w:val="1"/>
              <w:w w:val="102"/>
              <w:sz w:val="20"/>
            </w:rPr>
          </w:rPrChange>
        </w:rPr>
        <w:t>教育事工聲明</w:t>
      </w:r>
      <w:r>
        <w:rPr>
          <w:color w:val="231F20"/>
          <w:spacing w:val="1"/>
          <w:w w:val="102"/>
          <w:sz w:val="20"/>
        </w:rPr>
        <w:t>。宣聖會之教育乃奠基於衛理宗與聖潔運動</w:t>
      </w:r>
      <w:r>
        <w:rPr>
          <w:color w:val="231F20"/>
          <w:spacing w:val="2"/>
          <w:w w:val="102"/>
          <w:sz w:val="20"/>
        </w:rPr>
        <w:t>之聖經和神學基礎的託付，並向本會使命宣言負責，目的在引導那些</w:t>
      </w:r>
      <w:r>
        <w:rPr>
          <w:color w:val="231F20"/>
          <w:w w:val="102"/>
          <w:sz w:val="20"/>
        </w:rPr>
        <w:t>願意服事教會和世界的人，藉著接受教育得以有豐富的生命，使基督徒的社會及個人生活能夠相互一致。除此之外，這種</w:t>
      </w:r>
      <w:commentRangeStart w:id="1946"/>
      <w:r>
        <w:rPr>
          <w:color w:val="231F20"/>
          <w:w w:val="102"/>
          <w:sz w:val="20"/>
        </w:rPr>
        <w:t>高等教育</w:t>
      </w:r>
      <w:ins w:id="1947" w:author="成英 李" w:date="2025-10-07T15:43:00Z">
        <w:r w:rsidR="00357D8C">
          <w:rPr>
            <w:rFonts w:hint="eastAsia"/>
            <w:color w:val="231F20"/>
            <w:w w:val="102"/>
            <w:sz w:val="20"/>
          </w:rPr>
          <w:t>院校</w:t>
        </w:r>
        <w:commentRangeEnd w:id="1946"/>
        <w:r w:rsidR="00357D8C">
          <w:rPr>
            <w:rStyle w:val="a7"/>
          </w:rPr>
          <w:commentReference w:id="1946"/>
        </w:r>
      </w:ins>
      <w:del w:id="1948" w:author="成英 李" w:date="2025-10-07T15:43:00Z">
        <w:r w:rsidDel="00357D8C">
          <w:rPr>
            <w:color w:val="231F20"/>
            <w:w w:val="102"/>
            <w:sz w:val="20"/>
          </w:rPr>
          <w:delText>機構</w:delText>
        </w:r>
      </w:del>
      <w:r>
        <w:rPr>
          <w:color w:val="231F20"/>
          <w:w w:val="102"/>
          <w:sz w:val="20"/>
        </w:rPr>
        <w:t>提供了一套課程、高水準之教學</w:t>
      </w:r>
      <w:del w:id="1949" w:author="成英 李" w:date="2025-10-07T15:43:00Z">
        <w:r w:rsidDel="00357D8C">
          <w:rPr>
            <w:color w:val="231F20"/>
            <w:w w:val="102"/>
            <w:sz w:val="20"/>
          </w:rPr>
          <w:delText>、</w:delText>
        </w:r>
      </w:del>
      <w:r>
        <w:rPr>
          <w:color w:val="231F20"/>
          <w:w w:val="102"/>
          <w:sz w:val="20"/>
        </w:rPr>
        <w:t>和極高的學術性，使畢業之學生在所選擇的工作和專業上有效</w:t>
      </w:r>
      <w:ins w:id="1950" w:author="成英 李" w:date="2025-10-07T15:43:00Z">
        <w:r w:rsidR="00357D8C">
          <w:rPr>
            <w:rFonts w:hint="eastAsia"/>
            <w:color w:val="231F20"/>
            <w:w w:val="102"/>
            <w:sz w:val="20"/>
          </w:rPr>
          <w:t>地</w:t>
        </w:r>
      </w:ins>
      <w:del w:id="1951" w:author="成英 李" w:date="2025-10-07T15:43:00Z">
        <w:r w:rsidDel="00357D8C">
          <w:rPr>
            <w:color w:val="231F20"/>
            <w:w w:val="102"/>
            <w:sz w:val="20"/>
          </w:rPr>
          <w:delText>的</w:delText>
        </w:r>
      </w:del>
      <w:r>
        <w:rPr>
          <w:color w:val="231F20"/>
          <w:w w:val="102"/>
          <w:sz w:val="20"/>
        </w:rPr>
        <w:t>發揮所長。</w:t>
      </w:r>
    </w:p>
    <w:p w14:paraId="32A1DB76" w14:textId="2D0FF18D" w:rsidR="003345E9" w:rsidRDefault="007169A0">
      <w:pPr>
        <w:pStyle w:val="a5"/>
        <w:numPr>
          <w:ilvl w:val="1"/>
          <w:numId w:val="16"/>
        </w:numPr>
        <w:tabs>
          <w:tab w:val="left" w:pos="1193"/>
        </w:tabs>
        <w:spacing w:line="204" w:lineRule="auto"/>
        <w:ind w:right="115" w:firstLine="408"/>
        <w:jc w:val="both"/>
        <w:rPr>
          <w:sz w:val="20"/>
        </w:rPr>
      </w:pPr>
      <w:r>
        <w:rPr>
          <w:color w:val="231F20"/>
          <w:spacing w:val="1"/>
          <w:w w:val="102"/>
          <w:sz w:val="20"/>
        </w:rPr>
        <w:t>總議會通過</w:t>
      </w:r>
      <w:commentRangeStart w:id="1952"/>
      <w:r>
        <w:rPr>
          <w:color w:val="231F20"/>
          <w:spacing w:val="1"/>
          <w:w w:val="102"/>
          <w:sz w:val="20"/>
        </w:rPr>
        <w:t>國際教育</w:t>
      </w:r>
      <w:del w:id="1953" w:author="成英 李" w:date="2025-10-07T15:44:00Z">
        <w:r w:rsidDel="00357D8C">
          <w:rPr>
            <w:rFonts w:hint="eastAsia"/>
            <w:color w:val="231F20"/>
            <w:spacing w:val="1"/>
            <w:w w:val="102"/>
            <w:sz w:val="20"/>
          </w:rPr>
          <w:delText>委員</w:delText>
        </w:r>
      </w:del>
      <w:ins w:id="1954" w:author="成英 李" w:date="2025-10-07T15:44:00Z">
        <w:r w:rsidR="00357D8C">
          <w:rPr>
            <w:rFonts w:hint="eastAsia"/>
            <w:color w:val="231F20"/>
            <w:spacing w:val="1"/>
            <w:w w:val="102"/>
            <w:sz w:val="20"/>
          </w:rPr>
          <w:t>董事</w:t>
        </w:r>
      </w:ins>
      <w:r>
        <w:rPr>
          <w:color w:val="231F20"/>
          <w:spacing w:val="1"/>
          <w:w w:val="102"/>
          <w:sz w:val="20"/>
        </w:rPr>
        <w:t>會</w:t>
      </w:r>
      <w:commentRangeEnd w:id="1952"/>
      <w:r w:rsidR="00357D8C">
        <w:rPr>
          <w:rStyle w:val="a7"/>
        </w:rPr>
        <w:commentReference w:id="1952"/>
      </w:r>
      <w:r>
        <w:rPr>
          <w:color w:val="231F20"/>
          <w:spacing w:val="1"/>
          <w:w w:val="102"/>
          <w:sz w:val="20"/>
        </w:rPr>
        <w:t>的推薦，有權建立頒發學位文</w:t>
      </w:r>
      <w:r>
        <w:rPr>
          <w:color w:val="231F20"/>
          <w:w w:val="102"/>
          <w:sz w:val="20"/>
        </w:rPr>
        <w:t>憑的</w:t>
      </w:r>
      <w:ins w:id="1955" w:author="成英 李" w:date="2025-10-07T15:45:00Z">
        <w:r w:rsidR="00357D8C">
          <w:rPr>
            <w:rFonts w:hint="eastAsia"/>
            <w:color w:val="231F20"/>
            <w:w w:val="102"/>
            <w:sz w:val="20"/>
          </w:rPr>
          <w:t>院校</w:t>
        </w:r>
      </w:ins>
      <w:del w:id="1956" w:author="成英 李" w:date="2025-10-07T15:45:00Z">
        <w:r w:rsidDel="00357D8C">
          <w:rPr>
            <w:color w:val="231F20"/>
            <w:w w:val="102"/>
            <w:sz w:val="20"/>
          </w:rPr>
          <w:delText>機構</w:delText>
        </w:r>
      </w:del>
      <w:r>
        <w:rPr>
          <w:color w:val="231F20"/>
          <w:w w:val="102"/>
          <w:sz w:val="20"/>
        </w:rPr>
        <w:t>。</w:t>
      </w:r>
    </w:p>
    <w:p w14:paraId="066D13F7" w14:textId="20C35E3A" w:rsidR="003345E9" w:rsidRDefault="007169A0">
      <w:pPr>
        <w:pStyle w:val="a3"/>
        <w:spacing w:line="206" w:lineRule="auto"/>
        <w:ind w:right="111" w:firstLine="408"/>
      </w:pPr>
      <w:r>
        <w:rPr>
          <w:color w:val="231F20"/>
          <w:spacing w:val="3"/>
          <w:w w:val="102"/>
        </w:rPr>
        <w:t>總</w:t>
      </w:r>
      <w:del w:id="1957" w:author="成英 李" w:date="2025-10-07T15:45:00Z">
        <w:r w:rsidDel="00357D8C">
          <w:rPr>
            <w:rFonts w:hint="eastAsia"/>
            <w:color w:val="231F20"/>
            <w:spacing w:val="3"/>
            <w:w w:val="102"/>
          </w:rPr>
          <w:delText>委員</w:delText>
        </w:r>
      </w:del>
      <w:ins w:id="1958" w:author="成英 李" w:date="2025-10-07T15:45:00Z">
        <w:r w:rsidR="00357D8C">
          <w:rPr>
            <w:rFonts w:hint="eastAsia"/>
            <w:color w:val="231F20"/>
            <w:spacing w:val="3"/>
            <w:w w:val="102"/>
          </w:rPr>
          <w:t>董事</w:t>
        </w:r>
      </w:ins>
      <w:r>
        <w:rPr>
          <w:color w:val="231F20"/>
          <w:spacing w:val="3"/>
          <w:w w:val="102"/>
        </w:rPr>
        <w:t>會通過國際教育</w:t>
      </w:r>
      <w:ins w:id="1959" w:author="成英 李" w:date="2025-10-07T15:45:00Z">
        <w:r w:rsidR="00357D8C">
          <w:rPr>
            <w:rFonts w:hint="eastAsia"/>
            <w:color w:val="231F20"/>
            <w:spacing w:val="3"/>
            <w:w w:val="102"/>
          </w:rPr>
          <w:t>董事</w:t>
        </w:r>
      </w:ins>
      <w:del w:id="1960" w:author="成英 李" w:date="2025-10-07T15:45:00Z">
        <w:r w:rsidDel="00357D8C">
          <w:rPr>
            <w:color w:val="231F20"/>
            <w:spacing w:val="3"/>
            <w:w w:val="102"/>
          </w:rPr>
          <w:delText>委員</w:delText>
        </w:r>
      </w:del>
      <w:r>
        <w:rPr>
          <w:color w:val="231F20"/>
          <w:spacing w:val="3"/>
          <w:w w:val="102"/>
        </w:rPr>
        <w:t>會的推薦，有權將現有之</w:t>
      </w:r>
      <w:ins w:id="1961" w:author="成英 李" w:date="2025-10-07T15:46:00Z">
        <w:r w:rsidR="00357D8C">
          <w:rPr>
            <w:rFonts w:hint="eastAsia"/>
            <w:color w:val="231F20"/>
            <w:spacing w:val="3"/>
            <w:w w:val="102"/>
          </w:rPr>
          <w:t>院校</w:t>
        </w:r>
      </w:ins>
      <w:del w:id="1962" w:author="成英 李" w:date="2025-10-07T15:46:00Z">
        <w:r w:rsidDel="00357D8C">
          <w:rPr>
            <w:color w:val="231F20"/>
            <w:spacing w:val="3"/>
            <w:w w:val="102"/>
          </w:rPr>
          <w:delText>機構</w:delText>
        </w:r>
      </w:del>
      <w:r>
        <w:rPr>
          <w:color w:val="231F20"/>
          <w:spacing w:val="3"/>
          <w:w w:val="102"/>
        </w:rPr>
        <w:t>變更身</w:t>
      </w:r>
      <w:r>
        <w:rPr>
          <w:color w:val="231F20"/>
          <w:w w:val="102"/>
        </w:rPr>
        <w:t>份。</w:t>
      </w:r>
    </w:p>
    <w:p w14:paraId="21A392E5" w14:textId="43E311A4" w:rsidR="003345E9" w:rsidRDefault="007169A0">
      <w:pPr>
        <w:pStyle w:val="a3"/>
        <w:spacing w:line="206" w:lineRule="auto"/>
        <w:ind w:right="111" w:firstLine="408"/>
        <w:jc w:val="both"/>
      </w:pPr>
      <w:r>
        <w:rPr>
          <w:color w:val="231F20"/>
          <w:spacing w:val="3"/>
          <w:w w:val="102"/>
        </w:rPr>
        <w:t>除非通過國際教育</w:t>
      </w:r>
      <w:ins w:id="1963" w:author="成英 李" w:date="2025-10-07T15:46:00Z">
        <w:r w:rsidR="00357D8C">
          <w:rPr>
            <w:rFonts w:hint="eastAsia"/>
            <w:color w:val="231F20"/>
            <w:spacing w:val="3"/>
            <w:w w:val="102"/>
          </w:rPr>
          <w:t>董事</w:t>
        </w:r>
      </w:ins>
      <w:del w:id="1964" w:author="成英 李" w:date="2025-10-07T15:46:00Z">
        <w:r w:rsidDel="00357D8C">
          <w:rPr>
            <w:color w:val="231F20"/>
            <w:spacing w:val="3"/>
            <w:w w:val="102"/>
          </w:rPr>
          <w:delText>委員</w:delText>
        </w:r>
      </w:del>
      <w:r>
        <w:rPr>
          <w:color w:val="231F20"/>
          <w:spacing w:val="3"/>
          <w:w w:val="102"/>
        </w:rPr>
        <w:t>會的推薦，任何單獨的地方教會或數個地</w:t>
      </w:r>
      <w:r>
        <w:rPr>
          <w:color w:val="231F20"/>
          <w:w w:val="102"/>
        </w:rPr>
        <w:t>方教會，或其代表，均不得以本會之名義，建立或贊助大專等級之學校或教牧預備機構。</w:t>
      </w:r>
    </w:p>
    <w:p w14:paraId="1B471C75"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121B7000" w14:textId="77777777" w:rsidR="003345E9" w:rsidRDefault="007169A0">
      <w:pPr>
        <w:pStyle w:val="a3"/>
        <w:spacing w:before="50"/>
        <w:ind w:left="2424"/>
      </w:pPr>
      <w:r>
        <w:rPr>
          <w:color w:val="231F20"/>
          <w:spacing w:val="-2"/>
        </w:rPr>
        <w:lastRenderedPageBreak/>
        <w:t>傳道與基督教事奉</w:t>
      </w:r>
    </w:p>
    <w:p w14:paraId="41A46C05" w14:textId="77777777" w:rsidR="003345E9" w:rsidRDefault="007169A0">
      <w:pPr>
        <w:pStyle w:val="2"/>
      </w:pPr>
      <w:r>
        <w:rPr>
          <w:color w:val="231F20"/>
          <w:spacing w:val="-1"/>
        </w:rPr>
        <w:t>二、國際高等教育議會</w:t>
      </w:r>
    </w:p>
    <w:p w14:paraId="5BD0C23F" w14:textId="135BC243" w:rsidR="003345E9" w:rsidRDefault="007169A0">
      <w:pPr>
        <w:pStyle w:val="a5"/>
        <w:numPr>
          <w:ilvl w:val="0"/>
          <w:numId w:val="16"/>
        </w:numPr>
        <w:tabs>
          <w:tab w:val="left" w:pos="1006"/>
        </w:tabs>
        <w:spacing w:before="46" w:line="206" w:lineRule="auto"/>
        <w:ind w:left="120" w:right="16" w:firstLine="408"/>
        <w:rPr>
          <w:sz w:val="20"/>
        </w:rPr>
      </w:pPr>
      <w:del w:id="1965" w:author="成英 李" w:date="2025-10-07T15:48:00Z">
        <w:r w:rsidDel="00357D8C">
          <w:rPr>
            <w:rFonts w:hint="eastAsia"/>
            <w:color w:val="231F20"/>
            <w:w w:val="102"/>
            <w:sz w:val="20"/>
          </w:rPr>
          <w:delText>全球教育聯合會</w:delText>
        </w:r>
      </w:del>
      <w:ins w:id="1966" w:author="成英 李" w:date="2025-10-07T15:48:00Z">
        <w:r w:rsidR="00357D8C">
          <w:rPr>
            <w:rFonts w:hint="eastAsia"/>
            <w:color w:val="231F20"/>
            <w:w w:val="102"/>
            <w:sz w:val="20"/>
          </w:rPr>
          <w:t>國際高等教育議會</w:t>
        </w:r>
      </w:ins>
      <w:r>
        <w:rPr>
          <w:color w:val="231F20"/>
          <w:w w:val="102"/>
          <w:sz w:val="20"/>
        </w:rPr>
        <w:t>的</w:t>
      </w:r>
      <w:ins w:id="1967" w:author="成英 李" w:date="2025-10-07T15:48:00Z">
        <w:r w:rsidR="00357D8C">
          <w:rPr>
            <w:rFonts w:hint="eastAsia"/>
            <w:color w:val="231F20"/>
            <w:w w:val="102"/>
            <w:sz w:val="20"/>
          </w:rPr>
          <w:t>人員</w:t>
        </w:r>
      </w:ins>
      <w:r>
        <w:rPr>
          <w:color w:val="231F20"/>
          <w:w w:val="102"/>
          <w:sz w:val="20"/>
        </w:rPr>
        <w:t>組成</w:t>
      </w:r>
      <w:del w:id="1968" w:author="成英 李" w:date="2025-10-07T15:48:00Z">
        <w:r w:rsidDel="00357D8C">
          <w:rPr>
            <w:rFonts w:hint="eastAsia"/>
            <w:color w:val="231F20"/>
            <w:w w:val="102"/>
            <w:sz w:val="20"/>
          </w:rPr>
          <w:delText>，包括</w:delText>
        </w:r>
      </w:del>
      <w:ins w:id="1969" w:author="成英 李" w:date="2025-10-07T15:48:00Z">
        <w:r w:rsidR="00357D8C">
          <w:rPr>
            <w:rFonts w:hint="eastAsia"/>
            <w:color w:val="231F20"/>
            <w:w w:val="102"/>
            <w:sz w:val="20"/>
          </w:rPr>
          <w:t>為</w:t>
        </w:r>
      </w:ins>
      <w:r>
        <w:rPr>
          <w:color w:val="231F20"/>
          <w:w w:val="102"/>
          <w:sz w:val="20"/>
        </w:rPr>
        <w:t>：宣聖會各大學和研究所機構</w:t>
      </w:r>
      <w:r>
        <w:rPr>
          <w:color w:val="231F20"/>
          <w:spacing w:val="-21"/>
          <w:w w:val="102"/>
          <w:sz w:val="20"/>
        </w:rPr>
        <w:t>之校長、院長、所長、主任</w:t>
      </w:r>
      <w:r>
        <w:rPr>
          <w:color w:val="231F20"/>
          <w:w w:val="102"/>
          <w:sz w:val="20"/>
        </w:rPr>
        <w:t>（或由其指派之代表</w:t>
      </w:r>
      <w:r>
        <w:rPr>
          <w:color w:val="231F20"/>
          <w:spacing w:val="-102"/>
          <w:w w:val="102"/>
          <w:sz w:val="20"/>
        </w:rPr>
        <w:t>）</w:t>
      </w:r>
      <w:r>
        <w:rPr>
          <w:color w:val="231F20"/>
          <w:spacing w:val="-10"/>
          <w:w w:val="102"/>
          <w:sz w:val="20"/>
        </w:rPr>
        <w:t>、區域</w:t>
      </w:r>
      <w:del w:id="1970" w:author="成英 李" w:date="2025-10-07T15:50:00Z">
        <w:r w:rsidDel="00357D8C">
          <w:rPr>
            <w:color w:val="231F20"/>
            <w:spacing w:val="-10"/>
            <w:w w:val="102"/>
            <w:sz w:val="20"/>
          </w:rPr>
          <w:delText>神學</w:delText>
        </w:r>
      </w:del>
      <w:r>
        <w:rPr>
          <w:color w:val="231F20"/>
          <w:spacing w:val="-10"/>
          <w:w w:val="102"/>
          <w:sz w:val="20"/>
        </w:rPr>
        <w:t>教育</w:t>
      </w:r>
      <w:del w:id="1971" w:author="成英 李" w:date="2025-10-07T15:50:00Z">
        <w:r w:rsidDel="00357D8C">
          <w:rPr>
            <w:rFonts w:hint="eastAsia"/>
            <w:color w:val="231F20"/>
            <w:spacing w:val="-10"/>
            <w:w w:val="102"/>
            <w:sz w:val="20"/>
          </w:rPr>
          <w:delText>負責人</w:delText>
        </w:r>
      </w:del>
      <w:ins w:id="1972" w:author="成英 李" w:date="2025-10-07T15:50:00Z">
        <w:r w:rsidR="00357D8C">
          <w:rPr>
            <w:rFonts w:hint="eastAsia"/>
            <w:color w:val="231F20"/>
            <w:spacing w:val="-10"/>
            <w:w w:val="102"/>
            <w:sz w:val="20"/>
          </w:rPr>
          <w:t>協調主任</w:t>
        </w:r>
      </w:ins>
      <w:r>
        <w:rPr>
          <w:color w:val="231F20"/>
          <w:spacing w:val="-10"/>
          <w:w w:val="102"/>
          <w:sz w:val="20"/>
        </w:rPr>
        <w:t>、</w:t>
      </w:r>
      <w:ins w:id="1973" w:author="成英 李" w:date="2025-10-07T15:54:00Z">
        <w:r w:rsidR="00E72B0B">
          <w:rPr>
            <w:rFonts w:ascii="Cambria" w:hAnsi="Cambria" w:cs="Cambria" w:hint="eastAsia"/>
            <w:color w:val="231F20"/>
            <w:spacing w:val="-10"/>
            <w:w w:val="102"/>
            <w:sz w:val="20"/>
          </w:rPr>
          <w:t>全球</w:t>
        </w:r>
      </w:ins>
      <w:r>
        <w:rPr>
          <w:color w:val="231F20"/>
          <w:w w:val="102"/>
          <w:sz w:val="20"/>
        </w:rPr>
        <w:t>教育</w:t>
      </w:r>
      <w:ins w:id="1974" w:author="成英 李" w:date="2025-10-07T15:54:00Z">
        <w:r w:rsidR="00E72B0B">
          <w:rPr>
            <w:rFonts w:hint="eastAsia"/>
            <w:color w:val="231F20"/>
            <w:w w:val="102"/>
            <w:sz w:val="20"/>
          </w:rPr>
          <w:t>及神職人員發展總幹事</w:t>
        </w:r>
      </w:ins>
      <w:del w:id="1975" w:author="成英 李" w:date="2025-10-07T15:54:00Z">
        <w:r w:rsidDel="00E72B0B">
          <w:rPr>
            <w:color w:val="231F20"/>
            <w:w w:val="102"/>
            <w:sz w:val="20"/>
          </w:rPr>
          <w:delText>委員</w:delText>
        </w:r>
      </w:del>
      <w:r>
        <w:rPr>
          <w:color w:val="231F20"/>
          <w:w w:val="102"/>
          <w:sz w:val="20"/>
        </w:rPr>
        <w:t>、全球宣</w:t>
      </w:r>
      <w:ins w:id="1976" w:author="成英 李" w:date="2025-10-07T15:55:00Z">
        <w:r w:rsidR="00E72B0B">
          <w:rPr>
            <w:rFonts w:hint="eastAsia"/>
            <w:color w:val="231F20"/>
            <w:w w:val="102"/>
            <w:sz w:val="20"/>
          </w:rPr>
          <w:t>教</w:t>
        </w:r>
      </w:ins>
      <w:del w:id="1977" w:author="成英 李" w:date="2025-10-07T15:55:00Z">
        <w:r w:rsidDel="00E72B0B">
          <w:rPr>
            <w:color w:val="231F20"/>
            <w:w w:val="102"/>
            <w:sz w:val="20"/>
          </w:rPr>
          <w:delText>道部</w:delText>
        </w:r>
      </w:del>
      <w:r>
        <w:rPr>
          <w:color w:val="231F20"/>
          <w:w w:val="102"/>
          <w:sz w:val="20"/>
        </w:rPr>
        <w:t>總幹事</w:t>
      </w:r>
      <w:del w:id="1978" w:author="成英 李" w:date="2025-10-07T15:55:00Z">
        <w:r w:rsidDel="00E72B0B">
          <w:rPr>
            <w:color w:val="231F20"/>
            <w:w w:val="102"/>
            <w:sz w:val="20"/>
          </w:rPr>
          <w:delText>、</w:delText>
        </w:r>
      </w:del>
      <w:r>
        <w:rPr>
          <w:color w:val="231F20"/>
          <w:w w:val="102"/>
          <w:sz w:val="20"/>
        </w:rPr>
        <w:t>以及負責國際教育</w:t>
      </w:r>
      <w:del w:id="1979" w:author="成英 李" w:date="2025-10-07T15:55:00Z">
        <w:r w:rsidDel="00E72B0B">
          <w:rPr>
            <w:rFonts w:hint="eastAsia"/>
            <w:color w:val="231F20"/>
            <w:w w:val="102"/>
            <w:sz w:val="20"/>
          </w:rPr>
          <w:delText>委員</w:delText>
        </w:r>
      </w:del>
      <w:ins w:id="1980" w:author="成英 李" w:date="2025-10-07T15:55:00Z">
        <w:r w:rsidR="00E72B0B">
          <w:rPr>
            <w:rFonts w:hint="eastAsia"/>
            <w:color w:val="231F20"/>
            <w:w w:val="102"/>
            <w:sz w:val="20"/>
          </w:rPr>
          <w:t>董事</w:t>
        </w:r>
      </w:ins>
      <w:r>
        <w:rPr>
          <w:color w:val="231F20"/>
          <w:w w:val="102"/>
          <w:sz w:val="20"/>
        </w:rPr>
        <w:t>會之</w:t>
      </w:r>
      <w:ins w:id="1981" w:author="成英 李" w:date="2025-10-07T15:55:00Z">
        <w:r w:rsidR="00E72B0B">
          <w:rPr>
            <w:rFonts w:hint="eastAsia"/>
            <w:color w:val="231F20"/>
            <w:w w:val="102"/>
            <w:sz w:val="20"/>
          </w:rPr>
          <w:t>主管區</w:t>
        </w:r>
      </w:ins>
      <w:r>
        <w:rPr>
          <w:color w:val="231F20"/>
          <w:w w:val="102"/>
          <w:sz w:val="20"/>
        </w:rPr>
        <w:t>總監督。</w:t>
      </w:r>
    </w:p>
    <w:p w14:paraId="72B8E132" w14:textId="12C022A4" w:rsidR="003345E9" w:rsidRDefault="007169A0">
      <w:pPr>
        <w:pStyle w:val="2"/>
        <w:spacing w:before="59"/>
      </w:pPr>
      <w:r>
        <w:rPr>
          <w:color w:val="231F20"/>
          <w:spacing w:val="-2"/>
        </w:rPr>
        <w:t>三、國際教育</w:t>
      </w:r>
      <w:ins w:id="1982" w:author="成英 李" w:date="2025-10-07T15:56:00Z">
        <w:r w:rsidR="00E72B0B">
          <w:rPr>
            <w:rFonts w:hint="eastAsia"/>
            <w:color w:val="231F20"/>
            <w:spacing w:val="-2"/>
          </w:rPr>
          <w:t>董事</w:t>
        </w:r>
      </w:ins>
      <w:del w:id="1983" w:author="成英 李" w:date="2025-10-07T15:56:00Z">
        <w:r w:rsidDel="00E72B0B">
          <w:rPr>
            <w:color w:val="231F20"/>
            <w:spacing w:val="-2"/>
          </w:rPr>
          <w:delText>委員</w:delText>
        </w:r>
      </w:del>
      <w:r>
        <w:rPr>
          <w:color w:val="231F20"/>
          <w:spacing w:val="-2"/>
        </w:rPr>
        <w:t>會</w:t>
      </w:r>
    </w:p>
    <w:p w14:paraId="0DEE5908" w14:textId="17B126AE" w:rsidR="00E72B0B" w:rsidRPr="00E72B0B" w:rsidRDefault="007169A0" w:rsidP="00E72B0B">
      <w:pPr>
        <w:pStyle w:val="a5"/>
        <w:numPr>
          <w:ilvl w:val="0"/>
          <w:numId w:val="16"/>
        </w:numPr>
        <w:tabs>
          <w:tab w:val="left" w:pos="1005"/>
        </w:tabs>
        <w:spacing w:before="49" w:line="204" w:lineRule="auto"/>
        <w:ind w:left="528" w:right="20" w:firstLine="0"/>
        <w:rPr>
          <w:ins w:id="1984" w:author="成英 李" w:date="2025-10-07T15:59:00Z"/>
          <w:sz w:val="20"/>
          <w:rPrChange w:id="1985" w:author="成英 李" w:date="2025-10-07T15:59:00Z">
            <w:rPr>
              <w:ins w:id="1986" w:author="成英 李" w:date="2025-10-07T15:59:00Z"/>
              <w:color w:val="231F20"/>
              <w:sz w:val="20"/>
            </w:rPr>
          </w:rPrChange>
        </w:rPr>
      </w:pPr>
      <w:r>
        <w:rPr>
          <w:color w:val="231F20"/>
          <w:sz w:val="20"/>
        </w:rPr>
        <w:t>國際教育</w:t>
      </w:r>
      <w:del w:id="1987" w:author="成英 李" w:date="2025-10-07T15:56:00Z">
        <w:r w:rsidDel="00E72B0B">
          <w:rPr>
            <w:rFonts w:hint="eastAsia"/>
            <w:color w:val="231F20"/>
            <w:sz w:val="20"/>
          </w:rPr>
          <w:delText>委員</w:delText>
        </w:r>
      </w:del>
      <w:ins w:id="1988" w:author="成英 李" w:date="2025-10-07T15:56:00Z">
        <w:r w:rsidR="00E72B0B">
          <w:rPr>
            <w:rFonts w:hint="eastAsia"/>
            <w:color w:val="231F20"/>
            <w:sz w:val="20"/>
          </w:rPr>
          <w:t>董事</w:t>
        </w:r>
      </w:ins>
      <w:r>
        <w:rPr>
          <w:color w:val="231F20"/>
          <w:sz w:val="20"/>
        </w:rPr>
        <w:t>會 (IBOE) 乃為宣聖會全球教育機構的提倡者</w:t>
      </w:r>
      <w:ins w:id="1989" w:author="成英 李" w:date="2025-10-07T15:57:00Z">
        <w:r w:rsidR="00E72B0B">
          <w:rPr>
            <w:rFonts w:hint="eastAsia"/>
            <w:color w:val="231F20"/>
            <w:sz w:val="20"/>
          </w:rPr>
          <w:t>，</w:t>
        </w:r>
        <w:r w:rsidR="00E72B0B">
          <w:rPr>
            <w:rFonts w:ascii="Cambria" w:hAnsi="Cambria" w:cs="Cambria" w:hint="eastAsia"/>
            <w:color w:val="231F20"/>
            <w:sz w:val="20"/>
          </w:rPr>
          <w:t>且</w:t>
        </w:r>
      </w:ins>
      <w:ins w:id="1990" w:author="成英 李" w:date="2025-10-07T16:09:00Z">
        <w:r w:rsidR="002A3E13">
          <w:rPr>
            <w:rFonts w:ascii="Cambria" w:hAnsi="Cambria" w:cs="Cambria" w:hint="eastAsia"/>
            <w:color w:val="231F20"/>
            <w:sz w:val="20"/>
          </w:rPr>
          <w:t>負有</w:t>
        </w:r>
      </w:ins>
      <w:ins w:id="1991" w:author="成英 李" w:date="2025-10-07T15:57:00Z">
        <w:r w:rsidR="00E72B0B">
          <w:rPr>
            <w:rFonts w:ascii="Cambria" w:hAnsi="Cambria" w:cs="Cambria" w:hint="eastAsia"/>
            <w:color w:val="231F20"/>
            <w:sz w:val="20"/>
          </w:rPr>
          <w:t>帶領和</w:t>
        </w:r>
      </w:ins>
      <w:ins w:id="1992" w:author="成英 李" w:date="2025-10-07T15:58:00Z">
        <w:r w:rsidR="00E72B0B">
          <w:rPr>
            <w:rFonts w:ascii="Cambria" w:hAnsi="Cambria" w:cs="Cambria" w:hint="eastAsia"/>
            <w:color w:val="231F20"/>
            <w:sz w:val="20"/>
          </w:rPr>
          <w:t>監督</w:t>
        </w:r>
      </w:ins>
      <w:ins w:id="1993" w:author="成英 李" w:date="2025-10-07T16:09:00Z">
        <w:r w:rsidR="002A3E13">
          <w:rPr>
            <w:rFonts w:ascii="Cambria" w:hAnsi="Cambria" w:cs="Cambria" w:hint="eastAsia"/>
            <w:color w:val="231F20"/>
            <w:sz w:val="20"/>
          </w:rPr>
          <w:t>之責</w:t>
        </w:r>
      </w:ins>
      <w:r>
        <w:rPr>
          <w:rFonts w:hint="eastAsia"/>
          <w:color w:val="231F20"/>
          <w:sz w:val="20"/>
        </w:rPr>
        <w:t>。</w:t>
      </w:r>
    </w:p>
    <w:p w14:paraId="39A43419" w14:textId="322D464A" w:rsidR="003345E9" w:rsidRPr="002A3E13" w:rsidDel="00E72B0B" w:rsidRDefault="007169A0">
      <w:pPr>
        <w:tabs>
          <w:tab w:val="left" w:pos="1005"/>
        </w:tabs>
        <w:spacing w:before="49" w:line="204" w:lineRule="auto"/>
        <w:ind w:left="528" w:right="20"/>
        <w:rPr>
          <w:del w:id="1994" w:author="成英 李" w:date="2025-10-07T15:58:00Z"/>
          <w:sz w:val="20"/>
          <w:rPrChange w:id="1995" w:author="成英 李" w:date="2025-10-07T16:14:00Z">
            <w:rPr>
              <w:del w:id="1996" w:author="成英 李" w:date="2025-10-07T15:58:00Z"/>
            </w:rPr>
          </w:rPrChange>
        </w:rPr>
        <w:pPrChange w:id="1997" w:author="成英 李" w:date="2025-10-07T16:14:00Z">
          <w:pPr>
            <w:pStyle w:val="a5"/>
            <w:numPr>
              <w:numId w:val="16"/>
            </w:numPr>
            <w:tabs>
              <w:tab w:val="left" w:pos="1005"/>
            </w:tabs>
            <w:spacing w:before="49" w:line="204" w:lineRule="auto"/>
            <w:ind w:left="528" w:right="20" w:firstLine="0"/>
          </w:pPr>
        </w:pPrChange>
      </w:pPr>
      <w:r w:rsidRPr="002A3E13">
        <w:rPr>
          <w:color w:val="231F20"/>
          <w:spacing w:val="-2"/>
          <w:sz w:val="20"/>
          <w:rPrChange w:id="1998" w:author="成英 李" w:date="2025-10-07T16:14:00Z">
            <w:rPr/>
          </w:rPrChange>
        </w:rPr>
        <w:t>該</w:t>
      </w:r>
      <w:ins w:id="1999" w:author="成英 李" w:date="2025-10-07T15:58:00Z">
        <w:r w:rsidR="00E72B0B" w:rsidRPr="002A3E13">
          <w:rPr>
            <w:rFonts w:hint="eastAsia"/>
            <w:color w:val="231F20"/>
            <w:spacing w:val="-2"/>
            <w:sz w:val="20"/>
            <w:rPrChange w:id="2000" w:author="成英 李" w:date="2025-10-07T16:14:00Z">
              <w:rPr>
                <w:rFonts w:hint="eastAsia"/>
              </w:rPr>
            </w:rPrChange>
          </w:rPr>
          <w:t>董事</w:t>
        </w:r>
      </w:ins>
      <w:del w:id="2001" w:author="成英 李" w:date="2025-10-07T15:58:00Z">
        <w:r w:rsidRPr="002A3E13" w:rsidDel="00E72B0B">
          <w:rPr>
            <w:color w:val="231F20"/>
            <w:spacing w:val="-2"/>
            <w:sz w:val="20"/>
            <w:rPrChange w:id="2002" w:author="成英 李" w:date="2025-10-07T16:14:00Z">
              <w:rPr/>
            </w:rPrChange>
          </w:rPr>
          <w:delText>委員</w:delText>
        </w:r>
      </w:del>
      <w:r w:rsidRPr="002A3E13">
        <w:rPr>
          <w:color w:val="231F20"/>
          <w:spacing w:val="-2"/>
          <w:sz w:val="20"/>
          <w:rPrChange w:id="2003" w:author="成英 李" w:date="2025-10-07T16:14:00Z">
            <w:rPr/>
          </w:rPrChange>
        </w:rPr>
        <w:t>會包括十二位</w:t>
      </w:r>
      <w:ins w:id="2004" w:author="成英 李" w:date="2025-10-07T15:58:00Z">
        <w:r w:rsidR="00E72B0B" w:rsidRPr="002A3E13">
          <w:rPr>
            <w:rFonts w:hint="eastAsia"/>
            <w:color w:val="231F20"/>
            <w:spacing w:val="-2"/>
            <w:sz w:val="20"/>
            <w:rPrChange w:id="2005" w:author="成英 李" w:date="2025-10-07T16:14:00Z">
              <w:rPr>
                <w:rFonts w:hint="eastAsia"/>
              </w:rPr>
            </w:rPrChange>
          </w:rPr>
          <w:t>成員</w:t>
        </w:r>
      </w:ins>
      <w:del w:id="2006" w:author="成英 李" w:date="2025-10-07T15:58:00Z">
        <w:r w:rsidRPr="002A3E13" w:rsidDel="00E72B0B">
          <w:rPr>
            <w:color w:val="231F20"/>
            <w:spacing w:val="-2"/>
            <w:sz w:val="20"/>
            <w:rPrChange w:id="2007" w:author="成英 李" w:date="2025-10-07T16:14:00Z">
              <w:rPr/>
            </w:rPrChange>
          </w:rPr>
          <w:delText>委員</w:delText>
        </w:r>
      </w:del>
      <w:r w:rsidRPr="002A3E13">
        <w:rPr>
          <w:color w:val="231F20"/>
          <w:spacing w:val="-2"/>
          <w:sz w:val="20"/>
          <w:rPrChange w:id="2008" w:author="成英 李" w:date="2025-10-07T16:14:00Z">
            <w:rPr/>
          </w:rPrChange>
        </w:rPr>
        <w:t>：八位由總董事會遴選之</w:t>
      </w:r>
      <w:ins w:id="2009" w:author="成英 李" w:date="2025-10-07T15:58:00Z">
        <w:r w:rsidR="00E72B0B" w:rsidRPr="002A3E13">
          <w:rPr>
            <w:rFonts w:hint="eastAsia"/>
            <w:color w:val="231F20"/>
            <w:spacing w:val="-2"/>
            <w:sz w:val="20"/>
            <w:rPrChange w:id="2010" w:author="成英 李" w:date="2025-10-07T16:14:00Z">
              <w:rPr>
                <w:rFonts w:hint="eastAsia"/>
              </w:rPr>
            </w:rPrChange>
          </w:rPr>
          <w:t>成</w:t>
        </w:r>
      </w:ins>
      <w:del w:id="2011" w:author="成英 李" w:date="2025-10-07T15:58:00Z">
        <w:r w:rsidRPr="002A3E13" w:rsidDel="00E72B0B">
          <w:rPr>
            <w:color w:val="231F20"/>
            <w:spacing w:val="-2"/>
            <w:sz w:val="20"/>
            <w:rPrChange w:id="2012" w:author="成英 李" w:date="2025-10-07T16:14:00Z">
              <w:rPr/>
            </w:rPrChange>
          </w:rPr>
          <w:delText>委</w:delText>
        </w:r>
      </w:del>
      <w:r w:rsidRPr="002A3E13">
        <w:rPr>
          <w:color w:val="231F20"/>
          <w:spacing w:val="-2"/>
          <w:sz w:val="20"/>
          <w:rPrChange w:id="2013" w:author="成英 李" w:date="2025-10-07T16:14:00Z">
            <w:rPr/>
          </w:rPrChange>
        </w:rPr>
        <w:t>員，加上下</w:t>
      </w:r>
    </w:p>
    <w:p w14:paraId="6B6F8383" w14:textId="12BB403A" w:rsidR="003345E9" w:rsidRDefault="007169A0">
      <w:pPr>
        <w:pPrChange w:id="2014" w:author="成英 李" w:date="2025-10-07T16:14:00Z">
          <w:pPr>
            <w:pStyle w:val="a3"/>
            <w:spacing w:before="2" w:line="206" w:lineRule="auto"/>
            <w:ind w:right="111"/>
            <w:jc w:val="both"/>
          </w:pPr>
        </w:pPrChange>
      </w:pPr>
      <w:r w:rsidRPr="002A3E13">
        <w:rPr>
          <w:spacing w:val="1"/>
          <w:w w:val="102"/>
        </w:rPr>
        <w:t>列當然</w:t>
      </w:r>
      <w:ins w:id="2015" w:author="成英 李" w:date="2025-10-07T15:59:00Z">
        <w:r w:rsidR="00E72B0B">
          <w:rPr>
            <w:rFonts w:hint="eastAsia"/>
            <w:spacing w:val="1"/>
            <w:w w:val="102"/>
          </w:rPr>
          <w:t>成</w:t>
        </w:r>
      </w:ins>
      <w:del w:id="2016" w:author="成英 李" w:date="2025-10-07T15:59:00Z">
        <w:r w:rsidRPr="002A3E13" w:rsidDel="00E72B0B">
          <w:rPr>
            <w:spacing w:val="1"/>
            <w:w w:val="102"/>
          </w:rPr>
          <w:delText>委</w:delText>
        </w:r>
      </w:del>
      <w:r w:rsidRPr="002A3E13">
        <w:rPr>
          <w:spacing w:val="1"/>
          <w:w w:val="102"/>
        </w:rPr>
        <w:t>員：二位總董事會之教育代表、全球宣</w:t>
      </w:r>
      <w:ins w:id="2017" w:author="成英 李" w:date="2025-10-07T16:09:00Z">
        <w:r w:rsidR="002A3E13">
          <w:rPr>
            <w:rFonts w:hint="eastAsia"/>
            <w:spacing w:val="1"/>
            <w:w w:val="102"/>
          </w:rPr>
          <w:t>教</w:t>
        </w:r>
      </w:ins>
      <w:del w:id="2018" w:author="成英 李" w:date="2025-10-07T16:09:00Z">
        <w:r w:rsidRPr="002A3E13" w:rsidDel="002A3E13">
          <w:rPr>
            <w:spacing w:val="1"/>
            <w:w w:val="102"/>
          </w:rPr>
          <w:delText>道部</w:delText>
        </w:r>
      </w:del>
      <w:r w:rsidRPr="002A3E13">
        <w:rPr>
          <w:spacing w:val="1"/>
          <w:w w:val="102"/>
        </w:rPr>
        <w:t>總幹事、全球</w:t>
      </w:r>
      <w:ins w:id="2019" w:author="成英 李" w:date="2025-10-07T16:10:00Z">
        <w:r w:rsidR="002A3E13">
          <w:rPr>
            <w:rFonts w:hint="eastAsia"/>
            <w:spacing w:val="1"/>
            <w:w w:val="102"/>
          </w:rPr>
          <w:t>教育及神職人員發展</w:t>
        </w:r>
      </w:ins>
      <w:del w:id="2020" w:author="成英 李" w:date="2025-10-07T16:10:00Z">
        <w:r w:rsidRPr="002A3E13" w:rsidDel="002A3E13">
          <w:rPr>
            <w:spacing w:val="1"/>
            <w:w w:val="102"/>
          </w:rPr>
          <w:delText>教</w:delText>
        </w:r>
        <w:r w:rsidRPr="002A3E13" w:rsidDel="002A3E13">
          <w:rPr>
            <w:w w:val="102"/>
          </w:rPr>
          <w:delText>牧發展部</w:delText>
        </w:r>
      </w:del>
      <w:r w:rsidRPr="002A3E13">
        <w:rPr>
          <w:w w:val="102"/>
        </w:rPr>
        <w:t>總幹事</w:t>
      </w:r>
      <w:del w:id="2021" w:author="成英 李" w:date="2025-10-07T16:10:00Z">
        <w:r w:rsidRPr="002A3E13" w:rsidDel="002A3E13">
          <w:rPr>
            <w:w w:val="102"/>
          </w:rPr>
          <w:delText>、以及教育委員長</w:delText>
        </w:r>
      </w:del>
      <w:r w:rsidRPr="002A3E13">
        <w:rPr>
          <w:w w:val="102"/>
        </w:rPr>
        <w:t>。提名委員會的成員包括：</w:t>
      </w:r>
      <w:ins w:id="2022" w:author="成英 李" w:date="2025-10-07T16:11:00Z">
        <w:r w:rsidR="002A3E13" w:rsidRPr="007B3714">
          <w:rPr>
            <w:spacing w:val="1"/>
            <w:w w:val="102"/>
          </w:rPr>
          <w:t>全球</w:t>
        </w:r>
        <w:r w:rsidR="002A3E13">
          <w:rPr>
            <w:rFonts w:hint="eastAsia"/>
            <w:spacing w:val="1"/>
            <w:w w:val="102"/>
          </w:rPr>
          <w:t>教育及神職人員發展</w:t>
        </w:r>
        <w:r w:rsidR="002A3E13" w:rsidRPr="007B3714">
          <w:rPr>
            <w:w w:val="102"/>
          </w:rPr>
          <w:t>總幹事</w:t>
        </w:r>
      </w:ins>
      <w:del w:id="2023" w:author="成英 李" w:date="2025-10-07T16:11:00Z">
        <w:r w:rsidRPr="002A3E13" w:rsidDel="002A3E13">
          <w:rPr>
            <w:w w:val="102"/>
          </w:rPr>
          <w:delText>教育委員長</w:delText>
        </w:r>
      </w:del>
      <w:r w:rsidRPr="002A3E13">
        <w:rPr>
          <w:w w:val="102"/>
        </w:rPr>
        <w:t>、全球宣</w:t>
      </w:r>
      <w:del w:id="2024" w:author="成英 李" w:date="2025-10-07T16:11:00Z">
        <w:r w:rsidRPr="002A3E13" w:rsidDel="002A3E13">
          <w:rPr>
            <w:rFonts w:hint="eastAsia"/>
            <w:w w:val="102"/>
          </w:rPr>
          <w:delText>道部</w:delText>
        </w:r>
      </w:del>
      <w:ins w:id="2025" w:author="成英 李" w:date="2025-10-07T16:11:00Z">
        <w:r w:rsidR="002A3E13">
          <w:rPr>
            <w:rFonts w:hint="eastAsia"/>
            <w:w w:val="102"/>
          </w:rPr>
          <w:t>教</w:t>
        </w:r>
      </w:ins>
      <w:r w:rsidRPr="002A3E13">
        <w:rPr>
          <w:w w:val="102"/>
        </w:rPr>
        <w:t>總幹事、</w:t>
      </w:r>
      <w:ins w:id="2026" w:author="成英 李" w:date="2025-10-07T16:12:00Z">
        <w:r w:rsidR="002A3E13">
          <w:rPr>
            <w:rFonts w:hint="eastAsia"/>
            <w:w w:val="102"/>
          </w:rPr>
          <w:t>兩位</w:t>
        </w:r>
      </w:ins>
      <w:del w:id="2027" w:author="成英 李" w:date="2025-10-07T16:12:00Z">
        <w:r w:rsidRPr="002A3E13" w:rsidDel="002A3E13">
          <w:rPr>
            <w:rFonts w:hint="eastAsia"/>
            <w:w w:val="102"/>
          </w:rPr>
          <w:delText>代</w:delText>
        </w:r>
        <w:r w:rsidRPr="002A3E13" w:rsidDel="002A3E13">
          <w:rPr>
            <w:w w:val="102"/>
          </w:rPr>
          <w:delText>表</w:delText>
        </w:r>
      </w:del>
      <w:r w:rsidRPr="002A3E13">
        <w:rPr>
          <w:w w:val="102"/>
        </w:rPr>
        <w:t>總董事會的</w:t>
      </w:r>
      <w:del w:id="2028" w:author="成英 李" w:date="2025-10-07T16:12:00Z">
        <w:r w:rsidRPr="002A3E13" w:rsidDel="002A3E13">
          <w:rPr>
            <w:w w:val="102"/>
          </w:rPr>
          <w:delText>二位</w:delText>
        </w:r>
      </w:del>
      <w:r w:rsidRPr="002A3E13">
        <w:rPr>
          <w:w w:val="102"/>
        </w:rPr>
        <w:t>教育代表、以及負責國際教育</w:t>
      </w:r>
      <w:del w:id="2029" w:author="成英 李" w:date="2025-10-07T16:12:00Z">
        <w:r w:rsidRPr="002A3E13" w:rsidDel="002A3E13">
          <w:rPr>
            <w:rFonts w:hint="eastAsia"/>
            <w:w w:val="102"/>
          </w:rPr>
          <w:delText>委員</w:delText>
        </w:r>
      </w:del>
      <w:ins w:id="2030" w:author="成英 李" w:date="2025-10-07T16:13:00Z">
        <w:r w:rsidR="002A3E13">
          <w:rPr>
            <w:rFonts w:hint="eastAsia"/>
            <w:w w:val="102"/>
          </w:rPr>
          <w:t>董事</w:t>
        </w:r>
      </w:ins>
      <w:r w:rsidRPr="002A3E13">
        <w:rPr>
          <w:w w:val="102"/>
        </w:rPr>
        <w:t>會和全球宣</w:t>
      </w:r>
      <w:ins w:id="2031" w:author="成英 李" w:date="2025-10-07T16:13:00Z">
        <w:r w:rsidR="002A3E13">
          <w:rPr>
            <w:rFonts w:hint="eastAsia"/>
            <w:w w:val="102"/>
          </w:rPr>
          <w:t>教</w:t>
        </w:r>
      </w:ins>
      <w:del w:id="2032" w:author="成英 李" w:date="2025-10-07T16:13:00Z">
        <w:r w:rsidRPr="002A3E13" w:rsidDel="002A3E13">
          <w:rPr>
            <w:w w:val="102"/>
          </w:rPr>
          <w:delText>道</w:delText>
        </w:r>
      </w:del>
      <w:r w:rsidRPr="002A3E13">
        <w:rPr>
          <w:w w:val="102"/>
        </w:rPr>
        <w:t>部的</w:t>
      </w:r>
      <w:ins w:id="2033" w:author="成英 李" w:date="2025-10-07T16:13:00Z">
        <w:r w:rsidR="002A3E13">
          <w:rPr>
            <w:rFonts w:hint="eastAsia"/>
            <w:w w:val="102"/>
          </w:rPr>
          <w:t>主管區</w:t>
        </w:r>
      </w:ins>
      <w:r w:rsidRPr="002A3E13">
        <w:rPr>
          <w:w w:val="102"/>
        </w:rPr>
        <w:t>總監督</w:t>
      </w:r>
      <w:del w:id="2034" w:author="成英 李" w:date="2025-10-07T16:13:00Z">
        <w:r w:rsidRPr="002A3E13" w:rsidDel="002A3E13">
          <w:rPr>
            <w:w w:val="102"/>
          </w:rPr>
          <w:delText>、全球宣道部</w:delText>
        </w:r>
      </w:del>
      <w:ins w:id="2035" w:author="成英 李" w:date="2025-10-07T16:14:00Z">
        <w:r w:rsidR="002A3E13">
          <w:rPr>
            <w:rFonts w:hint="eastAsia"/>
            <w:w w:val="102"/>
          </w:rPr>
          <w:t>。</w:t>
        </w:r>
      </w:ins>
      <w:del w:id="2036" w:author="成英 李" w:date="2025-10-07T16:14:00Z">
        <w:r w:rsidRPr="002A3E13" w:rsidDel="002A3E13">
          <w:rPr>
            <w:w w:val="102"/>
          </w:rPr>
          <w:delText>，</w:delText>
        </w:r>
      </w:del>
      <w:ins w:id="2037" w:author="成英 李" w:date="2025-10-07T16:14:00Z">
        <w:r w:rsidR="002A3E13">
          <w:rPr>
            <w:rFonts w:hint="eastAsia"/>
            <w:w w:val="102"/>
          </w:rPr>
          <w:t>該提名委員會</w:t>
        </w:r>
      </w:ins>
      <w:del w:id="2038" w:author="成英 李" w:date="2025-10-07T16:14:00Z">
        <w:r w:rsidRPr="002A3E13" w:rsidDel="002A3E13">
          <w:rPr>
            <w:w w:val="102"/>
          </w:rPr>
          <w:delText>他們</w:delText>
        </w:r>
      </w:del>
      <w:r w:rsidRPr="002A3E13">
        <w:rPr>
          <w:w w:val="102"/>
        </w:rPr>
        <w:t>要提名八個候選人送呈總監督會核准，再送呈總董事會選出。</w:t>
      </w:r>
    </w:p>
    <w:p w14:paraId="30153007" w14:textId="0B4E5B69" w:rsidR="003345E9" w:rsidRDefault="007169A0">
      <w:pPr>
        <w:pStyle w:val="a3"/>
        <w:spacing w:line="206" w:lineRule="auto"/>
        <w:ind w:right="104" w:firstLine="408"/>
        <w:jc w:val="both"/>
      </w:pPr>
      <w:r>
        <w:rPr>
          <w:color w:val="231F20"/>
          <w:spacing w:val="2"/>
          <w:w w:val="102"/>
        </w:rPr>
        <w:t>為了要保證全會廣大的代表性，提名委員會應提名如下：一位區</w:t>
      </w:r>
      <w:r>
        <w:rPr>
          <w:color w:val="231F20"/>
          <w:spacing w:val="8"/>
          <w:w w:val="102"/>
        </w:rPr>
        <w:t>域教育</w:t>
      </w:r>
      <w:del w:id="2039" w:author="成英 李" w:date="2025-10-07T16:15:00Z">
        <w:r w:rsidDel="002A3E13">
          <w:rPr>
            <w:rFonts w:hint="eastAsia"/>
            <w:color w:val="231F20"/>
            <w:spacing w:val="8"/>
            <w:w w:val="102"/>
          </w:rPr>
          <w:delText>負責人</w:delText>
        </w:r>
      </w:del>
      <w:ins w:id="2040" w:author="成英 李" w:date="2025-10-07T16:16:00Z">
        <w:r w:rsidR="002A3E13">
          <w:rPr>
            <w:rFonts w:hint="eastAsia"/>
            <w:color w:val="231F20"/>
            <w:spacing w:val="8"/>
            <w:w w:val="102"/>
          </w:rPr>
          <w:t>協調主任</w:t>
        </w:r>
      </w:ins>
      <w:r>
        <w:rPr>
          <w:color w:val="231F20"/>
          <w:spacing w:val="8"/>
          <w:w w:val="102"/>
        </w:rPr>
        <w:t>；三位信徒；二位來自全球宣</w:t>
      </w:r>
      <w:ins w:id="2041" w:author="成英 李" w:date="2025-10-07T16:16:00Z">
        <w:r w:rsidR="002A3E13">
          <w:rPr>
            <w:rFonts w:hint="eastAsia"/>
            <w:color w:val="231F20"/>
            <w:spacing w:val="8"/>
            <w:w w:val="102"/>
          </w:rPr>
          <w:t>教部</w:t>
        </w:r>
      </w:ins>
      <w:del w:id="2042" w:author="成英 李" w:date="2025-10-07T16:16:00Z">
        <w:r w:rsidDel="002A3E13">
          <w:rPr>
            <w:color w:val="231F20"/>
            <w:spacing w:val="8"/>
            <w:w w:val="102"/>
          </w:rPr>
          <w:delText>道</w:delText>
        </w:r>
      </w:del>
      <w:r>
        <w:rPr>
          <w:color w:val="231F20"/>
          <w:spacing w:val="8"/>
          <w:w w:val="102"/>
        </w:rPr>
        <w:t>區域</w:t>
      </w:r>
      <w:ins w:id="2043" w:author="成英 李" w:date="2025-10-07T16:16:00Z">
        <w:r w:rsidR="002A3E13">
          <w:rPr>
            <w:rFonts w:hint="eastAsia"/>
            <w:color w:val="231F20"/>
            <w:spacing w:val="8"/>
            <w:w w:val="102"/>
          </w:rPr>
          <w:t>的</w:t>
        </w:r>
      </w:ins>
      <w:ins w:id="2044" w:author="成英 李" w:date="2025-10-07T16:17:00Z">
        <w:r w:rsidR="002A3E13">
          <w:rPr>
            <w:rFonts w:hint="eastAsia"/>
            <w:color w:val="231F20"/>
            <w:spacing w:val="8"/>
            <w:w w:val="102"/>
          </w:rPr>
          <w:t>受委派按立的牧師</w:t>
        </w:r>
      </w:ins>
      <w:r>
        <w:rPr>
          <w:color w:val="231F20"/>
          <w:spacing w:val="8"/>
          <w:w w:val="102"/>
        </w:rPr>
        <w:t>，若該區域中沒</w:t>
      </w:r>
      <w:r>
        <w:rPr>
          <w:color w:val="231F20"/>
          <w:spacing w:val="9"/>
          <w:w w:val="102"/>
        </w:rPr>
        <w:t>有教育</w:t>
      </w:r>
      <w:ins w:id="2045" w:author="成英 李" w:date="2025-10-07T16:17:00Z">
        <w:r w:rsidR="002A3E13">
          <w:rPr>
            <w:rFonts w:hint="eastAsia"/>
            <w:color w:val="231F20"/>
            <w:spacing w:val="9"/>
            <w:w w:val="102"/>
          </w:rPr>
          <w:t>協調主任</w:t>
        </w:r>
      </w:ins>
      <w:del w:id="2046" w:author="成英 李" w:date="2025-10-07T16:17:00Z">
        <w:r w:rsidDel="002A3E13">
          <w:rPr>
            <w:rFonts w:hint="eastAsia"/>
            <w:color w:val="231F20"/>
            <w:spacing w:val="9"/>
            <w:w w:val="102"/>
          </w:rPr>
          <w:delText>負</w:delText>
        </w:r>
        <w:r w:rsidDel="002A3E13">
          <w:rPr>
            <w:color w:val="231F20"/>
            <w:spacing w:val="9"/>
            <w:w w:val="102"/>
          </w:rPr>
          <w:delText>責人</w:delText>
        </w:r>
      </w:del>
      <w:r>
        <w:rPr>
          <w:color w:val="231F20"/>
          <w:spacing w:val="9"/>
          <w:w w:val="102"/>
        </w:rPr>
        <w:t>曾被提名；二位無職位的被提名者。全球宣</w:t>
      </w:r>
      <w:ins w:id="2047" w:author="成英 李" w:date="2025-10-07T16:18:00Z">
        <w:r w:rsidR="002A3E13">
          <w:rPr>
            <w:rFonts w:hint="eastAsia"/>
            <w:color w:val="231F20"/>
            <w:spacing w:val="9"/>
            <w:w w:val="102"/>
          </w:rPr>
          <w:t>教</w:t>
        </w:r>
      </w:ins>
      <w:del w:id="2048" w:author="成英 李" w:date="2025-10-07T16:18:00Z">
        <w:r w:rsidDel="002A3E13">
          <w:rPr>
            <w:color w:val="231F20"/>
            <w:spacing w:val="9"/>
            <w:w w:val="102"/>
          </w:rPr>
          <w:delText>道</w:delText>
        </w:r>
      </w:del>
      <w:r>
        <w:rPr>
          <w:color w:val="231F20"/>
          <w:spacing w:val="9"/>
          <w:w w:val="102"/>
        </w:rPr>
        <w:t xml:space="preserve">區域的 </w:t>
      </w:r>
      <w:r>
        <w:rPr>
          <w:color w:val="231F20"/>
          <w:w w:val="102"/>
        </w:rPr>
        <w:t>IBOE</w:t>
      </w:r>
      <w:r>
        <w:rPr>
          <w:color w:val="231F20"/>
          <w:spacing w:val="-1"/>
        </w:rPr>
        <w:t xml:space="preserve"> </w:t>
      </w:r>
      <w:r>
        <w:rPr>
          <w:color w:val="231F20"/>
          <w:w w:val="102"/>
        </w:rPr>
        <w:t>代表不得超過一位，直到各區域皆有一位代表。</w:t>
      </w:r>
    </w:p>
    <w:p w14:paraId="37E044B3" w14:textId="26B5C5A7" w:rsidR="003345E9" w:rsidRDefault="007169A0">
      <w:pPr>
        <w:pStyle w:val="a3"/>
        <w:spacing w:line="206" w:lineRule="auto"/>
        <w:ind w:right="117" w:firstLine="408"/>
      </w:pPr>
      <w:r>
        <w:rPr>
          <w:color w:val="231F20"/>
          <w:spacing w:val="2"/>
          <w:w w:val="102"/>
        </w:rPr>
        <w:t>通過提名和選舉的過程，應該選出有</w:t>
      </w:r>
      <w:ins w:id="2049" w:author="成英 李" w:date="2025-10-07T16:18:00Z">
        <w:r w:rsidR="00C80ED4">
          <w:rPr>
            <w:rFonts w:hint="eastAsia"/>
            <w:color w:val="231F20"/>
            <w:spacing w:val="2"/>
            <w:w w:val="102"/>
          </w:rPr>
          <w:t>跨</w:t>
        </w:r>
      </w:ins>
      <w:del w:id="2050" w:author="成英 李" w:date="2025-10-07T16:18:00Z">
        <w:r w:rsidDel="00C80ED4">
          <w:rPr>
            <w:color w:val="231F20"/>
            <w:spacing w:val="2"/>
            <w:w w:val="102"/>
          </w:rPr>
          <w:delText>超越</w:delText>
        </w:r>
      </w:del>
      <w:r>
        <w:rPr>
          <w:color w:val="231F20"/>
          <w:spacing w:val="2"/>
          <w:w w:val="102"/>
        </w:rPr>
        <w:t>文化觀點和</w:t>
      </w:r>
      <w:r>
        <w:rPr>
          <w:color w:val="231F20"/>
          <w:spacing w:val="4"/>
          <w:w w:val="102"/>
        </w:rPr>
        <w:t>（或）</w:t>
      </w:r>
      <w:r>
        <w:rPr>
          <w:color w:val="231F20"/>
          <w:spacing w:val="2"/>
          <w:w w:val="102"/>
        </w:rPr>
        <w:t>經驗的教育家。</w:t>
      </w:r>
    </w:p>
    <w:p w14:paraId="31B85DCC" w14:textId="5EE65262" w:rsidR="003345E9" w:rsidRDefault="007169A0">
      <w:pPr>
        <w:pStyle w:val="3"/>
        <w:spacing w:line="307" w:lineRule="exact"/>
        <w:ind w:left="528"/>
        <w:rPr>
          <w:b w:val="0"/>
        </w:rPr>
      </w:pPr>
      <w:r>
        <w:rPr>
          <w:color w:val="231F20"/>
        </w:rPr>
        <w:t>國際教育</w:t>
      </w:r>
      <w:ins w:id="2051" w:author="成英 李" w:date="2025-10-07T16:19:00Z">
        <w:r w:rsidR="00C80ED4">
          <w:rPr>
            <w:rFonts w:hint="eastAsia"/>
            <w:color w:val="231F20"/>
          </w:rPr>
          <w:t>董事</w:t>
        </w:r>
      </w:ins>
      <w:del w:id="2052" w:author="成英 李" w:date="2025-10-07T16:19:00Z">
        <w:r w:rsidDel="00C80ED4">
          <w:rPr>
            <w:color w:val="231F20"/>
          </w:rPr>
          <w:delText>委員</w:delText>
        </w:r>
      </w:del>
      <w:r>
        <w:rPr>
          <w:color w:val="231F20"/>
        </w:rPr>
        <w:t>會的職責為</w:t>
      </w:r>
      <w:r>
        <w:rPr>
          <w:b w:val="0"/>
          <w:color w:val="231F20"/>
          <w:spacing w:val="-10"/>
        </w:rPr>
        <w:t>：</w:t>
      </w:r>
    </w:p>
    <w:p w14:paraId="08F31BA0" w14:textId="1C47DE95" w:rsidR="003345E9" w:rsidRDefault="007169A0">
      <w:pPr>
        <w:pStyle w:val="a5"/>
        <w:numPr>
          <w:ilvl w:val="1"/>
          <w:numId w:val="16"/>
        </w:numPr>
        <w:tabs>
          <w:tab w:val="left" w:pos="1193"/>
        </w:tabs>
        <w:spacing w:line="206" w:lineRule="auto"/>
        <w:ind w:right="112" w:firstLine="408"/>
        <w:jc w:val="both"/>
        <w:rPr>
          <w:sz w:val="20"/>
        </w:rPr>
      </w:pPr>
      <w:r>
        <w:rPr>
          <w:color w:val="231F20"/>
          <w:spacing w:val="1"/>
          <w:w w:val="102"/>
          <w:sz w:val="20"/>
        </w:rPr>
        <w:t>確</w:t>
      </w:r>
      <w:ins w:id="2053" w:author="成英 李" w:date="2025-10-07T16:26:00Z">
        <w:r w:rsidR="00C80ED4">
          <w:rPr>
            <w:rFonts w:hint="eastAsia"/>
            <w:color w:val="231F20"/>
            <w:spacing w:val="1"/>
            <w:w w:val="102"/>
            <w:sz w:val="20"/>
          </w:rPr>
          <w:t>保各</w:t>
        </w:r>
      </w:ins>
      <w:del w:id="2054" w:author="成英 李" w:date="2025-10-07T16:26:00Z">
        <w:r w:rsidDel="00C80ED4">
          <w:rPr>
            <w:color w:val="231F20"/>
            <w:spacing w:val="1"/>
            <w:w w:val="102"/>
            <w:sz w:val="20"/>
          </w:rPr>
          <w:delText>使</w:delText>
        </w:r>
      </w:del>
      <w:ins w:id="2055" w:author="成英 李" w:date="2025-10-07T16:21:00Z">
        <w:r w:rsidR="00C80ED4">
          <w:rPr>
            <w:rFonts w:hint="eastAsia"/>
            <w:color w:val="231F20"/>
            <w:spacing w:val="1"/>
            <w:w w:val="102"/>
            <w:sz w:val="20"/>
          </w:rPr>
          <w:t>宣聖會高等教育院校</w:t>
        </w:r>
      </w:ins>
      <w:ins w:id="2056" w:author="成英 李" w:date="2025-10-07T16:25:00Z">
        <w:r w:rsidR="00C80ED4">
          <w:rPr>
            <w:rFonts w:hint="eastAsia"/>
            <w:color w:val="231F20"/>
            <w:spacing w:val="1"/>
            <w:w w:val="102"/>
            <w:sz w:val="20"/>
          </w:rPr>
          <w:t>處於</w:t>
        </w:r>
      </w:ins>
      <w:del w:id="2057" w:author="成英 李" w:date="2025-10-07T16:25:00Z">
        <w:r w:rsidDel="00C80ED4">
          <w:rPr>
            <w:color w:val="231F20"/>
            <w:spacing w:val="1"/>
            <w:w w:val="102"/>
            <w:sz w:val="20"/>
          </w:rPr>
          <w:delText>在</w:delText>
        </w:r>
      </w:del>
      <w:ins w:id="2058" w:author="成英 李" w:date="2025-10-07T16:22:00Z">
        <w:r w:rsidR="00C80ED4">
          <w:rPr>
            <w:rFonts w:hint="eastAsia"/>
            <w:color w:val="231F20"/>
            <w:spacing w:val="1"/>
            <w:w w:val="102"/>
            <w:sz w:val="20"/>
          </w:rPr>
          <w:t>各自所屬</w:t>
        </w:r>
      </w:ins>
      <w:ins w:id="2059" w:author="成英 李" w:date="2025-10-07T16:25:00Z">
        <w:r w:rsidR="00C80ED4">
          <w:rPr>
            <w:rFonts w:hint="eastAsia"/>
            <w:color w:val="231F20"/>
            <w:spacing w:val="1"/>
            <w:w w:val="102"/>
            <w:sz w:val="20"/>
          </w:rPr>
          <w:t>之</w:t>
        </w:r>
      </w:ins>
      <w:del w:id="2060" w:author="成英 李" w:date="2025-10-07T16:22:00Z">
        <w:r w:rsidDel="00C80ED4">
          <w:rPr>
            <w:rFonts w:hint="eastAsia"/>
            <w:color w:val="231F20"/>
            <w:spacing w:val="1"/>
            <w:w w:val="102"/>
            <w:sz w:val="20"/>
          </w:rPr>
          <w:delText>有</w:delText>
        </w:r>
        <w:r w:rsidDel="00C80ED4">
          <w:rPr>
            <w:color w:val="231F20"/>
            <w:spacing w:val="1"/>
            <w:w w:val="102"/>
            <w:sz w:val="20"/>
          </w:rPr>
          <w:delText>關機構負責</w:delText>
        </w:r>
      </w:del>
      <w:ins w:id="2061" w:author="成英 李" w:date="2025-10-07T16:23:00Z">
        <w:r w:rsidR="00C80ED4">
          <w:rPr>
            <w:rFonts w:hint="eastAsia"/>
            <w:color w:val="231F20"/>
            <w:spacing w:val="1"/>
            <w:w w:val="102"/>
            <w:sz w:val="20"/>
          </w:rPr>
          <w:t>治</w:t>
        </w:r>
      </w:ins>
      <w:del w:id="2062" w:author="成英 李" w:date="2025-10-07T16:23:00Z">
        <w:r w:rsidDel="00C80ED4">
          <w:rPr>
            <w:color w:val="231F20"/>
            <w:spacing w:val="1"/>
            <w:w w:val="102"/>
            <w:sz w:val="20"/>
          </w:rPr>
          <w:delText>管</w:delText>
        </w:r>
      </w:del>
      <w:r>
        <w:rPr>
          <w:color w:val="231F20"/>
          <w:spacing w:val="1"/>
          <w:w w:val="102"/>
          <w:sz w:val="20"/>
        </w:rPr>
        <w:t>理</w:t>
      </w:r>
      <w:del w:id="2063" w:author="成英 李" w:date="2025-10-07T16:22:00Z">
        <w:r w:rsidDel="00C80ED4">
          <w:rPr>
            <w:color w:val="231F20"/>
            <w:spacing w:val="1"/>
            <w:w w:val="102"/>
            <w:sz w:val="20"/>
          </w:rPr>
          <w:delText>之</w:delText>
        </w:r>
      </w:del>
      <w:r>
        <w:rPr>
          <w:color w:val="231F20"/>
          <w:spacing w:val="1"/>
          <w:w w:val="102"/>
          <w:sz w:val="20"/>
        </w:rPr>
        <w:t>委員會的</w:t>
      </w:r>
      <w:del w:id="2064" w:author="成英 李" w:date="2025-10-07T16:23:00Z">
        <w:r w:rsidDel="00C80ED4">
          <w:rPr>
            <w:rFonts w:hint="eastAsia"/>
            <w:color w:val="231F20"/>
            <w:spacing w:val="1"/>
            <w:w w:val="102"/>
            <w:sz w:val="20"/>
          </w:rPr>
          <w:delText>治理下正常運作</w:delText>
        </w:r>
      </w:del>
      <w:ins w:id="2065" w:author="成英 李" w:date="2025-10-07T16:23:00Z">
        <w:r w:rsidR="00C80ED4">
          <w:rPr>
            <w:rFonts w:hint="eastAsia"/>
            <w:color w:val="231F20"/>
            <w:spacing w:val="1"/>
            <w:w w:val="102"/>
            <w:sz w:val="20"/>
          </w:rPr>
          <w:t>合法</w:t>
        </w:r>
      </w:ins>
      <w:ins w:id="2066" w:author="成英 李" w:date="2025-10-07T16:25:00Z">
        <w:r w:rsidR="00C80ED4">
          <w:rPr>
            <w:rFonts w:hint="eastAsia"/>
            <w:color w:val="231F20"/>
            <w:spacing w:val="1"/>
            <w:w w:val="102"/>
            <w:sz w:val="20"/>
          </w:rPr>
          <w:t>監管</w:t>
        </w:r>
      </w:ins>
      <w:ins w:id="2067" w:author="成英 李" w:date="2025-10-07T16:26:00Z">
        <w:r w:rsidR="00C80ED4">
          <w:rPr>
            <w:rFonts w:hint="eastAsia"/>
            <w:color w:val="231F20"/>
            <w:spacing w:val="1"/>
            <w:w w:val="102"/>
            <w:sz w:val="20"/>
          </w:rPr>
          <w:t>下</w:t>
        </w:r>
      </w:ins>
      <w:r>
        <w:rPr>
          <w:color w:val="231F20"/>
          <w:spacing w:val="1"/>
          <w:w w:val="102"/>
          <w:sz w:val="20"/>
        </w:rPr>
        <w:t>，</w:t>
      </w:r>
      <w:del w:id="2068" w:author="成英 李" w:date="2025-10-07T16:23:00Z">
        <w:r w:rsidDel="00C80ED4">
          <w:rPr>
            <w:color w:val="231F20"/>
            <w:spacing w:val="1"/>
            <w:w w:val="102"/>
            <w:sz w:val="20"/>
          </w:rPr>
          <w:delText>其</w:delText>
        </w:r>
      </w:del>
      <w:ins w:id="2069" w:author="成英 李" w:date="2025-10-07T16:24:00Z">
        <w:r w:rsidR="00C80ED4">
          <w:rPr>
            <w:rFonts w:hint="eastAsia"/>
            <w:color w:val="231F20"/>
            <w:spacing w:val="1"/>
            <w:w w:val="102"/>
            <w:sz w:val="20"/>
          </w:rPr>
          <w:t>各治</w:t>
        </w:r>
      </w:ins>
      <w:ins w:id="2070" w:author="成英 李" w:date="2025-10-07T16:23:00Z">
        <w:r w:rsidR="00C80ED4">
          <w:rPr>
            <w:rFonts w:hint="eastAsia"/>
            <w:color w:val="231F20"/>
            <w:spacing w:val="1"/>
            <w:w w:val="102"/>
            <w:sz w:val="20"/>
          </w:rPr>
          <w:t>理委員會的</w:t>
        </w:r>
      </w:ins>
      <w:r>
        <w:rPr>
          <w:color w:val="231F20"/>
          <w:spacing w:val="2"/>
          <w:w w:val="102"/>
          <w:sz w:val="20"/>
        </w:rPr>
        <w:t>章程和規則應符合財團法人的規定，並應與</w:t>
      </w:r>
      <w:ins w:id="2071" w:author="成英 李" w:date="2025-10-07T16:24:00Z">
        <w:r w:rsidR="00C80ED4">
          <w:rPr>
            <w:rFonts w:hint="eastAsia"/>
            <w:color w:val="231F20"/>
            <w:spacing w:val="2"/>
            <w:w w:val="102"/>
            <w:sz w:val="20"/>
          </w:rPr>
          <w:t>「</w:t>
        </w:r>
      </w:ins>
      <w:r>
        <w:rPr>
          <w:color w:val="231F20"/>
          <w:spacing w:val="2"/>
          <w:w w:val="102"/>
          <w:sz w:val="20"/>
        </w:rPr>
        <w:t>宣聖會</w:t>
      </w:r>
      <w:del w:id="2072" w:author="成英 李" w:date="2025-10-07T16:24:00Z">
        <w:r w:rsidDel="00C80ED4">
          <w:rPr>
            <w:color w:val="231F20"/>
            <w:spacing w:val="2"/>
            <w:w w:val="102"/>
            <w:sz w:val="20"/>
          </w:rPr>
          <w:delText>「</w:delText>
        </w:r>
      </w:del>
      <w:r>
        <w:rPr>
          <w:color w:val="231F20"/>
          <w:spacing w:val="2"/>
          <w:w w:val="102"/>
          <w:sz w:val="20"/>
        </w:rPr>
        <w:t>教會手冊」</w:t>
      </w:r>
      <w:ins w:id="2073" w:author="成英 李" w:date="2025-10-07T16:26:00Z">
        <w:r w:rsidR="00C80ED4">
          <w:rPr>
            <w:rFonts w:hint="eastAsia"/>
            <w:color w:val="231F20"/>
            <w:spacing w:val="2"/>
            <w:w w:val="102"/>
            <w:sz w:val="20"/>
          </w:rPr>
          <w:t>和國際教育董事會</w:t>
        </w:r>
      </w:ins>
      <w:r>
        <w:rPr>
          <w:color w:val="231F20"/>
          <w:spacing w:val="2"/>
          <w:w w:val="102"/>
          <w:sz w:val="20"/>
        </w:rPr>
        <w:t>之規</w:t>
      </w:r>
      <w:r>
        <w:rPr>
          <w:color w:val="231F20"/>
          <w:w w:val="102"/>
          <w:sz w:val="20"/>
        </w:rPr>
        <w:t>章相一致。</w:t>
      </w:r>
    </w:p>
    <w:p w14:paraId="71778BA9" w14:textId="150805C7" w:rsidR="003345E9" w:rsidRDefault="007169A0">
      <w:pPr>
        <w:pStyle w:val="a5"/>
        <w:numPr>
          <w:ilvl w:val="1"/>
          <w:numId w:val="16"/>
        </w:numPr>
        <w:tabs>
          <w:tab w:val="left" w:pos="1193"/>
        </w:tabs>
        <w:spacing w:line="206" w:lineRule="auto"/>
        <w:ind w:left="119" w:right="17" w:firstLine="408"/>
        <w:rPr>
          <w:sz w:val="20"/>
        </w:rPr>
      </w:pPr>
      <w:r>
        <w:rPr>
          <w:color w:val="231F20"/>
          <w:spacing w:val="5"/>
          <w:w w:val="102"/>
          <w:sz w:val="20"/>
        </w:rPr>
        <w:t>確使宣聖會各</w:t>
      </w:r>
      <w:r>
        <w:rPr>
          <w:color w:val="231F20"/>
          <w:spacing w:val="1"/>
          <w:sz w:val="20"/>
        </w:rPr>
        <w:t xml:space="preserve"> </w:t>
      </w:r>
      <w:r>
        <w:rPr>
          <w:color w:val="231F20"/>
          <w:w w:val="102"/>
          <w:sz w:val="20"/>
        </w:rPr>
        <w:t>IBOE</w:t>
      </w:r>
      <w:r>
        <w:rPr>
          <w:color w:val="231F20"/>
          <w:spacing w:val="1"/>
          <w:sz w:val="20"/>
        </w:rPr>
        <w:t xml:space="preserve"> </w:t>
      </w:r>
      <w:r>
        <w:rPr>
          <w:color w:val="231F20"/>
          <w:spacing w:val="5"/>
          <w:w w:val="102"/>
          <w:sz w:val="20"/>
        </w:rPr>
        <w:t>轄下教育機構</w:t>
      </w:r>
      <w:r>
        <w:rPr>
          <w:color w:val="231F20"/>
          <w:spacing w:val="25"/>
          <w:sz w:val="20"/>
        </w:rPr>
        <w:t xml:space="preserve"> </w:t>
      </w:r>
      <w:r>
        <w:rPr>
          <w:color w:val="231F20"/>
          <w:w w:val="102"/>
          <w:sz w:val="20"/>
        </w:rPr>
        <w:t>➀</w:t>
      </w:r>
      <w:r>
        <w:rPr>
          <w:color w:val="231F20"/>
          <w:spacing w:val="24"/>
          <w:sz w:val="20"/>
        </w:rPr>
        <w:t xml:space="preserve"> </w:t>
      </w:r>
      <w:r>
        <w:rPr>
          <w:color w:val="231F20"/>
          <w:spacing w:val="6"/>
          <w:w w:val="102"/>
          <w:sz w:val="20"/>
        </w:rPr>
        <w:t>負責管理之全部委</w:t>
      </w:r>
      <w:r>
        <w:rPr>
          <w:color w:val="231F20"/>
          <w:w w:val="102"/>
          <w:sz w:val="20"/>
        </w:rPr>
        <w:t>員</w:t>
      </w:r>
      <w:del w:id="2074" w:author="成英 李" w:date="2025-10-08T10:47:00Z">
        <w:r w:rsidDel="001347FA">
          <w:rPr>
            <w:color w:val="231F20"/>
            <w:w w:val="102"/>
            <w:sz w:val="20"/>
          </w:rPr>
          <w:delText>，</w:delText>
        </w:r>
      </w:del>
      <w:r>
        <w:rPr>
          <w:color w:val="231F20"/>
          <w:w w:val="102"/>
          <w:sz w:val="20"/>
        </w:rPr>
        <w:t>(</w:t>
      </w:r>
      <w:r>
        <w:rPr>
          <w:color w:val="231F20"/>
          <w:sz w:val="20"/>
        </w:rPr>
        <w:t xml:space="preserve"> </w:t>
      </w:r>
      <w:r>
        <w:rPr>
          <w:color w:val="231F20"/>
          <w:w w:val="102"/>
          <w:sz w:val="20"/>
        </w:rPr>
        <w:t>不論為被選任、被委任和當然代表</w:t>
      </w:r>
      <w:r>
        <w:rPr>
          <w:color w:val="231F20"/>
          <w:sz w:val="20"/>
        </w:rPr>
        <w:t xml:space="preserve"> </w:t>
      </w:r>
      <w:r>
        <w:rPr>
          <w:color w:val="231F20"/>
          <w:w w:val="102"/>
          <w:sz w:val="20"/>
        </w:rPr>
        <w:t>)</w:t>
      </w:r>
      <w:r>
        <w:rPr>
          <w:color w:val="231F20"/>
          <w:sz w:val="20"/>
        </w:rPr>
        <w:t xml:space="preserve"> </w:t>
      </w:r>
      <w:r>
        <w:rPr>
          <w:color w:val="231F20"/>
          <w:w w:val="102"/>
          <w:sz w:val="20"/>
        </w:rPr>
        <w:t>皆認同本會之信條，包括最</w:t>
      </w:r>
      <w:r>
        <w:rPr>
          <w:color w:val="231F20"/>
          <w:spacing w:val="1"/>
          <w:w w:val="102"/>
          <w:sz w:val="20"/>
        </w:rPr>
        <w:t>新版「</w:t>
      </w:r>
      <w:del w:id="2075" w:author="成英 李" w:date="2025-10-08T10:47:00Z">
        <w:r w:rsidDel="001347FA">
          <w:rPr>
            <w:color w:val="231F20"/>
            <w:spacing w:val="1"/>
            <w:w w:val="102"/>
            <w:sz w:val="20"/>
          </w:rPr>
          <w:delText>教會</w:delText>
        </w:r>
      </w:del>
      <w:r>
        <w:rPr>
          <w:color w:val="231F20"/>
          <w:spacing w:val="1"/>
          <w:w w:val="102"/>
          <w:sz w:val="20"/>
        </w:rPr>
        <w:t>手冊」內所述全然成聖和宣聖會的</w:t>
      </w:r>
      <w:ins w:id="2076" w:author="成英 李" w:date="2025-10-08T10:52:00Z">
        <w:r w:rsidR="001347FA">
          <w:rPr>
            <w:color w:val="231F20"/>
            <w:spacing w:val="-12"/>
            <w:w w:val="102"/>
          </w:rPr>
          <w:t>基督徒</w:t>
        </w:r>
        <w:r w:rsidR="001347FA">
          <w:rPr>
            <w:rFonts w:hint="eastAsia"/>
            <w:color w:val="231F20"/>
            <w:spacing w:val="-12"/>
            <w:w w:val="102"/>
          </w:rPr>
          <w:t>品格及</w:t>
        </w:r>
        <w:r w:rsidR="001347FA">
          <w:rPr>
            <w:color w:val="231F20"/>
            <w:spacing w:val="-12"/>
            <w:w w:val="102"/>
          </w:rPr>
          <w:t>行為公約</w:t>
        </w:r>
      </w:ins>
      <w:del w:id="2077" w:author="成英 李" w:date="2025-10-08T10:52:00Z">
        <w:r w:rsidDel="001347FA">
          <w:rPr>
            <w:color w:val="231F20"/>
            <w:spacing w:val="1"/>
            <w:w w:val="102"/>
            <w:sz w:val="20"/>
          </w:rPr>
          <w:delText>規條</w:delText>
        </w:r>
      </w:del>
      <w:r>
        <w:rPr>
          <w:color w:val="231F20"/>
          <w:spacing w:val="1"/>
          <w:w w:val="102"/>
          <w:sz w:val="20"/>
        </w:rPr>
        <w:t>。➁</w:t>
      </w:r>
      <w:r>
        <w:rPr>
          <w:color w:val="231F20"/>
          <w:spacing w:val="24"/>
          <w:sz w:val="20"/>
        </w:rPr>
        <w:t xml:space="preserve"> </w:t>
      </w:r>
      <w:r>
        <w:rPr>
          <w:color w:val="231F20"/>
          <w:spacing w:val="3"/>
          <w:w w:val="102"/>
          <w:sz w:val="20"/>
        </w:rPr>
        <w:t>起碼</w:t>
      </w:r>
      <w:r>
        <w:rPr>
          <w:color w:val="231F20"/>
          <w:spacing w:val="1"/>
          <w:sz w:val="20"/>
        </w:rPr>
        <w:t xml:space="preserve"> </w:t>
      </w:r>
      <w:r>
        <w:rPr>
          <w:color w:val="231F20"/>
          <w:w w:val="102"/>
          <w:sz w:val="20"/>
        </w:rPr>
        <w:t>75%</w:t>
      </w:r>
      <w:r>
        <w:rPr>
          <w:color w:val="231F20"/>
          <w:spacing w:val="1"/>
          <w:sz w:val="20"/>
        </w:rPr>
        <w:t xml:space="preserve"> </w:t>
      </w:r>
      <w:r>
        <w:rPr>
          <w:color w:val="231F20"/>
          <w:w w:val="102"/>
          <w:sz w:val="20"/>
        </w:rPr>
        <w:t>成</w:t>
      </w:r>
      <w:r>
        <w:rPr>
          <w:color w:val="231F20"/>
          <w:spacing w:val="3"/>
          <w:w w:val="102"/>
          <w:sz w:val="20"/>
        </w:rPr>
        <w:t>員為</w:t>
      </w:r>
      <w:r>
        <w:rPr>
          <w:rFonts w:ascii="Noto Serif SC" w:eastAsia="Noto Serif SC" w:hAnsi="Noto Serif SC"/>
          <w:color w:val="231F20"/>
          <w:spacing w:val="3"/>
          <w:w w:val="102"/>
          <w:sz w:val="20"/>
        </w:rPr>
        <w:t>没</w:t>
      </w:r>
      <w:r>
        <w:rPr>
          <w:color w:val="231F20"/>
          <w:spacing w:val="1"/>
          <w:w w:val="102"/>
          <w:sz w:val="20"/>
        </w:rPr>
        <w:t>有接受懲戒之宣聖會正式的活躍會友。➂</w:t>
      </w:r>
      <w:r>
        <w:rPr>
          <w:color w:val="231F20"/>
          <w:spacing w:val="21"/>
          <w:sz w:val="20"/>
        </w:rPr>
        <w:t xml:space="preserve"> </w:t>
      </w:r>
      <w:r>
        <w:rPr>
          <w:color w:val="231F20"/>
          <w:spacing w:val="2"/>
          <w:w w:val="102"/>
          <w:sz w:val="20"/>
        </w:rPr>
        <w:t>除非認證機構和</w:t>
      </w:r>
      <w:r>
        <w:rPr>
          <w:color w:val="231F20"/>
          <w:sz w:val="20"/>
        </w:rPr>
        <w:t xml:space="preserve"> </w:t>
      </w:r>
      <w:r>
        <w:rPr>
          <w:color w:val="231F20"/>
          <w:w w:val="102"/>
          <w:sz w:val="20"/>
        </w:rPr>
        <w:t>/</w:t>
      </w:r>
      <w:r>
        <w:rPr>
          <w:color w:val="231F20"/>
          <w:sz w:val="20"/>
        </w:rPr>
        <w:t xml:space="preserve"> </w:t>
      </w:r>
      <w:r>
        <w:rPr>
          <w:color w:val="231F20"/>
          <w:w w:val="102"/>
          <w:sz w:val="20"/>
        </w:rPr>
        <w:t>或</w:t>
      </w:r>
      <w:r>
        <w:rPr>
          <w:color w:val="231F20"/>
          <w:spacing w:val="5"/>
          <w:w w:val="102"/>
          <w:sz w:val="20"/>
        </w:rPr>
        <w:t>地方政府法例有特定要求，儘可能達到成員以教牧和信徒代表各半。</w:t>
      </w:r>
      <w:r>
        <w:rPr>
          <w:color w:val="231F20"/>
          <w:w w:val="102"/>
          <w:sz w:val="20"/>
        </w:rPr>
        <w:t>若</w:t>
      </w:r>
      <w:r>
        <w:rPr>
          <w:color w:val="231F20"/>
          <w:spacing w:val="1"/>
          <w:sz w:val="20"/>
        </w:rPr>
        <w:t xml:space="preserve"> </w:t>
      </w:r>
      <w:r>
        <w:rPr>
          <w:color w:val="231F20"/>
          <w:w w:val="102"/>
          <w:sz w:val="20"/>
        </w:rPr>
        <w:t>IB</w:t>
      </w:r>
      <w:r>
        <w:rPr>
          <w:color w:val="231F20"/>
          <w:spacing w:val="-1"/>
          <w:w w:val="102"/>
          <w:sz w:val="20"/>
        </w:rPr>
        <w:t>O</w:t>
      </w:r>
      <w:r>
        <w:rPr>
          <w:color w:val="231F20"/>
          <w:w w:val="102"/>
          <w:sz w:val="20"/>
        </w:rPr>
        <w:t>E</w:t>
      </w:r>
      <w:r>
        <w:rPr>
          <w:color w:val="231F20"/>
          <w:spacing w:val="1"/>
          <w:sz w:val="20"/>
        </w:rPr>
        <w:t xml:space="preserve"> </w:t>
      </w:r>
      <w:r>
        <w:rPr>
          <w:color w:val="231F20"/>
          <w:spacing w:val="3"/>
          <w:w w:val="102"/>
          <w:sz w:val="20"/>
        </w:rPr>
        <w:t>轄下教育機構未能達到以上一項或多項要求，該機構須向該</w:t>
      </w:r>
      <w:ins w:id="2078" w:author="成英 李" w:date="2025-10-08T10:49:00Z">
        <w:r w:rsidR="001347FA">
          <w:rPr>
            <w:rFonts w:hint="eastAsia"/>
            <w:color w:val="231F20"/>
            <w:spacing w:val="3"/>
            <w:w w:val="102"/>
            <w:sz w:val="20"/>
          </w:rPr>
          <w:t>主</w:t>
        </w:r>
      </w:ins>
      <w:r>
        <w:rPr>
          <w:color w:val="231F20"/>
          <w:w w:val="102"/>
          <w:sz w:val="20"/>
        </w:rPr>
        <w:t>管區總監督和全球</w:t>
      </w:r>
      <w:del w:id="2079" w:author="成英 李" w:date="2025-10-08T10:49:00Z">
        <w:r w:rsidDel="001347FA">
          <w:rPr>
            <w:rFonts w:hint="eastAsia"/>
            <w:color w:val="231F20"/>
            <w:w w:val="102"/>
            <w:sz w:val="20"/>
          </w:rPr>
          <w:delText>教牧</w:delText>
        </w:r>
      </w:del>
      <w:ins w:id="2080" w:author="成英 李" w:date="2025-10-08T10:49:00Z">
        <w:r w:rsidR="001347FA">
          <w:rPr>
            <w:rFonts w:hint="eastAsia"/>
            <w:color w:val="231F20"/>
            <w:w w:val="102"/>
            <w:sz w:val="20"/>
            <w:lang w:eastAsia="zh-CN"/>
          </w:rPr>
          <w:t>教育</w:t>
        </w:r>
      </w:ins>
      <w:ins w:id="2081" w:author="成英 李" w:date="2025-10-08T10:50:00Z">
        <w:r w:rsidR="001347FA">
          <w:rPr>
            <w:rFonts w:hint="eastAsia"/>
            <w:color w:val="231F20"/>
            <w:w w:val="102"/>
            <w:sz w:val="20"/>
            <w:lang w:eastAsia="zh-CN"/>
          </w:rPr>
          <w:t>及</w:t>
        </w:r>
      </w:ins>
      <w:ins w:id="2082" w:author="成英 李" w:date="2025-10-08T10:49:00Z">
        <w:r w:rsidR="001347FA">
          <w:rPr>
            <w:rFonts w:hint="eastAsia"/>
            <w:color w:val="231F20"/>
            <w:w w:val="102"/>
            <w:sz w:val="20"/>
            <w:lang w:eastAsia="zh-CN"/>
          </w:rPr>
          <w:t>神职人员</w:t>
        </w:r>
      </w:ins>
      <w:r>
        <w:rPr>
          <w:color w:val="231F20"/>
          <w:w w:val="102"/>
          <w:sz w:val="20"/>
        </w:rPr>
        <w:t>發展</w:t>
      </w:r>
      <w:del w:id="2083" w:author="成英 李" w:date="2025-10-08T10:50:00Z">
        <w:r w:rsidDel="001347FA">
          <w:rPr>
            <w:color w:val="231F20"/>
            <w:w w:val="102"/>
            <w:sz w:val="20"/>
          </w:rPr>
          <w:delText>部</w:delText>
        </w:r>
      </w:del>
      <w:r>
        <w:rPr>
          <w:color w:val="231F20"/>
          <w:w w:val="102"/>
          <w:sz w:val="20"/>
        </w:rPr>
        <w:t>總幹事報告實情。</w:t>
      </w:r>
    </w:p>
    <w:p w14:paraId="1235B7A0" w14:textId="655D69EA" w:rsidR="003345E9" w:rsidRDefault="007169A0">
      <w:pPr>
        <w:pStyle w:val="a3"/>
        <w:spacing w:line="206" w:lineRule="auto"/>
        <w:ind w:left="119" w:right="16" w:firstLine="408"/>
      </w:pPr>
      <w:r>
        <w:rPr>
          <w:color w:val="231F20"/>
          <w:w w:val="102"/>
        </w:rPr>
        <w:t>各</w:t>
      </w:r>
      <w:r>
        <w:rPr>
          <w:color w:val="231F20"/>
          <w:spacing w:val="1"/>
        </w:rPr>
        <w:t xml:space="preserve"> </w:t>
      </w:r>
      <w:r>
        <w:rPr>
          <w:color w:val="231F20"/>
          <w:w w:val="102"/>
        </w:rPr>
        <w:t>IBOE</w:t>
      </w:r>
      <w:r>
        <w:rPr>
          <w:color w:val="231F20"/>
          <w:spacing w:val="1"/>
        </w:rPr>
        <w:t xml:space="preserve"> </w:t>
      </w:r>
      <w:r>
        <w:rPr>
          <w:color w:val="231F20"/>
          <w:spacing w:val="4"/>
          <w:w w:val="102"/>
        </w:rPr>
        <w:t>轄下教育機構須為每一位新任委員提供全面的指引，確</w:t>
      </w:r>
      <w:r>
        <w:rPr>
          <w:color w:val="231F20"/>
          <w:spacing w:val="-12"/>
          <w:w w:val="102"/>
        </w:rPr>
        <w:t>定每一位成員掌握宣聖會的信條、全然成聖的教義</w:t>
      </w:r>
      <w:del w:id="2084" w:author="成英 李" w:date="2025-10-08T10:51:00Z">
        <w:r w:rsidDel="001347FA">
          <w:rPr>
            <w:color w:val="231F20"/>
            <w:spacing w:val="-12"/>
            <w:w w:val="102"/>
          </w:rPr>
          <w:delText>、</w:delText>
        </w:r>
      </w:del>
      <w:r>
        <w:rPr>
          <w:color w:val="231F20"/>
          <w:spacing w:val="-12"/>
          <w:w w:val="102"/>
        </w:rPr>
        <w:t>和基督徒</w:t>
      </w:r>
      <w:ins w:id="2085" w:author="成英 李" w:date="2025-10-08T10:51:00Z">
        <w:r w:rsidR="001347FA">
          <w:rPr>
            <w:rFonts w:hint="eastAsia"/>
            <w:color w:val="231F20"/>
            <w:spacing w:val="-12"/>
            <w:w w:val="102"/>
            <w:lang w:eastAsia="zh-CN"/>
          </w:rPr>
          <w:t>品格</w:t>
        </w:r>
      </w:ins>
      <w:ins w:id="2086" w:author="成英 李" w:date="2025-10-08T10:52:00Z">
        <w:r w:rsidR="001347FA">
          <w:rPr>
            <w:rFonts w:hint="eastAsia"/>
            <w:color w:val="231F20"/>
            <w:spacing w:val="-12"/>
            <w:w w:val="102"/>
            <w:lang w:eastAsia="zh-CN"/>
          </w:rPr>
          <w:t>及</w:t>
        </w:r>
      </w:ins>
      <w:r>
        <w:rPr>
          <w:color w:val="231F20"/>
          <w:spacing w:val="-12"/>
          <w:w w:val="102"/>
        </w:rPr>
        <w:t>行為公約，</w:t>
      </w:r>
    </w:p>
    <w:p w14:paraId="31D237E3" w14:textId="77777777" w:rsidR="003345E9" w:rsidRDefault="003345E9">
      <w:pPr>
        <w:pStyle w:val="a3"/>
        <w:spacing w:line="206" w:lineRule="auto"/>
        <w:sectPr w:rsidR="003345E9">
          <w:pgSz w:w="8640" w:h="12960"/>
          <w:pgMar w:top="480" w:right="1080" w:bottom="1180" w:left="1080" w:header="0" w:footer="997" w:gutter="0"/>
          <w:cols w:space="720"/>
        </w:sectPr>
      </w:pPr>
    </w:p>
    <w:p w14:paraId="68B6D33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8D2817C" w14:textId="77777777" w:rsidR="003345E9" w:rsidRDefault="007169A0">
      <w:pPr>
        <w:pStyle w:val="a3"/>
        <w:spacing w:before="201" w:line="346" w:lineRule="exact"/>
        <w:ind w:left="119"/>
      </w:pPr>
      <w:r>
        <w:rPr>
          <w:color w:val="231F20"/>
          <w:spacing w:val="-1"/>
        </w:rPr>
        <w:t>並作為委員的角色和權責。</w:t>
      </w:r>
    </w:p>
    <w:p w14:paraId="4EBE3FF9" w14:textId="4D9007EE" w:rsidR="003345E9" w:rsidRDefault="007169A0">
      <w:pPr>
        <w:pStyle w:val="a5"/>
        <w:numPr>
          <w:ilvl w:val="1"/>
          <w:numId w:val="16"/>
        </w:numPr>
        <w:tabs>
          <w:tab w:val="left" w:pos="1192"/>
        </w:tabs>
        <w:spacing w:before="9" w:line="206" w:lineRule="auto"/>
        <w:ind w:left="119" w:right="112" w:firstLine="408"/>
        <w:jc w:val="both"/>
        <w:rPr>
          <w:sz w:val="20"/>
        </w:rPr>
      </w:pPr>
      <w:r>
        <w:rPr>
          <w:color w:val="231F20"/>
          <w:spacing w:val="-1"/>
          <w:w w:val="102"/>
          <w:sz w:val="20"/>
        </w:rPr>
        <w:t>接受捐贈之金錢，這些捐獻由贈與、遺產、捐款而來，做</w:t>
      </w:r>
      <w:r>
        <w:rPr>
          <w:color w:val="231F20"/>
          <w:spacing w:val="2"/>
          <w:w w:val="102"/>
          <w:sz w:val="20"/>
        </w:rPr>
        <w:t>為教育經費之用，並應依總董事會之規定，每年將金額分配給各教育</w:t>
      </w:r>
      <w:r>
        <w:rPr>
          <w:color w:val="231F20"/>
          <w:spacing w:val="1"/>
          <w:w w:val="102"/>
          <w:sz w:val="20"/>
        </w:rPr>
        <w:t>機構。除非該機構之教育水準、組織計劃和財務報告存於國際教育</w:t>
      </w:r>
      <w:ins w:id="2087" w:author="成英 李" w:date="2025-10-08T10:56:00Z">
        <w:r w:rsidR="00CC3729">
          <w:rPr>
            <w:rFonts w:hint="eastAsia"/>
            <w:color w:val="231F20"/>
            <w:w w:val="102"/>
            <w:sz w:val="20"/>
            <w:lang w:eastAsia="zh-CN"/>
          </w:rPr>
          <w:t>董事</w:t>
        </w:r>
      </w:ins>
      <w:del w:id="2088" w:author="成英 李" w:date="2025-10-08T10:56:00Z">
        <w:r w:rsidDel="00CC3729">
          <w:rPr>
            <w:color w:val="231F20"/>
            <w:spacing w:val="1"/>
            <w:w w:val="102"/>
            <w:sz w:val="20"/>
          </w:rPr>
          <w:delText>委</w:delText>
        </w:r>
        <w:r w:rsidDel="00CC3729">
          <w:rPr>
            <w:color w:val="231F20"/>
            <w:w w:val="102"/>
            <w:sz w:val="20"/>
          </w:rPr>
          <w:delText>員</w:delText>
        </w:r>
      </w:del>
      <w:r>
        <w:rPr>
          <w:color w:val="231F20"/>
          <w:w w:val="102"/>
          <w:sz w:val="20"/>
        </w:rPr>
        <w:t>會之檔案，否則他們不得繼續接受經常的支援。</w:t>
      </w:r>
    </w:p>
    <w:p w14:paraId="73A909B2" w14:textId="57333588" w:rsidR="003345E9" w:rsidRDefault="007169A0">
      <w:pPr>
        <w:pStyle w:val="a5"/>
        <w:numPr>
          <w:ilvl w:val="1"/>
          <w:numId w:val="16"/>
        </w:numPr>
        <w:tabs>
          <w:tab w:val="left" w:pos="1192"/>
        </w:tabs>
        <w:spacing w:line="206" w:lineRule="auto"/>
        <w:ind w:right="15" w:firstLine="407"/>
        <w:rPr>
          <w:sz w:val="20"/>
        </w:rPr>
      </w:pPr>
      <w:r>
        <w:rPr>
          <w:color w:val="231F20"/>
          <w:spacing w:val="1"/>
          <w:w w:val="102"/>
          <w:sz w:val="20"/>
        </w:rPr>
        <w:t>接收並</w:t>
      </w:r>
      <w:ins w:id="2089" w:author="成英 李" w:date="2025-10-08T11:03:00Z">
        <w:r w:rsidR="00CC3729">
          <w:rPr>
            <w:rFonts w:hint="eastAsia"/>
            <w:color w:val="231F20"/>
            <w:spacing w:val="1"/>
            <w:w w:val="102"/>
            <w:sz w:val="20"/>
          </w:rPr>
          <w:t>恰当</w:t>
        </w:r>
      </w:ins>
      <w:del w:id="2090" w:author="成英 李" w:date="2025-10-08T11:03:00Z">
        <w:r w:rsidDel="00CC3729">
          <w:rPr>
            <w:rFonts w:hint="eastAsia"/>
            <w:color w:val="231F20"/>
            <w:spacing w:val="1"/>
            <w:w w:val="102"/>
            <w:sz w:val="20"/>
          </w:rPr>
          <w:delText>適</w:delText>
        </w:r>
        <w:r w:rsidDel="00CC3729">
          <w:rPr>
            <w:color w:val="231F20"/>
            <w:spacing w:val="1"/>
            <w:w w:val="102"/>
            <w:sz w:val="20"/>
          </w:rPr>
          <w:delText>度</w:delText>
        </w:r>
      </w:del>
      <w:r>
        <w:rPr>
          <w:color w:val="231F20"/>
          <w:spacing w:val="1"/>
          <w:w w:val="102"/>
          <w:sz w:val="20"/>
        </w:rPr>
        <w:t>處理全球</w:t>
      </w:r>
      <w:del w:id="2091" w:author="成英 李" w:date="2025-10-08T11:03:00Z">
        <w:r w:rsidDel="00CC3729">
          <w:rPr>
            <w:rFonts w:hint="eastAsia"/>
            <w:color w:val="231F20"/>
            <w:spacing w:val="1"/>
            <w:w w:val="102"/>
            <w:sz w:val="20"/>
          </w:rPr>
          <w:delText>教牧</w:delText>
        </w:r>
      </w:del>
      <w:ins w:id="2092" w:author="成英 李" w:date="2025-10-08T11:03:00Z">
        <w:r w:rsidR="00CC3729">
          <w:rPr>
            <w:rFonts w:hint="eastAsia"/>
            <w:color w:val="231F20"/>
            <w:spacing w:val="1"/>
            <w:w w:val="102"/>
            <w:sz w:val="20"/>
          </w:rPr>
          <w:t>教育及神职人员</w:t>
        </w:r>
      </w:ins>
      <w:r>
        <w:rPr>
          <w:rFonts w:hint="eastAsia"/>
          <w:color w:val="231F20"/>
          <w:spacing w:val="1"/>
          <w:w w:val="102"/>
          <w:sz w:val="20"/>
        </w:rPr>
        <w:t>發</w:t>
      </w:r>
      <w:r>
        <w:rPr>
          <w:color w:val="231F20"/>
          <w:spacing w:val="1"/>
          <w:w w:val="102"/>
          <w:sz w:val="20"/>
        </w:rPr>
        <w:t>展</w:t>
      </w:r>
      <w:del w:id="2093" w:author="成英 李" w:date="2025-10-08T11:03:00Z">
        <w:r w:rsidDel="00CC3729">
          <w:rPr>
            <w:color w:val="231F20"/>
            <w:spacing w:val="1"/>
            <w:w w:val="102"/>
            <w:sz w:val="20"/>
          </w:rPr>
          <w:delText>部</w:delText>
        </w:r>
      </w:del>
      <w:r>
        <w:rPr>
          <w:color w:val="231F20"/>
          <w:spacing w:val="1"/>
          <w:w w:val="102"/>
          <w:sz w:val="20"/>
        </w:rPr>
        <w:t>總幹事</w:t>
      </w:r>
      <w:ins w:id="2094" w:author="成英 李" w:date="2025-10-08T11:03:00Z">
        <w:r w:rsidR="00CC3729">
          <w:rPr>
            <w:rFonts w:hint="eastAsia"/>
            <w:color w:val="231F20"/>
            <w:spacing w:val="1"/>
            <w:w w:val="102"/>
            <w:sz w:val="20"/>
          </w:rPr>
          <w:t>的</w:t>
        </w:r>
      </w:ins>
      <w:r>
        <w:rPr>
          <w:color w:val="231F20"/>
          <w:spacing w:val="1"/>
          <w:w w:val="102"/>
          <w:sz w:val="20"/>
        </w:rPr>
        <w:t>年度報告，由所有</w:t>
      </w:r>
      <w:r>
        <w:rPr>
          <w:color w:val="231F20"/>
          <w:spacing w:val="-12"/>
          <w:w w:val="102"/>
          <w:sz w:val="20"/>
        </w:rPr>
        <w:t>國際教育委員會機構摘錄以下資訊：➀年度統計報告，➁年度查</w:t>
      </w:r>
      <w:ins w:id="2095" w:author="成英 李" w:date="2025-10-08T11:05:00Z">
        <w:r w:rsidR="00CC3729">
          <w:rPr>
            <w:rFonts w:ascii="微软雅黑" w:eastAsia="微软雅黑" w:hAnsi="微软雅黑" w:cs="微软雅黑" w:hint="eastAsia"/>
            <w:color w:val="231F20"/>
            <w:spacing w:val="-12"/>
            <w:w w:val="102"/>
            <w:sz w:val="20"/>
            <w:lang w:eastAsia="zh-CN"/>
          </w:rPr>
          <w:t>账</w:t>
        </w:r>
      </w:ins>
      <w:del w:id="2096" w:author="成英 李" w:date="2025-10-08T11:04:00Z">
        <w:r w:rsidDel="00CC3729">
          <w:rPr>
            <w:color w:val="231F20"/>
            <w:spacing w:val="-12"/>
            <w:w w:val="102"/>
            <w:sz w:val="20"/>
          </w:rPr>
          <w:delText>帳</w:delText>
        </w:r>
      </w:del>
      <w:r>
        <w:rPr>
          <w:color w:val="231F20"/>
          <w:spacing w:val="-12"/>
          <w:w w:val="102"/>
          <w:sz w:val="20"/>
        </w:rPr>
        <w:t>報告，</w:t>
      </w:r>
      <w:del w:id="2097" w:author="成英 李" w:date="2025-10-08T11:05:00Z">
        <w:r w:rsidDel="00CC3729">
          <w:rPr>
            <w:color w:val="231F20"/>
            <w:w w:val="102"/>
            <w:sz w:val="20"/>
          </w:rPr>
          <w:delText>和</w:delText>
        </w:r>
      </w:del>
      <w:r>
        <w:rPr>
          <w:color w:val="231F20"/>
          <w:w w:val="102"/>
          <w:sz w:val="20"/>
        </w:rPr>
        <w:t>➂</w:t>
      </w:r>
      <w:del w:id="2098" w:author="成英 李" w:date="2025-10-08T11:05:00Z">
        <w:r w:rsidDel="00CC3729">
          <w:rPr>
            <w:color w:val="231F20"/>
            <w:w w:val="102"/>
            <w:sz w:val="20"/>
          </w:rPr>
          <w:delText>為</w:delText>
        </w:r>
      </w:del>
      <w:r>
        <w:rPr>
          <w:color w:val="231F20"/>
          <w:w w:val="102"/>
          <w:sz w:val="20"/>
        </w:rPr>
        <w:t>下一年度的</w:t>
      </w:r>
      <w:del w:id="2099" w:author="成英 李" w:date="2025-10-08T11:05:00Z">
        <w:r w:rsidDel="00CC3729">
          <w:rPr>
            <w:color w:val="231F20"/>
            <w:w w:val="102"/>
            <w:sz w:val="20"/>
          </w:rPr>
          <w:delText>年度</w:delText>
        </w:r>
      </w:del>
      <w:r>
        <w:rPr>
          <w:color w:val="231F20"/>
          <w:w w:val="102"/>
          <w:sz w:val="20"/>
        </w:rPr>
        <w:t>財政預算。</w:t>
      </w:r>
    </w:p>
    <w:p w14:paraId="36E5F47D" w14:textId="77777777" w:rsidR="003345E9" w:rsidRDefault="007169A0">
      <w:pPr>
        <w:pStyle w:val="a5"/>
        <w:numPr>
          <w:ilvl w:val="1"/>
          <w:numId w:val="16"/>
        </w:numPr>
        <w:tabs>
          <w:tab w:val="left" w:pos="1193"/>
        </w:tabs>
        <w:spacing w:line="204" w:lineRule="auto"/>
        <w:ind w:right="113" w:firstLine="408"/>
        <w:rPr>
          <w:sz w:val="20"/>
        </w:rPr>
      </w:pPr>
      <w:r>
        <w:rPr>
          <w:color w:val="231F20"/>
          <w:w w:val="102"/>
          <w:sz w:val="20"/>
        </w:rPr>
        <w:t>雖然其角色為機構的顧問，向總監督會和總董事推薦、提供支持和擁護。</w:t>
      </w:r>
    </w:p>
    <w:p w14:paraId="2EE13EF2" w14:textId="135AD3D9" w:rsidR="003345E9" w:rsidRDefault="007169A0">
      <w:pPr>
        <w:pStyle w:val="a5"/>
        <w:numPr>
          <w:ilvl w:val="1"/>
          <w:numId w:val="16"/>
        </w:numPr>
        <w:tabs>
          <w:tab w:val="left" w:pos="1192"/>
        </w:tabs>
        <w:spacing w:line="204" w:lineRule="auto"/>
        <w:ind w:right="115" w:firstLine="407"/>
        <w:rPr>
          <w:sz w:val="20"/>
        </w:rPr>
      </w:pPr>
      <w:r>
        <w:rPr>
          <w:color w:val="231F20"/>
          <w:spacing w:val="1"/>
          <w:w w:val="102"/>
          <w:sz w:val="20"/>
        </w:rPr>
        <w:t>為教會提供有關宣聖會教育機構事宜</w:t>
      </w:r>
      <w:ins w:id="2100" w:author="成英 李" w:date="2025-10-08T11:08:00Z">
        <w:r w:rsidR="004F7D3A">
          <w:rPr>
            <w:rFonts w:hint="eastAsia"/>
            <w:color w:val="231F20"/>
            <w:spacing w:val="1"/>
            <w:w w:val="102"/>
            <w:sz w:val="20"/>
            <w:lang w:eastAsia="zh-CN"/>
          </w:rPr>
          <w:t>方面的</w:t>
        </w:r>
      </w:ins>
      <w:ins w:id="2101" w:author="成英 李" w:date="2025-10-08T11:09:00Z">
        <w:r w:rsidR="004F7D3A">
          <w:rPr>
            <w:rFonts w:hint="eastAsia"/>
            <w:color w:val="231F20"/>
            <w:spacing w:val="1"/>
            <w:w w:val="102"/>
            <w:sz w:val="20"/>
            <w:lang w:eastAsia="zh-CN"/>
          </w:rPr>
          <w:t>服</w:t>
        </w:r>
      </w:ins>
      <w:ins w:id="2102" w:author="成英 李" w:date="2025-10-08T11:10:00Z">
        <w:r w:rsidR="004F7D3A">
          <w:rPr>
            <w:rFonts w:hint="eastAsia"/>
            <w:color w:val="231F20"/>
            <w:spacing w:val="1"/>
            <w:w w:val="102"/>
            <w:sz w:val="20"/>
            <w:lang w:eastAsia="zh-CN"/>
          </w:rPr>
          <w:t>事</w:t>
        </w:r>
      </w:ins>
      <w:r>
        <w:rPr>
          <w:color w:val="231F20"/>
          <w:spacing w:val="1"/>
          <w:w w:val="102"/>
          <w:sz w:val="20"/>
        </w:rPr>
        <w:t>，以便加強機構和教</w:t>
      </w:r>
      <w:r>
        <w:rPr>
          <w:color w:val="231F20"/>
          <w:w w:val="102"/>
          <w:sz w:val="20"/>
        </w:rPr>
        <w:t>會整體的聯繫。</w:t>
      </w:r>
    </w:p>
    <w:p w14:paraId="12389419" w14:textId="77777777" w:rsidR="003345E9" w:rsidRDefault="007169A0">
      <w:pPr>
        <w:pStyle w:val="a5"/>
        <w:numPr>
          <w:ilvl w:val="1"/>
          <w:numId w:val="16"/>
        </w:numPr>
        <w:tabs>
          <w:tab w:val="left" w:pos="1192"/>
        </w:tabs>
        <w:spacing w:line="312" w:lineRule="exact"/>
        <w:ind w:left="1192" w:hanging="664"/>
        <w:rPr>
          <w:sz w:val="20"/>
        </w:rPr>
      </w:pPr>
      <w:r>
        <w:rPr>
          <w:color w:val="231F20"/>
          <w:spacing w:val="-1"/>
          <w:sz w:val="20"/>
        </w:rPr>
        <w:t>向總董事會各有關委員會呈報業務和建議。</w:t>
      </w:r>
    </w:p>
    <w:p w14:paraId="1F962FD1" w14:textId="77777777" w:rsidR="003345E9" w:rsidRDefault="007169A0">
      <w:pPr>
        <w:pStyle w:val="a5"/>
        <w:numPr>
          <w:ilvl w:val="0"/>
          <w:numId w:val="16"/>
        </w:numPr>
        <w:tabs>
          <w:tab w:val="left" w:pos="1007"/>
        </w:tabs>
        <w:spacing w:before="2" w:line="204" w:lineRule="auto"/>
        <w:ind w:left="120" w:right="13" w:firstLine="408"/>
        <w:rPr>
          <w:sz w:val="20"/>
        </w:rPr>
      </w:pPr>
      <w:r>
        <w:rPr>
          <w:color w:val="231F20"/>
          <w:spacing w:val="4"/>
          <w:w w:val="102"/>
          <w:sz w:val="20"/>
        </w:rPr>
        <w:t>所有機構規章與法規必須包括一條解散和處理資產的條款，顯示宣聖會應接收這些用做教會的教育服務用途之資產。</w:t>
      </w:r>
    </w:p>
    <w:p w14:paraId="5FB52942"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43FCBBFE" w14:textId="77777777" w:rsidR="003345E9" w:rsidRDefault="007169A0">
      <w:pPr>
        <w:pStyle w:val="a3"/>
        <w:spacing w:before="50"/>
        <w:ind w:left="0"/>
        <w:jc w:val="center"/>
      </w:pPr>
      <w:r>
        <w:rPr>
          <w:color w:val="231F20"/>
          <w:spacing w:val="-3"/>
        </w:rPr>
        <w:lastRenderedPageBreak/>
        <w:t>高等教育</w:t>
      </w:r>
    </w:p>
    <w:p w14:paraId="51C4D225"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第六篇</w:t>
      </w:r>
    </w:p>
    <w:p w14:paraId="06BEAB3D" w14:textId="77777777" w:rsidR="003345E9" w:rsidRDefault="007169A0">
      <w:pPr>
        <w:pStyle w:val="1"/>
        <w:spacing w:before="113"/>
      </w:pPr>
      <w:r>
        <w:rPr>
          <w:color w:val="231F20"/>
          <w:spacing w:val="-2"/>
        </w:rPr>
        <w:t>傳道與基督教事奉</w:t>
      </w:r>
    </w:p>
    <w:p w14:paraId="5BBBF5CF" w14:textId="77777777" w:rsidR="003345E9" w:rsidRDefault="007169A0">
      <w:pPr>
        <w:pStyle w:val="2"/>
        <w:spacing w:before="484" w:line="300" w:lineRule="auto"/>
        <w:ind w:right="4199"/>
      </w:pPr>
      <w:r>
        <w:rPr>
          <w:color w:val="231F20"/>
          <w:spacing w:val="-2"/>
        </w:rPr>
        <w:t>教牧之資格與呼召傳道事工之類別 事奉的角色</w:t>
      </w:r>
    </w:p>
    <w:p w14:paraId="54D1FE4F" w14:textId="77777777" w:rsidR="003345E9" w:rsidRDefault="007169A0">
      <w:pPr>
        <w:spacing w:line="300" w:lineRule="auto"/>
        <w:ind w:left="360" w:right="4439"/>
        <w:rPr>
          <w:b/>
          <w:sz w:val="24"/>
        </w:rPr>
      </w:pPr>
      <w:r>
        <w:rPr>
          <w:b/>
          <w:color w:val="231F20"/>
          <w:spacing w:val="-2"/>
          <w:sz w:val="24"/>
        </w:rPr>
        <w:t>神職人員之教育教牧資格與規條</w:t>
      </w:r>
    </w:p>
    <w:p w14:paraId="1715FD0F" w14:textId="77777777" w:rsidR="003345E9" w:rsidRDefault="003345E9">
      <w:pPr>
        <w:spacing w:line="300" w:lineRule="auto"/>
        <w:rPr>
          <w:b/>
          <w:sz w:val="24"/>
        </w:rPr>
        <w:sectPr w:rsidR="003345E9">
          <w:pgSz w:w="8640" w:h="12960"/>
          <w:pgMar w:top="480" w:right="1080" w:bottom="1180" w:left="1080" w:header="0" w:footer="997" w:gutter="0"/>
          <w:cols w:space="720"/>
        </w:sectPr>
      </w:pPr>
    </w:p>
    <w:p w14:paraId="4199F28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9FAFDB6" w14:textId="77777777" w:rsidR="003345E9" w:rsidRDefault="007169A0">
      <w:pPr>
        <w:pStyle w:val="1"/>
      </w:pPr>
      <w:r>
        <w:rPr>
          <w:color w:val="231F20"/>
          <w:spacing w:val="-2"/>
        </w:rPr>
        <w:t>傳道與基督教事奉</w:t>
      </w:r>
    </w:p>
    <w:p w14:paraId="3CE41DF0" w14:textId="77777777" w:rsidR="003345E9" w:rsidRDefault="007169A0">
      <w:pPr>
        <w:pStyle w:val="2"/>
        <w:spacing w:before="163"/>
      </w:pPr>
      <w:r>
        <w:rPr>
          <w:color w:val="231F20"/>
          <w:spacing w:val="-1"/>
        </w:rPr>
        <w:t>第一章、教牧之資格與呼召</w:t>
      </w:r>
    </w:p>
    <w:p w14:paraId="165D4C78" w14:textId="77777777" w:rsidR="003345E9" w:rsidRDefault="007169A0">
      <w:pPr>
        <w:spacing w:before="116" w:line="199" w:lineRule="auto"/>
        <w:ind w:left="779" w:right="595"/>
        <w:jc w:val="both"/>
        <w:rPr>
          <w:sz w:val="18"/>
        </w:rPr>
      </w:pPr>
      <w:r>
        <w:rPr>
          <w:color w:val="231F20"/>
          <w:sz w:val="18"/>
        </w:rPr>
        <w:t>編注 : 手冊修訂委員會瞭解 500 條起首所指出的普遍呼召。但是</w:t>
      </w:r>
      <w:r>
        <w:rPr>
          <w:color w:val="231F20"/>
          <w:spacing w:val="-2"/>
          <w:sz w:val="18"/>
        </w:rPr>
        <w:t>因著本章在《手冊》中之特性，傳道或作傳道人指的是一名擁有資格者，不論是擁有傳道人執照﹑接受按立或是被委任的人。</w:t>
      </w:r>
    </w:p>
    <w:p w14:paraId="144B47A0" w14:textId="77777777" w:rsidR="003345E9" w:rsidRDefault="007169A0">
      <w:pPr>
        <w:pStyle w:val="a5"/>
        <w:numPr>
          <w:ilvl w:val="0"/>
          <w:numId w:val="15"/>
        </w:numPr>
        <w:tabs>
          <w:tab w:val="left" w:pos="1005"/>
        </w:tabs>
        <w:spacing w:before="16" w:line="349" w:lineRule="exact"/>
        <w:ind w:left="1005" w:hanging="477"/>
        <w:jc w:val="both"/>
        <w:rPr>
          <w:sz w:val="20"/>
        </w:rPr>
      </w:pPr>
      <w:r>
        <w:rPr>
          <w:color w:val="231F20"/>
          <w:spacing w:val="-1"/>
          <w:sz w:val="20"/>
        </w:rPr>
        <w:t>宣聖會承認神呼召信徒向所有人傳道。</w:t>
      </w:r>
    </w:p>
    <w:p w14:paraId="27078929" w14:textId="77777777" w:rsidR="003345E9" w:rsidRDefault="007169A0">
      <w:pPr>
        <w:pStyle w:val="a3"/>
        <w:spacing w:before="9" w:line="206" w:lineRule="auto"/>
        <w:ind w:right="111" w:firstLine="408"/>
        <w:jc w:val="both"/>
      </w:pPr>
      <w:r>
        <w:rPr>
          <w:color w:val="231F20"/>
          <w:spacing w:val="3"/>
          <w:w w:val="102"/>
        </w:rPr>
        <w:t>我們也堅信基督呼召一些男與女擔任專職與公開之傳道事工，正</w:t>
      </w:r>
      <w:r>
        <w:rPr>
          <w:color w:val="231F20"/>
          <w:w w:val="102"/>
        </w:rPr>
        <w:t>如祂選立並按立十二使徒。當教會，藉聖靈的光照，認同此聖召，應支持並協助這人進入終身的傳道事工。</w:t>
      </w:r>
    </w:p>
    <w:p w14:paraId="6725C109" w14:textId="77777777" w:rsidR="003345E9" w:rsidRDefault="007169A0">
      <w:pPr>
        <w:pStyle w:val="a5"/>
        <w:numPr>
          <w:ilvl w:val="0"/>
          <w:numId w:val="15"/>
        </w:numPr>
        <w:tabs>
          <w:tab w:val="left" w:pos="1005"/>
        </w:tabs>
        <w:spacing w:line="206" w:lineRule="auto"/>
        <w:ind w:left="119" w:right="113" w:firstLine="408"/>
        <w:jc w:val="both"/>
        <w:rPr>
          <w:sz w:val="20"/>
        </w:rPr>
      </w:pPr>
      <w:r>
        <w:rPr>
          <w:b/>
          <w:color w:val="231F20"/>
          <w:spacing w:val="1"/>
          <w:w w:val="102"/>
          <w:sz w:val="20"/>
        </w:rPr>
        <w:t>婦女牧職之神學</w:t>
      </w:r>
      <w:r>
        <w:rPr>
          <w:color w:val="231F20"/>
          <w:spacing w:val="1"/>
          <w:w w:val="102"/>
          <w:sz w:val="20"/>
        </w:rPr>
        <w:t>。宣聖會支持婦女使用上帝所賜在教會內的</w:t>
      </w:r>
      <w:r>
        <w:rPr>
          <w:color w:val="231F20"/>
          <w:spacing w:val="3"/>
          <w:w w:val="102"/>
          <w:sz w:val="20"/>
        </w:rPr>
        <w:t>屬靈恩賜之權利，肯定婦女在宣聖會中被選擇及委任為領導地位的歷</w:t>
      </w:r>
      <w:r>
        <w:rPr>
          <w:color w:val="231F20"/>
          <w:w w:val="102"/>
          <w:sz w:val="20"/>
        </w:rPr>
        <w:t>史權利，包括牧師和助牧的職位在內。</w:t>
      </w:r>
    </w:p>
    <w:p w14:paraId="2E6B59A0" w14:textId="77777777" w:rsidR="003345E9" w:rsidRDefault="007169A0">
      <w:pPr>
        <w:pStyle w:val="a3"/>
        <w:spacing w:line="206" w:lineRule="auto"/>
        <w:ind w:left="119" w:right="18" w:firstLine="408"/>
        <w:jc w:val="both"/>
      </w:pPr>
      <w:r>
        <w:rPr>
          <w:color w:val="231F20"/>
          <w:w w:val="102"/>
        </w:rPr>
        <w:t>基督救贖工作的目的，是釋放上帝的創造從墮落的咒詛中得自由。</w:t>
      </w:r>
      <w:r>
        <w:rPr>
          <w:color w:val="231F20"/>
          <w:spacing w:val="2"/>
          <w:w w:val="102"/>
        </w:rPr>
        <w:t>那些「在基督裡」的人就是新造的人</w:t>
      </w:r>
      <w:r>
        <w:rPr>
          <w:color w:val="231F20"/>
          <w:spacing w:val="6"/>
          <w:w w:val="102"/>
        </w:rPr>
        <w:t>（</w:t>
      </w:r>
      <w:r>
        <w:rPr>
          <w:color w:val="231F20"/>
          <w:spacing w:val="5"/>
          <w:w w:val="102"/>
        </w:rPr>
        <w:t>哥林多後書五</w:t>
      </w:r>
      <w:r>
        <w:rPr>
          <w:color w:val="231F20"/>
          <w:spacing w:val="1"/>
        </w:rPr>
        <w:t xml:space="preserve"> </w:t>
      </w:r>
      <w:r>
        <w:rPr>
          <w:color w:val="231F20"/>
          <w:spacing w:val="-1"/>
          <w:w w:val="102"/>
        </w:rPr>
        <w:t>1</w:t>
      </w:r>
      <w:r>
        <w:rPr>
          <w:color w:val="231F20"/>
          <w:w w:val="102"/>
        </w:rPr>
        <w:t>7</w:t>
      </w:r>
      <w:r>
        <w:rPr>
          <w:color w:val="231F20"/>
          <w:spacing w:val="-102"/>
          <w:w w:val="102"/>
        </w:rPr>
        <w:t>）</w:t>
      </w:r>
      <w:r>
        <w:rPr>
          <w:color w:val="231F20"/>
          <w:spacing w:val="6"/>
          <w:w w:val="102"/>
        </w:rPr>
        <w:t>。在此救贖</w:t>
      </w:r>
      <w:r>
        <w:rPr>
          <w:color w:val="231F20"/>
          <w:w w:val="102"/>
        </w:rPr>
        <w:t>計劃中，沒有人基於社會地位、種族或性別被視為低人一等</w:t>
      </w:r>
      <w:r>
        <w:rPr>
          <w:color w:val="231F20"/>
          <w:spacing w:val="4"/>
          <w:w w:val="102"/>
        </w:rPr>
        <w:t>（加拉太書三</w:t>
      </w:r>
      <w:r>
        <w:rPr>
          <w:color w:val="231F20"/>
          <w:spacing w:val="1"/>
        </w:rPr>
        <w:t xml:space="preserve"> </w:t>
      </w:r>
      <w:r>
        <w:rPr>
          <w:color w:val="231F20"/>
          <w:w w:val="102"/>
        </w:rPr>
        <w:t>26</w:t>
      </w:r>
      <w:r>
        <w:rPr>
          <w:color w:val="231F20"/>
          <w:spacing w:val="1"/>
        </w:rPr>
        <w:t xml:space="preserve"> </w:t>
      </w:r>
      <w:r>
        <w:rPr>
          <w:color w:val="231F20"/>
          <w:w w:val="102"/>
        </w:rPr>
        <w:t>～</w:t>
      </w:r>
      <w:r>
        <w:rPr>
          <w:color w:val="231F20"/>
          <w:spacing w:val="1"/>
        </w:rPr>
        <w:t xml:space="preserve"> </w:t>
      </w:r>
      <w:r>
        <w:rPr>
          <w:color w:val="231F20"/>
          <w:w w:val="102"/>
        </w:rPr>
        <w:t>28</w:t>
      </w:r>
      <w:r>
        <w:rPr>
          <w:color w:val="231F20"/>
          <w:spacing w:val="-102"/>
          <w:w w:val="102"/>
        </w:rPr>
        <w:t>）</w:t>
      </w:r>
      <w:r>
        <w:rPr>
          <w:color w:val="231F20"/>
          <w:spacing w:val="7"/>
          <w:w w:val="102"/>
        </w:rPr>
        <w:t>。我們承認保羅在給提摩太的訓示</w:t>
      </w:r>
      <w:r>
        <w:rPr>
          <w:color w:val="231F20"/>
          <w:spacing w:val="8"/>
          <w:w w:val="102"/>
        </w:rPr>
        <w:t>（</w:t>
      </w:r>
      <w:r>
        <w:rPr>
          <w:color w:val="231F20"/>
          <w:spacing w:val="6"/>
          <w:w w:val="102"/>
        </w:rPr>
        <w:t>提摩太前書二</w:t>
      </w:r>
      <w:r>
        <w:rPr>
          <w:color w:val="231F20"/>
          <w:spacing w:val="1"/>
        </w:rPr>
        <w:t xml:space="preserve"> </w:t>
      </w:r>
      <w:r>
        <w:rPr>
          <w:color w:val="231F20"/>
          <w:w w:val="102"/>
        </w:rPr>
        <w:t>11</w:t>
      </w:r>
    </w:p>
    <w:p w14:paraId="675A236B" w14:textId="77777777" w:rsidR="003345E9" w:rsidRDefault="007169A0">
      <w:pPr>
        <w:pStyle w:val="a5"/>
        <w:numPr>
          <w:ilvl w:val="0"/>
          <w:numId w:val="14"/>
        </w:numPr>
        <w:tabs>
          <w:tab w:val="left" w:pos="375"/>
        </w:tabs>
        <w:spacing w:line="206" w:lineRule="auto"/>
        <w:ind w:right="108" w:firstLine="0"/>
        <w:jc w:val="both"/>
        <w:rPr>
          <w:sz w:val="20"/>
        </w:rPr>
      </w:pPr>
      <w:r>
        <w:rPr>
          <w:color w:val="231F20"/>
          <w:w w:val="102"/>
          <w:sz w:val="20"/>
        </w:rPr>
        <w:t>12</w:t>
      </w:r>
      <w:r>
        <w:rPr>
          <w:color w:val="231F20"/>
          <w:spacing w:val="8"/>
          <w:w w:val="102"/>
          <w:sz w:val="20"/>
        </w:rPr>
        <w:t>）</w:t>
      </w:r>
      <w:r>
        <w:rPr>
          <w:color w:val="231F20"/>
          <w:spacing w:val="7"/>
          <w:w w:val="102"/>
          <w:sz w:val="20"/>
        </w:rPr>
        <w:t>和哥林多教會的訓示中</w:t>
      </w:r>
      <w:r>
        <w:rPr>
          <w:color w:val="231F20"/>
          <w:spacing w:val="8"/>
          <w:w w:val="102"/>
          <w:sz w:val="20"/>
        </w:rPr>
        <w:t>（</w:t>
      </w:r>
      <w:r>
        <w:rPr>
          <w:color w:val="231F20"/>
          <w:spacing w:val="6"/>
          <w:w w:val="102"/>
          <w:sz w:val="20"/>
        </w:rPr>
        <w:t>哥林多前書十四</w:t>
      </w:r>
      <w:r>
        <w:rPr>
          <w:color w:val="231F20"/>
          <w:spacing w:val="1"/>
          <w:sz w:val="20"/>
        </w:rPr>
        <w:t xml:space="preserve"> </w:t>
      </w:r>
      <w:r>
        <w:rPr>
          <w:color w:val="231F20"/>
          <w:w w:val="102"/>
          <w:sz w:val="20"/>
        </w:rPr>
        <w:t>33</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34</w:t>
      </w:r>
      <w:r>
        <w:rPr>
          <w:color w:val="231F20"/>
          <w:spacing w:val="-102"/>
          <w:w w:val="102"/>
          <w:sz w:val="20"/>
        </w:rPr>
        <w:t>）</w:t>
      </w:r>
      <w:r>
        <w:rPr>
          <w:color w:val="231F20"/>
          <w:spacing w:val="8"/>
          <w:w w:val="102"/>
          <w:sz w:val="20"/>
        </w:rPr>
        <w:t>，有明顯</w:t>
      </w:r>
      <w:r>
        <w:rPr>
          <w:color w:val="231F20"/>
          <w:spacing w:val="1"/>
          <w:w w:val="102"/>
          <w:sz w:val="20"/>
        </w:rPr>
        <w:t>的差異，解釋這些經文為限制婦女在事工的角色，與聖經中讚美婦女參加與屬靈領導角色有嚴重的衝突</w:t>
      </w:r>
      <w:r>
        <w:rPr>
          <w:color w:val="231F20"/>
          <w:spacing w:val="2"/>
          <w:w w:val="102"/>
          <w:sz w:val="20"/>
        </w:rPr>
        <w:t>（</w:t>
      </w:r>
      <w:r>
        <w:rPr>
          <w:color w:val="231F20"/>
          <w:spacing w:val="1"/>
          <w:w w:val="102"/>
          <w:sz w:val="20"/>
        </w:rPr>
        <w:t>約珥二</w:t>
      </w:r>
      <w:r>
        <w:rPr>
          <w:color w:val="231F20"/>
          <w:sz w:val="20"/>
        </w:rPr>
        <w:t xml:space="preserve"> </w:t>
      </w:r>
      <w:r>
        <w:rPr>
          <w:color w:val="231F20"/>
          <w:w w:val="102"/>
          <w:sz w:val="20"/>
        </w:rPr>
        <w:t>28</w:t>
      </w:r>
      <w:r>
        <w:rPr>
          <w:color w:val="231F20"/>
          <w:sz w:val="20"/>
        </w:rPr>
        <w:t xml:space="preserve"> </w:t>
      </w:r>
      <w:r>
        <w:rPr>
          <w:color w:val="231F20"/>
          <w:w w:val="102"/>
          <w:sz w:val="20"/>
        </w:rPr>
        <w:t>～</w:t>
      </w:r>
      <w:r>
        <w:rPr>
          <w:color w:val="231F20"/>
          <w:sz w:val="20"/>
        </w:rPr>
        <w:t xml:space="preserve"> </w:t>
      </w:r>
      <w:r>
        <w:rPr>
          <w:color w:val="231F20"/>
          <w:w w:val="102"/>
          <w:sz w:val="20"/>
        </w:rPr>
        <w:t>29</w:t>
      </w:r>
      <w:r>
        <w:rPr>
          <w:color w:val="231F20"/>
          <w:spacing w:val="1"/>
          <w:w w:val="102"/>
          <w:sz w:val="20"/>
        </w:rPr>
        <w:t>；使徒行傳二</w:t>
      </w:r>
      <w:r>
        <w:rPr>
          <w:color w:val="231F20"/>
          <w:sz w:val="20"/>
        </w:rPr>
        <w:t xml:space="preserve"> </w:t>
      </w:r>
      <w:r>
        <w:rPr>
          <w:color w:val="231F20"/>
          <w:w w:val="102"/>
          <w:sz w:val="20"/>
        </w:rPr>
        <w:t>17</w:t>
      </w:r>
    </w:p>
    <w:p w14:paraId="080DA6FA" w14:textId="77777777" w:rsidR="003345E9" w:rsidRDefault="007169A0">
      <w:pPr>
        <w:pStyle w:val="a5"/>
        <w:numPr>
          <w:ilvl w:val="0"/>
          <w:numId w:val="14"/>
        </w:numPr>
        <w:tabs>
          <w:tab w:val="left" w:pos="374"/>
        </w:tabs>
        <w:spacing w:line="206" w:lineRule="auto"/>
        <w:ind w:right="112" w:firstLine="0"/>
        <w:jc w:val="both"/>
        <w:rPr>
          <w:sz w:val="20"/>
        </w:rPr>
      </w:pPr>
      <w:r>
        <w:rPr>
          <w:color w:val="231F20"/>
          <w:w w:val="102"/>
          <w:sz w:val="20"/>
        </w:rPr>
        <w:t>18</w:t>
      </w:r>
      <w:r>
        <w:rPr>
          <w:color w:val="231F20"/>
          <w:spacing w:val="1"/>
          <w:w w:val="102"/>
          <w:sz w:val="20"/>
        </w:rPr>
        <w:t>；廿一</w:t>
      </w:r>
      <w:r>
        <w:rPr>
          <w:color w:val="231F20"/>
          <w:sz w:val="20"/>
        </w:rPr>
        <w:t xml:space="preserve"> </w:t>
      </w:r>
      <w:r>
        <w:rPr>
          <w:color w:val="231F20"/>
          <w:w w:val="102"/>
          <w:sz w:val="20"/>
        </w:rPr>
        <w:t>8</w:t>
      </w:r>
      <w:r>
        <w:rPr>
          <w:color w:val="231F20"/>
          <w:sz w:val="20"/>
        </w:rPr>
        <w:t xml:space="preserve"> </w:t>
      </w:r>
      <w:r>
        <w:rPr>
          <w:color w:val="231F20"/>
          <w:w w:val="102"/>
          <w:sz w:val="20"/>
        </w:rPr>
        <w:t>～</w:t>
      </w:r>
      <w:r>
        <w:rPr>
          <w:color w:val="231F20"/>
          <w:sz w:val="20"/>
        </w:rPr>
        <w:t xml:space="preserve"> </w:t>
      </w:r>
      <w:r>
        <w:rPr>
          <w:color w:val="231F20"/>
          <w:w w:val="102"/>
          <w:sz w:val="20"/>
        </w:rPr>
        <w:t>9</w:t>
      </w:r>
      <w:r>
        <w:rPr>
          <w:color w:val="231F20"/>
          <w:spacing w:val="2"/>
          <w:w w:val="102"/>
          <w:sz w:val="20"/>
        </w:rPr>
        <w:t>；羅馬書十六</w:t>
      </w:r>
      <w:r>
        <w:rPr>
          <w:color w:val="231F20"/>
          <w:sz w:val="20"/>
        </w:rPr>
        <w:t xml:space="preserve"> </w:t>
      </w:r>
      <w:r>
        <w:rPr>
          <w:color w:val="231F20"/>
          <w:w w:val="102"/>
          <w:sz w:val="20"/>
        </w:rPr>
        <w:t>1、3、</w:t>
      </w:r>
      <w:r>
        <w:rPr>
          <w:color w:val="231F20"/>
          <w:spacing w:val="-1"/>
          <w:w w:val="102"/>
          <w:sz w:val="20"/>
        </w:rPr>
        <w:t>7</w:t>
      </w:r>
      <w:r>
        <w:rPr>
          <w:color w:val="231F20"/>
          <w:spacing w:val="2"/>
          <w:w w:val="102"/>
          <w:sz w:val="20"/>
        </w:rPr>
        <w:t>；腓立比書四</w:t>
      </w:r>
      <w:r>
        <w:rPr>
          <w:color w:val="231F20"/>
          <w:sz w:val="20"/>
        </w:rPr>
        <w:t xml:space="preserve"> </w:t>
      </w:r>
      <w:r>
        <w:rPr>
          <w:color w:val="231F20"/>
          <w:w w:val="102"/>
          <w:sz w:val="20"/>
        </w:rPr>
        <w:t>2</w:t>
      </w:r>
      <w:r>
        <w:rPr>
          <w:color w:val="231F20"/>
          <w:sz w:val="20"/>
        </w:rPr>
        <w:t xml:space="preserve"> </w:t>
      </w:r>
      <w:r>
        <w:rPr>
          <w:color w:val="231F20"/>
          <w:w w:val="102"/>
          <w:sz w:val="20"/>
        </w:rPr>
        <w:t>～</w:t>
      </w:r>
      <w:r>
        <w:rPr>
          <w:color w:val="231F20"/>
          <w:sz w:val="20"/>
        </w:rPr>
        <w:t xml:space="preserve"> </w:t>
      </w:r>
      <w:r>
        <w:rPr>
          <w:color w:val="231F20"/>
          <w:spacing w:val="-1"/>
          <w:w w:val="102"/>
          <w:sz w:val="20"/>
        </w:rPr>
        <w:t>3</w:t>
      </w:r>
      <w:r>
        <w:rPr>
          <w:color w:val="231F20"/>
          <w:spacing w:val="-102"/>
          <w:w w:val="102"/>
          <w:sz w:val="20"/>
        </w:rPr>
        <w:t>）</w:t>
      </w:r>
      <w:r>
        <w:rPr>
          <w:color w:val="231F20"/>
          <w:spacing w:val="2"/>
          <w:w w:val="102"/>
          <w:sz w:val="20"/>
        </w:rPr>
        <w:t>，並違背了衛理宗的聖潔傳統之精神與實操。最後，這與全本聖經所呈現的</w:t>
      </w:r>
      <w:r>
        <w:rPr>
          <w:color w:val="231F20"/>
          <w:w w:val="102"/>
          <w:sz w:val="20"/>
        </w:rPr>
        <w:t>神的特性，特別是啟示在耶穌基督的性格大相逕庭。</w:t>
      </w:r>
    </w:p>
    <w:p w14:paraId="0ECB75E7" w14:textId="77777777" w:rsidR="003345E9" w:rsidRDefault="007169A0">
      <w:pPr>
        <w:pStyle w:val="a5"/>
        <w:numPr>
          <w:ilvl w:val="0"/>
          <w:numId w:val="15"/>
        </w:numPr>
        <w:tabs>
          <w:tab w:val="left" w:pos="1005"/>
        </w:tabs>
        <w:spacing w:line="206" w:lineRule="auto"/>
        <w:ind w:left="119" w:right="112" w:firstLine="408"/>
        <w:jc w:val="both"/>
        <w:rPr>
          <w:sz w:val="20"/>
        </w:rPr>
      </w:pPr>
      <w:r>
        <w:rPr>
          <w:b/>
          <w:color w:val="231F20"/>
          <w:spacing w:val="1"/>
          <w:w w:val="102"/>
          <w:sz w:val="20"/>
        </w:rPr>
        <w:t>按立的神學觀</w:t>
      </w:r>
      <w:r>
        <w:rPr>
          <w:color w:val="231F20"/>
          <w:spacing w:val="1"/>
          <w:w w:val="102"/>
          <w:sz w:val="20"/>
        </w:rPr>
        <w:t>。當我們認定聖經對於祭司職分的普世性以及</w:t>
      </w:r>
      <w:r>
        <w:rPr>
          <w:color w:val="231F20"/>
          <w:spacing w:val="3"/>
          <w:w w:val="102"/>
          <w:sz w:val="20"/>
        </w:rPr>
        <w:t>信徒一同事奉的必要性的同時，按立反映了聖經對於神呼召並且給予</w:t>
      </w:r>
      <w:r>
        <w:rPr>
          <w:color w:val="231F20"/>
          <w:spacing w:val="1"/>
          <w:w w:val="102"/>
          <w:sz w:val="20"/>
        </w:rPr>
        <w:t>某一些人恩賜在教會中擔當帶領事工的職責。按立是為了確認，並且</w:t>
      </w:r>
      <w:r>
        <w:rPr>
          <w:color w:val="231F20"/>
          <w:w w:val="102"/>
          <w:sz w:val="20"/>
        </w:rPr>
        <w:t>是教會授權的行動。此行動承認並且確定神對傳道人以管家的身份帶領事工、宣揚福音以及宣揚基督教會的呼召。因此按立向普世教會以及全世界見證了此受按立者聖潔的生命、恩賜、公開服事的神恩並有對知識的渴望，特別是對於神的話語，並且有能力清楚地傳達正確的教義。</w:t>
      </w:r>
    </w:p>
    <w:p w14:paraId="2E76D16C"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1F4CE00C" w14:textId="77777777" w:rsidR="003345E9" w:rsidRDefault="007169A0">
      <w:pPr>
        <w:pStyle w:val="a3"/>
        <w:spacing w:before="50"/>
        <w:ind w:left="0"/>
        <w:jc w:val="center"/>
      </w:pPr>
      <w:r>
        <w:rPr>
          <w:color w:val="231F20"/>
          <w:spacing w:val="-3"/>
        </w:rPr>
        <w:lastRenderedPageBreak/>
        <w:t>高等教育</w:t>
      </w:r>
    </w:p>
    <w:p w14:paraId="633BEE98" w14:textId="77777777" w:rsidR="003345E9" w:rsidRDefault="007169A0">
      <w:pPr>
        <w:spacing w:before="247" w:line="199" w:lineRule="auto"/>
        <w:ind w:left="780" w:right="597" w:hanging="90"/>
        <w:jc w:val="both"/>
        <w:rPr>
          <w:sz w:val="18"/>
        </w:rPr>
      </w:pPr>
      <w:r>
        <w:rPr>
          <w:color w:val="231F20"/>
          <w:sz w:val="18"/>
        </w:rPr>
        <w:t>（使徒行傳十三 1 ～ 3；廿十 28；羅馬書一 1 ～ 2；提摩太前書四 11 ～ 16；五 22；提摩太後書一 6 ～ 7）</w:t>
      </w:r>
    </w:p>
    <w:p w14:paraId="0D3D2CF1" w14:textId="77777777" w:rsidR="003345E9" w:rsidRDefault="007169A0">
      <w:pPr>
        <w:pStyle w:val="a5"/>
        <w:numPr>
          <w:ilvl w:val="1"/>
          <w:numId w:val="15"/>
        </w:numPr>
        <w:tabs>
          <w:tab w:val="left" w:pos="1193"/>
        </w:tabs>
        <w:spacing w:before="55" w:line="204" w:lineRule="auto"/>
        <w:ind w:right="113" w:firstLine="408"/>
        <w:jc w:val="both"/>
        <w:rPr>
          <w:rFonts w:ascii="Noto Sans TC" w:eastAsia="Noto Sans TC"/>
          <w:sz w:val="20"/>
        </w:rPr>
      </w:pPr>
      <w:r>
        <w:rPr>
          <w:color w:val="231F20"/>
          <w:w w:val="102"/>
          <w:sz w:val="20"/>
        </w:rPr>
        <w:t>宣聖會之存在和果效，大大依賴傳道人屬靈的資格、品行</w:t>
      </w:r>
      <w:r>
        <w:rPr>
          <w:color w:val="231F20"/>
          <w:spacing w:val="-15"/>
          <w:w w:val="102"/>
          <w:sz w:val="20"/>
        </w:rPr>
        <w:t>和生活的態度。</w:t>
      </w:r>
      <w:r>
        <w:rPr>
          <w:rFonts w:ascii="Noto Sans TC" w:eastAsia="Noto Sans TC"/>
          <w:color w:val="231F20"/>
          <w:w w:val="102"/>
          <w:sz w:val="20"/>
        </w:rPr>
        <w:t>（530.17）</w:t>
      </w:r>
    </w:p>
    <w:p w14:paraId="7EF1C65B" w14:textId="77777777" w:rsidR="003345E9" w:rsidRDefault="007169A0">
      <w:pPr>
        <w:pStyle w:val="a5"/>
        <w:numPr>
          <w:ilvl w:val="1"/>
          <w:numId w:val="15"/>
        </w:numPr>
        <w:tabs>
          <w:tab w:val="left" w:pos="1193"/>
        </w:tabs>
        <w:spacing w:line="206" w:lineRule="auto"/>
        <w:ind w:right="112" w:firstLine="408"/>
        <w:jc w:val="both"/>
        <w:rPr>
          <w:sz w:val="20"/>
        </w:rPr>
      </w:pPr>
      <w:r>
        <w:rPr>
          <w:color w:val="231F20"/>
          <w:spacing w:val="1"/>
          <w:w w:val="102"/>
          <w:sz w:val="20"/>
        </w:rPr>
        <w:t>宣聖會的傳道人必須已藉主耶穌基督與神和好，又藉聖靈</w:t>
      </w:r>
      <w:r>
        <w:rPr>
          <w:color w:val="231F20"/>
          <w:spacing w:val="2"/>
          <w:w w:val="102"/>
          <w:sz w:val="20"/>
        </w:rPr>
        <w:t>的洗或聖靈的充滿得以成聖。他也必須對未信者有深刻的愛，相信他</w:t>
      </w:r>
      <w:r>
        <w:rPr>
          <w:color w:val="231F20"/>
          <w:w w:val="102"/>
          <w:sz w:val="20"/>
        </w:rPr>
        <w:t>們正走向滅亡，而他蒙神呼召，向世人宣講救恩的好信息。</w:t>
      </w:r>
    </w:p>
    <w:p w14:paraId="1C5382BA" w14:textId="77777777" w:rsidR="003345E9" w:rsidRDefault="007169A0">
      <w:pPr>
        <w:pStyle w:val="a5"/>
        <w:numPr>
          <w:ilvl w:val="1"/>
          <w:numId w:val="15"/>
        </w:numPr>
        <w:tabs>
          <w:tab w:val="left" w:pos="1194"/>
        </w:tabs>
        <w:spacing w:line="206" w:lineRule="auto"/>
        <w:ind w:right="117" w:firstLine="408"/>
        <w:jc w:val="both"/>
        <w:rPr>
          <w:sz w:val="20"/>
        </w:rPr>
      </w:pPr>
      <w:r>
        <w:rPr>
          <w:color w:val="231F20"/>
          <w:spacing w:val="5"/>
          <w:w w:val="102"/>
          <w:sz w:val="20"/>
        </w:rPr>
        <w:t>基督的工人應在凡事上做群羊的榜樣──倚靠神的大能</w:t>
      </w:r>
      <w:r>
        <w:rPr>
          <w:color w:val="231F20"/>
          <w:spacing w:val="1"/>
          <w:sz w:val="20"/>
        </w:rPr>
        <w:t xml:space="preserve"> </w:t>
      </w:r>
      <w:r>
        <w:rPr>
          <w:color w:val="231F20"/>
          <w:w w:val="102"/>
          <w:sz w:val="20"/>
        </w:rPr>
        <w:t>:</w:t>
      </w:r>
      <w:r>
        <w:rPr>
          <w:color w:val="231F20"/>
          <w:spacing w:val="-18"/>
          <w:w w:val="102"/>
          <w:sz w:val="20"/>
        </w:rPr>
        <w:t>守時、謹慎、勤勉、熱誠、廉潔、理解、恆忍、恩慈、愛心和真理。</w:t>
      </w:r>
      <w:r>
        <w:rPr>
          <w:color w:val="231F20"/>
          <w:w w:val="102"/>
          <w:sz w:val="20"/>
        </w:rPr>
        <w:t>（</w:t>
      </w:r>
      <w:r>
        <w:rPr>
          <w:color w:val="231F20"/>
          <w:spacing w:val="-11"/>
          <w:w w:val="102"/>
          <w:sz w:val="20"/>
        </w:rPr>
        <w:t>哥</w:t>
      </w:r>
      <w:r>
        <w:rPr>
          <w:color w:val="231F20"/>
          <w:w w:val="102"/>
          <w:sz w:val="20"/>
        </w:rPr>
        <w:t>林多後書六</w:t>
      </w:r>
      <w:r>
        <w:rPr>
          <w:color w:val="231F20"/>
          <w:spacing w:val="-1"/>
          <w:sz w:val="20"/>
        </w:rPr>
        <w:t xml:space="preserve"> </w:t>
      </w:r>
      <w:r>
        <w:rPr>
          <w:color w:val="231F20"/>
          <w:w w:val="102"/>
          <w:sz w:val="20"/>
        </w:rPr>
        <w:t>6</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7）</w:t>
      </w:r>
    </w:p>
    <w:p w14:paraId="4ACAE22D" w14:textId="77777777" w:rsidR="003345E9" w:rsidRDefault="007169A0">
      <w:pPr>
        <w:pStyle w:val="a5"/>
        <w:numPr>
          <w:ilvl w:val="1"/>
          <w:numId w:val="15"/>
        </w:numPr>
        <w:tabs>
          <w:tab w:val="left" w:pos="1193"/>
        </w:tabs>
        <w:spacing w:line="206" w:lineRule="auto"/>
        <w:ind w:right="18" w:firstLine="408"/>
        <w:rPr>
          <w:sz w:val="20"/>
        </w:rPr>
      </w:pPr>
      <w:r>
        <w:rPr>
          <w:color w:val="231F20"/>
          <w:spacing w:val="1"/>
          <w:w w:val="102"/>
          <w:sz w:val="20"/>
        </w:rPr>
        <w:t>傳道人必須同樣深盼基督徒能竭力達到完全的地步，在實</w:t>
      </w:r>
      <w:r>
        <w:rPr>
          <w:color w:val="231F20"/>
          <w:w w:val="102"/>
          <w:sz w:val="20"/>
        </w:rPr>
        <w:t>際生活中培養基督徒的美德，使他們「的愛心，在知識和各樣見識上，</w:t>
      </w:r>
      <w:r>
        <w:rPr>
          <w:color w:val="231F20"/>
          <w:spacing w:val="-16"/>
          <w:w w:val="102"/>
          <w:sz w:val="20"/>
        </w:rPr>
        <w:t>多而又多」</w:t>
      </w:r>
      <w:r>
        <w:rPr>
          <w:color w:val="231F20"/>
          <w:spacing w:val="6"/>
          <w:w w:val="102"/>
          <w:sz w:val="20"/>
        </w:rPr>
        <w:t>（</w:t>
      </w:r>
      <w:r>
        <w:rPr>
          <w:color w:val="231F20"/>
          <w:spacing w:val="4"/>
          <w:w w:val="102"/>
          <w:sz w:val="20"/>
        </w:rPr>
        <w:t>腓立比書一</w:t>
      </w:r>
      <w:r>
        <w:rPr>
          <w:color w:val="231F20"/>
          <w:spacing w:val="1"/>
          <w:sz w:val="20"/>
        </w:rPr>
        <w:t xml:space="preserve"> </w:t>
      </w:r>
      <w:r>
        <w:rPr>
          <w:color w:val="231F20"/>
          <w:w w:val="102"/>
          <w:sz w:val="20"/>
        </w:rPr>
        <w:t>9</w:t>
      </w:r>
      <w:r>
        <w:rPr>
          <w:color w:val="231F20"/>
          <w:spacing w:val="-102"/>
          <w:w w:val="102"/>
          <w:sz w:val="20"/>
        </w:rPr>
        <w:t>）</w:t>
      </w:r>
      <w:r>
        <w:rPr>
          <w:color w:val="231F20"/>
          <w:spacing w:val="6"/>
          <w:w w:val="102"/>
          <w:sz w:val="20"/>
        </w:rPr>
        <w:t>。在宣聖會服事的工人必須對救恩和基督</w:t>
      </w:r>
      <w:r>
        <w:rPr>
          <w:color w:val="231F20"/>
          <w:w w:val="102"/>
          <w:sz w:val="20"/>
        </w:rPr>
        <w:t>徒倫理極其重視。</w:t>
      </w:r>
    </w:p>
    <w:p w14:paraId="6453B28F" w14:textId="77777777" w:rsidR="003345E9" w:rsidRDefault="007169A0">
      <w:pPr>
        <w:pStyle w:val="a5"/>
        <w:numPr>
          <w:ilvl w:val="1"/>
          <w:numId w:val="15"/>
        </w:numPr>
        <w:tabs>
          <w:tab w:val="left" w:pos="1193"/>
        </w:tabs>
        <w:spacing w:line="204" w:lineRule="auto"/>
        <w:ind w:right="115" w:firstLine="408"/>
        <w:rPr>
          <w:sz w:val="20"/>
        </w:rPr>
      </w:pPr>
      <w:r>
        <w:rPr>
          <w:color w:val="231F20"/>
          <w:spacing w:val="1"/>
          <w:w w:val="102"/>
          <w:sz w:val="20"/>
        </w:rPr>
        <w:t>傳道人應把握機會引領未來的傳道人，並且使其服侍的呼</w:t>
      </w:r>
      <w:r>
        <w:rPr>
          <w:color w:val="231F20"/>
          <w:w w:val="102"/>
          <w:sz w:val="20"/>
        </w:rPr>
        <w:t>召日趨成熟。</w:t>
      </w:r>
    </w:p>
    <w:p w14:paraId="79F60C76" w14:textId="77777777" w:rsidR="003345E9" w:rsidRDefault="007169A0">
      <w:pPr>
        <w:pStyle w:val="a5"/>
        <w:numPr>
          <w:ilvl w:val="1"/>
          <w:numId w:val="15"/>
        </w:numPr>
        <w:tabs>
          <w:tab w:val="left" w:pos="1193"/>
        </w:tabs>
        <w:spacing w:line="206" w:lineRule="auto"/>
        <w:ind w:right="15" w:firstLine="408"/>
        <w:rPr>
          <w:sz w:val="20"/>
        </w:rPr>
      </w:pPr>
      <w:r>
        <w:rPr>
          <w:color w:val="231F20"/>
          <w:spacing w:val="1"/>
          <w:w w:val="102"/>
          <w:sz w:val="20"/>
        </w:rPr>
        <w:t>傳道人需擁有服事的恩賜和愛心。他要渴慕知識，特別是神的話語。他們要具備正確的判斷力、良好的領悟力，對聖經所啟示</w:t>
      </w:r>
      <w:r>
        <w:rPr>
          <w:color w:val="231F20"/>
          <w:spacing w:val="7"/>
          <w:w w:val="102"/>
          <w:sz w:val="20"/>
        </w:rPr>
        <w:t>之救贖與救恩計劃有清楚的觀念。藉著他</w:t>
      </w:r>
      <w:r>
        <w:rPr>
          <w:color w:val="231F20"/>
          <w:spacing w:val="2"/>
          <w:sz w:val="20"/>
        </w:rPr>
        <w:t xml:space="preserve"> </w:t>
      </w:r>
      <w:r>
        <w:rPr>
          <w:color w:val="231F20"/>
          <w:w w:val="102"/>
          <w:sz w:val="20"/>
        </w:rPr>
        <w:t>/</w:t>
      </w:r>
      <w:r>
        <w:rPr>
          <w:color w:val="231F20"/>
          <w:spacing w:val="2"/>
          <w:sz w:val="20"/>
        </w:rPr>
        <w:t xml:space="preserve"> </w:t>
      </w:r>
      <w:r>
        <w:rPr>
          <w:color w:val="231F20"/>
          <w:spacing w:val="7"/>
          <w:w w:val="102"/>
          <w:sz w:val="20"/>
        </w:rPr>
        <w:t>她的服事眾聖徒得教化，</w:t>
      </w:r>
      <w:r>
        <w:rPr>
          <w:color w:val="231F20"/>
          <w:spacing w:val="-14"/>
          <w:w w:val="102"/>
          <w:sz w:val="20"/>
        </w:rPr>
        <w:t>罪人因而悔改。再者，宣聖會的福音工人必須在禱告上成為眾人的典範。</w:t>
      </w:r>
    </w:p>
    <w:p w14:paraId="6F48F603" w14:textId="77777777" w:rsidR="003345E9" w:rsidRDefault="007169A0">
      <w:pPr>
        <w:pStyle w:val="2"/>
        <w:spacing w:before="37"/>
        <w:ind w:left="600"/>
      </w:pPr>
      <w:r>
        <w:rPr>
          <w:color w:val="231F20"/>
          <w:spacing w:val="-1"/>
        </w:rPr>
        <w:t>第二章、傳道事工之類別</w:t>
      </w:r>
    </w:p>
    <w:p w14:paraId="5D12C7B3" w14:textId="77777777" w:rsidR="003345E9" w:rsidRDefault="007169A0">
      <w:pPr>
        <w:spacing w:before="111"/>
        <w:ind w:left="528"/>
        <w:rPr>
          <w:b/>
          <w:sz w:val="24"/>
        </w:rPr>
      </w:pPr>
      <w:r>
        <w:rPr>
          <w:b/>
          <w:color w:val="231F20"/>
          <w:spacing w:val="-2"/>
          <w:sz w:val="24"/>
        </w:rPr>
        <w:t>一、信徒的事奉</w:t>
      </w:r>
    </w:p>
    <w:p w14:paraId="34840C8C" w14:textId="77777777" w:rsidR="003345E9" w:rsidRDefault="007169A0">
      <w:pPr>
        <w:pStyle w:val="a5"/>
        <w:numPr>
          <w:ilvl w:val="0"/>
          <w:numId w:val="15"/>
        </w:numPr>
        <w:tabs>
          <w:tab w:val="left" w:pos="1006"/>
        </w:tabs>
        <w:spacing w:before="49" w:line="204" w:lineRule="auto"/>
        <w:ind w:left="120" w:right="116" w:firstLine="408"/>
        <w:rPr>
          <w:rFonts w:ascii="Noto Sans TC" w:eastAsia="Noto Sans TC"/>
          <w:sz w:val="20"/>
        </w:rPr>
      </w:pPr>
      <w:r>
        <w:rPr>
          <w:color w:val="231F20"/>
          <w:w w:val="102"/>
          <w:sz w:val="20"/>
        </w:rPr>
        <w:t>所有的基督徒均應視自己為基督的傳道人，在自己適合的服</w:t>
      </w:r>
      <w:r>
        <w:rPr>
          <w:color w:val="231F20"/>
          <w:spacing w:val="-8"/>
          <w:w w:val="102"/>
          <w:sz w:val="20"/>
        </w:rPr>
        <w:t>事範圍內，尋求明白神的旨意。</w:t>
      </w:r>
      <w:r>
        <w:rPr>
          <w:rFonts w:ascii="Noto Sans TC" w:eastAsia="Noto Sans TC"/>
          <w:color w:val="231F20"/>
          <w:w w:val="102"/>
          <w:sz w:val="20"/>
        </w:rPr>
        <w:t>（500）</w:t>
      </w:r>
    </w:p>
    <w:p w14:paraId="48E22DA0" w14:textId="77777777" w:rsidR="003345E9" w:rsidRDefault="007169A0">
      <w:pPr>
        <w:pStyle w:val="a5"/>
        <w:numPr>
          <w:ilvl w:val="1"/>
          <w:numId w:val="15"/>
        </w:numPr>
        <w:tabs>
          <w:tab w:val="left" w:pos="1193"/>
        </w:tabs>
        <w:spacing w:line="206" w:lineRule="auto"/>
        <w:ind w:right="17" w:firstLine="408"/>
        <w:rPr>
          <w:sz w:val="20"/>
        </w:rPr>
      </w:pPr>
      <w:r>
        <w:rPr>
          <w:color w:val="231F20"/>
          <w:spacing w:val="1"/>
          <w:w w:val="102"/>
          <w:sz w:val="20"/>
        </w:rPr>
        <w:t>宣聖會承認信徒的事奉。任何宣聖會的會友可以參與不同</w:t>
      </w:r>
      <w:r>
        <w:rPr>
          <w:color w:val="231F20"/>
          <w:spacing w:val="2"/>
          <w:w w:val="102"/>
          <w:sz w:val="20"/>
        </w:rPr>
        <w:t>崗位的服事</w:t>
      </w:r>
      <w:r>
        <w:rPr>
          <w:color w:val="231F20"/>
          <w:spacing w:val="3"/>
          <w:w w:val="102"/>
          <w:sz w:val="20"/>
        </w:rPr>
        <w:t>（</w:t>
      </w:r>
      <w:r>
        <w:rPr>
          <w:color w:val="231F20"/>
          <w:spacing w:val="2"/>
          <w:w w:val="102"/>
          <w:sz w:val="20"/>
        </w:rPr>
        <w:t>以弗所書四</w:t>
      </w:r>
      <w:r>
        <w:rPr>
          <w:color w:val="231F20"/>
          <w:sz w:val="20"/>
        </w:rPr>
        <w:t xml:space="preserve"> </w:t>
      </w:r>
      <w:r>
        <w:rPr>
          <w:color w:val="231F20"/>
          <w:w w:val="102"/>
          <w:sz w:val="20"/>
        </w:rPr>
        <w:t>11</w:t>
      </w:r>
      <w:r>
        <w:rPr>
          <w:color w:val="231F20"/>
          <w:sz w:val="20"/>
        </w:rPr>
        <w:t xml:space="preserve"> </w:t>
      </w:r>
      <w:r>
        <w:rPr>
          <w:color w:val="231F20"/>
          <w:w w:val="102"/>
          <w:sz w:val="20"/>
        </w:rPr>
        <w:t>～</w:t>
      </w:r>
      <w:r>
        <w:rPr>
          <w:color w:val="231F20"/>
          <w:sz w:val="20"/>
        </w:rPr>
        <w:t xml:space="preserve"> </w:t>
      </w:r>
      <w:r>
        <w:rPr>
          <w:color w:val="231F20"/>
          <w:w w:val="102"/>
          <w:sz w:val="20"/>
        </w:rPr>
        <w:t>1</w:t>
      </w:r>
      <w:r>
        <w:rPr>
          <w:color w:val="231F20"/>
          <w:spacing w:val="-1"/>
          <w:w w:val="102"/>
          <w:sz w:val="20"/>
        </w:rPr>
        <w:t>2</w:t>
      </w:r>
      <w:r>
        <w:rPr>
          <w:color w:val="231F20"/>
          <w:spacing w:val="-102"/>
          <w:w w:val="102"/>
          <w:sz w:val="20"/>
        </w:rPr>
        <w:t>）</w:t>
      </w:r>
      <w:r>
        <w:rPr>
          <w:color w:val="231F20"/>
          <w:spacing w:val="2"/>
          <w:w w:val="102"/>
          <w:sz w:val="20"/>
        </w:rPr>
        <w:t>。教會承認地區可讓信徒成為座堂</w:t>
      </w:r>
      <w:r>
        <w:rPr>
          <w:color w:val="231F20"/>
          <w:w w:val="102"/>
          <w:sz w:val="20"/>
        </w:rPr>
        <w:t>教牧、佈道員、宣教士、教師、行政人員、院牧以及其他專門事工。</w:t>
      </w:r>
      <w:r>
        <w:rPr>
          <w:color w:val="231F20"/>
          <w:spacing w:val="-5"/>
          <w:w w:val="102"/>
          <w:sz w:val="20"/>
        </w:rPr>
        <w:t>他們應積極參加為信徒而設的訓練，去滿足各事工要求。</w:t>
      </w:r>
      <w:r>
        <w:rPr>
          <w:color w:val="231F20"/>
          <w:w w:val="102"/>
          <w:sz w:val="20"/>
        </w:rPr>
        <w:t>（605.3）</w:t>
      </w:r>
    </w:p>
    <w:p w14:paraId="27FD3A01" w14:textId="77777777" w:rsidR="003345E9" w:rsidRDefault="007169A0">
      <w:pPr>
        <w:pStyle w:val="a5"/>
        <w:numPr>
          <w:ilvl w:val="1"/>
          <w:numId w:val="15"/>
        </w:numPr>
        <w:tabs>
          <w:tab w:val="left" w:pos="1193"/>
        </w:tabs>
        <w:spacing w:line="206" w:lineRule="auto"/>
        <w:ind w:right="111" w:firstLine="408"/>
        <w:jc w:val="both"/>
        <w:rPr>
          <w:sz w:val="20"/>
        </w:rPr>
      </w:pPr>
      <w:r>
        <w:rPr>
          <w:color w:val="231F20"/>
          <w:w w:val="102"/>
          <w:sz w:val="20"/>
        </w:rPr>
        <w:t>信徒教牧。任何宣聖會的會友，認為自己蒙召成為一位植</w:t>
      </w:r>
      <w:r>
        <w:rPr>
          <w:color w:val="231F20"/>
          <w:spacing w:val="-1"/>
          <w:w w:val="102"/>
          <w:sz w:val="20"/>
        </w:rPr>
        <w:t>堂者、雙職牧師、教師、信徒佈道員、詩歌佈道員、執事傳道人、教</w:t>
      </w:r>
      <w:r>
        <w:rPr>
          <w:color w:val="231F20"/>
          <w:spacing w:val="2"/>
          <w:w w:val="102"/>
          <w:sz w:val="20"/>
        </w:rPr>
        <w:t>會職員傳道人，以及</w:t>
      </w:r>
      <w:r>
        <w:rPr>
          <w:color w:val="231F20"/>
          <w:spacing w:val="4"/>
          <w:w w:val="102"/>
          <w:sz w:val="20"/>
        </w:rPr>
        <w:t>（或）</w:t>
      </w:r>
      <w:r>
        <w:rPr>
          <w:color w:val="231F20"/>
          <w:spacing w:val="3"/>
          <w:w w:val="102"/>
          <w:sz w:val="20"/>
        </w:rPr>
        <w:t>其他代表教會的專門事工，而目前尚未感</w:t>
      </w:r>
    </w:p>
    <w:p w14:paraId="38A6FAE6"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78F42EC8"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AB397B5" w14:textId="77777777" w:rsidR="003345E9" w:rsidRDefault="007169A0">
      <w:pPr>
        <w:pStyle w:val="a3"/>
        <w:spacing w:before="237" w:line="206" w:lineRule="auto"/>
        <w:ind w:left="119" w:right="16"/>
      </w:pPr>
      <w:r>
        <w:rPr>
          <w:color w:val="231F20"/>
          <w:w w:val="102"/>
        </w:rPr>
        <w:t>到有特別的呼召成為一按立之傳道人，可以參已認證之按牧進修課程，得到信徒事工證書。</w:t>
      </w:r>
    </w:p>
    <w:p w14:paraId="66CFC7B4" w14:textId="77777777" w:rsidR="003345E9" w:rsidRDefault="007169A0">
      <w:pPr>
        <w:pStyle w:val="a5"/>
        <w:numPr>
          <w:ilvl w:val="1"/>
          <w:numId w:val="15"/>
        </w:numPr>
        <w:tabs>
          <w:tab w:val="left" w:pos="1192"/>
        </w:tabs>
        <w:spacing w:line="206" w:lineRule="auto"/>
        <w:ind w:right="15" w:firstLine="407"/>
        <w:rPr>
          <w:sz w:val="20"/>
        </w:rPr>
      </w:pPr>
      <w:r>
        <w:rPr>
          <w:color w:val="231F20"/>
          <w:spacing w:val="1"/>
          <w:w w:val="102"/>
          <w:sz w:val="20"/>
        </w:rPr>
        <w:t>經由座堂牧師之推薦，地方教會委員會得先審查該信徒教</w:t>
      </w:r>
      <w:r>
        <w:rPr>
          <w:color w:val="231F20"/>
          <w:spacing w:val="4"/>
          <w:w w:val="102"/>
          <w:sz w:val="20"/>
        </w:rPr>
        <w:t>牧之個人得救經驗，在教會事工上的果效，以及對教會工作之認識，以評斷該員的資格是否符合該項事工。</w:t>
      </w:r>
    </w:p>
    <w:p w14:paraId="4C2D3322" w14:textId="77777777" w:rsidR="003345E9" w:rsidRDefault="007169A0">
      <w:pPr>
        <w:pStyle w:val="a5"/>
        <w:numPr>
          <w:ilvl w:val="1"/>
          <w:numId w:val="15"/>
        </w:numPr>
        <w:tabs>
          <w:tab w:val="left" w:pos="1192"/>
        </w:tabs>
        <w:spacing w:line="204" w:lineRule="auto"/>
        <w:ind w:right="115" w:firstLine="407"/>
        <w:rPr>
          <w:sz w:val="20"/>
        </w:rPr>
      </w:pPr>
      <w:r>
        <w:rPr>
          <w:color w:val="231F20"/>
          <w:spacing w:val="1"/>
          <w:w w:val="102"/>
          <w:sz w:val="20"/>
        </w:rPr>
        <w:t>地方教會委員會得發給每個信徒教牧候選人一份證書，證</w:t>
      </w:r>
      <w:r>
        <w:rPr>
          <w:color w:val="231F20"/>
          <w:w w:val="102"/>
          <w:sz w:val="20"/>
        </w:rPr>
        <w:t>書需由牧師及教會秘書共同簽署。</w:t>
      </w:r>
    </w:p>
    <w:p w14:paraId="7D0F8B05" w14:textId="77777777" w:rsidR="003345E9" w:rsidRDefault="007169A0">
      <w:pPr>
        <w:pStyle w:val="a5"/>
        <w:numPr>
          <w:ilvl w:val="1"/>
          <w:numId w:val="15"/>
        </w:numPr>
        <w:tabs>
          <w:tab w:val="left" w:pos="1195"/>
        </w:tabs>
        <w:spacing w:line="206" w:lineRule="auto"/>
        <w:ind w:right="14" w:firstLine="408"/>
        <w:jc w:val="both"/>
        <w:rPr>
          <w:sz w:val="20"/>
        </w:rPr>
      </w:pPr>
      <w:r>
        <w:rPr>
          <w:color w:val="231F20"/>
          <w:spacing w:val="11"/>
          <w:w w:val="102"/>
          <w:sz w:val="20"/>
        </w:rPr>
        <w:t>若該員一年內完成至少兩科信徒繼續訓練認可的進修課</w:t>
      </w:r>
      <w:r>
        <w:rPr>
          <w:color w:val="231F20"/>
          <w:spacing w:val="2"/>
          <w:w w:val="102"/>
          <w:sz w:val="20"/>
        </w:rPr>
        <w:t>程，該信徒教牧得每年經座堂牧師推薦，由教會委員會換發新證書。信徒教牧每年要向教會委員會提呈年報。</w:t>
      </w:r>
    </w:p>
    <w:p w14:paraId="58553FB1" w14:textId="77777777" w:rsidR="003345E9" w:rsidRDefault="007169A0">
      <w:pPr>
        <w:pStyle w:val="a5"/>
        <w:numPr>
          <w:ilvl w:val="1"/>
          <w:numId w:val="15"/>
        </w:numPr>
        <w:tabs>
          <w:tab w:val="left" w:pos="1193"/>
        </w:tabs>
        <w:spacing w:line="307" w:lineRule="exact"/>
        <w:ind w:left="1193" w:hanging="665"/>
        <w:jc w:val="both"/>
        <w:rPr>
          <w:sz w:val="20"/>
        </w:rPr>
      </w:pPr>
      <w:r>
        <w:rPr>
          <w:color w:val="231F20"/>
          <w:spacing w:val="-1"/>
          <w:sz w:val="20"/>
        </w:rPr>
        <w:t>信徒教牧被地區委任為植堂者、代理牧者、雙職牧師以及</w:t>
      </w:r>
    </w:p>
    <w:p w14:paraId="59795353" w14:textId="77777777" w:rsidR="003345E9" w:rsidRDefault="007169A0">
      <w:pPr>
        <w:pStyle w:val="a3"/>
        <w:spacing w:before="2" w:line="206" w:lineRule="auto"/>
        <w:ind w:right="112" w:hanging="102"/>
        <w:jc w:val="both"/>
      </w:pPr>
      <w:r>
        <w:rPr>
          <w:color w:val="231F20"/>
          <w:w w:val="102"/>
        </w:rPr>
        <w:t>（或）其他特殊事工時，當修完已認證之按牧進修課程，得由地區指導</w:t>
      </w:r>
      <w:r>
        <w:rPr>
          <w:color w:val="231F20"/>
          <w:spacing w:val="3"/>
          <w:w w:val="102"/>
        </w:rPr>
        <w:t>委員會發給信徒教牧證書，並由地區監督和地區指導委員會之秘書簽</w:t>
      </w:r>
      <w:r>
        <w:rPr>
          <w:color w:val="231F20"/>
          <w:spacing w:val="1"/>
          <w:w w:val="102"/>
        </w:rPr>
        <w:t>署。信徒教牧證書每年經由地區監督之推薦，得由地區指導委員會換</w:t>
      </w:r>
      <w:r>
        <w:rPr>
          <w:color w:val="231F20"/>
          <w:w w:val="102"/>
        </w:rPr>
        <w:t>發新證。</w:t>
      </w:r>
    </w:p>
    <w:p w14:paraId="1E7E71D1" w14:textId="77777777" w:rsidR="003345E9" w:rsidRDefault="007169A0">
      <w:pPr>
        <w:pStyle w:val="a5"/>
        <w:numPr>
          <w:ilvl w:val="1"/>
          <w:numId w:val="15"/>
        </w:numPr>
        <w:tabs>
          <w:tab w:val="left" w:pos="1192"/>
        </w:tabs>
        <w:spacing w:line="206" w:lineRule="auto"/>
        <w:ind w:right="14" w:firstLine="407"/>
        <w:rPr>
          <w:sz w:val="20"/>
        </w:rPr>
      </w:pPr>
      <w:r>
        <w:rPr>
          <w:color w:val="231F20"/>
          <w:spacing w:val="1"/>
          <w:w w:val="102"/>
          <w:sz w:val="20"/>
        </w:rPr>
        <w:t>信徒教牧若在所屬之地方教會以外服事，應由地區監督和</w:t>
      </w:r>
      <w:r>
        <w:rPr>
          <w:color w:val="231F20"/>
          <w:spacing w:val="4"/>
          <w:w w:val="102"/>
          <w:sz w:val="20"/>
        </w:rPr>
        <w:t>地區指導委員會指派，並每年向上述兩者提呈年報。當任務終止時，應知會其所屬地方教會，以便換發新證。</w:t>
      </w:r>
    </w:p>
    <w:p w14:paraId="73E13085" w14:textId="77777777" w:rsidR="003345E9" w:rsidRDefault="007169A0">
      <w:pPr>
        <w:pStyle w:val="a5"/>
        <w:numPr>
          <w:ilvl w:val="1"/>
          <w:numId w:val="15"/>
        </w:numPr>
        <w:tabs>
          <w:tab w:val="left" w:pos="1192"/>
        </w:tabs>
        <w:spacing w:line="204" w:lineRule="auto"/>
        <w:ind w:right="115" w:firstLine="407"/>
        <w:rPr>
          <w:sz w:val="20"/>
        </w:rPr>
      </w:pPr>
      <w:r>
        <w:rPr>
          <w:color w:val="231F20"/>
          <w:spacing w:val="1"/>
          <w:w w:val="102"/>
          <w:sz w:val="20"/>
        </w:rPr>
        <w:t>信徒教牧完成已認證之按牧進修課程後，應依其選擇之事</w:t>
      </w:r>
      <w:r>
        <w:rPr>
          <w:color w:val="231F20"/>
          <w:w w:val="102"/>
          <w:sz w:val="20"/>
        </w:rPr>
        <w:t>工繼續信徒進修專才培訓課程。</w:t>
      </w:r>
    </w:p>
    <w:p w14:paraId="210F571A" w14:textId="77777777" w:rsidR="003345E9" w:rsidRDefault="007169A0">
      <w:pPr>
        <w:pStyle w:val="a5"/>
        <w:numPr>
          <w:ilvl w:val="1"/>
          <w:numId w:val="15"/>
        </w:numPr>
        <w:tabs>
          <w:tab w:val="left" w:pos="1192"/>
        </w:tabs>
        <w:spacing w:line="340" w:lineRule="exact"/>
        <w:ind w:left="1192" w:hanging="664"/>
        <w:rPr>
          <w:sz w:val="20"/>
        </w:rPr>
      </w:pPr>
      <w:r>
        <w:rPr>
          <w:color w:val="231F20"/>
          <w:spacing w:val="-1"/>
          <w:sz w:val="20"/>
        </w:rPr>
        <w:t>信徒教牧不具資格主領聖餐、洗禮與婚禮。</w:t>
      </w:r>
    </w:p>
    <w:p w14:paraId="648D52CA" w14:textId="77777777" w:rsidR="003345E9" w:rsidRDefault="007169A0">
      <w:pPr>
        <w:pStyle w:val="2"/>
        <w:spacing w:before="33"/>
        <w:ind w:left="528"/>
      </w:pPr>
      <w:r>
        <w:rPr>
          <w:color w:val="231F20"/>
          <w:spacing w:val="-2"/>
        </w:rPr>
        <w:t>二、神職人員的事奉</w:t>
      </w:r>
    </w:p>
    <w:p w14:paraId="1CAE0120" w14:textId="77777777" w:rsidR="003345E9" w:rsidRDefault="007169A0">
      <w:pPr>
        <w:pStyle w:val="a5"/>
        <w:numPr>
          <w:ilvl w:val="0"/>
          <w:numId w:val="15"/>
        </w:numPr>
        <w:tabs>
          <w:tab w:val="left" w:pos="1007"/>
        </w:tabs>
        <w:spacing w:before="47" w:line="206" w:lineRule="auto"/>
        <w:ind w:left="120" w:right="15" w:firstLine="408"/>
        <w:rPr>
          <w:sz w:val="20"/>
        </w:rPr>
      </w:pPr>
      <w:r>
        <w:rPr>
          <w:color w:val="231F20"/>
          <w:spacing w:val="2"/>
          <w:w w:val="102"/>
          <w:sz w:val="20"/>
        </w:rPr>
        <w:t>宣聖會只承認一個宣講神話語的職份，那便是牧師。同時，</w:t>
      </w:r>
      <w:r>
        <w:rPr>
          <w:color w:val="231F20"/>
          <w:spacing w:val="3"/>
          <w:w w:val="102"/>
          <w:sz w:val="20"/>
        </w:rPr>
        <w:t>本會也承認神職人員可在教會中各個不同的職位上服事主</w:t>
      </w:r>
      <w:r>
        <w:rPr>
          <w:color w:val="231F20"/>
          <w:spacing w:val="4"/>
          <w:w w:val="102"/>
          <w:sz w:val="20"/>
        </w:rPr>
        <w:t>（以弗所書</w:t>
      </w:r>
      <w:r>
        <w:rPr>
          <w:color w:val="231F20"/>
          <w:w w:val="102"/>
          <w:sz w:val="20"/>
        </w:rPr>
        <w:t>四</w:t>
      </w:r>
      <w:r>
        <w:rPr>
          <w:color w:val="231F20"/>
          <w:spacing w:val="-1"/>
          <w:sz w:val="20"/>
        </w:rPr>
        <w:t xml:space="preserve"> </w:t>
      </w:r>
      <w:r>
        <w:rPr>
          <w:color w:val="231F20"/>
          <w:w w:val="102"/>
          <w:sz w:val="20"/>
        </w:rPr>
        <w:t>11</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12</w:t>
      </w:r>
      <w:r>
        <w:rPr>
          <w:color w:val="231F20"/>
          <w:spacing w:val="-102"/>
          <w:w w:val="102"/>
          <w:sz w:val="20"/>
        </w:rPr>
        <w:t>）</w:t>
      </w:r>
      <w:r>
        <w:rPr>
          <w:color w:val="231F20"/>
          <w:spacing w:val="-4"/>
          <w:w w:val="102"/>
          <w:sz w:val="20"/>
        </w:rPr>
        <w:t>。本會承認下列之職位，由地區年議會分派給牧師、助牧，</w:t>
      </w:r>
      <w:r>
        <w:rPr>
          <w:color w:val="231F20"/>
          <w:spacing w:val="4"/>
          <w:w w:val="102"/>
          <w:sz w:val="20"/>
        </w:rPr>
        <w:t>或依情況之需要分派給領有執照之傳道人，這些職位是：座堂牧師、</w:t>
      </w:r>
      <w:r>
        <w:rPr>
          <w:color w:val="231F20"/>
          <w:w w:val="102"/>
          <w:sz w:val="20"/>
        </w:rPr>
        <w:t>佈道員、宣教士、教師、行政人員、院牧、以及特殊之服事。擔任這</w:t>
      </w:r>
      <w:r>
        <w:rPr>
          <w:color w:val="231F20"/>
          <w:spacing w:val="-9"/>
          <w:w w:val="102"/>
          <w:sz w:val="20"/>
        </w:rPr>
        <w:t>些職位的「受委派的教牧」，必須接受該職務之傳道訓練，並且受按立</w:t>
      </w:r>
      <w:r>
        <w:rPr>
          <w:color w:val="231F20"/>
          <w:spacing w:val="-14"/>
          <w:w w:val="102"/>
          <w:sz w:val="20"/>
        </w:rPr>
        <w:t>是非常必要的。「按牧指引」內提供了各個職位的指引，將有助於地區</w:t>
      </w:r>
      <w:r>
        <w:rPr>
          <w:color w:val="231F20"/>
          <w:spacing w:val="3"/>
          <w:w w:val="102"/>
          <w:sz w:val="20"/>
        </w:rPr>
        <w:t>各委員會瞭解成為一位受委派的教牧所具備之資格和條件。只有受委</w:t>
      </w:r>
      <w:r>
        <w:rPr>
          <w:color w:val="231F20"/>
          <w:w w:val="102"/>
          <w:sz w:val="20"/>
        </w:rPr>
        <w:t>派的教牧在地區年議會中享有投票權。</w:t>
      </w:r>
    </w:p>
    <w:p w14:paraId="5A6DF81F"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47D4B2C0" w14:textId="77777777" w:rsidR="003345E9" w:rsidRDefault="007169A0">
      <w:pPr>
        <w:pStyle w:val="a5"/>
        <w:numPr>
          <w:ilvl w:val="1"/>
          <w:numId w:val="15"/>
        </w:numPr>
        <w:tabs>
          <w:tab w:val="left" w:pos="1193"/>
        </w:tabs>
        <w:spacing w:before="102" w:line="204" w:lineRule="auto"/>
        <w:ind w:right="115" w:firstLine="408"/>
        <w:rPr>
          <w:sz w:val="20"/>
        </w:rPr>
      </w:pPr>
      <w:r>
        <w:rPr>
          <w:color w:val="231F20"/>
          <w:spacing w:val="1"/>
          <w:w w:val="102"/>
          <w:sz w:val="20"/>
        </w:rPr>
        <w:lastRenderedPageBreak/>
        <w:t>所有受委任擔任具體職位的人，每年要向所委任的地區年</w:t>
      </w:r>
      <w:r>
        <w:rPr>
          <w:color w:val="231F20"/>
          <w:w w:val="102"/>
          <w:sz w:val="20"/>
        </w:rPr>
        <w:t>議會提呈年報。</w:t>
      </w:r>
    </w:p>
    <w:p w14:paraId="45DA4265" w14:textId="77777777" w:rsidR="003345E9" w:rsidRDefault="007169A0">
      <w:pPr>
        <w:pStyle w:val="a5"/>
        <w:numPr>
          <w:ilvl w:val="1"/>
          <w:numId w:val="15"/>
        </w:numPr>
        <w:tabs>
          <w:tab w:val="left" w:pos="1193"/>
        </w:tabs>
        <w:spacing w:before="2" w:line="204" w:lineRule="auto"/>
        <w:ind w:right="117" w:firstLine="408"/>
        <w:rPr>
          <w:sz w:val="20"/>
        </w:rPr>
      </w:pPr>
      <w:r>
        <w:rPr>
          <w:color w:val="231F20"/>
          <w:spacing w:val="1"/>
          <w:w w:val="102"/>
          <w:sz w:val="20"/>
        </w:rPr>
        <w:t>所有受委任擔任具體職位的人可向委任之地區每年申請職務證書，並由地區監督和地區秘書簽署。</w:t>
      </w:r>
    </w:p>
    <w:p w14:paraId="613203F1" w14:textId="77777777" w:rsidR="003345E9" w:rsidRDefault="007169A0">
      <w:pPr>
        <w:pStyle w:val="a5"/>
        <w:numPr>
          <w:ilvl w:val="1"/>
          <w:numId w:val="15"/>
        </w:numPr>
        <w:tabs>
          <w:tab w:val="left" w:pos="1193"/>
        </w:tabs>
        <w:spacing w:before="3" w:line="204" w:lineRule="auto"/>
        <w:ind w:right="115" w:firstLine="408"/>
        <w:rPr>
          <w:sz w:val="20"/>
        </w:rPr>
      </w:pPr>
      <w:r>
        <w:rPr>
          <w:color w:val="231F20"/>
          <w:spacing w:val="1"/>
          <w:w w:val="102"/>
          <w:sz w:val="20"/>
        </w:rPr>
        <w:t>所有受委任在服侍中擔任具體職位的人，當經醫院證明其</w:t>
      </w:r>
      <w:r>
        <w:rPr>
          <w:color w:val="231F20"/>
          <w:w w:val="102"/>
          <w:sz w:val="20"/>
        </w:rPr>
        <w:t>為健康狀況不佳時，可列入「健康欠佳之受委任」名單內。</w:t>
      </w:r>
    </w:p>
    <w:p w14:paraId="56CE19ED" w14:textId="77777777" w:rsidR="003345E9" w:rsidRDefault="007169A0">
      <w:pPr>
        <w:pStyle w:val="2"/>
        <w:spacing w:before="65"/>
      </w:pPr>
      <w:r>
        <w:rPr>
          <w:color w:val="231F20"/>
          <w:spacing w:val="-2"/>
        </w:rPr>
        <w:t>第三章、事奉的角色</w:t>
      </w:r>
    </w:p>
    <w:p w14:paraId="3BC59016" w14:textId="77777777" w:rsidR="003345E9" w:rsidRDefault="007169A0">
      <w:pPr>
        <w:pStyle w:val="a5"/>
        <w:numPr>
          <w:ilvl w:val="0"/>
          <w:numId w:val="15"/>
        </w:numPr>
        <w:tabs>
          <w:tab w:val="left" w:pos="1005"/>
        </w:tabs>
        <w:spacing w:before="10" w:line="348" w:lineRule="exact"/>
        <w:ind w:left="1005" w:hanging="477"/>
        <w:rPr>
          <w:sz w:val="20"/>
        </w:rPr>
      </w:pPr>
      <w:r>
        <w:rPr>
          <w:b/>
          <w:color w:val="231F20"/>
          <w:sz w:val="20"/>
        </w:rPr>
        <w:t>各個職事依英文字母順序</w:t>
      </w:r>
      <w:r>
        <w:rPr>
          <w:color w:val="231F20"/>
          <w:spacing w:val="-2"/>
          <w:sz w:val="20"/>
        </w:rPr>
        <w:t>說明如下：</w:t>
      </w:r>
    </w:p>
    <w:p w14:paraId="2535608E" w14:textId="77777777" w:rsidR="003345E9" w:rsidRDefault="007169A0">
      <w:pPr>
        <w:pStyle w:val="a5"/>
        <w:numPr>
          <w:ilvl w:val="0"/>
          <w:numId w:val="15"/>
        </w:numPr>
        <w:tabs>
          <w:tab w:val="left" w:pos="1017"/>
        </w:tabs>
        <w:spacing w:before="8" w:line="206" w:lineRule="auto"/>
        <w:ind w:left="120" w:right="15" w:firstLine="408"/>
        <w:rPr>
          <w:sz w:val="20"/>
        </w:rPr>
      </w:pPr>
      <w:r>
        <w:rPr>
          <w:b/>
          <w:color w:val="231F20"/>
          <w:w w:val="102"/>
          <w:sz w:val="20"/>
        </w:rPr>
        <w:t>行政員</w:t>
      </w:r>
      <w:r>
        <w:rPr>
          <w:color w:val="231F20"/>
          <w:w w:val="102"/>
          <w:sz w:val="20"/>
        </w:rPr>
        <w:t>。行政員是由牧師或助牧擔任，由總議會投票選舉擔</w:t>
      </w:r>
      <w:r>
        <w:rPr>
          <w:color w:val="231F20"/>
          <w:spacing w:val="1"/>
          <w:w w:val="102"/>
          <w:sz w:val="20"/>
        </w:rPr>
        <w:t>任職位；也可由總董事會聘用牧師、助牧或領有執照之傳道人在總會</w:t>
      </w:r>
      <w:r>
        <w:rPr>
          <w:color w:val="231F20"/>
          <w:w w:val="102"/>
          <w:sz w:val="20"/>
        </w:rPr>
        <w:t>裡服務；或由地區年議會選舉出來擔任地區監督一職；或為神</w:t>
      </w:r>
      <w:r>
        <w:rPr>
          <w:rFonts w:ascii="Noto Serif SC" w:eastAsia="Noto Serif SC"/>
          <w:color w:val="231F20"/>
          <w:spacing w:val="3"/>
          <w:w w:val="102"/>
          <w:sz w:val="20"/>
        </w:rPr>
        <w:t>职</w:t>
      </w:r>
      <w:r>
        <w:rPr>
          <w:color w:val="231F20"/>
          <w:spacing w:val="4"/>
          <w:w w:val="102"/>
          <w:sz w:val="20"/>
        </w:rPr>
        <w:t>人</w:t>
      </w:r>
      <w:r>
        <w:rPr>
          <w:rFonts w:ascii="Noto Serif SC" w:eastAsia="Noto Serif SC"/>
          <w:color w:val="231F20"/>
          <w:w w:val="102"/>
          <w:sz w:val="20"/>
        </w:rPr>
        <w:t>员</w:t>
      </w:r>
      <w:r>
        <w:rPr>
          <w:color w:val="231F20"/>
          <w:spacing w:val="2"/>
          <w:w w:val="102"/>
          <w:sz w:val="20"/>
        </w:rPr>
        <w:t>中的一員，被選出或聘請以在地區任職，為其首要職務以服事地區，該行政員為受委派的教牧。</w:t>
      </w:r>
    </w:p>
    <w:p w14:paraId="0BC5E2C8" w14:textId="77777777" w:rsidR="003345E9" w:rsidRDefault="007169A0">
      <w:pPr>
        <w:pStyle w:val="a5"/>
        <w:numPr>
          <w:ilvl w:val="0"/>
          <w:numId w:val="15"/>
        </w:numPr>
        <w:tabs>
          <w:tab w:val="left" w:pos="1007"/>
        </w:tabs>
        <w:spacing w:line="204" w:lineRule="auto"/>
        <w:ind w:left="119" w:right="16" w:firstLine="408"/>
        <w:jc w:val="both"/>
        <w:rPr>
          <w:rFonts w:ascii="Noto Sans TC" w:eastAsia="Noto Sans TC"/>
          <w:sz w:val="20"/>
        </w:rPr>
      </w:pPr>
      <w:r>
        <w:rPr>
          <w:b/>
          <w:color w:val="231F20"/>
          <w:spacing w:val="6"/>
          <w:w w:val="102"/>
          <w:sz w:val="20"/>
        </w:rPr>
        <w:t>院牧</w:t>
      </w:r>
      <w:r>
        <w:rPr>
          <w:color w:val="231F20"/>
          <w:spacing w:val="8"/>
          <w:w w:val="102"/>
          <w:sz w:val="20"/>
        </w:rPr>
        <w:t>。院牧為受按立之教牧，蒙召專在軍中、機構、或工</w:t>
      </w:r>
      <w:r>
        <w:rPr>
          <w:color w:val="231F20"/>
          <w:spacing w:val="2"/>
          <w:w w:val="102"/>
          <w:sz w:val="20"/>
        </w:rPr>
        <w:t>業機關特駐事奉。所有院牧皆經地區監督核准。一位受按立之教牧以</w:t>
      </w:r>
      <w:r>
        <w:rPr>
          <w:color w:val="231F20"/>
          <w:spacing w:val="1"/>
          <w:w w:val="102"/>
          <w:sz w:val="20"/>
        </w:rPr>
        <w:t>院牧作為其基本服侍應視為受委派的教牧，並應每年向地區年議會報告，及接受地區監督和地區指導委員會的意見和督導。院牧在與一已組織的宣聖會協商之後得接受聯盟會</w:t>
      </w:r>
      <w:r>
        <w:rPr>
          <w:rFonts w:ascii="Noto Serif SC" w:eastAsia="Noto Serif SC"/>
          <w:color w:val="231F20"/>
          <w:spacing w:val="3"/>
          <w:w w:val="102"/>
          <w:sz w:val="20"/>
        </w:rPr>
        <w:t>员</w:t>
      </w:r>
      <w:r>
        <w:rPr>
          <w:color w:val="231F20"/>
          <w:spacing w:val="1"/>
          <w:w w:val="102"/>
          <w:sz w:val="20"/>
        </w:rPr>
        <w:t>入會，遵照「教會手冊」主持</w:t>
      </w:r>
      <w:r>
        <w:rPr>
          <w:color w:val="231F20"/>
          <w:w w:val="102"/>
          <w:sz w:val="20"/>
        </w:rPr>
        <w:t>聖禮，提供教牧關懷，安慰傷心者，責備、鼓勵並盡一切方法使罪人</w:t>
      </w:r>
      <w:r>
        <w:rPr>
          <w:color w:val="231F20"/>
          <w:spacing w:val="-5"/>
          <w:w w:val="102"/>
          <w:sz w:val="20"/>
        </w:rPr>
        <w:t>歸正，使信徒成聖，又以最聖潔的信仰建立神的百姓。</w:t>
      </w:r>
      <w:r>
        <w:rPr>
          <w:rFonts w:ascii="Noto Sans TC" w:eastAsia="Noto Sans TC"/>
          <w:color w:val="231F20"/>
          <w:spacing w:val="-2"/>
          <w:w w:val="102"/>
          <w:sz w:val="20"/>
        </w:rPr>
        <w:t>（128，530.9，</w:t>
      </w:r>
      <w:r>
        <w:rPr>
          <w:rFonts w:ascii="Noto Sans TC" w:eastAsia="Noto Sans TC"/>
          <w:color w:val="231F20"/>
          <w:w w:val="102"/>
          <w:sz w:val="20"/>
        </w:rPr>
        <w:t xml:space="preserve"> 530.13）</w:t>
      </w:r>
    </w:p>
    <w:p w14:paraId="4199D92A" w14:textId="77777777" w:rsidR="003345E9" w:rsidRDefault="007169A0">
      <w:pPr>
        <w:pStyle w:val="a5"/>
        <w:numPr>
          <w:ilvl w:val="0"/>
          <w:numId w:val="15"/>
        </w:numPr>
        <w:tabs>
          <w:tab w:val="left" w:pos="994"/>
        </w:tabs>
        <w:spacing w:before="7" w:line="204" w:lineRule="auto"/>
        <w:ind w:left="119" w:right="16" w:firstLine="408"/>
        <w:jc w:val="both"/>
        <w:rPr>
          <w:rFonts w:ascii="Noto Sans TC" w:eastAsia="Noto Sans TC"/>
          <w:sz w:val="20"/>
        </w:rPr>
      </w:pPr>
      <w:r>
        <w:rPr>
          <w:b/>
          <w:color w:val="231F20"/>
          <w:spacing w:val="-2"/>
          <w:sz w:val="20"/>
        </w:rPr>
        <w:t>女助牧</w:t>
      </w:r>
      <w:r>
        <w:rPr>
          <w:color w:val="231F20"/>
          <w:spacing w:val="-2"/>
          <w:sz w:val="20"/>
        </w:rPr>
        <w:t>。凡是在一九八五年以前領有執照或獻身為女助牧的，</w:t>
      </w:r>
      <w:r>
        <w:rPr>
          <w:color w:val="231F20"/>
          <w:spacing w:val="-10"/>
          <w:sz w:val="20"/>
        </w:rPr>
        <w:t>可以繼續擔任該項職務。</w:t>
      </w:r>
      <w:r>
        <w:rPr>
          <w:rFonts w:ascii="Noto Sans TC" w:eastAsia="Noto Sans TC"/>
          <w:color w:val="231F20"/>
          <w:sz w:val="20"/>
        </w:rPr>
        <w:t>（115.9，503.2 ～ 503.9）</w:t>
      </w:r>
    </w:p>
    <w:p w14:paraId="462CF72D" w14:textId="77777777" w:rsidR="003345E9" w:rsidRDefault="007169A0">
      <w:pPr>
        <w:pStyle w:val="a5"/>
        <w:numPr>
          <w:ilvl w:val="0"/>
          <w:numId w:val="15"/>
        </w:numPr>
        <w:tabs>
          <w:tab w:val="left" w:pos="1006"/>
        </w:tabs>
        <w:spacing w:line="204" w:lineRule="auto"/>
        <w:ind w:left="119" w:right="16" w:firstLine="408"/>
        <w:rPr>
          <w:rFonts w:ascii="Noto Sans TC" w:eastAsia="Noto Sans TC"/>
          <w:sz w:val="20"/>
        </w:rPr>
      </w:pPr>
      <w:r>
        <w:rPr>
          <w:b/>
          <w:color w:val="231F20"/>
          <w:spacing w:val="5"/>
          <w:w w:val="102"/>
          <w:sz w:val="20"/>
        </w:rPr>
        <w:t>教育同工</w:t>
      </w:r>
      <w:r>
        <w:rPr>
          <w:color w:val="231F20"/>
          <w:spacing w:val="3"/>
          <w:w w:val="102"/>
          <w:sz w:val="20"/>
        </w:rPr>
        <w:t>。教育同工為牧師、助牧、或領有執照之傳道人。在宣聖會所屬国际教育董事会機構中被聘用為行政職員或教師，地區</w:t>
      </w:r>
      <w:r>
        <w:rPr>
          <w:color w:val="231F20"/>
          <w:spacing w:val="-7"/>
          <w:w w:val="102"/>
          <w:sz w:val="20"/>
        </w:rPr>
        <w:t>應指派該員為一受委任之教育同工。</w:t>
      </w:r>
      <w:r>
        <w:rPr>
          <w:rFonts w:ascii="Noto Sans TC" w:eastAsia="Noto Sans TC"/>
          <w:color w:val="231F20"/>
          <w:w w:val="102"/>
          <w:sz w:val="20"/>
        </w:rPr>
        <w:t>（400.2，905）</w:t>
      </w:r>
    </w:p>
    <w:p w14:paraId="461347CC" w14:textId="77777777" w:rsidR="003345E9" w:rsidRDefault="007169A0">
      <w:pPr>
        <w:pStyle w:val="a5"/>
        <w:numPr>
          <w:ilvl w:val="0"/>
          <w:numId w:val="15"/>
        </w:numPr>
        <w:tabs>
          <w:tab w:val="left" w:pos="1005"/>
        </w:tabs>
        <w:spacing w:line="206" w:lineRule="auto"/>
        <w:ind w:left="119" w:right="16" w:firstLine="408"/>
        <w:rPr>
          <w:sz w:val="20"/>
        </w:rPr>
      </w:pPr>
      <w:r>
        <w:rPr>
          <w:b/>
          <w:color w:val="231F20"/>
          <w:spacing w:val="1"/>
          <w:w w:val="102"/>
          <w:sz w:val="20"/>
        </w:rPr>
        <w:t>佈道員</w:t>
      </w:r>
      <w:r>
        <w:rPr>
          <w:color w:val="231F20"/>
          <w:w w:val="102"/>
          <w:sz w:val="20"/>
        </w:rPr>
        <w:t>。佈道員係一位牧師或領有執照之傳道人，獻身於旅</w:t>
      </w:r>
      <w:r>
        <w:rPr>
          <w:color w:val="231F20"/>
          <w:spacing w:val="2"/>
          <w:w w:val="102"/>
          <w:sz w:val="20"/>
        </w:rPr>
        <w:t>行傳講福音之事工，經本會授權在地方推動奮興聚會，傳揚耶穌基督</w:t>
      </w:r>
      <w:r>
        <w:rPr>
          <w:color w:val="231F20"/>
          <w:w w:val="102"/>
          <w:sz w:val="20"/>
        </w:rPr>
        <w:t>之福音。宣聖會承認三種巡迴佈道員：註冊之佈道員、受差派的佈道</w:t>
      </w:r>
      <w:r>
        <w:rPr>
          <w:color w:val="231F20"/>
          <w:spacing w:val="-16"/>
          <w:w w:val="102"/>
          <w:sz w:val="20"/>
        </w:rPr>
        <w:t>員、及終身佈道員，由地區年議會派任。一位全時間從事傳福音的工作，</w:t>
      </w:r>
      <w:r>
        <w:rPr>
          <w:color w:val="231F20"/>
          <w:spacing w:val="3"/>
          <w:w w:val="102"/>
          <w:sz w:val="20"/>
        </w:rPr>
        <w:t>並視為首要任務的佈道員，與本會或任何所屬部或機構並不維持一種</w:t>
      </w:r>
    </w:p>
    <w:p w14:paraId="6CB63DC4" w14:textId="77777777" w:rsidR="003345E9" w:rsidRDefault="003345E9">
      <w:pPr>
        <w:pStyle w:val="a5"/>
        <w:spacing w:line="206" w:lineRule="auto"/>
        <w:rPr>
          <w:sz w:val="20"/>
        </w:rPr>
        <w:sectPr w:rsidR="003345E9">
          <w:pgSz w:w="8640" w:h="12960"/>
          <w:pgMar w:top="1040" w:right="1080" w:bottom="1180" w:left="1080" w:header="0" w:footer="997" w:gutter="0"/>
          <w:cols w:space="720"/>
        </w:sectPr>
      </w:pPr>
    </w:p>
    <w:p w14:paraId="266C6E2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8CBBCCB" w14:textId="77777777" w:rsidR="003345E9" w:rsidRDefault="007169A0">
      <w:pPr>
        <w:pStyle w:val="a3"/>
        <w:spacing w:before="201" w:line="346" w:lineRule="exact"/>
      </w:pPr>
      <w:r>
        <w:rPr>
          <w:color w:val="231F20"/>
          <w:spacing w:val="-1"/>
        </w:rPr>
        <w:t>退休之關係，他應是一位受委派的教牧。</w:t>
      </w:r>
    </w:p>
    <w:p w14:paraId="2B1688AC" w14:textId="77777777" w:rsidR="003345E9" w:rsidRDefault="007169A0">
      <w:pPr>
        <w:pStyle w:val="a5"/>
        <w:numPr>
          <w:ilvl w:val="1"/>
          <w:numId w:val="15"/>
        </w:numPr>
        <w:tabs>
          <w:tab w:val="left" w:pos="1193"/>
        </w:tabs>
        <w:spacing w:before="9" w:line="206" w:lineRule="auto"/>
        <w:ind w:right="112" w:firstLine="408"/>
        <w:jc w:val="both"/>
        <w:rPr>
          <w:sz w:val="20"/>
        </w:rPr>
      </w:pPr>
      <w:r>
        <w:rPr>
          <w:color w:val="231F20"/>
          <w:spacing w:val="1"/>
          <w:w w:val="102"/>
          <w:sz w:val="20"/>
        </w:rPr>
        <w:t>註冊佈道員係指一位全職獻身於佈道工作之牧師或領有地</w:t>
      </w:r>
      <w:r>
        <w:rPr>
          <w:color w:val="231F20"/>
          <w:spacing w:val="2"/>
          <w:w w:val="102"/>
          <w:sz w:val="20"/>
        </w:rPr>
        <w:t>區執照之教牧。此種註冊登記的期限為一年。在過去一年中實際全職</w:t>
      </w:r>
      <w:r>
        <w:rPr>
          <w:color w:val="231F20"/>
          <w:w w:val="102"/>
          <w:sz w:val="20"/>
        </w:rPr>
        <w:t>從事佈道者，得由下屆地區年議會核准續予登記為註冊佈道員。</w:t>
      </w:r>
    </w:p>
    <w:p w14:paraId="1A85E88E" w14:textId="77777777" w:rsidR="003345E9" w:rsidRDefault="007169A0">
      <w:pPr>
        <w:pStyle w:val="a5"/>
        <w:numPr>
          <w:ilvl w:val="1"/>
          <w:numId w:val="15"/>
        </w:numPr>
        <w:tabs>
          <w:tab w:val="left" w:pos="1205"/>
        </w:tabs>
        <w:spacing w:line="206" w:lineRule="auto"/>
        <w:ind w:right="111" w:firstLine="408"/>
        <w:jc w:val="both"/>
        <w:rPr>
          <w:sz w:val="20"/>
        </w:rPr>
      </w:pPr>
      <w:r>
        <w:rPr>
          <w:color w:val="231F20"/>
          <w:spacing w:val="2"/>
          <w:w w:val="102"/>
          <w:sz w:val="20"/>
        </w:rPr>
        <w:t>受差派的佈道員係指一位已具備了兩年註冊佈道員資格之</w:t>
      </w:r>
      <w:r>
        <w:rPr>
          <w:color w:val="231F20"/>
          <w:w w:val="102"/>
          <w:sz w:val="20"/>
        </w:rPr>
        <w:t>牧師。其委任期為一年，該員若繼續符合資格，得由下屆地區年議會續予委任。</w:t>
      </w:r>
    </w:p>
    <w:p w14:paraId="1E3760A9" w14:textId="77777777" w:rsidR="003345E9" w:rsidRDefault="007169A0">
      <w:pPr>
        <w:pStyle w:val="a5"/>
        <w:numPr>
          <w:ilvl w:val="1"/>
          <w:numId w:val="15"/>
        </w:numPr>
        <w:tabs>
          <w:tab w:val="left" w:pos="1193"/>
        </w:tabs>
        <w:spacing w:line="206" w:lineRule="auto"/>
        <w:ind w:right="112" w:firstLine="408"/>
        <w:jc w:val="both"/>
        <w:rPr>
          <w:rFonts w:ascii="Noto Sans TC" w:eastAsia="Noto Sans TC"/>
          <w:sz w:val="20"/>
        </w:rPr>
      </w:pPr>
      <w:r>
        <w:rPr>
          <w:color w:val="231F20"/>
          <w:spacing w:val="1"/>
          <w:w w:val="102"/>
          <w:sz w:val="20"/>
        </w:rPr>
        <w:t>終身佈道員係指一位已經連續四年以上達到受差派的佈道員的要求，在申請終身佈道員身份之前，經地區教牧資格審查委員會</w:t>
      </w:r>
      <w:r>
        <w:rPr>
          <w:color w:val="231F20"/>
          <w:w w:val="102"/>
          <w:sz w:val="20"/>
        </w:rPr>
        <w:t>或地區教牧事工委員會推薦，並經神召佈道員福利委員會和總監督會</w:t>
      </w:r>
      <w:r>
        <w:rPr>
          <w:color w:val="231F20"/>
          <w:spacing w:val="1"/>
          <w:w w:val="102"/>
          <w:sz w:val="20"/>
        </w:rPr>
        <w:t>的核准。此角色持續到該佈道員不再達到受受差派的佈道員的要求為</w:t>
      </w:r>
      <w:r>
        <w:rPr>
          <w:color w:val="231F20"/>
          <w:spacing w:val="-9"/>
          <w:w w:val="102"/>
          <w:sz w:val="20"/>
        </w:rPr>
        <w:t>止，或該員被准退休為止。</w:t>
      </w:r>
      <w:r>
        <w:rPr>
          <w:rFonts w:ascii="Noto Sans TC" w:eastAsia="Noto Sans TC"/>
          <w:color w:val="231F20"/>
          <w:w w:val="102"/>
          <w:sz w:val="20"/>
        </w:rPr>
        <w:t>（231.2，528）</w:t>
      </w:r>
    </w:p>
    <w:p w14:paraId="4D83FB66" w14:textId="77777777" w:rsidR="003345E9" w:rsidRDefault="007169A0">
      <w:pPr>
        <w:pStyle w:val="a5"/>
        <w:numPr>
          <w:ilvl w:val="1"/>
          <w:numId w:val="15"/>
        </w:numPr>
        <w:tabs>
          <w:tab w:val="left" w:pos="1193"/>
        </w:tabs>
        <w:spacing w:line="206" w:lineRule="auto"/>
        <w:ind w:right="15" w:firstLine="408"/>
        <w:rPr>
          <w:rFonts w:ascii="Noto Sans TC" w:eastAsia="Noto Sans TC"/>
          <w:sz w:val="20"/>
        </w:rPr>
      </w:pPr>
      <w:r>
        <w:rPr>
          <w:color w:val="231F20"/>
          <w:spacing w:val="3"/>
          <w:w w:val="102"/>
          <w:sz w:val="20"/>
        </w:rPr>
        <w:t>一個類似教會</w:t>
      </w:r>
      <w:r>
        <w:rPr>
          <w:color w:val="231F20"/>
          <w:sz w:val="20"/>
        </w:rPr>
        <w:t xml:space="preserve"> </w:t>
      </w:r>
      <w:r>
        <w:rPr>
          <w:color w:val="231F20"/>
          <w:w w:val="102"/>
          <w:sz w:val="20"/>
        </w:rPr>
        <w:t>-</w:t>
      </w:r>
      <w:r>
        <w:rPr>
          <w:color w:val="231F20"/>
          <w:sz w:val="20"/>
        </w:rPr>
        <w:t xml:space="preserve"> </w:t>
      </w:r>
      <w:r>
        <w:rPr>
          <w:color w:val="231F20"/>
          <w:spacing w:val="3"/>
          <w:w w:val="102"/>
          <w:sz w:val="20"/>
        </w:rPr>
        <w:t>教牧關係評估的常規自我檢討和評估，應</w:t>
      </w:r>
      <w:r>
        <w:rPr>
          <w:color w:val="231F20"/>
          <w:spacing w:val="1"/>
          <w:w w:val="102"/>
          <w:sz w:val="20"/>
        </w:rPr>
        <w:t>由佈道員和地區監督共同為之。在被選為終身角色之後，至少每四年</w:t>
      </w:r>
      <w:r>
        <w:rPr>
          <w:color w:val="231F20"/>
          <w:spacing w:val="-16"/>
          <w:w w:val="102"/>
          <w:sz w:val="20"/>
        </w:rPr>
        <w:t>一次，地區監督應有責任安排和主持這種會議。此會議應與佈道員協商。</w:t>
      </w:r>
      <w:r>
        <w:rPr>
          <w:color w:val="231F20"/>
          <w:spacing w:val="4"/>
          <w:w w:val="102"/>
          <w:sz w:val="20"/>
        </w:rPr>
        <w:t>檢討之後的結果報告應送交神召佈道員福利委員會以評估持續核准之</w:t>
      </w:r>
      <w:r>
        <w:rPr>
          <w:color w:val="231F20"/>
          <w:spacing w:val="-21"/>
          <w:w w:val="102"/>
          <w:sz w:val="20"/>
        </w:rPr>
        <w:t>資格要求。</w:t>
      </w:r>
      <w:r>
        <w:rPr>
          <w:rFonts w:ascii="Noto Sans TC" w:eastAsia="Noto Sans TC"/>
          <w:color w:val="231F20"/>
          <w:w w:val="102"/>
          <w:sz w:val="20"/>
        </w:rPr>
        <w:t>（211.21）</w:t>
      </w:r>
    </w:p>
    <w:p w14:paraId="5B50673F" w14:textId="77777777" w:rsidR="003345E9" w:rsidRDefault="007169A0">
      <w:pPr>
        <w:pStyle w:val="a5"/>
        <w:numPr>
          <w:ilvl w:val="1"/>
          <w:numId w:val="15"/>
        </w:numPr>
        <w:tabs>
          <w:tab w:val="left" w:pos="1193"/>
        </w:tabs>
        <w:spacing w:line="206" w:lineRule="auto"/>
        <w:ind w:right="15" w:firstLine="408"/>
        <w:rPr>
          <w:sz w:val="20"/>
        </w:rPr>
      </w:pPr>
      <w:r>
        <w:rPr>
          <w:color w:val="231F20"/>
          <w:spacing w:val="1"/>
          <w:w w:val="102"/>
          <w:sz w:val="20"/>
        </w:rPr>
        <w:t>與本會或所屬部門或機構維持有退休關係之牧師或領有執</w:t>
      </w:r>
      <w:r>
        <w:rPr>
          <w:color w:val="231F20"/>
          <w:spacing w:val="-16"/>
          <w:w w:val="102"/>
          <w:sz w:val="20"/>
        </w:rPr>
        <w:t>照之傳道人，若欲從事培靈或佈道會，得發給「退休之佈道服事」證明。</w:t>
      </w:r>
      <w:r>
        <w:rPr>
          <w:color w:val="231F20"/>
          <w:spacing w:val="2"/>
          <w:w w:val="102"/>
          <w:sz w:val="20"/>
        </w:rPr>
        <w:t>該證書期限為一年，應經地區監督推薦由地區年議會投票決定。在年</w:t>
      </w:r>
      <w:r>
        <w:rPr>
          <w:color w:val="231F20"/>
          <w:w w:val="102"/>
          <w:sz w:val="20"/>
        </w:rPr>
        <w:t>議會前之一年內確實實際從事佈道工作者，得由地區年議會續發證書。</w:t>
      </w:r>
    </w:p>
    <w:p w14:paraId="3695CB02" w14:textId="77777777" w:rsidR="003345E9" w:rsidRDefault="007169A0">
      <w:pPr>
        <w:pStyle w:val="a5"/>
        <w:numPr>
          <w:ilvl w:val="1"/>
          <w:numId w:val="15"/>
        </w:numPr>
        <w:tabs>
          <w:tab w:val="left" w:pos="1193"/>
        </w:tabs>
        <w:spacing w:line="206" w:lineRule="auto"/>
        <w:ind w:right="112" w:firstLine="408"/>
        <w:jc w:val="both"/>
        <w:rPr>
          <w:sz w:val="20"/>
        </w:rPr>
      </w:pPr>
      <w:r>
        <w:rPr>
          <w:color w:val="231F20"/>
          <w:spacing w:val="1"/>
          <w:w w:val="102"/>
          <w:sz w:val="20"/>
        </w:rPr>
        <w:t>牧師或領有執照之傳道人，在地區年議會休會期間要加入佈道工作，須經地區監督推薦，徵得全球教育和神職人員發展辦公室</w:t>
      </w:r>
      <w:r>
        <w:rPr>
          <w:color w:val="231F20"/>
          <w:w w:val="102"/>
          <w:sz w:val="20"/>
        </w:rPr>
        <w:t>之認同，在下一次地區年議會中表決其登錄或派任之資格。</w:t>
      </w:r>
    </w:p>
    <w:p w14:paraId="2B99CD84" w14:textId="77777777" w:rsidR="003345E9" w:rsidRDefault="007169A0">
      <w:pPr>
        <w:pStyle w:val="a5"/>
        <w:numPr>
          <w:ilvl w:val="1"/>
          <w:numId w:val="15"/>
        </w:numPr>
        <w:tabs>
          <w:tab w:val="left" w:pos="1192"/>
        </w:tabs>
        <w:spacing w:line="306" w:lineRule="exact"/>
        <w:ind w:left="1192" w:hanging="664"/>
        <w:jc w:val="both"/>
        <w:rPr>
          <w:sz w:val="20"/>
        </w:rPr>
      </w:pPr>
      <w:r>
        <w:rPr>
          <w:color w:val="231F20"/>
          <w:spacing w:val="-1"/>
          <w:sz w:val="20"/>
        </w:rPr>
        <w:t>佈道員之指引及登記資格之程序均刊印於「按牧指引」內。</w:t>
      </w:r>
    </w:p>
    <w:p w14:paraId="466E06DC" w14:textId="77777777" w:rsidR="003345E9" w:rsidRDefault="007169A0">
      <w:pPr>
        <w:pStyle w:val="a5"/>
        <w:numPr>
          <w:ilvl w:val="0"/>
          <w:numId w:val="15"/>
        </w:numPr>
        <w:tabs>
          <w:tab w:val="left" w:pos="1016"/>
        </w:tabs>
        <w:spacing w:line="204" w:lineRule="auto"/>
        <w:ind w:left="120" w:right="114" w:firstLine="407"/>
        <w:jc w:val="both"/>
        <w:rPr>
          <w:sz w:val="20"/>
        </w:rPr>
      </w:pPr>
      <w:r>
        <w:rPr>
          <w:b/>
          <w:color w:val="231F20"/>
          <w:w w:val="102"/>
          <w:sz w:val="20"/>
        </w:rPr>
        <w:t>基督教教育傳道人</w:t>
      </w:r>
      <w:r>
        <w:rPr>
          <w:color w:val="231F20"/>
          <w:spacing w:val="1"/>
          <w:w w:val="102"/>
          <w:sz w:val="20"/>
        </w:rPr>
        <w:t>。神職成員得受聘於一地方教會之基督教</w:t>
      </w:r>
      <w:r>
        <w:rPr>
          <w:color w:val="231F20"/>
          <w:w w:val="102"/>
          <w:sz w:val="20"/>
        </w:rPr>
        <w:t>教育之傳道事工，且委任為基督教教育傳道人。</w:t>
      </w:r>
    </w:p>
    <w:p w14:paraId="060A11D3" w14:textId="77777777" w:rsidR="003345E9" w:rsidRDefault="007169A0">
      <w:pPr>
        <w:pStyle w:val="a5"/>
        <w:numPr>
          <w:ilvl w:val="1"/>
          <w:numId w:val="15"/>
        </w:numPr>
        <w:tabs>
          <w:tab w:val="left" w:pos="1194"/>
        </w:tabs>
        <w:spacing w:line="206" w:lineRule="auto"/>
        <w:ind w:right="13" w:firstLine="408"/>
        <w:jc w:val="both"/>
        <w:rPr>
          <w:sz w:val="20"/>
        </w:rPr>
      </w:pPr>
      <w:r>
        <w:rPr>
          <w:color w:val="231F20"/>
          <w:spacing w:val="5"/>
          <w:w w:val="102"/>
          <w:sz w:val="20"/>
        </w:rPr>
        <w:t>在一九八五年前為領有執照或委任之基督教教育傳道人，仍可繼續其原來之職務。以後，那些欲開始擔任基督教教育傳道人者，應修畢預備按立為助牧者應進修之課程，方可取得擔任此事工之資格。</w:t>
      </w:r>
    </w:p>
    <w:p w14:paraId="4B5A6E58" w14:textId="77777777" w:rsidR="003345E9" w:rsidRDefault="007169A0">
      <w:pPr>
        <w:pStyle w:val="a5"/>
        <w:numPr>
          <w:ilvl w:val="0"/>
          <w:numId w:val="15"/>
        </w:numPr>
        <w:tabs>
          <w:tab w:val="left" w:pos="1017"/>
        </w:tabs>
        <w:spacing w:line="204" w:lineRule="auto"/>
        <w:ind w:left="120" w:right="115" w:firstLine="408"/>
        <w:jc w:val="both"/>
        <w:rPr>
          <w:sz w:val="20"/>
        </w:rPr>
      </w:pPr>
      <w:r>
        <w:rPr>
          <w:b/>
          <w:color w:val="231F20"/>
          <w:w w:val="102"/>
          <w:sz w:val="20"/>
        </w:rPr>
        <w:t>音樂傳道</w:t>
      </w:r>
      <w:r>
        <w:rPr>
          <w:color w:val="231F20"/>
          <w:w w:val="102"/>
          <w:sz w:val="20"/>
        </w:rPr>
        <w:t>。宣聖會之會友認為蒙召從事音樂事工者，得由地區年議會委任，擔任為期一年之音樂傳道，且需符合下列之規定：</w:t>
      </w:r>
    </w:p>
    <w:p w14:paraId="674803A1"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50C01346" w14:textId="77777777" w:rsidR="003345E9" w:rsidRDefault="007169A0">
      <w:pPr>
        <w:pStyle w:val="a3"/>
        <w:spacing w:before="50"/>
        <w:ind w:left="0"/>
        <w:jc w:val="center"/>
      </w:pPr>
      <w:r>
        <w:rPr>
          <w:color w:val="231F20"/>
          <w:spacing w:val="-2"/>
        </w:rPr>
        <w:lastRenderedPageBreak/>
        <w:t>傳道與基督教事奉</w:t>
      </w:r>
    </w:p>
    <w:p w14:paraId="73B051D2" w14:textId="77777777" w:rsidR="003345E9" w:rsidRDefault="007169A0">
      <w:pPr>
        <w:pStyle w:val="a3"/>
        <w:tabs>
          <w:tab w:val="left" w:pos="1019"/>
        </w:tabs>
        <w:spacing w:before="204" w:line="347" w:lineRule="exact"/>
        <w:ind w:left="611"/>
      </w:pPr>
      <w:r>
        <w:rPr>
          <w:b/>
          <w:color w:val="231F20"/>
          <w:spacing w:val="-10"/>
        </w:rPr>
        <w:t>➀</w:t>
      </w:r>
      <w:r>
        <w:rPr>
          <w:b/>
          <w:color w:val="231F20"/>
        </w:rPr>
        <w:tab/>
      </w:r>
      <w:r>
        <w:rPr>
          <w:color w:val="231F20"/>
          <w:spacing w:val="-1"/>
        </w:rPr>
        <w:t>已經得到所屬地方教會教會委員會之推薦，</w:t>
      </w:r>
    </w:p>
    <w:p w14:paraId="4E3FECFC" w14:textId="77777777" w:rsidR="003345E9" w:rsidRDefault="007169A0">
      <w:pPr>
        <w:pStyle w:val="a3"/>
        <w:tabs>
          <w:tab w:val="left" w:pos="1019"/>
        </w:tabs>
        <w:spacing w:line="320" w:lineRule="exact"/>
        <w:ind w:left="611"/>
      </w:pPr>
      <w:r>
        <w:rPr>
          <w:b/>
          <w:color w:val="231F20"/>
          <w:spacing w:val="-10"/>
        </w:rPr>
        <w:t>➁</w:t>
      </w:r>
      <w:r>
        <w:rPr>
          <w:b/>
          <w:color w:val="231F20"/>
        </w:rPr>
        <w:tab/>
      </w:r>
      <w:r>
        <w:rPr>
          <w:color w:val="231F20"/>
          <w:spacing w:val="-1"/>
        </w:rPr>
        <w:t>顯明其有恩賜、才幹及能力，</w:t>
      </w:r>
    </w:p>
    <w:p w14:paraId="05735797" w14:textId="77777777" w:rsidR="003345E9" w:rsidRDefault="007169A0">
      <w:pPr>
        <w:pStyle w:val="a3"/>
        <w:tabs>
          <w:tab w:val="left" w:pos="1019"/>
        </w:tabs>
        <w:spacing w:line="320" w:lineRule="exact"/>
        <w:ind w:left="611"/>
      </w:pPr>
      <w:r>
        <w:rPr>
          <w:b/>
          <w:color w:val="231F20"/>
          <w:spacing w:val="-10"/>
        </w:rPr>
        <w:t>➂</w:t>
      </w:r>
      <w:r>
        <w:rPr>
          <w:b/>
          <w:color w:val="231F20"/>
        </w:rPr>
        <w:tab/>
      </w:r>
      <w:r>
        <w:rPr>
          <w:color w:val="231F20"/>
          <w:spacing w:val="-1"/>
        </w:rPr>
        <w:t>至少有一年之音樂事奉經驗，</w:t>
      </w:r>
    </w:p>
    <w:p w14:paraId="34F3FFBE" w14:textId="77777777" w:rsidR="003345E9" w:rsidRDefault="007169A0">
      <w:pPr>
        <w:pStyle w:val="a3"/>
        <w:spacing w:before="9" w:line="206" w:lineRule="auto"/>
        <w:ind w:left="1019" w:right="117" w:hanging="408"/>
        <w:jc w:val="both"/>
      </w:pPr>
      <w:r>
        <w:rPr>
          <w:b/>
          <w:color w:val="231F20"/>
        </w:rPr>
        <w:t>➃</w:t>
      </w:r>
      <w:r>
        <w:rPr>
          <w:b/>
          <w:color w:val="231F20"/>
          <w:spacing w:val="80"/>
          <w:w w:val="150"/>
        </w:rPr>
        <w:t xml:space="preserve"> </w:t>
      </w:r>
      <w:r>
        <w:rPr>
          <w:color w:val="231F20"/>
        </w:rPr>
        <w:t>不少於一年在一位具資格的聲樂教師指導下接受指教，並正</w:t>
      </w:r>
      <w:r>
        <w:rPr>
          <w:color w:val="231F20"/>
          <w:spacing w:val="-2"/>
        </w:rPr>
        <w:t>在進修已認證之按牧</w:t>
      </w:r>
      <w:r>
        <w:rPr>
          <w:rFonts w:ascii="Noto Serif SC" w:eastAsia="Noto Serif SC" w:hAnsi="Noto Serif SC"/>
          <w:color w:val="231F20"/>
          <w:spacing w:val="-2"/>
        </w:rPr>
        <w:t>进</w:t>
      </w:r>
      <w:r>
        <w:rPr>
          <w:color w:val="231F20"/>
          <w:spacing w:val="-2"/>
        </w:rPr>
        <w:t>修課程或與音樂傳道相關之課程，或是已修畢上述之課程，</w:t>
      </w:r>
    </w:p>
    <w:p w14:paraId="0FA6E53B" w14:textId="77777777" w:rsidR="003345E9" w:rsidRDefault="007169A0">
      <w:pPr>
        <w:spacing w:line="307" w:lineRule="exact"/>
        <w:ind w:left="611"/>
        <w:jc w:val="both"/>
        <w:rPr>
          <w:sz w:val="20"/>
        </w:rPr>
      </w:pPr>
      <w:r>
        <w:rPr>
          <w:b/>
          <w:color w:val="231F20"/>
          <w:spacing w:val="46"/>
          <w:sz w:val="20"/>
        </w:rPr>
        <w:t xml:space="preserve">➄  </w:t>
      </w:r>
      <w:r>
        <w:rPr>
          <w:color w:val="231F20"/>
          <w:spacing w:val="-2"/>
          <w:sz w:val="20"/>
        </w:rPr>
        <w:t>經常從事音樂事奉，</w:t>
      </w:r>
    </w:p>
    <w:p w14:paraId="10B4CDAC" w14:textId="77777777" w:rsidR="003345E9" w:rsidRDefault="007169A0">
      <w:pPr>
        <w:pStyle w:val="a3"/>
        <w:spacing w:before="13" w:line="204" w:lineRule="auto"/>
        <w:ind w:left="1019" w:right="114" w:hanging="408"/>
        <w:jc w:val="both"/>
        <w:rPr>
          <w:rFonts w:ascii="Noto Sans TC" w:eastAsia="Noto Sans TC" w:hAnsi="Noto Sans TC"/>
        </w:rPr>
      </w:pPr>
      <w:r>
        <w:rPr>
          <w:b/>
          <w:color w:val="231F20"/>
          <w:spacing w:val="26"/>
        </w:rPr>
        <w:t xml:space="preserve">➅  </w:t>
      </w:r>
      <w:r>
        <w:rPr>
          <w:color w:val="231F20"/>
        </w:rPr>
        <w:t>在其所屬教會之地區年議會指引下，已接受有關其智力、靈</w:t>
      </w:r>
      <w:r>
        <w:rPr>
          <w:color w:val="231F20"/>
          <w:spacing w:val="-9"/>
        </w:rPr>
        <w:t>性資格，以及工作適應性之審查。</w:t>
      </w:r>
      <w:r>
        <w:rPr>
          <w:rFonts w:ascii="Noto Sans TC" w:eastAsia="Noto Sans TC" w:hAnsi="Noto Sans TC"/>
          <w:color w:val="231F20"/>
          <w:spacing w:val="-2"/>
        </w:rPr>
        <w:t>（205.11）</w:t>
      </w:r>
    </w:p>
    <w:p w14:paraId="0342ECAC" w14:textId="77777777" w:rsidR="003345E9" w:rsidRDefault="007169A0">
      <w:pPr>
        <w:pStyle w:val="a5"/>
        <w:numPr>
          <w:ilvl w:val="1"/>
          <w:numId w:val="15"/>
        </w:numPr>
        <w:tabs>
          <w:tab w:val="left" w:pos="1193"/>
        </w:tabs>
        <w:spacing w:line="204" w:lineRule="auto"/>
        <w:ind w:left="119" w:right="17" w:firstLine="408"/>
        <w:jc w:val="both"/>
        <w:rPr>
          <w:sz w:val="20"/>
        </w:rPr>
      </w:pPr>
      <w:r>
        <w:rPr>
          <w:color w:val="231F20"/>
          <w:spacing w:val="4"/>
          <w:w w:val="102"/>
          <w:sz w:val="20"/>
        </w:rPr>
        <w:t>唯有受聘為全職音樂事工，並以此為其首要任務和職業，並持有教牧資格者，得考慮視為受委派的教牧。</w:t>
      </w:r>
    </w:p>
    <w:p w14:paraId="397E23E7" w14:textId="77777777" w:rsidR="003345E9" w:rsidRDefault="007169A0">
      <w:pPr>
        <w:pStyle w:val="a5"/>
        <w:numPr>
          <w:ilvl w:val="0"/>
          <w:numId w:val="15"/>
        </w:numPr>
        <w:tabs>
          <w:tab w:val="left" w:pos="1005"/>
        </w:tabs>
        <w:spacing w:line="206" w:lineRule="auto"/>
        <w:ind w:left="119" w:right="112" w:firstLine="408"/>
        <w:jc w:val="both"/>
        <w:rPr>
          <w:sz w:val="20"/>
        </w:rPr>
      </w:pPr>
      <w:r>
        <w:rPr>
          <w:b/>
          <w:color w:val="231F20"/>
          <w:spacing w:val="1"/>
          <w:w w:val="102"/>
          <w:sz w:val="20"/>
        </w:rPr>
        <w:t>宣教士</w:t>
      </w:r>
      <w:r>
        <w:rPr>
          <w:color w:val="231F20"/>
          <w:spacing w:val="2"/>
          <w:w w:val="102"/>
          <w:sz w:val="20"/>
        </w:rPr>
        <w:t>。宣教士係一名神職人</w:t>
      </w:r>
      <w:r>
        <w:rPr>
          <w:rFonts w:ascii="Noto Serif SC" w:eastAsia="Noto Serif SC"/>
          <w:color w:val="231F20"/>
          <w:spacing w:val="2"/>
          <w:w w:val="102"/>
          <w:sz w:val="20"/>
        </w:rPr>
        <w:t>员</w:t>
      </w:r>
      <w:r>
        <w:rPr>
          <w:color w:val="231F20"/>
          <w:w w:val="102"/>
          <w:sz w:val="20"/>
        </w:rPr>
        <w:t>或信徒，在全球宣教委員會</w:t>
      </w:r>
      <w:r>
        <w:rPr>
          <w:color w:val="231F20"/>
          <w:spacing w:val="4"/>
          <w:w w:val="102"/>
          <w:sz w:val="20"/>
        </w:rPr>
        <w:t>之</w:t>
      </w:r>
      <w:r>
        <w:rPr>
          <w:rFonts w:ascii="Noto Serif SC" w:eastAsia="Noto Serif SC"/>
          <w:color w:val="231F20"/>
          <w:spacing w:val="4"/>
          <w:w w:val="102"/>
          <w:sz w:val="20"/>
        </w:rPr>
        <w:t>监</w:t>
      </w:r>
      <w:r>
        <w:rPr>
          <w:color w:val="231F20"/>
          <w:spacing w:val="2"/>
          <w:w w:val="102"/>
          <w:sz w:val="20"/>
        </w:rPr>
        <w:t>督下服侍。擁有教牧</w:t>
      </w:r>
      <w:r>
        <w:rPr>
          <w:rFonts w:ascii="Noto Serif SC" w:eastAsia="Noto Serif SC"/>
          <w:color w:val="231F20"/>
          <w:spacing w:val="4"/>
          <w:w w:val="102"/>
          <w:sz w:val="20"/>
        </w:rPr>
        <w:t>资</w:t>
      </w:r>
      <w:r>
        <w:rPr>
          <w:color w:val="231F20"/>
          <w:spacing w:val="3"/>
          <w:w w:val="102"/>
          <w:sz w:val="20"/>
        </w:rPr>
        <w:t>格而被指派的宣教士，得視其為一名受委</w:t>
      </w:r>
      <w:r>
        <w:rPr>
          <w:color w:val="231F20"/>
          <w:w w:val="102"/>
          <w:sz w:val="20"/>
        </w:rPr>
        <w:t>派的教牧。</w:t>
      </w:r>
    </w:p>
    <w:p w14:paraId="37342F36" w14:textId="77777777" w:rsidR="003345E9" w:rsidRDefault="007169A0">
      <w:pPr>
        <w:pStyle w:val="a5"/>
        <w:numPr>
          <w:ilvl w:val="0"/>
          <w:numId w:val="15"/>
        </w:numPr>
        <w:tabs>
          <w:tab w:val="left" w:pos="1005"/>
        </w:tabs>
        <w:spacing w:line="307" w:lineRule="exact"/>
        <w:ind w:left="1005" w:hanging="478"/>
        <w:jc w:val="both"/>
        <w:rPr>
          <w:sz w:val="20"/>
        </w:rPr>
      </w:pPr>
      <w:r>
        <w:rPr>
          <w:b/>
          <w:color w:val="231F20"/>
          <w:sz w:val="20"/>
        </w:rPr>
        <w:t>座堂牧師</w:t>
      </w:r>
      <w:r>
        <w:rPr>
          <w:color w:val="231F20"/>
          <w:sz w:val="20"/>
        </w:rPr>
        <w:t>。座堂牧師係一名按立的牧</w:t>
      </w:r>
      <w:r>
        <w:rPr>
          <w:rFonts w:ascii="Noto Serif SC" w:eastAsia="Noto Serif SC"/>
          <w:color w:val="231F20"/>
          <w:sz w:val="20"/>
        </w:rPr>
        <w:t>师</w:t>
      </w:r>
      <w:r>
        <w:rPr>
          <w:color w:val="231F20"/>
          <w:spacing w:val="-2"/>
          <w:sz w:val="20"/>
        </w:rPr>
        <w:t>或領有執照之傳道人</w:t>
      </w:r>
    </w:p>
    <w:p w14:paraId="6803F060" w14:textId="77777777" w:rsidR="003345E9" w:rsidRDefault="007169A0">
      <w:pPr>
        <w:pStyle w:val="a3"/>
        <w:spacing w:before="12" w:line="204" w:lineRule="auto"/>
        <w:ind w:left="119" w:right="112" w:hanging="102"/>
        <w:jc w:val="both"/>
        <w:rPr>
          <w:rFonts w:ascii="Noto Sans TC" w:eastAsia="Noto Sans TC"/>
        </w:rPr>
      </w:pPr>
      <w:r>
        <w:rPr>
          <w:color w:val="231F20"/>
          <w:spacing w:val="4"/>
          <w:w w:val="102"/>
        </w:rPr>
        <w:t>（申請按立為牧師</w:t>
      </w:r>
      <w:r>
        <w:rPr>
          <w:color w:val="231F20"/>
          <w:spacing w:val="-102"/>
          <w:w w:val="102"/>
        </w:rPr>
        <w:t>）</w:t>
      </w:r>
      <w:r>
        <w:rPr>
          <w:color w:val="231F20"/>
          <w:spacing w:val="2"/>
          <w:w w:val="102"/>
        </w:rPr>
        <w:t>，蒙神及祂子民的呼召，監督一個地方教會。管理</w:t>
      </w:r>
      <w:r>
        <w:rPr>
          <w:color w:val="231F20"/>
          <w:spacing w:val="-5"/>
          <w:w w:val="102"/>
        </w:rPr>
        <w:t>一地方教會的座堂牧師，是一名受委派的教牧。</w:t>
      </w:r>
      <w:r>
        <w:rPr>
          <w:color w:val="231F20"/>
          <w:w w:val="102"/>
        </w:rPr>
        <w:t>（座堂牧師的主要職責見</w:t>
      </w:r>
      <w:r>
        <w:rPr>
          <w:color w:val="231F20"/>
          <w:spacing w:val="-1"/>
        </w:rPr>
        <w:t xml:space="preserve"> </w:t>
      </w:r>
      <w:r>
        <w:rPr>
          <w:rFonts w:ascii="Noto Sans TC" w:eastAsia="Noto Sans TC"/>
          <w:color w:val="231F20"/>
          <w:w w:val="102"/>
        </w:rPr>
        <w:t>124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125.15</w:t>
      </w:r>
      <w:r>
        <w:rPr>
          <w:color w:val="231F20"/>
          <w:spacing w:val="-102"/>
          <w:w w:val="102"/>
        </w:rPr>
        <w:t>）</w:t>
      </w:r>
      <w:r>
        <w:rPr>
          <w:rFonts w:ascii="Noto Sans TC" w:eastAsia="Noto Sans TC"/>
          <w:color w:val="231F20"/>
          <w:w w:val="102"/>
        </w:rPr>
        <w:t>（117,</w:t>
      </w:r>
      <w:r>
        <w:rPr>
          <w:rFonts w:ascii="Noto Sans TC" w:eastAsia="Noto Sans TC"/>
          <w:color w:val="231F20"/>
        </w:rPr>
        <w:t xml:space="preserve"> </w:t>
      </w:r>
      <w:r>
        <w:rPr>
          <w:rFonts w:ascii="Noto Sans TC" w:eastAsia="Noto Sans TC"/>
          <w:color w:val="231F20"/>
          <w:w w:val="102"/>
        </w:rPr>
        <w:t>124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131,</w:t>
      </w:r>
      <w:r>
        <w:rPr>
          <w:rFonts w:ascii="Noto Sans TC" w:eastAsia="Noto Sans TC"/>
          <w:color w:val="231F20"/>
        </w:rPr>
        <w:t xml:space="preserve"> </w:t>
      </w:r>
      <w:r>
        <w:rPr>
          <w:rFonts w:ascii="Noto Sans TC" w:eastAsia="Noto Sans TC"/>
          <w:color w:val="231F20"/>
          <w:w w:val="102"/>
        </w:rPr>
        <w:t>213,</w:t>
      </w:r>
      <w:r>
        <w:rPr>
          <w:rFonts w:ascii="Noto Sans TC" w:eastAsia="Noto Sans TC"/>
          <w:color w:val="231F20"/>
        </w:rPr>
        <w:t xml:space="preserve"> </w:t>
      </w:r>
      <w:r>
        <w:rPr>
          <w:rFonts w:ascii="Noto Sans TC" w:eastAsia="Noto Sans TC"/>
          <w:color w:val="231F20"/>
          <w:w w:val="102"/>
        </w:rPr>
        <w:t>525.4）</w:t>
      </w:r>
    </w:p>
    <w:p w14:paraId="7A2970D5" w14:textId="77777777" w:rsidR="003345E9" w:rsidRDefault="007169A0">
      <w:pPr>
        <w:pStyle w:val="a5"/>
        <w:numPr>
          <w:ilvl w:val="0"/>
          <w:numId w:val="15"/>
        </w:numPr>
        <w:tabs>
          <w:tab w:val="left" w:pos="1005"/>
        </w:tabs>
        <w:spacing w:before="1" w:line="206" w:lineRule="auto"/>
        <w:ind w:left="119" w:right="112" w:firstLine="408"/>
        <w:jc w:val="both"/>
        <w:rPr>
          <w:sz w:val="20"/>
        </w:rPr>
      </w:pPr>
      <w:r>
        <w:rPr>
          <w:b/>
          <w:color w:val="231F20"/>
          <w:spacing w:val="2"/>
          <w:w w:val="102"/>
          <w:sz w:val="20"/>
        </w:rPr>
        <w:t>牧養之服事</w:t>
      </w:r>
      <w:r>
        <w:rPr>
          <w:color w:val="231F20"/>
          <w:w w:val="102"/>
          <w:sz w:val="20"/>
        </w:rPr>
        <w:t>是副牧師開展牧師之服事。他們可專職於被適當</w:t>
      </w:r>
      <w:r>
        <w:rPr>
          <w:color w:val="231F20"/>
          <w:spacing w:val="1"/>
          <w:w w:val="102"/>
          <w:sz w:val="20"/>
        </w:rPr>
        <w:t>管理、發照和背書機關認可及核准的事工範圍內。凡蒙召於教會擔任</w:t>
      </w:r>
      <w:r>
        <w:rPr>
          <w:color w:val="231F20"/>
          <w:w w:val="102"/>
          <w:sz w:val="20"/>
        </w:rPr>
        <w:t>上述職位的神職人員，均得視其為一名受委派的教牧。</w:t>
      </w:r>
    </w:p>
    <w:p w14:paraId="22DA930B" w14:textId="77777777" w:rsidR="003345E9" w:rsidRDefault="007169A0">
      <w:pPr>
        <w:pStyle w:val="a5"/>
        <w:numPr>
          <w:ilvl w:val="0"/>
          <w:numId w:val="15"/>
        </w:numPr>
        <w:tabs>
          <w:tab w:val="left" w:pos="1005"/>
        </w:tabs>
        <w:spacing w:line="204" w:lineRule="auto"/>
        <w:ind w:left="119" w:right="118" w:firstLine="408"/>
        <w:jc w:val="both"/>
        <w:rPr>
          <w:sz w:val="20"/>
        </w:rPr>
      </w:pPr>
      <w:r>
        <w:rPr>
          <w:b/>
          <w:color w:val="231F20"/>
          <w:spacing w:val="1"/>
          <w:w w:val="102"/>
          <w:sz w:val="20"/>
        </w:rPr>
        <w:t>委任代理牧者</w:t>
      </w:r>
      <w:r>
        <w:rPr>
          <w:color w:val="231F20"/>
          <w:w w:val="102"/>
          <w:sz w:val="20"/>
        </w:rPr>
        <w:t>：地區監督有權指派一位委任代理牧者，按下列之規條執行任務：</w:t>
      </w:r>
    </w:p>
    <w:p w14:paraId="3647C39F" w14:textId="77777777" w:rsidR="003345E9" w:rsidRDefault="007169A0">
      <w:pPr>
        <w:pStyle w:val="a3"/>
        <w:spacing w:line="206" w:lineRule="auto"/>
        <w:ind w:left="1019" w:right="108" w:hanging="408"/>
        <w:jc w:val="both"/>
      </w:pPr>
      <w:r>
        <w:rPr>
          <w:color w:val="231F20"/>
          <w:w w:val="102"/>
        </w:rPr>
        <w:t>➀</w:t>
      </w:r>
      <w:r>
        <w:rPr>
          <w:color w:val="231F20"/>
          <w:spacing w:val="-1"/>
        </w:rPr>
        <w:t xml:space="preserve">    </w:t>
      </w:r>
      <w:r>
        <w:rPr>
          <w:color w:val="231F20"/>
          <w:spacing w:val="9"/>
          <w:w w:val="102"/>
        </w:rPr>
        <w:t>委任代理牧者可以是在其他職務上服事的宣聖會之神職成</w:t>
      </w:r>
      <w:r>
        <w:rPr>
          <w:color w:val="231F20"/>
          <w:w w:val="102"/>
        </w:rPr>
        <w:t>員、宣聖會的地方傳道或信徒教牧、自其他教派轉移過來的傳道人，或其他教派之傳道人。</w:t>
      </w:r>
    </w:p>
    <w:p w14:paraId="7A286E32" w14:textId="77777777" w:rsidR="003345E9" w:rsidRDefault="007169A0">
      <w:pPr>
        <w:pStyle w:val="a3"/>
        <w:spacing w:line="206" w:lineRule="auto"/>
        <w:ind w:left="1019" w:right="115" w:hanging="408"/>
        <w:jc w:val="both"/>
      </w:pPr>
      <w:r>
        <w:rPr>
          <w:color w:val="231F20"/>
        </w:rPr>
        <w:t>➁</w:t>
      </w:r>
      <w:r>
        <w:rPr>
          <w:color w:val="231F20"/>
          <w:spacing w:val="80"/>
          <w:w w:val="150"/>
        </w:rPr>
        <w:t xml:space="preserve"> </w:t>
      </w:r>
      <w:r>
        <w:rPr>
          <w:color w:val="231F20"/>
        </w:rPr>
        <w:t>委任代理牧者被指派暫時擔任講道及提供屬靈的事工，但無</w:t>
      </w:r>
      <w:r>
        <w:rPr>
          <w:color w:val="231F20"/>
          <w:spacing w:val="-2"/>
        </w:rPr>
        <w:t>權主持聖禮或婚禮，除非基於其他的因素授權予他。除了提呈報告之外，無權享有座堂牧師之管理職權，除了在地區監督授權之下為教會填寫報告。</w:t>
      </w:r>
    </w:p>
    <w:p w14:paraId="7C186048" w14:textId="77777777" w:rsidR="003345E9" w:rsidRDefault="007169A0">
      <w:pPr>
        <w:pStyle w:val="a3"/>
        <w:spacing w:line="306" w:lineRule="exact"/>
        <w:ind w:left="611"/>
        <w:jc w:val="both"/>
      </w:pPr>
      <w:r>
        <w:rPr>
          <w:b/>
          <w:color w:val="231F20"/>
          <w:spacing w:val="39"/>
        </w:rPr>
        <w:t xml:space="preserve">➂   </w:t>
      </w:r>
      <w:r>
        <w:rPr>
          <w:color w:val="231F20"/>
          <w:spacing w:val="-8"/>
        </w:rPr>
        <w:t>委任代理牧者之會籍，也不得自動轉移至他代理服事之教會。</w:t>
      </w:r>
    </w:p>
    <w:p w14:paraId="4E32AE8E" w14:textId="77777777" w:rsidR="003345E9" w:rsidRDefault="007169A0">
      <w:pPr>
        <w:pStyle w:val="a3"/>
        <w:spacing w:line="347" w:lineRule="exact"/>
        <w:ind w:left="611"/>
        <w:jc w:val="both"/>
      </w:pPr>
      <w:r>
        <w:rPr>
          <w:b/>
          <w:color w:val="231F20"/>
          <w:spacing w:val="45"/>
        </w:rPr>
        <w:t xml:space="preserve">➃   </w:t>
      </w:r>
      <w:r>
        <w:rPr>
          <w:color w:val="231F20"/>
          <w:spacing w:val="-1"/>
        </w:rPr>
        <w:t>委任代理牧者在地區年議會中不具投票資格，除非他具有其</w:t>
      </w:r>
    </w:p>
    <w:p w14:paraId="095F55EE" w14:textId="77777777" w:rsidR="003345E9" w:rsidRDefault="003345E9">
      <w:pPr>
        <w:pStyle w:val="a3"/>
        <w:spacing w:line="347" w:lineRule="exact"/>
        <w:jc w:val="both"/>
        <w:sectPr w:rsidR="003345E9">
          <w:pgSz w:w="8640" w:h="12960"/>
          <w:pgMar w:top="480" w:right="1080" w:bottom="1180" w:left="1080" w:header="0" w:footer="997" w:gutter="0"/>
          <w:cols w:space="720"/>
        </w:sectPr>
      </w:pPr>
    </w:p>
    <w:p w14:paraId="297044D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30E64A4" w14:textId="77777777" w:rsidR="003345E9" w:rsidRDefault="007169A0">
      <w:pPr>
        <w:pStyle w:val="a3"/>
        <w:spacing w:before="201" w:line="344" w:lineRule="exact"/>
        <w:ind w:left="1020"/>
      </w:pPr>
      <w:r>
        <w:rPr>
          <w:color w:val="231F20"/>
          <w:spacing w:val="-2"/>
        </w:rPr>
        <w:t>他資格投票。</w:t>
      </w:r>
    </w:p>
    <w:p w14:paraId="6A37D4AC" w14:textId="77777777" w:rsidR="003345E9" w:rsidRDefault="007169A0">
      <w:pPr>
        <w:pStyle w:val="a3"/>
        <w:spacing w:line="322" w:lineRule="exact"/>
        <w:ind w:left="612"/>
        <w:jc w:val="both"/>
      </w:pPr>
      <w:r>
        <w:rPr>
          <w:b/>
          <w:color w:val="231F20"/>
        </w:rPr>
        <w:t>➄</w:t>
      </w:r>
      <w:r>
        <w:rPr>
          <w:b/>
          <w:color w:val="231F20"/>
          <w:spacing w:val="65"/>
          <w:w w:val="150"/>
        </w:rPr>
        <w:t xml:space="preserve">  </w:t>
      </w:r>
      <w:r>
        <w:rPr>
          <w:color w:val="231F20"/>
          <w:spacing w:val="-1"/>
        </w:rPr>
        <w:t>委任代理牧者得隨時由地區監督撤職或更替。</w:t>
      </w:r>
    </w:p>
    <w:p w14:paraId="7AE6B64E" w14:textId="77777777" w:rsidR="003345E9" w:rsidRDefault="007169A0">
      <w:pPr>
        <w:pStyle w:val="a5"/>
        <w:numPr>
          <w:ilvl w:val="0"/>
          <w:numId w:val="15"/>
        </w:numPr>
        <w:tabs>
          <w:tab w:val="left" w:pos="1000"/>
        </w:tabs>
        <w:spacing w:line="322" w:lineRule="exact"/>
        <w:ind w:left="1000" w:hanging="472"/>
        <w:jc w:val="both"/>
        <w:rPr>
          <w:sz w:val="20"/>
        </w:rPr>
      </w:pPr>
      <w:r>
        <w:rPr>
          <w:b/>
          <w:color w:val="231F20"/>
          <w:spacing w:val="3"/>
          <w:sz w:val="20"/>
        </w:rPr>
        <w:t xml:space="preserve">母堂結連的堂會 </w:t>
      </w:r>
      <w:r>
        <w:rPr>
          <w:color w:val="231F20"/>
          <w:sz w:val="20"/>
        </w:rPr>
        <w:t>(PAC)</w:t>
      </w:r>
      <w:r>
        <w:rPr>
          <w:color w:val="231F20"/>
          <w:spacing w:val="2"/>
          <w:sz w:val="20"/>
        </w:rPr>
        <w:t xml:space="preserve"> 的牧師。</w:t>
      </w:r>
    </w:p>
    <w:p w14:paraId="7FECB6C8" w14:textId="77777777" w:rsidR="003345E9" w:rsidRDefault="007169A0">
      <w:pPr>
        <w:pStyle w:val="a3"/>
        <w:spacing w:before="11" w:line="204" w:lineRule="auto"/>
        <w:ind w:right="111" w:firstLine="408"/>
        <w:jc w:val="both"/>
        <w:rPr>
          <w:rFonts w:ascii="Noto Sans TC" w:eastAsia="Noto Sans TC"/>
        </w:rPr>
      </w:pPr>
      <w:r>
        <w:rPr>
          <w:color w:val="231F20"/>
          <w:spacing w:val="3"/>
          <w:w w:val="102"/>
        </w:rPr>
        <w:t>牧師或領有地區執照之教牧可帶領與母堂結連的堂會，是受委派</w:t>
      </w:r>
      <w:r>
        <w:rPr>
          <w:color w:val="231F20"/>
          <w:w w:val="102"/>
        </w:rPr>
        <w:t>的教牧，可稱為母堂結連的堂會</w:t>
      </w:r>
      <w:r>
        <w:rPr>
          <w:color w:val="231F20"/>
          <w:spacing w:val="-1"/>
        </w:rPr>
        <w:t xml:space="preserve"> </w:t>
      </w:r>
      <w:r>
        <w:rPr>
          <w:color w:val="231F20"/>
          <w:w w:val="102"/>
        </w:rPr>
        <w:t>(PAC)</w:t>
      </w:r>
      <w:r>
        <w:rPr>
          <w:color w:val="231F20"/>
          <w:spacing w:val="-1"/>
        </w:rPr>
        <w:t xml:space="preserve"> </w:t>
      </w:r>
      <w:r>
        <w:rPr>
          <w:color w:val="231F20"/>
          <w:spacing w:val="-34"/>
          <w:w w:val="102"/>
        </w:rPr>
        <w:t>牧師。</w:t>
      </w:r>
      <w:r>
        <w:rPr>
          <w:rFonts w:ascii="Noto Sans TC" w:eastAsia="Noto Sans TC"/>
          <w:color w:val="231F20"/>
          <w:w w:val="102"/>
        </w:rPr>
        <w:t>（100.3）</w:t>
      </w:r>
    </w:p>
    <w:p w14:paraId="372D1EF4" w14:textId="77777777" w:rsidR="003345E9" w:rsidRDefault="007169A0">
      <w:pPr>
        <w:pStyle w:val="a5"/>
        <w:numPr>
          <w:ilvl w:val="0"/>
          <w:numId w:val="15"/>
        </w:numPr>
        <w:tabs>
          <w:tab w:val="left" w:pos="1017"/>
        </w:tabs>
        <w:spacing w:before="1" w:line="204" w:lineRule="auto"/>
        <w:ind w:left="120" w:right="113" w:firstLine="408"/>
        <w:jc w:val="both"/>
        <w:rPr>
          <w:rFonts w:ascii="Noto Sans TC" w:eastAsia="Noto Sans TC"/>
          <w:sz w:val="20"/>
        </w:rPr>
      </w:pPr>
      <w:r>
        <w:rPr>
          <w:b/>
          <w:color w:val="231F20"/>
          <w:w w:val="102"/>
          <w:sz w:val="20"/>
        </w:rPr>
        <w:t>暫代牧師</w:t>
      </w:r>
      <w:r>
        <w:rPr>
          <w:color w:val="231F20"/>
          <w:w w:val="102"/>
          <w:sz w:val="20"/>
        </w:rPr>
        <w:t>。在地區監督和地區指導委員會推薦下，經地區指</w:t>
      </w:r>
      <w:r>
        <w:rPr>
          <w:color w:val="231F20"/>
          <w:spacing w:val="3"/>
          <w:w w:val="102"/>
          <w:sz w:val="20"/>
        </w:rPr>
        <w:t>導委員會委派牧師為地區委派暫代牧師。並在地區監督及地方教會委</w:t>
      </w:r>
      <w:r>
        <w:rPr>
          <w:color w:val="231F20"/>
          <w:spacing w:val="-11"/>
          <w:w w:val="102"/>
          <w:sz w:val="20"/>
        </w:rPr>
        <w:t>員會呼召下開展服事。</w:t>
      </w:r>
      <w:r>
        <w:rPr>
          <w:rFonts w:ascii="Noto Sans TC" w:eastAsia="Noto Sans TC"/>
          <w:color w:val="231F20"/>
          <w:w w:val="102"/>
          <w:sz w:val="20"/>
        </w:rPr>
        <w:t>（212.1）</w:t>
      </w:r>
    </w:p>
    <w:p w14:paraId="590939B3" w14:textId="77777777" w:rsidR="003345E9" w:rsidRDefault="007169A0">
      <w:pPr>
        <w:pStyle w:val="a5"/>
        <w:numPr>
          <w:ilvl w:val="0"/>
          <w:numId w:val="15"/>
        </w:numPr>
        <w:tabs>
          <w:tab w:val="left" w:pos="1005"/>
        </w:tabs>
        <w:spacing w:line="206" w:lineRule="auto"/>
        <w:ind w:left="120" w:right="112" w:firstLine="407"/>
        <w:jc w:val="both"/>
        <w:rPr>
          <w:sz w:val="20"/>
        </w:rPr>
      </w:pPr>
      <w:r>
        <w:rPr>
          <w:b/>
          <w:color w:val="231F20"/>
          <w:spacing w:val="1"/>
          <w:w w:val="102"/>
          <w:sz w:val="20"/>
        </w:rPr>
        <w:t>詩歌佈道員</w:t>
      </w:r>
      <w:r>
        <w:rPr>
          <w:color w:val="231F20"/>
          <w:w w:val="102"/>
          <w:sz w:val="20"/>
        </w:rPr>
        <w:t>。詩歌佈道員係一名宣聖會之會友，專職以大部</w:t>
      </w:r>
      <w:r>
        <w:rPr>
          <w:color w:val="231F20"/>
          <w:spacing w:val="2"/>
          <w:w w:val="102"/>
          <w:sz w:val="20"/>
        </w:rPr>
        <w:t>份的時間從事音樂傳道事工。詩歌佈道員須領有教牧資格，全時間以</w:t>
      </w:r>
      <w:r>
        <w:rPr>
          <w:color w:val="231F20"/>
          <w:spacing w:val="1"/>
          <w:w w:val="102"/>
          <w:sz w:val="20"/>
        </w:rPr>
        <w:t>傳福音為主要任務，並</w:t>
      </w:r>
      <w:r>
        <w:rPr>
          <w:rFonts w:ascii="Noto Serif SC" w:eastAsia="Noto Serif SC"/>
          <w:color w:val="231F20"/>
          <w:spacing w:val="4"/>
          <w:w w:val="102"/>
          <w:sz w:val="20"/>
        </w:rPr>
        <w:t>没</w:t>
      </w:r>
      <w:r>
        <w:rPr>
          <w:color w:val="231F20"/>
          <w:spacing w:val="3"/>
          <w:w w:val="102"/>
          <w:sz w:val="20"/>
        </w:rPr>
        <w:t>有從本會或本會所屬之部門與機構退休，係</w:t>
      </w:r>
      <w:r>
        <w:rPr>
          <w:color w:val="231F20"/>
          <w:w w:val="102"/>
          <w:sz w:val="20"/>
        </w:rPr>
        <w:t>一名受委派的教牧。</w:t>
      </w:r>
    </w:p>
    <w:p w14:paraId="51F777AB" w14:textId="77777777" w:rsidR="003345E9" w:rsidRDefault="007169A0">
      <w:pPr>
        <w:pStyle w:val="a5"/>
        <w:numPr>
          <w:ilvl w:val="1"/>
          <w:numId w:val="15"/>
        </w:numPr>
        <w:tabs>
          <w:tab w:val="left" w:pos="1192"/>
        </w:tabs>
        <w:spacing w:line="204" w:lineRule="auto"/>
        <w:ind w:right="15" w:firstLine="408"/>
        <w:jc w:val="both"/>
        <w:rPr>
          <w:sz w:val="20"/>
        </w:rPr>
      </w:pPr>
      <w:r>
        <w:rPr>
          <w:color w:val="231F20"/>
          <w:spacing w:val="-2"/>
          <w:sz w:val="20"/>
        </w:rPr>
        <w:t>詩歌佈道員之指引和獲得資格之程序，詳載於「按牧指引」</w:t>
      </w:r>
      <w:r>
        <w:rPr>
          <w:color w:val="231F20"/>
          <w:spacing w:val="-6"/>
          <w:sz w:val="20"/>
        </w:rPr>
        <w:t>內。</w:t>
      </w:r>
    </w:p>
    <w:p w14:paraId="1DB6CDB0" w14:textId="77777777" w:rsidR="003345E9" w:rsidRDefault="007169A0">
      <w:pPr>
        <w:pStyle w:val="a5"/>
        <w:numPr>
          <w:ilvl w:val="0"/>
          <w:numId w:val="15"/>
        </w:numPr>
        <w:tabs>
          <w:tab w:val="left" w:pos="1017"/>
        </w:tabs>
        <w:spacing w:line="206" w:lineRule="auto"/>
        <w:ind w:left="120" w:right="111" w:firstLine="408"/>
        <w:jc w:val="both"/>
        <w:rPr>
          <w:sz w:val="20"/>
        </w:rPr>
      </w:pPr>
      <w:r>
        <w:rPr>
          <w:b/>
          <w:color w:val="231F20"/>
          <w:w w:val="102"/>
          <w:sz w:val="20"/>
        </w:rPr>
        <w:t>特殊之服事</w:t>
      </w:r>
      <w:r>
        <w:rPr>
          <w:color w:val="231F20"/>
          <w:w w:val="102"/>
          <w:sz w:val="20"/>
        </w:rPr>
        <w:t>。積極服事的神職人員，可指派其參與在上列職</w:t>
      </w:r>
      <w:r>
        <w:rPr>
          <w:color w:val="231F20"/>
          <w:spacing w:val="1"/>
          <w:w w:val="102"/>
          <w:sz w:val="20"/>
        </w:rPr>
        <w:t>務以外的特殊服事，經地區年議會通過，成為受委派的教牧。受委任</w:t>
      </w:r>
      <w:r>
        <w:rPr>
          <w:color w:val="231F20"/>
          <w:w w:val="102"/>
          <w:sz w:val="20"/>
        </w:rPr>
        <w:t>於特殊服事的教牧需保持與宣聖會的關係，每年呈交書面報告予地區指導委員會和地區教牧資格審查委員會或地區教牧事工委員會，特別表明其與宣聖會持續的關係。</w:t>
      </w:r>
    </w:p>
    <w:p w14:paraId="08FDA85D" w14:textId="77777777" w:rsidR="003345E9" w:rsidRDefault="007169A0">
      <w:pPr>
        <w:pStyle w:val="a5"/>
        <w:numPr>
          <w:ilvl w:val="1"/>
          <w:numId w:val="15"/>
        </w:numPr>
        <w:tabs>
          <w:tab w:val="left" w:pos="1193"/>
        </w:tabs>
        <w:spacing w:line="204" w:lineRule="auto"/>
        <w:ind w:right="113" w:firstLine="408"/>
        <w:jc w:val="both"/>
        <w:rPr>
          <w:sz w:val="20"/>
        </w:rPr>
      </w:pPr>
      <w:r>
        <w:rPr>
          <w:color w:val="231F20"/>
          <w:spacing w:val="1"/>
          <w:w w:val="102"/>
          <w:sz w:val="20"/>
        </w:rPr>
        <w:t>神職人員受聘於本會事工機構為認可的牧職，擔任教會所</w:t>
      </w:r>
      <w:r>
        <w:rPr>
          <w:color w:val="231F20"/>
          <w:spacing w:val="3"/>
          <w:w w:val="102"/>
          <w:sz w:val="20"/>
        </w:rPr>
        <w:t>屬之職員，或在地區指導委員會和地區年議會之詳細評核下任職於非</w:t>
      </w:r>
      <w:r>
        <w:rPr>
          <w:color w:val="231F20"/>
          <w:w w:val="102"/>
          <w:sz w:val="20"/>
        </w:rPr>
        <w:t>屬於本會之教育、福音、宣教機構，可依照</w:t>
      </w:r>
      <w:r>
        <w:rPr>
          <w:color w:val="231F20"/>
          <w:spacing w:val="-1"/>
          <w:sz w:val="20"/>
        </w:rPr>
        <w:t xml:space="preserve"> </w:t>
      </w:r>
      <w:r>
        <w:rPr>
          <w:rFonts w:ascii="Noto Sans TC" w:eastAsia="Noto Sans TC"/>
          <w:color w:val="231F20"/>
          <w:w w:val="102"/>
          <w:sz w:val="20"/>
        </w:rPr>
        <w:t>530.13</w:t>
      </w:r>
      <w:r>
        <w:rPr>
          <w:rFonts w:ascii="Noto Sans TC" w:eastAsia="Noto Sans TC"/>
          <w:color w:val="231F20"/>
          <w:spacing w:val="6"/>
          <w:sz w:val="20"/>
        </w:rPr>
        <w:t xml:space="preserve"> </w:t>
      </w:r>
      <w:r>
        <w:rPr>
          <w:color w:val="231F20"/>
          <w:w w:val="102"/>
          <w:sz w:val="20"/>
        </w:rPr>
        <w:t>之規定被認定為特殊之服事。</w:t>
      </w:r>
    </w:p>
    <w:p w14:paraId="0630BFF2" w14:textId="77777777" w:rsidR="003345E9" w:rsidRDefault="007169A0">
      <w:pPr>
        <w:pStyle w:val="a5"/>
        <w:numPr>
          <w:ilvl w:val="1"/>
          <w:numId w:val="15"/>
        </w:numPr>
        <w:tabs>
          <w:tab w:val="left" w:pos="1205"/>
        </w:tabs>
        <w:spacing w:line="204" w:lineRule="auto"/>
        <w:ind w:right="115" w:firstLine="408"/>
        <w:jc w:val="both"/>
        <w:rPr>
          <w:sz w:val="20"/>
        </w:rPr>
      </w:pPr>
      <w:r>
        <w:rPr>
          <w:color w:val="231F20"/>
          <w:w w:val="102"/>
          <w:sz w:val="20"/>
        </w:rPr>
        <w:t>神職人員在任務交接或暫離期間，得地區監督推薦，由地區指導委員會委任參與特殊服事。</w:t>
      </w:r>
    </w:p>
    <w:p w14:paraId="17405752" w14:textId="77777777" w:rsidR="003345E9" w:rsidRDefault="007169A0">
      <w:pPr>
        <w:pStyle w:val="2"/>
        <w:spacing w:before="58"/>
        <w:jc w:val="both"/>
      </w:pPr>
      <w:r>
        <w:rPr>
          <w:color w:val="231F20"/>
          <w:spacing w:val="3"/>
        </w:rPr>
        <w:t>第四章 神職人員之教育</w:t>
      </w:r>
    </w:p>
    <w:p w14:paraId="1A62A54E" w14:textId="77777777" w:rsidR="003345E9" w:rsidRDefault="007169A0">
      <w:pPr>
        <w:spacing w:before="112"/>
        <w:ind w:left="528"/>
        <w:rPr>
          <w:rFonts w:ascii="Noto Serif TC ExtraBold" w:eastAsia="Noto Serif TC ExtraBold"/>
          <w:b/>
          <w:sz w:val="24"/>
        </w:rPr>
      </w:pPr>
      <w:r>
        <w:rPr>
          <w:rFonts w:ascii="Noto Serif TC ExtraBold" w:eastAsia="Noto Serif TC ExtraBold"/>
          <w:b/>
          <w:color w:val="231F20"/>
          <w:spacing w:val="-1"/>
          <w:w w:val="105"/>
          <w:sz w:val="24"/>
        </w:rPr>
        <w:t>一、已按立傳道人的教育基礎</w:t>
      </w:r>
    </w:p>
    <w:p w14:paraId="556C63DF" w14:textId="77777777" w:rsidR="003345E9" w:rsidRDefault="007169A0">
      <w:pPr>
        <w:pStyle w:val="a5"/>
        <w:numPr>
          <w:ilvl w:val="0"/>
          <w:numId w:val="15"/>
        </w:numPr>
        <w:tabs>
          <w:tab w:val="left" w:pos="1006"/>
        </w:tabs>
        <w:spacing w:before="46" w:line="206" w:lineRule="auto"/>
        <w:ind w:left="120" w:right="110" w:firstLine="408"/>
        <w:jc w:val="both"/>
        <w:rPr>
          <w:sz w:val="20"/>
        </w:rPr>
      </w:pPr>
      <w:r>
        <w:rPr>
          <w:color w:val="231F20"/>
          <w:w w:val="102"/>
          <w:sz w:val="20"/>
        </w:rPr>
        <w:t>傳道人之教育是為協助裝備蒙召之傳道人而設計，使其服事</w:t>
      </w:r>
      <w:r>
        <w:rPr>
          <w:color w:val="231F20"/>
          <w:spacing w:val="1"/>
          <w:w w:val="102"/>
          <w:sz w:val="20"/>
        </w:rPr>
        <w:t>更具果效，將聖潔的道理廣傳到各地。我們認識到，清楚瞭解我們使</w:t>
      </w:r>
      <w:r>
        <w:rPr>
          <w:color w:val="231F20"/>
          <w:spacing w:val="-6"/>
          <w:w w:val="102"/>
          <w:sz w:val="20"/>
        </w:rPr>
        <w:t>命的重要性，即『使萬民作有基督樣式的門徒』。這使命是基督託付給</w:t>
      </w:r>
      <w:r>
        <w:rPr>
          <w:color w:val="231F20"/>
          <w:spacing w:val="3"/>
          <w:w w:val="102"/>
          <w:sz w:val="20"/>
        </w:rPr>
        <w:t>祂的教會的，記載於馬太福音廿八</w:t>
      </w:r>
      <w:r>
        <w:rPr>
          <w:color w:val="231F20"/>
          <w:spacing w:val="1"/>
          <w:sz w:val="20"/>
        </w:rPr>
        <w:t xml:space="preserve"> </w:t>
      </w:r>
      <w:r>
        <w:rPr>
          <w:color w:val="231F20"/>
          <w:w w:val="102"/>
          <w:sz w:val="20"/>
        </w:rPr>
        <w:t>19</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20</w:t>
      </w:r>
      <w:r>
        <w:rPr>
          <w:color w:val="231F20"/>
          <w:spacing w:val="3"/>
          <w:w w:val="102"/>
          <w:sz w:val="20"/>
        </w:rPr>
        <w:t>，命令我們「去，使萬民</w:t>
      </w:r>
    </w:p>
    <w:p w14:paraId="3A40473E"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4EF9D836" w14:textId="77777777" w:rsidR="003345E9" w:rsidRDefault="007169A0">
      <w:pPr>
        <w:pStyle w:val="a3"/>
        <w:spacing w:before="50"/>
        <w:ind w:left="0"/>
        <w:jc w:val="center"/>
      </w:pPr>
      <w:r>
        <w:rPr>
          <w:color w:val="231F20"/>
          <w:spacing w:val="-2"/>
        </w:rPr>
        <w:lastRenderedPageBreak/>
        <w:t>傳道與基督教事奉</w:t>
      </w:r>
    </w:p>
    <w:p w14:paraId="61E85C6B" w14:textId="77777777" w:rsidR="003345E9" w:rsidRDefault="007169A0">
      <w:pPr>
        <w:pStyle w:val="a3"/>
        <w:spacing w:before="237" w:line="206" w:lineRule="auto"/>
        <w:ind w:right="118"/>
      </w:pPr>
      <w:r>
        <w:rPr>
          <w:color w:val="231F20"/>
          <w:spacing w:val="-11"/>
          <w:w w:val="102"/>
        </w:rPr>
        <w:t>作我的門徒」。大部分的裝備在性質上主要是神學與聖經的課程，導引宣聖會的傳道人接受按立。</w:t>
      </w:r>
    </w:p>
    <w:p w14:paraId="2A2E55AE" w14:textId="77777777" w:rsidR="003345E9" w:rsidRDefault="007169A0">
      <w:pPr>
        <w:pStyle w:val="a5"/>
        <w:numPr>
          <w:ilvl w:val="1"/>
          <w:numId w:val="15"/>
        </w:numPr>
        <w:tabs>
          <w:tab w:val="left" w:pos="1193"/>
        </w:tabs>
        <w:spacing w:line="206" w:lineRule="auto"/>
        <w:ind w:right="16" w:firstLine="408"/>
        <w:rPr>
          <w:rFonts w:ascii="Noto Sans TC" w:eastAsia="Noto Sans TC"/>
          <w:sz w:val="20"/>
        </w:rPr>
      </w:pPr>
      <w:r>
        <w:rPr>
          <w:color w:val="231F20"/>
          <w:spacing w:val="1"/>
          <w:w w:val="102"/>
          <w:sz w:val="20"/>
        </w:rPr>
        <w:t>宣聖會已在全世界建立起各種不同的教育機構和方案，以</w:t>
      </w:r>
      <w:r>
        <w:rPr>
          <w:color w:val="231F20"/>
          <w:spacing w:val="3"/>
          <w:w w:val="102"/>
          <w:sz w:val="20"/>
        </w:rPr>
        <w:t>提供服事的教育基礎。世界某些區域的資源提供不止一種的方案或進</w:t>
      </w:r>
      <w:r>
        <w:rPr>
          <w:color w:val="231F20"/>
          <w:w w:val="102"/>
          <w:sz w:val="20"/>
        </w:rPr>
        <w:t>程。每位學生要利用他所在地所提供最適當之已認證之按牧進修課程。</w:t>
      </w:r>
      <w:r>
        <w:rPr>
          <w:color w:val="231F20"/>
          <w:spacing w:val="2"/>
          <w:w w:val="102"/>
          <w:sz w:val="20"/>
        </w:rPr>
        <w:t>當無法按照此舉進行時，本會將按照「區域按牧指引」之規定盡可能</w:t>
      </w:r>
      <w:r>
        <w:rPr>
          <w:color w:val="231F20"/>
          <w:spacing w:val="-5"/>
          <w:w w:val="102"/>
          <w:sz w:val="20"/>
        </w:rPr>
        <w:t>以靈活的方式預備每位被神呼召參與本會服侍的人。</w:t>
      </w:r>
      <w:r>
        <w:rPr>
          <w:rFonts w:ascii="Noto Sans TC" w:eastAsia="Noto Sans TC"/>
          <w:color w:val="231F20"/>
          <w:w w:val="102"/>
          <w:sz w:val="20"/>
        </w:rPr>
        <w:t>（522.2）</w:t>
      </w:r>
    </w:p>
    <w:p w14:paraId="4E99C1C3" w14:textId="77777777" w:rsidR="003345E9" w:rsidRDefault="007169A0">
      <w:pPr>
        <w:pStyle w:val="a5"/>
        <w:numPr>
          <w:ilvl w:val="1"/>
          <w:numId w:val="15"/>
        </w:numPr>
        <w:tabs>
          <w:tab w:val="left" w:pos="1194"/>
        </w:tabs>
        <w:spacing w:line="206" w:lineRule="auto"/>
        <w:ind w:right="14" w:firstLine="408"/>
        <w:rPr>
          <w:sz w:val="20"/>
        </w:rPr>
      </w:pPr>
      <w:r>
        <w:rPr>
          <w:color w:val="231F20"/>
          <w:spacing w:val="5"/>
          <w:w w:val="102"/>
          <w:sz w:val="20"/>
        </w:rPr>
        <w:t>當領有執照之傳道人合適地完成已認證之按牧進修課程，</w:t>
      </w:r>
      <w:r>
        <w:rPr>
          <w:color w:val="231F20"/>
          <w:spacing w:val="2"/>
          <w:w w:val="102"/>
          <w:sz w:val="20"/>
        </w:rPr>
        <w:t>便可獲得結業。教育提供方應發給領有執照之傳道人結業證書。此傳</w:t>
      </w:r>
      <w:r>
        <w:rPr>
          <w:color w:val="231F20"/>
          <w:spacing w:val="5"/>
          <w:w w:val="102"/>
          <w:sz w:val="20"/>
        </w:rPr>
        <w:t>道人應向地區教牧進修委員會或地區教牧事工委員會提交結業證書。</w:t>
      </w:r>
    </w:p>
    <w:p w14:paraId="7BAB2F9A" w14:textId="77777777" w:rsidR="003345E9" w:rsidRDefault="007169A0">
      <w:pPr>
        <w:pStyle w:val="a3"/>
        <w:spacing w:line="306" w:lineRule="exact"/>
        <w:ind w:left="18"/>
        <w:rPr>
          <w:rFonts w:ascii="Noto Sans TC" w:eastAsia="Noto Sans TC"/>
        </w:rPr>
      </w:pPr>
      <w:r>
        <w:rPr>
          <w:rFonts w:ascii="Noto Sans TC" w:eastAsia="Noto Sans TC"/>
          <w:color w:val="231F20"/>
          <w:spacing w:val="-2"/>
        </w:rPr>
        <w:t>（233.4）</w:t>
      </w:r>
    </w:p>
    <w:p w14:paraId="714E1802" w14:textId="77777777" w:rsidR="003345E9" w:rsidRDefault="007169A0">
      <w:pPr>
        <w:pStyle w:val="a5"/>
        <w:numPr>
          <w:ilvl w:val="1"/>
          <w:numId w:val="15"/>
        </w:numPr>
        <w:tabs>
          <w:tab w:val="left" w:pos="1193"/>
        </w:tabs>
        <w:spacing w:line="206" w:lineRule="auto"/>
        <w:ind w:right="15" w:firstLine="408"/>
        <w:rPr>
          <w:sz w:val="20"/>
        </w:rPr>
      </w:pPr>
      <w:r>
        <w:rPr>
          <w:b/>
          <w:color w:val="231F20"/>
          <w:spacing w:val="1"/>
          <w:w w:val="102"/>
          <w:sz w:val="20"/>
        </w:rPr>
        <w:t>傳道人裝備的一般課程範圍</w:t>
      </w:r>
      <w:r>
        <w:rPr>
          <w:color w:val="231F20"/>
          <w:spacing w:val="2"/>
          <w:w w:val="102"/>
          <w:sz w:val="20"/>
        </w:rPr>
        <w:t>。雖然課程經常被認為僅是學</w:t>
      </w:r>
      <w:r>
        <w:rPr>
          <w:color w:val="231F20"/>
          <w:spacing w:val="3"/>
          <w:w w:val="102"/>
          <w:sz w:val="20"/>
        </w:rPr>
        <w:t>術上科目和功課內容，其概念勝過這些。教員的品格，師生的關係，學習環境，以及學生的背景結合功課內容形成整個課程。無論如何，</w:t>
      </w:r>
      <w:r>
        <w:rPr>
          <w:color w:val="231F20"/>
          <w:spacing w:val="4"/>
          <w:w w:val="102"/>
          <w:sz w:val="20"/>
        </w:rPr>
        <w:t>一項傳道人裝備的課程應包含提供事工之教育基礎之最基本的一套課</w:t>
      </w:r>
      <w:r>
        <w:rPr>
          <w:color w:val="231F20"/>
          <w:w w:val="102"/>
          <w:sz w:val="20"/>
        </w:rPr>
        <w:t>程。因應文化差異和不同的資源，將要求課程結構的不同細節。不過，</w:t>
      </w:r>
      <w:r>
        <w:rPr>
          <w:color w:val="231F20"/>
          <w:spacing w:val="4"/>
          <w:w w:val="102"/>
          <w:sz w:val="20"/>
        </w:rPr>
        <w:t>所有提供按立職事之教育基礎方案為了尋求全球教育及神職人員發展</w:t>
      </w:r>
      <w:r>
        <w:rPr>
          <w:color w:val="231F20"/>
          <w:spacing w:val="2"/>
          <w:w w:val="102"/>
          <w:sz w:val="20"/>
        </w:rPr>
        <w:t>處核准，應特別詳加注意在不同程度上涉及以下四項要素，即內容、</w:t>
      </w:r>
      <w:r>
        <w:rPr>
          <w:color w:val="231F20"/>
          <w:w w:val="102"/>
          <w:sz w:val="20"/>
        </w:rPr>
        <w:t>才幹、品行和背景。已認證之按牧進修課程存在的目的，是要在不同</w:t>
      </w:r>
      <w:r>
        <w:rPr>
          <w:color w:val="231F20"/>
          <w:spacing w:val="5"/>
          <w:w w:val="102"/>
          <w:sz w:val="20"/>
        </w:rPr>
        <w:t>程度包含擁有四項要素的課程，以幫助傳道人完成宣聖會使命宣言，</w:t>
      </w:r>
      <w:r>
        <w:rPr>
          <w:color w:val="231F20"/>
          <w:w w:val="102"/>
          <w:sz w:val="20"/>
        </w:rPr>
        <w:t>如總監督會同意如下：</w:t>
      </w:r>
    </w:p>
    <w:p w14:paraId="5BFC08AD" w14:textId="77777777" w:rsidR="003345E9" w:rsidRDefault="007169A0">
      <w:pPr>
        <w:pStyle w:val="a3"/>
        <w:spacing w:line="297" w:lineRule="exact"/>
        <w:ind w:left="528"/>
      </w:pPr>
      <w:r>
        <w:rPr>
          <w:color w:val="231F20"/>
          <w:spacing w:val="-1"/>
        </w:rPr>
        <w:t>宣聖會的使命是「使萬民作有基督樣式的門徒」</w:t>
      </w:r>
    </w:p>
    <w:p w14:paraId="6EE5A9BD" w14:textId="77777777" w:rsidR="003345E9" w:rsidRDefault="007169A0">
      <w:pPr>
        <w:pStyle w:val="a3"/>
        <w:spacing w:before="3" w:line="206" w:lineRule="auto"/>
        <w:ind w:right="111" w:firstLine="408"/>
      </w:pPr>
      <w:r>
        <w:rPr>
          <w:color w:val="231F20"/>
          <w:spacing w:val="3"/>
          <w:w w:val="102"/>
        </w:rPr>
        <w:t>宣聖會的主要目標是「藉著保存和宣揚聖經所載基督徒的聖潔來</w:t>
      </w:r>
      <w:r>
        <w:rPr>
          <w:color w:val="231F20"/>
          <w:spacing w:val="-12"/>
          <w:w w:val="102"/>
        </w:rPr>
        <w:t>推展上帝的國度」。</w:t>
      </w:r>
    </w:p>
    <w:p w14:paraId="7BADB024" w14:textId="77777777" w:rsidR="003345E9" w:rsidRDefault="007169A0">
      <w:pPr>
        <w:pStyle w:val="a3"/>
        <w:spacing w:line="204" w:lineRule="auto"/>
        <w:ind w:right="112" w:firstLine="306"/>
        <w:jc w:val="both"/>
        <w:rPr>
          <w:rFonts w:ascii="Noto Sans TC" w:eastAsia="Noto Sans TC"/>
        </w:rPr>
      </w:pPr>
      <w:r>
        <w:rPr>
          <w:color w:val="231F20"/>
          <w:w w:val="102"/>
        </w:rPr>
        <w:t>「宣聖會的目標是聖潔的基督徒團契，罪人的歸正，信徒的全然成</w:t>
      </w:r>
      <w:r>
        <w:rPr>
          <w:color w:val="231F20"/>
          <w:spacing w:val="1"/>
          <w:w w:val="102"/>
        </w:rPr>
        <w:t>聖，他們在聖潔中的建造，及彰顯在新約中初期教會裡的忠誠與屬靈</w:t>
      </w:r>
      <w:r>
        <w:rPr>
          <w:color w:val="231F20"/>
          <w:spacing w:val="-13"/>
          <w:w w:val="102"/>
        </w:rPr>
        <w:t>的能力，同心合意傳福音給萬民聽。」</w:t>
      </w:r>
      <w:r>
        <w:rPr>
          <w:rFonts w:ascii="Noto Sans TC" w:eastAsia="Noto Sans TC"/>
          <w:color w:val="231F20"/>
          <w:w w:val="102"/>
        </w:rPr>
        <w:t>（19）</w:t>
      </w:r>
    </w:p>
    <w:p w14:paraId="514B5847" w14:textId="77777777" w:rsidR="003345E9" w:rsidRDefault="007169A0">
      <w:pPr>
        <w:pStyle w:val="a3"/>
        <w:spacing w:line="313" w:lineRule="exact"/>
        <w:ind w:left="528"/>
      </w:pPr>
      <w:r>
        <w:rPr>
          <w:color w:val="231F20"/>
          <w:spacing w:val="-1"/>
        </w:rPr>
        <w:t>已認證之按牧進修課程如下所述：</w:t>
      </w:r>
    </w:p>
    <w:p w14:paraId="528677BB" w14:textId="77777777" w:rsidR="003345E9" w:rsidRDefault="007169A0">
      <w:pPr>
        <w:pStyle w:val="a3"/>
        <w:spacing w:before="9" w:line="206" w:lineRule="auto"/>
        <w:ind w:left="1020" w:right="114" w:hanging="408"/>
        <w:jc w:val="both"/>
      </w:pPr>
      <w:r>
        <w:rPr>
          <w:color w:val="231F20"/>
          <w:w w:val="102"/>
        </w:rPr>
        <w:t>➀</w:t>
      </w:r>
      <w:r>
        <w:rPr>
          <w:color w:val="231F20"/>
          <w:spacing w:val="-1"/>
        </w:rPr>
        <w:t xml:space="preserve">    </w:t>
      </w:r>
      <w:r>
        <w:rPr>
          <w:color w:val="231F20"/>
          <w:w w:val="102"/>
        </w:rPr>
        <w:t>內容─認識新舊約的內容，基督教信仰的神學及教會的歷史和使命乃事工所必須。認識如何詮釋聖經、聖潔教義和我們衛理宗的特色，以及宣聖會的歷史和法規等，必須包含在這些課程裡。</w:t>
      </w:r>
    </w:p>
    <w:p w14:paraId="0BAC15E8"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63D1180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792DD71" w14:textId="77777777" w:rsidR="003345E9" w:rsidRDefault="007169A0">
      <w:pPr>
        <w:pStyle w:val="a3"/>
        <w:tabs>
          <w:tab w:val="left" w:pos="1019"/>
        </w:tabs>
        <w:spacing w:before="237" w:line="206" w:lineRule="auto"/>
        <w:ind w:left="1020" w:right="17" w:hanging="408"/>
      </w:pPr>
      <w:r>
        <w:rPr>
          <w:color w:val="231F20"/>
          <w:w w:val="102"/>
        </w:rPr>
        <w:t>➁</w:t>
      </w:r>
      <w:r>
        <w:rPr>
          <w:color w:val="231F20"/>
        </w:rPr>
        <w:tab/>
      </w:r>
      <w:r>
        <w:rPr>
          <w:color w:val="231F20"/>
          <w:w w:val="102"/>
        </w:rPr>
        <w:t>才幹─口頭和寫作溝通之技巧；管理和領導力；財政；和分</w:t>
      </w:r>
      <w:r>
        <w:rPr>
          <w:color w:val="231F20"/>
          <w:spacing w:val="2"/>
          <w:w w:val="102"/>
        </w:rPr>
        <w:t>析思考亦為事工所必須。除了在這些範圍的一般教育之外，</w:t>
      </w:r>
      <w:r>
        <w:rPr>
          <w:color w:val="231F20"/>
          <w:spacing w:val="-1"/>
          <w:w w:val="102"/>
        </w:rPr>
        <w:t>提供講道、牧養和協談、聖經詮釋、崇拜、有效佈道、符合聖經的生命資源之管理，基督教教育和教會行政等必須包括在內。修畢已認證之按牧進修課程需要包含與教育當局及地</w:t>
      </w:r>
      <w:r>
        <w:rPr>
          <w:color w:val="231F20"/>
          <w:w w:val="102"/>
        </w:rPr>
        <w:t>方教會合作指導學生在事工實習和才幹啟發等課程。</w:t>
      </w:r>
    </w:p>
    <w:p w14:paraId="0846144B" w14:textId="77777777" w:rsidR="003345E9" w:rsidRDefault="007169A0">
      <w:pPr>
        <w:pStyle w:val="a3"/>
        <w:spacing w:line="206" w:lineRule="auto"/>
        <w:ind w:left="1020" w:right="114" w:hanging="408"/>
        <w:jc w:val="both"/>
      </w:pPr>
      <w:r>
        <w:rPr>
          <w:b/>
          <w:color w:val="231F20"/>
          <w:w w:val="102"/>
        </w:rPr>
        <w:t>➂</w:t>
      </w:r>
      <w:r>
        <w:rPr>
          <w:b/>
          <w:color w:val="231F20"/>
          <w:spacing w:val="1"/>
        </w:rPr>
        <w:t xml:space="preserve">    </w:t>
      </w:r>
      <w:r>
        <w:rPr>
          <w:color w:val="231F20"/>
          <w:w w:val="102"/>
        </w:rPr>
        <w:t>品行─個人在品格、倫理、靈性、以及個人和家庭的關係上的增長，對事工特別重要。討論基督徒倫理、靈性塑造、人的成長過程、傳道人的人格、以及婚姻和家庭互動等必修的課程。</w:t>
      </w:r>
    </w:p>
    <w:p w14:paraId="0385255E" w14:textId="77777777" w:rsidR="003345E9" w:rsidRDefault="007169A0">
      <w:pPr>
        <w:pStyle w:val="a3"/>
        <w:spacing w:line="206" w:lineRule="auto"/>
        <w:ind w:left="1020" w:right="118" w:hanging="408"/>
        <w:jc w:val="both"/>
      </w:pPr>
      <w:r>
        <w:rPr>
          <w:b/>
          <w:color w:val="231F20"/>
        </w:rPr>
        <w:t>➃</w:t>
      </w:r>
      <w:r>
        <w:rPr>
          <w:b/>
          <w:color w:val="231F20"/>
          <w:spacing w:val="80"/>
          <w:w w:val="150"/>
        </w:rPr>
        <w:t xml:space="preserve"> </w:t>
      </w:r>
      <w:r>
        <w:rPr>
          <w:color w:val="231F20"/>
        </w:rPr>
        <w:t>背景─傳道人必須瞭解歷史和當代背景，並必須包括在教會</w:t>
      </w:r>
      <w:r>
        <w:rPr>
          <w:color w:val="231F20"/>
          <w:spacing w:val="-2"/>
        </w:rPr>
        <w:t>所服侍的地方詮釋世界觀和文化的社會環境。討論人類學和社會學之關懷、跨文化傳達、宣教、和社會研究等課程。</w:t>
      </w:r>
    </w:p>
    <w:p w14:paraId="25F72965" w14:textId="77777777" w:rsidR="003345E9" w:rsidRDefault="007169A0">
      <w:pPr>
        <w:pStyle w:val="a5"/>
        <w:numPr>
          <w:ilvl w:val="1"/>
          <w:numId w:val="15"/>
        </w:numPr>
        <w:tabs>
          <w:tab w:val="left" w:pos="1193"/>
        </w:tabs>
        <w:spacing w:line="206" w:lineRule="auto"/>
        <w:ind w:right="9" w:firstLine="408"/>
        <w:rPr>
          <w:sz w:val="20"/>
        </w:rPr>
      </w:pPr>
      <w:r>
        <w:rPr>
          <w:color w:val="231F20"/>
          <w:spacing w:val="1"/>
          <w:w w:val="102"/>
          <w:sz w:val="20"/>
        </w:rPr>
        <w:t>在非宣聖會的學校，或非宣聖會所贊助的學校中攻讀預備</w:t>
      </w:r>
      <w:r>
        <w:rPr>
          <w:color w:val="231F20"/>
          <w:spacing w:val="5"/>
          <w:w w:val="102"/>
          <w:sz w:val="20"/>
        </w:rPr>
        <w:t>做傳道人的課程者，應由地區教牧進修委員會依照「區域按牧指引」</w:t>
      </w:r>
      <w:r>
        <w:rPr>
          <w:color w:val="231F20"/>
          <w:w w:val="102"/>
          <w:sz w:val="20"/>
        </w:rPr>
        <w:t>之規定課程標準，予以評估。</w:t>
      </w:r>
    </w:p>
    <w:p w14:paraId="15FBBB8B" w14:textId="77777777" w:rsidR="003345E9" w:rsidRDefault="007169A0">
      <w:pPr>
        <w:pStyle w:val="a5"/>
        <w:numPr>
          <w:ilvl w:val="1"/>
          <w:numId w:val="15"/>
        </w:numPr>
        <w:tabs>
          <w:tab w:val="left" w:pos="1193"/>
        </w:tabs>
        <w:spacing w:line="206" w:lineRule="auto"/>
        <w:ind w:right="15" w:firstLine="408"/>
        <w:rPr>
          <w:rFonts w:ascii="Noto Sans TC" w:eastAsia="Noto Sans TC"/>
          <w:sz w:val="20"/>
        </w:rPr>
      </w:pPr>
      <w:r>
        <w:rPr>
          <w:color w:val="231F20"/>
          <w:spacing w:val="1"/>
          <w:w w:val="102"/>
          <w:sz w:val="20"/>
        </w:rPr>
        <w:t>所有的課程，學術要求，和行政之規則都應規定於區域／</w:t>
      </w:r>
      <w:r>
        <w:rPr>
          <w:color w:val="231F20"/>
          <w:spacing w:val="-9"/>
          <w:w w:val="102"/>
          <w:sz w:val="20"/>
        </w:rPr>
        <w:t>語言群組與全球教育及神職人員發展處共同制訂的「區域按牧指引」內。</w:t>
      </w:r>
      <w:r>
        <w:rPr>
          <w:color w:val="231F20"/>
          <w:spacing w:val="2"/>
          <w:w w:val="102"/>
          <w:sz w:val="20"/>
        </w:rPr>
        <w:t>該手冊內容有必要修改時，均應獲得國際研習指導委員會的背書；全</w:t>
      </w:r>
      <w:r>
        <w:rPr>
          <w:color w:val="231F20"/>
          <w:w w:val="102"/>
          <w:sz w:val="20"/>
        </w:rPr>
        <w:t>球教育及神職人員發展處、總監督會和總董事會之核准。該指引應遵</w:t>
      </w:r>
      <w:r>
        <w:rPr>
          <w:color w:val="231F20"/>
          <w:spacing w:val="2"/>
          <w:w w:val="102"/>
          <w:sz w:val="20"/>
        </w:rPr>
        <w:t>照「教會手冊」以及全球教育及神職人員發展處和國際研習指導委員</w:t>
      </w:r>
      <w:r>
        <w:rPr>
          <w:color w:val="231F20"/>
          <w:spacing w:val="-7"/>
          <w:w w:val="102"/>
          <w:sz w:val="20"/>
        </w:rPr>
        <w:t>會共同發展的「國際按牧編制標準」。國際研習指導委員會係由總監督</w:t>
      </w:r>
      <w:r>
        <w:rPr>
          <w:color w:val="231F20"/>
          <w:spacing w:val="-26"/>
          <w:w w:val="102"/>
          <w:sz w:val="20"/>
        </w:rPr>
        <w:t>會所指派。</w:t>
      </w:r>
      <w:r>
        <w:rPr>
          <w:rFonts w:ascii="Noto Sans TC" w:eastAsia="Noto Sans TC"/>
          <w:color w:val="231F20"/>
          <w:w w:val="102"/>
          <w:sz w:val="20"/>
        </w:rPr>
        <w:t>（346.7）</w:t>
      </w:r>
    </w:p>
    <w:p w14:paraId="755691A5" w14:textId="77777777" w:rsidR="003345E9" w:rsidRDefault="007169A0">
      <w:pPr>
        <w:pStyle w:val="a5"/>
        <w:numPr>
          <w:ilvl w:val="1"/>
          <w:numId w:val="15"/>
        </w:numPr>
        <w:tabs>
          <w:tab w:val="left" w:pos="1195"/>
        </w:tabs>
        <w:spacing w:line="204" w:lineRule="auto"/>
        <w:ind w:right="107" w:firstLine="408"/>
        <w:rPr>
          <w:sz w:val="20"/>
        </w:rPr>
      </w:pPr>
      <w:r>
        <w:rPr>
          <w:color w:val="231F20"/>
          <w:spacing w:val="9"/>
          <w:sz w:val="20"/>
        </w:rPr>
        <w:t>傳道人一旦完成了已認證之按牧進修課程教育基礎的要</w:t>
      </w:r>
      <w:r>
        <w:rPr>
          <w:color w:val="231F20"/>
          <w:spacing w:val="-2"/>
          <w:sz w:val="20"/>
        </w:rPr>
        <w:t>求，將會繼續一種終身學習的模式，以強化神呼召他事奉的工作。最</w:t>
      </w:r>
    </w:p>
    <w:p w14:paraId="151E5218" w14:textId="77777777" w:rsidR="003345E9" w:rsidRDefault="007169A0">
      <w:pPr>
        <w:pStyle w:val="a3"/>
        <w:spacing w:line="206" w:lineRule="auto"/>
        <w:ind w:right="15"/>
        <w:rPr>
          <w:rFonts w:ascii="Noto Sans TC" w:eastAsia="Noto Sans TC"/>
        </w:rPr>
      </w:pPr>
      <w:r>
        <w:rPr>
          <w:color w:val="231F20"/>
          <w:spacing w:val="3"/>
          <w:w w:val="102"/>
        </w:rPr>
        <w:t>起碼的要求是每年有二十小時終生學習，經區域</w:t>
      </w:r>
      <w:r>
        <w:rPr>
          <w:color w:val="231F20"/>
          <w:spacing w:val="1"/>
        </w:rPr>
        <w:t xml:space="preserve"> </w:t>
      </w:r>
      <w:r>
        <w:rPr>
          <w:color w:val="231F20"/>
          <w:w w:val="102"/>
        </w:rPr>
        <w:t>/</w:t>
      </w:r>
      <w:r>
        <w:rPr>
          <w:color w:val="231F20"/>
          <w:spacing w:val="1"/>
        </w:rPr>
        <w:t xml:space="preserve"> </w:t>
      </w:r>
      <w:r>
        <w:rPr>
          <w:color w:val="231F20"/>
          <w:spacing w:val="5"/>
          <w:w w:val="102"/>
        </w:rPr>
        <w:t>語言群組決定並宣</w:t>
      </w:r>
      <w:r>
        <w:rPr>
          <w:color w:val="231F20"/>
          <w:spacing w:val="2"/>
          <w:w w:val="102"/>
        </w:rPr>
        <w:t>告在區域「按牧指引」裡，指出所安排的持續教育學分的規定相符。所有受委派及未委派的，受按立之教牧和領有執照之傳道人，應地區</w:t>
      </w:r>
      <w:r>
        <w:rPr>
          <w:color w:val="231F20"/>
          <w:spacing w:val="3"/>
          <w:w w:val="102"/>
        </w:rPr>
        <w:t>年議會報告中同時報告他終身學習的情況。此項報告將在教會</w:t>
      </w:r>
      <w:r>
        <w:rPr>
          <w:color w:val="231F20"/>
          <w:spacing w:val="1"/>
        </w:rPr>
        <w:t xml:space="preserve"> </w:t>
      </w:r>
      <w:r>
        <w:rPr>
          <w:color w:val="231F20"/>
          <w:w w:val="102"/>
        </w:rPr>
        <w:t>-</w:t>
      </w:r>
      <w:r>
        <w:rPr>
          <w:color w:val="231F20"/>
          <w:spacing w:val="1"/>
        </w:rPr>
        <w:t xml:space="preserve"> </w:t>
      </w:r>
      <w:r>
        <w:rPr>
          <w:color w:val="231F20"/>
          <w:spacing w:val="5"/>
          <w:w w:val="102"/>
        </w:rPr>
        <w:t>教牧</w:t>
      </w:r>
      <w:r>
        <w:rPr>
          <w:color w:val="231F20"/>
          <w:spacing w:val="3"/>
          <w:w w:val="102"/>
        </w:rPr>
        <w:t>關係評估中及聘牧過程中應用。區域</w:t>
      </w:r>
      <w:r>
        <w:rPr>
          <w:color w:val="231F20"/>
          <w:spacing w:val="1"/>
        </w:rPr>
        <w:t xml:space="preserve"> </w:t>
      </w:r>
      <w:r>
        <w:rPr>
          <w:color w:val="231F20"/>
          <w:w w:val="102"/>
        </w:rPr>
        <w:t>/</w:t>
      </w:r>
      <w:r>
        <w:rPr>
          <w:color w:val="231F20"/>
          <w:spacing w:val="1"/>
        </w:rPr>
        <w:t xml:space="preserve"> </w:t>
      </w:r>
      <w:r>
        <w:rPr>
          <w:color w:val="231F20"/>
          <w:spacing w:val="5"/>
          <w:w w:val="102"/>
        </w:rPr>
        <w:t>語言群組傳道人進修手冊會應</w:t>
      </w:r>
      <w:r>
        <w:rPr>
          <w:color w:val="231F20"/>
          <w:w w:val="102"/>
        </w:rPr>
        <w:t>包含確認和報告的細節。或者經區域</w:t>
      </w:r>
      <w:r>
        <w:rPr>
          <w:color w:val="231F20"/>
          <w:spacing w:val="-1"/>
        </w:rPr>
        <w:t xml:space="preserve"> </w:t>
      </w:r>
      <w:r>
        <w:rPr>
          <w:color w:val="231F20"/>
          <w:w w:val="102"/>
        </w:rPr>
        <w:t>/</w:t>
      </w:r>
      <w:r>
        <w:rPr>
          <w:color w:val="231F20"/>
          <w:spacing w:val="-1"/>
        </w:rPr>
        <w:t xml:space="preserve"> </w:t>
      </w:r>
      <w:r>
        <w:rPr>
          <w:color w:val="231F20"/>
          <w:spacing w:val="-5"/>
          <w:w w:val="102"/>
        </w:rPr>
        <w:t>語言群組決定並宣告在區域「按</w:t>
      </w:r>
      <w:r>
        <w:rPr>
          <w:color w:val="231F20"/>
          <w:spacing w:val="-9"/>
          <w:w w:val="102"/>
        </w:rPr>
        <w:t>牧指引」裡，指出所安排的持續教育學分與的規定相符。</w:t>
      </w:r>
      <w:r>
        <w:rPr>
          <w:rFonts w:ascii="Noto Sans TC" w:eastAsia="Noto Sans TC"/>
          <w:color w:val="231F20"/>
          <w:w w:val="102"/>
        </w:rPr>
        <w:t>（233.6）</w:t>
      </w:r>
    </w:p>
    <w:p w14:paraId="47400C9B" w14:textId="77777777" w:rsidR="003345E9" w:rsidRDefault="003345E9">
      <w:pPr>
        <w:pStyle w:val="a3"/>
        <w:spacing w:line="206" w:lineRule="auto"/>
        <w:rPr>
          <w:rFonts w:ascii="Noto Sans TC" w:eastAsia="Noto Sans TC"/>
        </w:rPr>
        <w:sectPr w:rsidR="003345E9">
          <w:pgSz w:w="8640" w:h="12960"/>
          <w:pgMar w:top="480" w:right="1080" w:bottom="1180" w:left="1080" w:header="0" w:footer="997" w:gutter="0"/>
          <w:cols w:space="720"/>
        </w:sectPr>
      </w:pPr>
    </w:p>
    <w:p w14:paraId="7F305E63" w14:textId="77777777" w:rsidR="003345E9" w:rsidRDefault="007169A0">
      <w:pPr>
        <w:pStyle w:val="a3"/>
        <w:spacing w:before="50"/>
        <w:ind w:left="0"/>
        <w:jc w:val="center"/>
      </w:pPr>
      <w:r>
        <w:rPr>
          <w:color w:val="231F20"/>
          <w:spacing w:val="-2"/>
        </w:rPr>
        <w:lastRenderedPageBreak/>
        <w:t>傳道與基督教事奉</w:t>
      </w:r>
    </w:p>
    <w:p w14:paraId="7DA1F220" w14:textId="77777777" w:rsidR="003345E9" w:rsidRDefault="007169A0">
      <w:pPr>
        <w:pStyle w:val="a5"/>
        <w:numPr>
          <w:ilvl w:val="1"/>
          <w:numId w:val="15"/>
        </w:numPr>
        <w:tabs>
          <w:tab w:val="left" w:pos="1195"/>
        </w:tabs>
        <w:spacing w:before="238" w:line="204" w:lineRule="auto"/>
        <w:ind w:right="16" w:firstLine="408"/>
        <w:jc w:val="both"/>
        <w:rPr>
          <w:rFonts w:ascii="Noto Sans TC" w:eastAsia="Noto Sans TC"/>
          <w:sz w:val="20"/>
        </w:rPr>
      </w:pPr>
      <w:r>
        <w:rPr>
          <w:color w:val="231F20"/>
          <w:spacing w:val="11"/>
          <w:w w:val="102"/>
          <w:sz w:val="20"/>
        </w:rPr>
        <w:t>若連續兩年或以上未完成上述終身學習的要求，受按立</w:t>
      </w:r>
      <w:r>
        <w:rPr>
          <w:color w:val="231F20"/>
          <w:spacing w:val="3"/>
          <w:w w:val="102"/>
          <w:sz w:val="20"/>
        </w:rPr>
        <w:t>之教牧將要在地區教牧進修委員會會議期間與委員會面談。地區教牧</w:t>
      </w:r>
      <w:r>
        <w:rPr>
          <w:color w:val="231F20"/>
          <w:spacing w:val="6"/>
          <w:w w:val="102"/>
          <w:sz w:val="20"/>
        </w:rPr>
        <w:t>進修委員會將指導該教牧完成終生學習的要求</w:t>
      </w:r>
      <w:r>
        <w:rPr>
          <w:rFonts w:ascii="Noto Sans TC" w:eastAsia="Noto Sans TC"/>
          <w:color w:val="231F20"/>
          <w:w w:val="102"/>
          <w:sz w:val="20"/>
        </w:rPr>
        <w:t>（117，133，124.11， 530.18）</w:t>
      </w:r>
    </w:p>
    <w:p w14:paraId="48D2A0B3" w14:textId="77777777" w:rsidR="003345E9" w:rsidRDefault="007169A0">
      <w:pPr>
        <w:pStyle w:val="2"/>
        <w:spacing w:before="65"/>
        <w:ind w:left="528"/>
        <w:rPr>
          <w:rFonts w:ascii="Noto Serif TC ExtraBold" w:eastAsia="Noto Serif TC ExtraBold"/>
        </w:rPr>
      </w:pPr>
      <w:r>
        <w:rPr>
          <w:rFonts w:ascii="Noto Serif TC ExtraBold" w:eastAsia="Noto Serif TC ExtraBold"/>
          <w:color w:val="231F20"/>
          <w:spacing w:val="-1"/>
        </w:rPr>
        <w:t>二、按立職事之教育基礎的文化調適</w:t>
      </w:r>
    </w:p>
    <w:p w14:paraId="536BBC3B" w14:textId="77777777" w:rsidR="003345E9" w:rsidRDefault="007169A0">
      <w:pPr>
        <w:pStyle w:val="a5"/>
        <w:numPr>
          <w:ilvl w:val="0"/>
          <w:numId w:val="15"/>
        </w:numPr>
        <w:tabs>
          <w:tab w:val="left" w:pos="1007"/>
        </w:tabs>
        <w:spacing w:before="47" w:line="206" w:lineRule="auto"/>
        <w:ind w:left="120" w:right="14" w:firstLine="408"/>
        <w:rPr>
          <w:rFonts w:ascii="Noto Sans TC" w:eastAsia="Noto Sans TC"/>
          <w:sz w:val="20"/>
        </w:rPr>
      </w:pPr>
      <w:r>
        <w:rPr>
          <w:color w:val="231F20"/>
          <w:spacing w:val="4"/>
          <w:w w:val="102"/>
          <w:sz w:val="20"/>
        </w:rPr>
        <w:t>世界上林林總總的文化背景使單一課程無法通用於全世界。</w:t>
      </w:r>
      <w:r>
        <w:rPr>
          <w:color w:val="231F20"/>
          <w:spacing w:val="2"/>
          <w:w w:val="102"/>
          <w:sz w:val="20"/>
        </w:rPr>
        <w:t>全球的每一區域將負責發展特殊課程需求，提供事工之教育基礎，以</w:t>
      </w:r>
      <w:r>
        <w:rPr>
          <w:color w:val="231F20"/>
          <w:w w:val="102"/>
          <w:sz w:val="20"/>
        </w:rPr>
        <w:t>反映當地之資源和期許。在實施區域性事工之教育基礎設計方案之前，</w:t>
      </w:r>
      <w:r>
        <w:rPr>
          <w:color w:val="231F20"/>
          <w:spacing w:val="2"/>
          <w:w w:val="102"/>
          <w:sz w:val="20"/>
        </w:rPr>
        <w:t>需經國際研習指導委員會、總董事會和總監督會之核准。即使在同一</w:t>
      </w:r>
      <w:r>
        <w:rPr>
          <w:color w:val="231F20"/>
          <w:spacing w:val="1"/>
          <w:w w:val="102"/>
          <w:sz w:val="20"/>
        </w:rPr>
        <w:t>區域內尚有不同的文化期許和資源，文化的敏感度和彈性將成為區域</w:t>
      </w:r>
      <w:r>
        <w:rPr>
          <w:color w:val="231F20"/>
          <w:w w:val="102"/>
          <w:sz w:val="20"/>
        </w:rPr>
        <w:t>提供事工之教育基礎的特徵。這些彈性之運用，可在地區教牧進修委員會指導和監督之下予以執行。各區域提供服事之人教育基礎的方案將經與全球教育及神職人員發展處和國際研習指導委員會與區域教育</w:t>
      </w:r>
      <w:r>
        <w:rPr>
          <w:color w:val="231F20"/>
          <w:spacing w:val="-10"/>
          <w:w w:val="102"/>
          <w:sz w:val="20"/>
        </w:rPr>
        <w:t>負責人協商後予以核准。</w:t>
      </w:r>
      <w:r>
        <w:rPr>
          <w:rFonts w:ascii="Noto Sans TC" w:eastAsia="Noto Sans TC"/>
          <w:color w:val="231F20"/>
          <w:w w:val="102"/>
          <w:sz w:val="20"/>
        </w:rPr>
        <w:t>（521.5）</w:t>
      </w:r>
    </w:p>
    <w:p w14:paraId="67210F07" w14:textId="77777777" w:rsidR="003345E9" w:rsidRDefault="007169A0">
      <w:pPr>
        <w:pStyle w:val="a5"/>
        <w:numPr>
          <w:ilvl w:val="1"/>
          <w:numId w:val="15"/>
        </w:numPr>
        <w:tabs>
          <w:tab w:val="left" w:pos="1213"/>
        </w:tabs>
        <w:spacing w:line="297" w:lineRule="exact"/>
        <w:ind w:left="1213" w:hanging="685"/>
        <w:rPr>
          <w:sz w:val="20"/>
        </w:rPr>
      </w:pPr>
      <w:r>
        <w:rPr>
          <w:color w:val="231F20"/>
          <w:spacing w:val="9"/>
          <w:sz w:val="20"/>
        </w:rPr>
        <w:t>已認證之按牧進修課程和其他獲得牧師或助牧資格的程</w:t>
      </w:r>
    </w:p>
    <w:p w14:paraId="7A4A7973" w14:textId="77777777" w:rsidR="003345E9" w:rsidRDefault="007169A0">
      <w:pPr>
        <w:pStyle w:val="a3"/>
        <w:spacing w:line="319" w:lineRule="exact"/>
      </w:pPr>
      <w:r>
        <w:rPr>
          <w:color w:val="231F20"/>
          <w:spacing w:val="-1"/>
        </w:rPr>
        <w:t>序，均記載於「區域按牧指引」中。</w:t>
      </w:r>
    </w:p>
    <w:p w14:paraId="16221EED" w14:textId="77777777" w:rsidR="003345E9" w:rsidRDefault="007169A0">
      <w:pPr>
        <w:pStyle w:val="a5"/>
        <w:numPr>
          <w:ilvl w:val="1"/>
          <w:numId w:val="15"/>
        </w:numPr>
        <w:tabs>
          <w:tab w:val="left" w:pos="1187"/>
        </w:tabs>
        <w:spacing w:line="320" w:lineRule="exact"/>
        <w:ind w:left="1187" w:hanging="659"/>
        <w:rPr>
          <w:sz w:val="20"/>
        </w:rPr>
      </w:pPr>
      <w:r>
        <w:rPr>
          <w:color w:val="231F20"/>
          <w:spacing w:val="-1"/>
          <w:sz w:val="20"/>
        </w:rPr>
        <w:t>所有已認證之按牧進修課程需按「區域按牧指引」而設立。</w:t>
      </w:r>
    </w:p>
    <w:p w14:paraId="36091E2C" w14:textId="77777777" w:rsidR="003345E9" w:rsidRDefault="007169A0">
      <w:pPr>
        <w:pStyle w:val="a3"/>
        <w:spacing w:line="348" w:lineRule="exact"/>
        <w:ind w:left="18"/>
        <w:rPr>
          <w:rFonts w:ascii="Noto Sans TC" w:eastAsia="Noto Sans TC"/>
        </w:rPr>
      </w:pPr>
      <w:r>
        <w:rPr>
          <w:rFonts w:ascii="Noto Sans TC" w:eastAsia="Noto Sans TC"/>
          <w:color w:val="231F20"/>
        </w:rPr>
        <w:t>（521.2</w:t>
      </w:r>
      <w:r>
        <w:rPr>
          <w:rFonts w:ascii="Noto Sans TC" w:eastAsia="Noto Sans TC"/>
          <w:color w:val="231F20"/>
          <w:spacing w:val="13"/>
        </w:rPr>
        <w:t xml:space="preserve"> </w:t>
      </w:r>
      <w:r>
        <w:rPr>
          <w:rFonts w:ascii="Noto Sans TC" w:eastAsia="Noto Sans TC"/>
          <w:color w:val="231F20"/>
        </w:rPr>
        <w:t>～</w:t>
      </w:r>
      <w:r>
        <w:rPr>
          <w:rFonts w:ascii="Noto Sans TC" w:eastAsia="Noto Sans TC"/>
          <w:color w:val="231F20"/>
          <w:spacing w:val="15"/>
        </w:rPr>
        <w:t xml:space="preserve"> </w:t>
      </w:r>
      <w:r>
        <w:rPr>
          <w:rFonts w:ascii="Noto Sans TC" w:eastAsia="Noto Sans TC"/>
          <w:color w:val="231F20"/>
          <w:spacing w:val="-2"/>
        </w:rPr>
        <w:t>521.3，521.5）</w:t>
      </w:r>
    </w:p>
    <w:p w14:paraId="16D7610B" w14:textId="77777777" w:rsidR="003345E9" w:rsidRDefault="007169A0">
      <w:pPr>
        <w:pStyle w:val="2"/>
        <w:spacing w:before="44"/>
        <w:jc w:val="both"/>
      </w:pPr>
      <w:r>
        <w:rPr>
          <w:color w:val="231F20"/>
          <w:spacing w:val="3"/>
        </w:rPr>
        <w:t>第五章 教牧資格與規條</w:t>
      </w:r>
    </w:p>
    <w:p w14:paraId="5FB29B6A" w14:textId="77777777" w:rsidR="003345E9" w:rsidRDefault="007169A0">
      <w:pPr>
        <w:spacing w:before="112"/>
        <w:ind w:left="528"/>
        <w:jc w:val="both"/>
        <w:rPr>
          <w:b/>
          <w:sz w:val="24"/>
        </w:rPr>
      </w:pPr>
      <w:r>
        <w:rPr>
          <w:b/>
          <w:color w:val="231F20"/>
          <w:spacing w:val="-28"/>
          <w:w w:val="190"/>
          <w:sz w:val="24"/>
        </w:rPr>
        <w:t xml:space="preserve">- </w:t>
      </w:r>
      <w:r>
        <w:rPr>
          <w:b/>
          <w:color w:val="231F20"/>
          <w:spacing w:val="-5"/>
          <w:w w:val="110"/>
          <w:sz w:val="24"/>
        </w:rPr>
        <w:t>. 地方傳道</w:t>
      </w:r>
    </w:p>
    <w:p w14:paraId="62012917" w14:textId="77777777" w:rsidR="003345E9" w:rsidRDefault="007169A0">
      <w:pPr>
        <w:pStyle w:val="a5"/>
        <w:numPr>
          <w:ilvl w:val="0"/>
          <w:numId w:val="15"/>
        </w:numPr>
        <w:tabs>
          <w:tab w:val="left" w:pos="1006"/>
        </w:tabs>
        <w:spacing w:before="46" w:line="206" w:lineRule="auto"/>
        <w:ind w:left="120" w:right="111" w:firstLine="408"/>
        <w:jc w:val="both"/>
        <w:rPr>
          <w:sz w:val="20"/>
        </w:rPr>
      </w:pPr>
      <w:r>
        <w:rPr>
          <w:color w:val="231F20"/>
          <w:w w:val="102"/>
          <w:sz w:val="20"/>
        </w:rPr>
        <w:t>地方傳道人係宣聖會之信徒會友。由地方教會委員會在座堂</w:t>
      </w:r>
      <w:r>
        <w:rPr>
          <w:color w:val="231F20"/>
          <w:spacing w:val="1"/>
          <w:w w:val="102"/>
          <w:sz w:val="20"/>
        </w:rPr>
        <w:t>牧師之指導下，發給信徒傳道執照。當他獲此執照後，當為本教派的</w:t>
      </w:r>
      <w:r>
        <w:rPr>
          <w:color w:val="231F20"/>
          <w:w w:val="102"/>
          <w:sz w:val="20"/>
        </w:rPr>
        <w:t>教會善盡其傳福音之恩賜和才幹，此人正步入終身學習的過程。</w:t>
      </w:r>
    </w:p>
    <w:p w14:paraId="619253A9" w14:textId="77777777" w:rsidR="003345E9" w:rsidRDefault="007169A0">
      <w:pPr>
        <w:pStyle w:val="a5"/>
        <w:numPr>
          <w:ilvl w:val="1"/>
          <w:numId w:val="15"/>
        </w:numPr>
        <w:tabs>
          <w:tab w:val="left" w:pos="1193"/>
        </w:tabs>
        <w:spacing w:line="206" w:lineRule="auto"/>
        <w:ind w:right="16" w:firstLine="408"/>
        <w:jc w:val="both"/>
        <w:rPr>
          <w:sz w:val="20"/>
        </w:rPr>
      </w:pPr>
      <w:r>
        <w:rPr>
          <w:color w:val="231F20"/>
          <w:spacing w:val="1"/>
          <w:w w:val="102"/>
          <w:sz w:val="20"/>
        </w:rPr>
        <w:t>任何宣聖會之會友，若認為蒙神呼召出來傳道，或獻身於</w:t>
      </w:r>
      <w:r>
        <w:rPr>
          <w:color w:val="231F20"/>
          <w:spacing w:val="2"/>
          <w:w w:val="102"/>
          <w:sz w:val="20"/>
        </w:rPr>
        <w:t>教會的傳道事工，可請領為期一年之地方傳道執照。若該地方教會座</w:t>
      </w:r>
      <w:r>
        <w:rPr>
          <w:color w:val="231F20"/>
          <w:w w:val="102"/>
          <w:sz w:val="20"/>
        </w:rPr>
        <w:t>堂牧師係為受按立之教牧，可經該座堂牧師之推薦，由地方教會委員會發給。若該地方教會沒有受按立之教牧擔任座堂牧師，則須經該地方教會委員會認可，經座堂負責傳道推薦，再由地區監督核准。必須先審查該候選人個人得救經驗、對聖經教義之認識以及對教會規則之</w:t>
      </w:r>
      <w:r>
        <w:rPr>
          <w:color w:val="231F20"/>
          <w:spacing w:val="-16"/>
          <w:w w:val="102"/>
          <w:sz w:val="20"/>
        </w:rPr>
        <w:t>了解，同時他也要證明他的蒙召是藉神的恩典，且是有恩賜和才幹的人。</w:t>
      </w:r>
    </w:p>
    <w:p w14:paraId="45A06159"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34C35CD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5CD5ED9" w14:textId="77777777" w:rsidR="003345E9" w:rsidRDefault="007169A0">
      <w:pPr>
        <w:pStyle w:val="a3"/>
        <w:spacing w:before="240" w:line="204" w:lineRule="auto"/>
        <w:ind w:left="119" w:right="113"/>
        <w:rPr>
          <w:rFonts w:ascii="Noto Sans TC" w:eastAsia="Noto Sans TC"/>
        </w:rPr>
      </w:pPr>
      <w:r>
        <w:rPr>
          <w:color w:val="231F20"/>
          <w:spacing w:val="3"/>
          <w:w w:val="102"/>
        </w:rPr>
        <w:t>地方教會應對他進行一次合適的背景審查。地方傳道在地方教會的年</w:t>
      </w:r>
      <w:r>
        <w:rPr>
          <w:color w:val="231F20"/>
          <w:spacing w:val="-11"/>
          <w:w w:val="102"/>
        </w:rPr>
        <w:t>會中須提出工作報告。</w:t>
      </w:r>
      <w:r>
        <w:rPr>
          <w:rFonts w:ascii="Noto Sans TC" w:eastAsia="Noto Sans TC"/>
          <w:color w:val="231F20"/>
          <w:w w:val="102"/>
        </w:rPr>
        <w:t>（115.9，139.12，211.12）</w:t>
      </w:r>
    </w:p>
    <w:p w14:paraId="72BC9441" w14:textId="77777777" w:rsidR="003345E9" w:rsidRDefault="007169A0">
      <w:pPr>
        <w:pStyle w:val="a5"/>
        <w:numPr>
          <w:ilvl w:val="1"/>
          <w:numId w:val="15"/>
        </w:numPr>
        <w:tabs>
          <w:tab w:val="left" w:pos="1192"/>
        </w:tabs>
        <w:spacing w:before="1" w:line="204" w:lineRule="auto"/>
        <w:ind w:left="119" w:right="16" w:firstLine="408"/>
        <w:rPr>
          <w:rFonts w:ascii="Noto Sans TC" w:eastAsia="Noto Sans TC"/>
          <w:sz w:val="20"/>
        </w:rPr>
      </w:pPr>
      <w:r>
        <w:rPr>
          <w:color w:val="231F20"/>
          <w:spacing w:val="1"/>
          <w:w w:val="102"/>
          <w:sz w:val="20"/>
        </w:rPr>
        <w:t>教會委員會應發給每位地方傳道人一張由座堂牧師和教會</w:t>
      </w:r>
      <w:r>
        <w:rPr>
          <w:color w:val="231F20"/>
          <w:spacing w:val="2"/>
          <w:w w:val="102"/>
          <w:sz w:val="20"/>
        </w:rPr>
        <w:t>委員會秘書簽署的執照。一個教會的傳道人若未領有地區執照，可發</w:t>
      </w:r>
      <w:r>
        <w:rPr>
          <w:color w:val="231F20"/>
          <w:spacing w:val="-14"/>
          <w:w w:val="102"/>
          <w:sz w:val="20"/>
        </w:rPr>
        <w:t>給他一張地方傳道人的執照，或重新換發新照，但需經地區監督之推薦，</w:t>
      </w:r>
      <w:r>
        <w:rPr>
          <w:color w:val="231F20"/>
          <w:spacing w:val="-10"/>
          <w:w w:val="102"/>
          <w:sz w:val="20"/>
        </w:rPr>
        <w:t>由地區指導委員會發給。</w:t>
      </w:r>
      <w:r>
        <w:rPr>
          <w:rFonts w:ascii="Noto Sans TC" w:eastAsia="Noto Sans TC"/>
          <w:color w:val="231F20"/>
          <w:w w:val="102"/>
          <w:sz w:val="20"/>
        </w:rPr>
        <w:t>（211.12，225.13）</w:t>
      </w:r>
    </w:p>
    <w:p w14:paraId="47907142" w14:textId="77777777" w:rsidR="003345E9" w:rsidRDefault="007169A0">
      <w:pPr>
        <w:pStyle w:val="a5"/>
        <w:numPr>
          <w:ilvl w:val="1"/>
          <w:numId w:val="15"/>
        </w:numPr>
        <w:tabs>
          <w:tab w:val="left" w:pos="1192"/>
        </w:tabs>
        <w:spacing w:before="5" w:line="204" w:lineRule="auto"/>
        <w:ind w:left="119" w:right="16" w:firstLine="408"/>
        <w:rPr>
          <w:rFonts w:ascii="Noto Sans TC" w:eastAsia="Noto Sans TC"/>
          <w:sz w:val="20"/>
        </w:rPr>
      </w:pPr>
      <w:r>
        <w:rPr>
          <w:color w:val="231F20"/>
          <w:spacing w:val="1"/>
          <w:w w:val="102"/>
          <w:sz w:val="20"/>
        </w:rPr>
        <w:t>若地方教會之座堂牧師係按立之牧師，其地方傳道人之續</w:t>
      </w:r>
      <w:r>
        <w:rPr>
          <w:color w:val="231F20"/>
          <w:w w:val="102"/>
          <w:sz w:val="20"/>
        </w:rPr>
        <w:t>發執照，應由該座堂牧師推薦，由教會委員會發給。若在沒有按立牧</w:t>
      </w:r>
      <w:r>
        <w:rPr>
          <w:color w:val="231F20"/>
          <w:spacing w:val="-13"/>
          <w:w w:val="102"/>
          <w:sz w:val="20"/>
        </w:rPr>
        <w:t>師做座堂牧師的地方教會中，則由座堂負責傳道推薦，經地區監督核准，</w:t>
      </w:r>
      <w:r>
        <w:rPr>
          <w:color w:val="231F20"/>
          <w:spacing w:val="-8"/>
          <w:w w:val="102"/>
          <w:sz w:val="20"/>
        </w:rPr>
        <w:t>始得由地方教會委員會發給。</w:t>
      </w:r>
      <w:r>
        <w:rPr>
          <w:rFonts w:ascii="Noto Sans TC" w:eastAsia="Noto Sans TC"/>
          <w:color w:val="231F20"/>
          <w:w w:val="102"/>
          <w:sz w:val="20"/>
        </w:rPr>
        <w:t>（139.12，211.12）</w:t>
      </w:r>
    </w:p>
    <w:p w14:paraId="0B55BD55" w14:textId="77777777" w:rsidR="003345E9" w:rsidRDefault="007169A0">
      <w:pPr>
        <w:pStyle w:val="a5"/>
        <w:numPr>
          <w:ilvl w:val="1"/>
          <w:numId w:val="15"/>
        </w:numPr>
        <w:tabs>
          <w:tab w:val="left" w:pos="1192"/>
        </w:tabs>
        <w:spacing w:before="2" w:line="206" w:lineRule="auto"/>
        <w:ind w:right="113" w:firstLine="407"/>
        <w:jc w:val="both"/>
        <w:rPr>
          <w:sz w:val="20"/>
        </w:rPr>
      </w:pPr>
      <w:r>
        <w:rPr>
          <w:color w:val="231F20"/>
          <w:spacing w:val="2"/>
          <w:w w:val="102"/>
          <w:sz w:val="20"/>
        </w:rPr>
        <w:t>地方傳道人在地區教牧進修委</w:t>
      </w:r>
      <w:r>
        <w:rPr>
          <w:rFonts w:ascii="Noto Serif SC" w:eastAsia="Noto Serif SC"/>
          <w:color w:val="231F20"/>
          <w:spacing w:val="3"/>
          <w:w w:val="102"/>
          <w:sz w:val="20"/>
        </w:rPr>
        <w:t>员</w:t>
      </w:r>
      <w:r>
        <w:rPr>
          <w:color w:val="231F20"/>
          <w:spacing w:val="1"/>
          <w:w w:val="102"/>
          <w:sz w:val="20"/>
        </w:rPr>
        <w:t>会之指導下，應繼續接受</w:t>
      </w:r>
      <w:r>
        <w:rPr>
          <w:color w:val="231F20"/>
          <w:spacing w:val="3"/>
          <w:w w:val="102"/>
          <w:sz w:val="20"/>
        </w:rPr>
        <w:t>已認證之按牧進修課程。若地方傳道人兩年內尚未完成至少兩門已認</w:t>
      </w:r>
      <w:r>
        <w:rPr>
          <w:color w:val="231F20"/>
          <w:w w:val="102"/>
          <w:sz w:val="20"/>
        </w:rPr>
        <w:t>證之按牧進修課程，未經地區監督之核准，不得續發地方傳道執照。</w:t>
      </w:r>
    </w:p>
    <w:p w14:paraId="734D1CE0" w14:textId="77777777" w:rsidR="003345E9" w:rsidRDefault="007169A0">
      <w:pPr>
        <w:pStyle w:val="a5"/>
        <w:numPr>
          <w:ilvl w:val="1"/>
          <w:numId w:val="15"/>
        </w:numPr>
        <w:tabs>
          <w:tab w:val="left" w:pos="1193"/>
        </w:tabs>
        <w:spacing w:line="204" w:lineRule="auto"/>
        <w:ind w:right="91" w:firstLine="408"/>
        <w:jc w:val="both"/>
        <w:rPr>
          <w:rFonts w:ascii="Noto Sans TC" w:eastAsia="Noto Sans TC"/>
          <w:sz w:val="20"/>
        </w:rPr>
      </w:pPr>
      <w:r>
        <w:rPr>
          <w:color w:val="231F20"/>
          <w:spacing w:val="1"/>
          <w:w w:val="102"/>
          <w:sz w:val="20"/>
        </w:rPr>
        <w:t>地方傳道人在其領證屆滿一年，且已修畢第一年之傳道人進修課程，可由教會委員向地區年議會推薦，核發地區傳道執照。但</w:t>
      </w:r>
      <w:r>
        <w:rPr>
          <w:color w:val="231F20"/>
          <w:spacing w:val="-6"/>
          <w:w w:val="102"/>
          <w:sz w:val="20"/>
        </w:rPr>
        <w:t>他若未獲得核准，仍應繼續持有原來之身份。</w:t>
      </w:r>
      <w:r>
        <w:rPr>
          <w:rFonts w:ascii="Noto Sans TC" w:eastAsia="Noto Sans TC"/>
          <w:color w:val="231F20"/>
          <w:spacing w:val="-1"/>
          <w:w w:val="102"/>
          <w:sz w:val="20"/>
        </w:rPr>
        <w:t>（139.12，521，524.1）</w:t>
      </w:r>
    </w:p>
    <w:p w14:paraId="7059A3A6" w14:textId="77777777" w:rsidR="003345E9" w:rsidRDefault="007169A0">
      <w:pPr>
        <w:pStyle w:val="a5"/>
        <w:numPr>
          <w:ilvl w:val="1"/>
          <w:numId w:val="15"/>
        </w:numPr>
        <w:tabs>
          <w:tab w:val="left" w:pos="1192"/>
        </w:tabs>
        <w:spacing w:line="204" w:lineRule="auto"/>
        <w:ind w:right="113" w:firstLine="407"/>
        <w:jc w:val="both"/>
        <w:rPr>
          <w:rFonts w:ascii="Noto Sans TC" w:eastAsia="Noto Sans TC"/>
          <w:sz w:val="20"/>
        </w:rPr>
      </w:pPr>
      <w:r>
        <w:rPr>
          <w:color w:val="231F20"/>
          <w:spacing w:val="1"/>
          <w:w w:val="102"/>
          <w:sz w:val="20"/>
        </w:rPr>
        <w:t>凡被指派為地方教會之委任代理牧者之信徒傳道，需經地</w:t>
      </w:r>
      <w:r>
        <w:rPr>
          <w:color w:val="231F20"/>
          <w:spacing w:val="3"/>
          <w:w w:val="102"/>
          <w:sz w:val="20"/>
        </w:rPr>
        <w:t>區教牧資格審查委員會或地區教牧事工委員會之核准，方可在地區年</w:t>
      </w:r>
      <w:r>
        <w:rPr>
          <w:color w:val="231F20"/>
          <w:spacing w:val="-20"/>
          <w:w w:val="102"/>
          <w:sz w:val="20"/>
        </w:rPr>
        <w:t>議會後繼續擔任該職，。</w:t>
      </w:r>
      <w:r>
        <w:rPr>
          <w:rFonts w:ascii="Noto Sans TC" w:eastAsia="Noto Sans TC"/>
          <w:color w:val="231F20"/>
          <w:w w:val="102"/>
          <w:sz w:val="20"/>
        </w:rPr>
        <w:t>（212，231.5，516）</w:t>
      </w:r>
    </w:p>
    <w:p w14:paraId="39E81543" w14:textId="77777777" w:rsidR="003345E9" w:rsidRDefault="007169A0">
      <w:pPr>
        <w:pStyle w:val="a5"/>
        <w:numPr>
          <w:ilvl w:val="1"/>
          <w:numId w:val="15"/>
        </w:numPr>
        <w:tabs>
          <w:tab w:val="left" w:pos="1199"/>
        </w:tabs>
        <w:spacing w:line="312" w:lineRule="exact"/>
        <w:ind w:left="1199" w:hanging="671"/>
        <w:jc w:val="both"/>
        <w:rPr>
          <w:sz w:val="20"/>
        </w:rPr>
      </w:pPr>
      <w:r>
        <w:rPr>
          <w:color w:val="231F20"/>
          <w:spacing w:val="22"/>
          <w:sz w:val="20"/>
        </w:rPr>
        <w:t>地方傳道人不具資格主持洗禮和聖餐， 也不得證婚。</w:t>
      </w:r>
    </w:p>
    <w:p w14:paraId="17846BDB" w14:textId="77777777" w:rsidR="003345E9" w:rsidRDefault="007169A0">
      <w:pPr>
        <w:pStyle w:val="a3"/>
        <w:spacing w:line="348" w:lineRule="exact"/>
        <w:ind w:left="18"/>
        <w:rPr>
          <w:rFonts w:ascii="Noto Sans TC" w:eastAsia="Noto Sans TC"/>
        </w:rPr>
      </w:pPr>
      <w:r>
        <w:rPr>
          <w:rFonts w:ascii="Noto Sans TC" w:eastAsia="Noto Sans TC"/>
          <w:color w:val="231F20"/>
          <w:spacing w:val="-2"/>
        </w:rPr>
        <w:t>（524.7）</w:t>
      </w:r>
    </w:p>
    <w:p w14:paraId="4E2A7318" w14:textId="77777777" w:rsidR="003345E9" w:rsidRDefault="007169A0">
      <w:pPr>
        <w:pStyle w:val="2"/>
        <w:spacing w:before="43"/>
        <w:ind w:left="528"/>
        <w:rPr>
          <w:rFonts w:ascii="Noto Serif TC ExtraBold" w:eastAsia="Noto Serif TC ExtraBold"/>
        </w:rPr>
      </w:pPr>
      <w:r>
        <w:rPr>
          <w:rFonts w:ascii="Noto Serif TC ExtraBold" w:eastAsia="Noto Serif TC ExtraBold"/>
          <w:color w:val="231F20"/>
          <w:spacing w:val="-2"/>
        </w:rPr>
        <w:t>二、地區傳道</w:t>
      </w:r>
    </w:p>
    <w:p w14:paraId="4D8E44F2" w14:textId="77777777" w:rsidR="003345E9" w:rsidRDefault="007169A0">
      <w:pPr>
        <w:pStyle w:val="a5"/>
        <w:numPr>
          <w:ilvl w:val="0"/>
          <w:numId w:val="15"/>
        </w:numPr>
        <w:tabs>
          <w:tab w:val="left" w:pos="1006"/>
        </w:tabs>
        <w:spacing w:before="47" w:line="206" w:lineRule="auto"/>
        <w:ind w:left="120" w:right="112" w:firstLine="408"/>
        <w:jc w:val="both"/>
        <w:rPr>
          <w:rFonts w:ascii="Noto Sans TC" w:eastAsia="Noto Sans TC"/>
          <w:sz w:val="20"/>
        </w:rPr>
      </w:pPr>
      <w:r>
        <w:rPr>
          <w:color w:val="231F20"/>
          <w:w w:val="102"/>
          <w:sz w:val="20"/>
        </w:rPr>
        <w:t>一個領有地區執照的傳道，藉著執照的獲得，表明其傳道之</w:t>
      </w:r>
      <w:r>
        <w:rPr>
          <w:color w:val="231F20"/>
          <w:spacing w:val="2"/>
          <w:w w:val="102"/>
          <w:sz w:val="20"/>
        </w:rPr>
        <w:t>呼召及恩賜已正式被地區年議會所承認，並授予他服事的權柄，且指</w:t>
      </w:r>
      <w:r>
        <w:rPr>
          <w:color w:val="231F20"/>
          <w:w w:val="102"/>
          <w:sz w:val="20"/>
        </w:rPr>
        <w:t>派他更廣濶的服事範圍，擔負比地方傳道人更重的權利和職責，在一般的情況下正預備邁向為按立之牧師或助牧。地區傳道執照應包含一個宣告，顯示該傳道人是否正在預備按立為牧師或助牧，或是取得地</w:t>
      </w:r>
      <w:r>
        <w:rPr>
          <w:color w:val="231F20"/>
          <w:spacing w:val="-10"/>
          <w:w w:val="102"/>
          <w:sz w:val="20"/>
        </w:rPr>
        <w:t>區執照但並未尋求按立。</w:t>
      </w:r>
      <w:r>
        <w:rPr>
          <w:rFonts w:ascii="Noto Sans TC" w:eastAsia="Noto Sans TC"/>
          <w:color w:val="231F20"/>
          <w:w w:val="102"/>
          <w:sz w:val="20"/>
        </w:rPr>
        <w:t>（524.7）</w:t>
      </w:r>
    </w:p>
    <w:p w14:paraId="65F7E0F6" w14:textId="77777777" w:rsidR="003345E9" w:rsidRDefault="007169A0">
      <w:pPr>
        <w:pStyle w:val="a5"/>
        <w:numPr>
          <w:ilvl w:val="1"/>
          <w:numId w:val="15"/>
        </w:numPr>
        <w:tabs>
          <w:tab w:val="left" w:pos="1193"/>
        </w:tabs>
        <w:spacing w:line="204" w:lineRule="auto"/>
        <w:ind w:right="118" w:firstLine="408"/>
        <w:jc w:val="both"/>
        <w:rPr>
          <w:sz w:val="20"/>
        </w:rPr>
      </w:pPr>
      <w:r>
        <w:rPr>
          <w:color w:val="231F20"/>
          <w:spacing w:val="-1"/>
          <w:w w:val="102"/>
          <w:sz w:val="20"/>
        </w:rPr>
        <w:t>宣聖會之會友，若清楚神的呼召，並合乎下列之規定，可</w:t>
      </w:r>
      <w:r>
        <w:rPr>
          <w:color w:val="231F20"/>
          <w:w w:val="102"/>
          <w:sz w:val="20"/>
        </w:rPr>
        <w:t>由地區年議會發給傳道執照：他們</w:t>
      </w:r>
    </w:p>
    <w:p w14:paraId="717E3087" w14:textId="77777777" w:rsidR="003345E9" w:rsidRDefault="007169A0">
      <w:pPr>
        <w:pStyle w:val="a3"/>
        <w:spacing w:line="339" w:lineRule="exact"/>
        <w:ind w:left="612"/>
        <w:jc w:val="both"/>
      </w:pPr>
      <w:r>
        <w:rPr>
          <w:b/>
          <w:color w:val="231F20"/>
          <w:spacing w:val="53"/>
        </w:rPr>
        <w:t xml:space="preserve">➀  </w:t>
      </w:r>
      <w:r>
        <w:rPr>
          <w:color w:val="231F20"/>
          <w:spacing w:val="-1"/>
        </w:rPr>
        <w:t>已持有地方傳道執照屆滿一年；</w:t>
      </w:r>
    </w:p>
    <w:p w14:paraId="1118B237" w14:textId="77777777" w:rsidR="003345E9" w:rsidRDefault="003345E9">
      <w:pPr>
        <w:pStyle w:val="a3"/>
        <w:spacing w:line="339" w:lineRule="exact"/>
        <w:jc w:val="both"/>
        <w:sectPr w:rsidR="003345E9">
          <w:pgSz w:w="8640" w:h="12960"/>
          <w:pgMar w:top="480" w:right="1080" w:bottom="1180" w:left="1080" w:header="0" w:footer="997" w:gutter="0"/>
          <w:cols w:space="720"/>
        </w:sectPr>
      </w:pPr>
    </w:p>
    <w:p w14:paraId="7B79B587" w14:textId="77777777" w:rsidR="003345E9" w:rsidRDefault="007169A0">
      <w:pPr>
        <w:pStyle w:val="a3"/>
        <w:spacing w:before="50"/>
        <w:ind w:left="0"/>
        <w:jc w:val="center"/>
      </w:pPr>
      <w:r>
        <w:rPr>
          <w:color w:val="231F20"/>
          <w:spacing w:val="-2"/>
        </w:rPr>
        <w:lastRenderedPageBreak/>
        <w:t>傳道與基督教事奉</w:t>
      </w:r>
    </w:p>
    <w:p w14:paraId="0735FC2D" w14:textId="77777777" w:rsidR="003345E9" w:rsidRDefault="007169A0">
      <w:pPr>
        <w:pStyle w:val="a3"/>
        <w:spacing w:before="240" w:line="206" w:lineRule="auto"/>
        <w:ind w:left="1020" w:right="110" w:hanging="408"/>
        <w:jc w:val="both"/>
      </w:pPr>
      <w:r>
        <w:rPr>
          <w:b/>
          <w:color w:val="231F20"/>
          <w:w w:val="102"/>
        </w:rPr>
        <w:t>➁</w:t>
      </w:r>
      <w:r>
        <w:rPr>
          <w:b/>
          <w:color w:val="231F20"/>
          <w:spacing w:val="1"/>
        </w:rPr>
        <w:t xml:space="preserve">    </w:t>
      </w:r>
      <w:r>
        <w:rPr>
          <w:color w:val="231F20"/>
          <w:w w:val="102"/>
        </w:rPr>
        <w:t>已修畢四分之一的已認證之按牧進修課程，藉著完成相關課</w:t>
      </w:r>
      <w:r>
        <w:rPr>
          <w:color w:val="231F20"/>
          <w:spacing w:val="-6"/>
          <w:w w:val="102"/>
        </w:rPr>
        <w:t>程，能證明對「教會手冊」、宣聖會歷史和聖潔教義有足夠</w:t>
      </w:r>
      <w:r>
        <w:rPr>
          <w:color w:val="231F20"/>
          <w:w w:val="102"/>
        </w:rPr>
        <w:t>的接納、了解和實踐，</w:t>
      </w:r>
    </w:p>
    <w:p w14:paraId="3D17EED7" w14:textId="77777777" w:rsidR="003345E9" w:rsidRDefault="007169A0">
      <w:pPr>
        <w:pStyle w:val="a3"/>
        <w:spacing w:line="206" w:lineRule="auto"/>
        <w:ind w:left="1020" w:right="118" w:hanging="408"/>
        <w:jc w:val="both"/>
      </w:pPr>
      <w:r>
        <w:rPr>
          <w:b/>
          <w:color w:val="231F20"/>
        </w:rPr>
        <w:t>➂</w:t>
      </w:r>
      <w:r>
        <w:rPr>
          <w:b/>
          <w:color w:val="231F20"/>
          <w:spacing w:val="80"/>
          <w:w w:val="150"/>
        </w:rPr>
        <w:t xml:space="preserve"> </w:t>
      </w:r>
      <w:r>
        <w:rPr>
          <w:color w:val="231F20"/>
        </w:rPr>
        <w:t>獲得所屬地方教會委員會之推薦，並應謹慎地填寫地區傳道</w:t>
      </w:r>
      <w:r>
        <w:rPr>
          <w:color w:val="231F20"/>
          <w:spacing w:val="-2"/>
        </w:rPr>
        <w:t>執照申請書，隨同推薦書一併送審；</w:t>
      </w:r>
    </w:p>
    <w:p w14:paraId="5A327330" w14:textId="77777777" w:rsidR="003345E9" w:rsidRDefault="007169A0">
      <w:pPr>
        <w:pStyle w:val="a3"/>
        <w:spacing w:line="308" w:lineRule="exact"/>
        <w:ind w:left="612"/>
        <w:jc w:val="both"/>
      </w:pPr>
      <w:r>
        <w:rPr>
          <w:b/>
          <w:color w:val="231F20"/>
          <w:spacing w:val="51"/>
        </w:rPr>
        <w:t xml:space="preserve">➃  </w:t>
      </w:r>
      <w:r>
        <w:rPr>
          <w:color w:val="231F20"/>
          <w:spacing w:val="-1"/>
        </w:rPr>
        <w:t>有明顯的恩典、恩賜和才幹；</w:t>
      </w:r>
    </w:p>
    <w:p w14:paraId="5C79E468" w14:textId="77777777" w:rsidR="003345E9" w:rsidRDefault="007169A0">
      <w:pPr>
        <w:pStyle w:val="a3"/>
        <w:spacing w:before="6" w:line="206" w:lineRule="auto"/>
        <w:ind w:left="1020" w:right="118" w:hanging="408"/>
        <w:jc w:val="both"/>
      </w:pPr>
      <w:r>
        <w:rPr>
          <w:b/>
          <w:color w:val="231F20"/>
        </w:rPr>
        <w:t>➄</w:t>
      </w:r>
      <w:r>
        <w:rPr>
          <w:b/>
          <w:color w:val="231F20"/>
          <w:spacing w:val="80"/>
          <w:w w:val="150"/>
        </w:rPr>
        <w:t xml:space="preserve"> </w:t>
      </w:r>
      <w:r>
        <w:rPr>
          <w:color w:val="231F20"/>
        </w:rPr>
        <w:t>在其所屬地區之地區年議會指導下，已審慎地考核過該員之</w:t>
      </w:r>
      <w:r>
        <w:rPr>
          <w:color w:val="231F20"/>
          <w:spacing w:val="-2"/>
        </w:rPr>
        <w:t>靈性、智慧和其他工作的適合性包括在地區指導委員會認定必需之背景調查；</w:t>
      </w:r>
    </w:p>
    <w:p w14:paraId="4B3C602B" w14:textId="77777777" w:rsidR="003345E9" w:rsidRDefault="007169A0">
      <w:pPr>
        <w:pStyle w:val="a3"/>
        <w:spacing w:line="206" w:lineRule="auto"/>
        <w:ind w:left="1020" w:right="116" w:hanging="408"/>
        <w:jc w:val="both"/>
      </w:pPr>
      <w:r>
        <w:rPr>
          <w:b/>
          <w:color w:val="231F20"/>
        </w:rPr>
        <w:t>➅</w:t>
      </w:r>
      <w:r>
        <w:rPr>
          <w:b/>
          <w:color w:val="231F20"/>
          <w:spacing w:val="80"/>
          <w:w w:val="150"/>
        </w:rPr>
        <w:t xml:space="preserve"> </w:t>
      </w:r>
      <w:r>
        <w:rPr>
          <w:color w:val="231F20"/>
        </w:rPr>
        <w:t>承諾願意立即研修為獲得傳道執照和按立牧師候選人必須進</w:t>
      </w:r>
      <w:r>
        <w:rPr>
          <w:color w:val="231F20"/>
          <w:spacing w:val="-2"/>
        </w:rPr>
        <w:t>修的已認證之按牧進修課程；</w:t>
      </w:r>
    </w:p>
    <w:p w14:paraId="66422B29" w14:textId="77777777" w:rsidR="003345E9" w:rsidRDefault="007169A0">
      <w:pPr>
        <w:pStyle w:val="a3"/>
        <w:spacing w:line="206" w:lineRule="auto"/>
        <w:ind w:left="1020" w:right="118" w:hanging="408"/>
        <w:jc w:val="both"/>
      </w:pPr>
      <w:r>
        <w:rPr>
          <w:b/>
          <w:color w:val="231F20"/>
        </w:rPr>
        <w:t>➆</w:t>
      </w:r>
      <w:r>
        <w:rPr>
          <w:b/>
          <w:color w:val="231F20"/>
          <w:spacing w:val="80"/>
          <w:w w:val="150"/>
        </w:rPr>
        <w:t xml:space="preserve"> </w:t>
      </w:r>
      <w:r>
        <w:rPr>
          <w:color w:val="231F20"/>
        </w:rPr>
        <w:t>曾受任何地區年議會指出其不合資格之情事，但經原指控之</w:t>
      </w:r>
      <w:r>
        <w:rPr>
          <w:color w:val="231F20"/>
          <w:spacing w:val="-2"/>
        </w:rPr>
        <w:t>地區監督和地區指導委員會之書面澄清，且進一步證明他們的婚姻並無不合申請執照或按立之資格；</w:t>
      </w:r>
    </w:p>
    <w:p w14:paraId="137EA00F" w14:textId="77777777" w:rsidR="003345E9" w:rsidRDefault="007169A0">
      <w:pPr>
        <w:pStyle w:val="a3"/>
        <w:spacing w:line="206" w:lineRule="auto"/>
        <w:ind w:left="1020" w:right="118" w:hanging="408"/>
        <w:jc w:val="both"/>
      </w:pPr>
      <w:r>
        <w:rPr>
          <w:b/>
          <w:color w:val="231F20"/>
        </w:rPr>
        <w:t>➇</w:t>
      </w:r>
      <w:r>
        <w:rPr>
          <w:b/>
          <w:color w:val="231F20"/>
          <w:spacing w:val="80"/>
          <w:w w:val="150"/>
        </w:rPr>
        <w:t xml:space="preserve"> </w:t>
      </w:r>
      <w:r>
        <w:rPr>
          <w:color w:val="231F20"/>
        </w:rPr>
        <w:t>若該候選人曾離過婚，應由地區教牧資格審查委員會或地區</w:t>
      </w:r>
      <w:r>
        <w:rPr>
          <w:color w:val="231F20"/>
          <w:spacing w:val="-2"/>
        </w:rPr>
        <w:t>教牧事工委員會提出推薦，並隨同有關之證明文件一併送呈總監督會，除去這項障礙，方可發予執照或准予按立。</w:t>
      </w:r>
    </w:p>
    <w:p w14:paraId="7BCF22F5" w14:textId="77777777" w:rsidR="003345E9" w:rsidRDefault="007169A0">
      <w:pPr>
        <w:pStyle w:val="a3"/>
        <w:spacing w:line="206" w:lineRule="auto"/>
        <w:ind w:right="111" w:firstLine="408"/>
        <w:jc w:val="both"/>
      </w:pPr>
      <w:r>
        <w:rPr>
          <w:color w:val="231F20"/>
          <w:spacing w:val="3"/>
          <w:w w:val="102"/>
        </w:rPr>
        <w:t>傳道人必須修畢認已認證之按牧進修課程的四分之一學分。若該</w:t>
      </w:r>
      <w:r>
        <w:rPr>
          <w:color w:val="231F20"/>
          <w:spacing w:val="1"/>
          <w:w w:val="102"/>
        </w:rPr>
        <w:t>候選人不具備上述之條件，但他正牧養一間已組織教會，並已在一教</w:t>
      </w:r>
      <w:r>
        <w:rPr>
          <w:color w:val="231F20"/>
          <w:w w:val="102"/>
        </w:rPr>
        <w:t>育系統註冊進修被認可之課程，並遵照「教會手冊」之規定每年完成必須之學分，得經地區監督之核准，由地區教牧資格審查委員會或地區教牧事工委員會例外發給執照。</w:t>
      </w:r>
    </w:p>
    <w:p w14:paraId="547D0418" w14:textId="77777777" w:rsidR="003345E9" w:rsidRDefault="007169A0">
      <w:pPr>
        <w:pStyle w:val="a3"/>
        <w:spacing w:line="204" w:lineRule="auto"/>
        <w:ind w:right="111" w:firstLine="408"/>
        <w:jc w:val="both"/>
      </w:pPr>
      <w:r>
        <w:rPr>
          <w:color w:val="231F20"/>
          <w:spacing w:val="3"/>
          <w:w w:val="102"/>
        </w:rPr>
        <w:t>若背景資料調查顯示該員在信主前有犯罪記錄，這本身不應被理</w:t>
      </w:r>
      <w:r>
        <w:rPr>
          <w:color w:val="231F20"/>
          <w:spacing w:val="2"/>
          <w:w w:val="102"/>
        </w:rPr>
        <w:t>解為地區教牧資格審查委員會或地區教牧事工委員會自動取消傳道執</w:t>
      </w:r>
      <w:r>
        <w:rPr>
          <w:color w:val="231F20"/>
          <w:w w:val="102"/>
        </w:rPr>
        <w:t>照申請，除非在</w:t>
      </w:r>
      <w:r>
        <w:rPr>
          <w:color w:val="231F20"/>
          <w:spacing w:val="1"/>
        </w:rPr>
        <w:t xml:space="preserve"> </w:t>
      </w:r>
      <w:r>
        <w:rPr>
          <w:rFonts w:ascii="Noto Sans TC" w:eastAsia="Noto Sans TC"/>
          <w:color w:val="231F20"/>
          <w:w w:val="102"/>
        </w:rPr>
        <w:t>532.9</w:t>
      </w:r>
      <w:r>
        <w:rPr>
          <w:rFonts w:ascii="Noto Sans TC" w:eastAsia="Noto Sans TC"/>
          <w:color w:val="231F20"/>
          <w:spacing w:val="6"/>
        </w:rPr>
        <w:t xml:space="preserve"> </w:t>
      </w:r>
      <w:r>
        <w:rPr>
          <w:color w:val="231F20"/>
          <w:spacing w:val="-26"/>
          <w:w w:val="102"/>
        </w:rPr>
        <w:t>條規管。</w:t>
      </w:r>
      <w:r>
        <w:rPr>
          <w:rFonts w:ascii="Noto Sans TC" w:eastAsia="Noto Sans TC"/>
          <w:color w:val="231F20"/>
          <w:w w:val="102"/>
        </w:rPr>
        <w:t>（139.14，207.4，523.5）</w:t>
      </w:r>
      <w:r>
        <w:rPr>
          <w:color w:val="231F20"/>
          <w:w w:val="102"/>
        </w:rPr>
        <w:t>步</w:t>
      </w:r>
    </w:p>
    <w:p w14:paraId="5B12E68E" w14:textId="77777777" w:rsidR="003345E9" w:rsidRDefault="007169A0">
      <w:pPr>
        <w:pStyle w:val="a5"/>
        <w:numPr>
          <w:ilvl w:val="1"/>
          <w:numId w:val="15"/>
        </w:numPr>
        <w:tabs>
          <w:tab w:val="left" w:pos="1193"/>
        </w:tabs>
        <w:spacing w:line="206" w:lineRule="auto"/>
        <w:ind w:right="15" w:firstLine="408"/>
        <w:rPr>
          <w:sz w:val="20"/>
        </w:rPr>
      </w:pPr>
      <w:r>
        <w:rPr>
          <w:color w:val="231F20"/>
          <w:spacing w:val="1"/>
          <w:w w:val="102"/>
          <w:sz w:val="20"/>
        </w:rPr>
        <w:t>持有其他教派之傳道執照者，若欲加入宣聖會，應檢附前</w:t>
      </w:r>
      <w:r>
        <w:rPr>
          <w:color w:val="231F20"/>
          <w:spacing w:val="-14"/>
          <w:w w:val="102"/>
          <w:sz w:val="20"/>
        </w:rPr>
        <w:t>所屬教派所發給之證件，經地區年議會審核通過，且須具備下列之條件，</w:t>
      </w:r>
      <w:r>
        <w:rPr>
          <w:color w:val="231F20"/>
          <w:w w:val="102"/>
          <w:sz w:val="20"/>
        </w:rPr>
        <w:t>方可發給本會之傳道執照：</w:t>
      </w:r>
    </w:p>
    <w:p w14:paraId="7F23CD9E" w14:textId="77777777" w:rsidR="003345E9" w:rsidRDefault="007169A0">
      <w:pPr>
        <w:pStyle w:val="a3"/>
        <w:spacing w:line="206" w:lineRule="auto"/>
        <w:ind w:left="1020" w:right="110" w:hanging="408"/>
        <w:jc w:val="both"/>
      </w:pPr>
      <w:r>
        <w:rPr>
          <w:b/>
          <w:color w:val="231F20"/>
          <w:w w:val="102"/>
        </w:rPr>
        <w:t>➀</w:t>
      </w:r>
      <w:r>
        <w:rPr>
          <w:b/>
          <w:color w:val="231F20"/>
          <w:spacing w:val="1"/>
        </w:rPr>
        <w:t xml:space="preserve">    </w:t>
      </w:r>
      <w:r>
        <w:rPr>
          <w:color w:val="231F20"/>
          <w:w w:val="102"/>
        </w:rPr>
        <w:t>已修畢四分之一的已認證之按牧進修課程，藉著完成相關課</w:t>
      </w:r>
      <w:r>
        <w:rPr>
          <w:color w:val="231F20"/>
          <w:spacing w:val="-6"/>
          <w:w w:val="102"/>
        </w:rPr>
        <w:t>程，能證明對「教會手冊」、宣聖會歷史和聖潔教義有足夠</w:t>
      </w:r>
      <w:r>
        <w:rPr>
          <w:color w:val="231F20"/>
          <w:w w:val="102"/>
        </w:rPr>
        <w:t>的接納、了解和實踐。</w:t>
      </w:r>
    </w:p>
    <w:p w14:paraId="1B942627" w14:textId="77777777" w:rsidR="003345E9" w:rsidRDefault="007169A0">
      <w:pPr>
        <w:pStyle w:val="a3"/>
        <w:spacing w:line="334" w:lineRule="exact"/>
        <w:ind w:left="612"/>
        <w:jc w:val="both"/>
      </w:pPr>
      <w:r>
        <w:rPr>
          <w:b/>
          <w:color w:val="231F20"/>
          <w:spacing w:val="45"/>
        </w:rPr>
        <w:t xml:space="preserve">➁   </w:t>
      </w:r>
      <w:r>
        <w:rPr>
          <w:color w:val="231F20"/>
          <w:spacing w:val="-1"/>
        </w:rPr>
        <w:t>已取得本會地方教會會友之資格，並經該地方教會委員會之</w:t>
      </w:r>
    </w:p>
    <w:p w14:paraId="1D887478" w14:textId="77777777" w:rsidR="003345E9" w:rsidRDefault="003345E9">
      <w:pPr>
        <w:pStyle w:val="a3"/>
        <w:spacing w:line="334" w:lineRule="exact"/>
        <w:jc w:val="both"/>
        <w:sectPr w:rsidR="003345E9">
          <w:pgSz w:w="8640" w:h="12960"/>
          <w:pgMar w:top="480" w:right="1080" w:bottom="1180" w:left="1080" w:header="0" w:footer="997" w:gutter="0"/>
          <w:cols w:space="720"/>
        </w:sectPr>
      </w:pPr>
    </w:p>
    <w:p w14:paraId="16E8F25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1A4D549" w14:textId="77777777" w:rsidR="003345E9" w:rsidRDefault="007169A0">
      <w:pPr>
        <w:pStyle w:val="a3"/>
        <w:spacing w:before="201" w:line="344" w:lineRule="exact"/>
        <w:ind w:left="1020"/>
      </w:pPr>
      <w:r>
        <w:rPr>
          <w:color w:val="231F20"/>
          <w:spacing w:val="-4"/>
        </w:rPr>
        <w:t>推薦；</w:t>
      </w:r>
    </w:p>
    <w:p w14:paraId="2B970C6A" w14:textId="77777777" w:rsidR="003345E9" w:rsidRDefault="007169A0">
      <w:pPr>
        <w:pStyle w:val="a3"/>
        <w:spacing w:line="323" w:lineRule="exact"/>
        <w:ind w:left="612"/>
        <w:jc w:val="both"/>
      </w:pPr>
      <w:r>
        <w:rPr>
          <w:b/>
          <w:color w:val="231F20"/>
          <w:spacing w:val="51"/>
        </w:rPr>
        <w:t xml:space="preserve">➂  </w:t>
      </w:r>
      <w:r>
        <w:rPr>
          <w:color w:val="231F20"/>
          <w:spacing w:val="-1"/>
        </w:rPr>
        <w:t>有明顯的恩典、恩賜和才幹；</w:t>
      </w:r>
    </w:p>
    <w:p w14:paraId="5CC40F81" w14:textId="77777777" w:rsidR="003345E9" w:rsidRDefault="007169A0">
      <w:pPr>
        <w:pStyle w:val="a3"/>
        <w:spacing w:before="9" w:line="206" w:lineRule="auto"/>
        <w:ind w:left="1020" w:right="118" w:hanging="408"/>
        <w:jc w:val="both"/>
      </w:pPr>
      <w:r>
        <w:rPr>
          <w:b/>
          <w:color w:val="231F20"/>
        </w:rPr>
        <w:t>➃</w:t>
      </w:r>
      <w:r>
        <w:rPr>
          <w:b/>
          <w:color w:val="231F20"/>
          <w:spacing w:val="80"/>
          <w:w w:val="150"/>
        </w:rPr>
        <w:t xml:space="preserve"> </w:t>
      </w:r>
      <w:r>
        <w:rPr>
          <w:color w:val="231F20"/>
        </w:rPr>
        <w:t>在其所屬地區之地區年議會指導下，已審慎地考核過該員之</w:t>
      </w:r>
      <w:r>
        <w:rPr>
          <w:color w:val="231F20"/>
          <w:spacing w:val="-2"/>
        </w:rPr>
        <w:t>靈性、智慧和其他工作的適合性；</w:t>
      </w:r>
    </w:p>
    <w:p w14:paraId="6893BAC3" w14:textId="77777777" w:rsidR="003345E9" w:rsidRDefault="007169A0">
      <w:pPr>
        <w:pStyle w:val="a3"/>
        <w:spacing w:line="206" w:lineRule="auto"/>
        <w:ind w:left="1020" w:right="116" w:hanging="408"/>
        <w:jc w:val="both"/>
      </w:pPr>
      <w:r>
        <w:rPr>
          <w:b/>
          <w:color w:val="231F20"/>
        </w:rPr>
        <w:t>➄</w:t>
      </w:r>
      <w:r>
        <w:rPr>
          <w:b/>
          <w:color w:val="231F20"/>
          <w:spacing w:val="80"/>
          <w:w w:val="150"/>
        </w:rPr>
        <w:t xml:space="preserve"> </w:t>
      </w:r>
      <w:r>
        <w:rPr>
          <w:color w:val="231F20"/>
        </w:rPr>
        <w:t>承諾願立即研修為獲得傳道執照和按立牧師候選人的已認證</w:t>
      </w:r>
      <w:r>
        <w:rPr>
          <w:color w:val="231F20"/>
          <w:spacing w:val="-2"/>
        </w:rPr>
        <w:t>之按牧進修課程。</w:t>
      </w:r>
    </w:p>
    <w:p w14:paraId="0670CCC5" w14:textId="77777777" w:rsidR="003345E9" w:rsidRDefault="007169A0">
      <w:pPr>
        <w:pStyle w:val="a3"/>
        <w:spacing w:line="206" w:lineRule="auto"/>
        <w:ind w:left="1020" w:right="116" w:hanging="408"/>
        <w:jc w:val="both"/>
      </w:pPr>
      <w:r>
        <w:rPr>
          <w:b/>
          <w:color w:val="231F20"/>
        </w:rPr>
        <w:t>➅</w:t>
      </w:r>
      <w:r>
        <w:rPr>
          <w:b/>
          <w:color w:val="231F20"/>
          <w:spacing w:val="80"/>
          <w:w w:val="150"/>
        </w:rPr>
        <w:t xml:space="preserve"> </w:t>
      </w:r>
      <w:r>
        <w:rPr>
          <w:color w:val="231F20"/>
        </w:rPr>
        <w:t>若曾經被其他地區或相關單位取消資格之情事，這些情形已</w:t>
      </w:r>
      <w:r>
        <w:rPr>
          <w:color w:val="231F20"/>
          <w:spacing w:val="-2"/>
        </w:rPr>
        <w:t>經經由該地區之地區監督或相等權責的人和該地區之地區指導委員會或相等權責組織以書面撤銷上述資格取消之事，並且他們的婚姻關係不致讓他們失去地區執照資格。</w:t>
      </w:r>
    </w:p>
    <w:p w14:paraId="306C53B2" w14:textId="77777777" w:rsidR="003345E9" w:rsidRDefault="007169A0">
      <w:pPr>
        <w:pStyle w:val="a3"/>
        <w:spacing w:line="204" w:lineRule="auto"/>
        <w:ind w:left="1020" w:right="118" w:hanging="408"/>
        <w:jc w:val="both"/>
        <w:rPr>
          <w:rFonts w:ascii="Noto Sans TC" w:eastAsia="Noto Sans TC" w:hAnsi="Noto Sans TC"/>
        </w:rPr>
      </w:pPr>
      <w:r>
        <w:rPr>
          <w:b/>
          <w:color w:val="231F20"/>
        </w:rPr>
        <w:t>➆</w:t>
      </w:r>
      <w:r>
        <w:rPr>
          <w:b/>
          <w:color w:val="231F20"/>
          <w:spacing w:val="80"/>
          <w:w w:val="150"/>
        </w:rPr>
        <w:t xml:space="preserve"> </w:t>
      </w:r>
      <w:r>
        <w:rPr>
          <w:color w:val="231F20"/>
        </w:rPr>
        <w:t>若該員曾經離婚，地區教牧資格審查委員會或地區教牧事工</w:t>
      </w:r>
      <w:r>
        <w:rPr>
          <w:color w:val="231F20"/>
          <w:spacing w:val="-2"/>
        </w:rPr>
        <w:t>委員會之推薦書及相關支持文件將交與總監督會，這些文件</w:t>
      </w:r>
      <w:r>
        <w:rPr>
          <w:color w:val="231F20"/>
          <w:spacing w:val="-12"/>
        </w:rPr>
        <w:t>可去除獲除執照之障礙。</w:t>
      </w:r>
      <w:r>
        <w:rPr>
          <w:rFonts w:ascii="Noto Sans TC" w:eastAsia="Noto Sans TC" w:hAnsi="Noto Sans TC"/>
          <w:color w:val="231F20"/>
          <w:spacing w:val="-2"/>
        </w:rPr>
        <w:t>（524.1）</w:t>
      </w:r>
    </w:p>
    <w:p w14:paraId="46D39AFF" w14:textId="77777777" w:rsidR="003345E9" w:rsidRDefault="007169A0">
      <w:pPr>
        <w:pStyle w:val="a5"/>
        <w:numPr>
          <w:ilvl w:val="1"/>
          <w:numId w:val="15"/>
        </w:numPr>
        <w:tabs>
          <w:tab w:val="left" w:pos="1193"/>
        </w:tabs>
        <w:spacing w:line="206" w:lineRule="auto"/>
        <w:ind w:right="111" w:firstLine="408"/>
        <w:jc w:val="both"/>
        <w:rPr>
          <w:sz w:val="20"/>
        </w:rPr>
      </w:pPr>
      <w:r>
        <w:rPr>
          <w:color w:val="231F20"/>
          <w:spacing w:val="1"/>
          <w:w w:val="102"/>
          <w:sz w:val="20"/>
        </w:rPr>
        <w:t>地區傳道執照之有效期間自發給之日起，至下一屆地區年議會閉幕止。經地區年議會投票表決，並符合下列之規定，得續發其</w:t>
      </w:r>
      <w:r>
        <w:rPr>
          <w:color w:val="231F20"/>
          <w:w w:val="102"/>
          <w:sz w:val="20"/>
        </w:rPr>
        <w:t>執照：</w:t>
      </w:r>
    </w:p>
    <w:p w14:paraId="3EEDFF7B" w14:textId="77777777" w:rsidR="003345E9" w:rsidRDefault="007169A0">
      <w:pPr>
        <w:pStyle w:val="a3"/>
        <w:tabs>
          <w:tab w:val="left" w:pos="1019"/>
        </w:tabs>
        <w:spacing w:line="206" w:lineRule="auto"/>
        <w:ind w:left="1020" w:right="118" w:hanging="408"/>
      </w:pPr>
      <w:r>
        <w:rPr>
          <w:b/>
          <w:color w:val="231F20"/>
          <w:spacing w:val="-10"/>
        </w:rPr>
        <w:t>➀</w:t>
      </w:r>
      <w:r>
        <w:rPr>
          <w:b/>
          <w:color w:val="231F20"/>
        </w:rPr>
        <w:tab/>
      </w:r>
      <w:r>
        <w:rPr>
          <w:color w:val="231F20"/>
          <w:spacing w:val="-2"/>
        </w:rPr>
        <w:t>該候選人須填寫續發傳道人執照申請書，向地區年議會提出</w:t>
      </w:r>
      <w:r>
        <w:rPr>
          <w:color w:val="231F20"/>
          <w:spacing w:val="-4"/>
        </w:rPr>
        <w:t>申請；</w:t>
      </w:r>
    </w:p>
    <w:p w14:paraId="4B6ED92A" w14:textId="77777777" w:rsidR="003345E9" w:rsidRDefault="007169A0">
      <w:pPr>
        <w:pStyle w:val="a3"/>
        <w:tabs>
          <w:tab w:val="left" w:pos="1019"/>
        </w:tabs>
        <w:spacing w:line="206" w:lineRule="auto"/>
        <w:ind w:left="1020" w:right="16" w:hanging="408"/>
      </w:pPr>
      <w:r>
        <w:rPr>
          <w:b/>
          <w:color w:val="231F20"/>
          <w:w w:val="102"/>
        </w:rPr>
        <w:t>➁</w:t>
      </w:r>
      <w:r>
        <w:rPr>
          <w:b/>
          <w:color w:val="231F20"/>
        </w:rPr>
        <w:tab/>
      </w:r>
      <w:r>
        <w:rPr>
          <w:color w:val="231F20"/>
          <w:spacing w:val="3"/>
          <w:w w:val="102"/>
        </w:rPr>
        <w:t>該候選人必須至少已合格修畢兩門已認證之按牧進修課程，並且</w:t>
      </w:r>
    </w:p>
    <w:p w14:paraId="768E0509" w14:textId="77777777" w:rsidR="003345E9" w:rsidRDefault="007169A0">
      <w:pPr>
        <w:pStyle w:val="a3"/>
        <w:tabs>
          <w:tab w:val="left" w:pos="1019"/>
        </w:tabs>
        <w:spacing w:line="206" w:lineRule="auto"/>
        <w:ind w:left="1020" w:right="118" w:hanging="408"/>
      </w:pPr>
      <w:r>
        <w:rPr>
          <w:b/>
          <w:color w:val="231F20"/>
          <w:spacing w:val="-10"/>
        </w:rPr>
        <w:t>➂</w:t>
      </w:r>
      <w:r>
        <w:rPr>
          <w:b/>
          <w:color w:val="231F20"/>
        </w:rPr>
        <w:tab/>
      </w:r>
      <w:r>
        <w:rPr>
          <w:color w:val="231F20"/>
          <w:spacing w:val="-2"/>
        </w:rPr>
        <w:t>該候選人應取得其會籍所在地之地方教會委員會之推薦，並經座堂牧師之提名。</w:t>
      </w:r>
    </w:p>
    <w:p w14:paraId="41640FDF" w14:textId="77777777" w:rsidR="003345E9" w:rsidRDefault="007169A0">
      <w:pPr>
        <w:pStyle w:val="a3"/>
        <w:spacing w:line="206" w:lineRule="auto"/>
        <w:ind w:right="15" w:firstLine="408"/>
      </w:pPr>
      <w:r>
        <w:rPr>
          <w:color w:val="231F20"/>
          <w:spacing w:val="3"/>
          <w:w w:val="102"/>
        </w:rPr>
        <w:t>該員若未合格修畢必修之課程，應提出未能修畢規定課程之書面</w:t>
      </w:r>
      <w:r>
        <w:rPr>
          <w:color w:val="231F20"/>
          <w:spacing w:val="1"/>
          <w:w w:val="102"/>
        </w:rPr>
        <w:t>說明，該書面說明應根據「區域按牧手冊」之各項規定寫成，如此，</w:t>
      </w:r>
      <w:r>
        <w:rPr>
          <w:color w:val="231F20"/>
          <w:spacing w:val="4"/>
          <w:w w:val="102"/>
        </w:rPr>
        <w:t>地區教牧資格審查委員會或地區教牧事工委員會方可推薦該員繼續獲</w:t>
      </w:r>
      <w:r>
        <w:rPr>
          <w:color w:val="231F20"/>
          <w:w w:val="102"/>
        </w:rPr>
        <w:t>得地區執照。地區年議會有權否決傳道人之續發執照的推薦。</w:t>
      </w:r>
    </w:p>
    <w:p w14:paraId="36C1C38A" w14:textId="77777777" w:rsidR="003345E9" w:rsidRDefault="007169A0">
      <w:pPr>
        <w:pStyle w:val="a3"/>
        <w:spacing w:line="204" w:lineRule="auto"/>
        <w:ind w:right="111" w:firstLine="408"/>
        <w:jc w:val="both"/>
        <w:rPr>
          <w:rFonts w:ascii="Noto Sans TC" w:eastAsia="Noto Sans TC"/>
        </w:rPr>
      </w:pPr>
      <w:r>
        <w:rPr>
          <w:color w:val="231F20"/>
          <w:spacing w:val="3"/>
          <w:w w:val="102"/>
        </w:rPr>
        <w:t>領有執照之傳道人已修畢已認證之按牧進修課程，並已被地區年</w:t>
      </w:r>
      <w:r>
        <w:rPr>
          <w:color w:val="231F20"/>
          <w:w w:val="102"/>
        </w:rPr>
        <w:t>議會置於退休關係中，經地區指導委員會推薦，得換發新證，不必再</w:t>
      </w:r>
      <w:r>
        <w:rPr>
          <w:color w:val="231F20"/>
          <w:spacing w:val="-12"/>
          <w:w w:val="102"/>
        </w:rPr>
        <w:t>申請地區傳道執照。</w:t>
      </w:r>
      <w:r>
        <w:rPr>
          <w:rFonts w:ascii="Noto Sans TC" w:eastAsia="Noto Sans TC"/>
          <w:color w:val="231F20"/>
          <w:w w:val="102"/>
        </w:rPr>
        <w:t>（205.5）</w:t>
      </w:r>
    </w:p>
    <w:p w14:paraId="427763B1" w14:textId="77777777" w:rsidR="003345E9" w:rsidRDefault="007169A0">
      <w:pPr>
        <w:pStyle w:val="a5"/>
        <w:numPr>
          <w:ilvl w:val="1"/>
          <w:numId w:val="15"/>
        </w:numPr>
        <w:tabs>
          <w:tab w:val="left" w:pos="1193"/>
        </w:tabs>
        <w:spacing w:line="206" w:lineRule="auto"/>
        <w:ind w:right="111" w:firstLine="408"/>
        <w:jc w:val="both"/>
        <w:rPr>
          <w:sz w:val="20"/>
        </w:rPr>
      </w:pPr>
      <w:r>
        <w:rPr>
          <w:color w:val="231F20"/>
          <w:spacing w:val="1"/>
          <w:w w:val="102"/>
          <w:sz w:val="20"/>
        </w:rPr>
        <w:t>為獲得按立之資格，候選人自第一次獲得地區執照起計十</w:t>
      </w:r>
      <w:r>
        <w:rPr>
          <w:color w:val="231F20"/>
          <w:w w:val="102"/>
          <w:sz w:val="20"/>
        </w:rPr>
        <w:t>年之內，須修畢所有已認證之按牧進修課程，得到畢業之資格。若因特殊之情況或時間限制不能達到此規定者，經地區教牧資格審查委員</w:t>
      </w:r>
    </w:p>
    <w:p w14:paraId="79385FFA"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02C7027E" w14:textId="77777777" w:rsidR="003345E9" w:rsidRDefault="007169A0">
      <w:pPr>
        <w:pStyle w:val="a3"/>
        <w:spacing w:before="50"/>
        <w:ind w:left="0"/>
        <w:jc w:val="center"/>
      </w:pPr>
      <w:r>
        <w:rPr>
          <w:color w:val="231F20"/>
          <w:spacing w:val="-2"/>
        </w:rPr>
        <w:lastRenderedPageBreak/>
        <w:t>傳道與基督教事奉</w:t>
      </w:r>
    </w:p>
    <w:p w14:paraId="27B75B3D" w14:textId="77777777" w:rsidR="003345E9" w:rsidRDefault="007169A0">
      <w:pPr>
        <w:pStyle w:val="a3"/>
        <w:spacing w:before="201" w:line="347" w:lineRule="exact"/>
        <w:ind w:left="119"/>
      </w:pPr>
      <w:r>
        <w:rPr>
          <w:color w:val="231F20"/>
          <w:spacing w:val="-1"/>
        </w:rPr>
        <w:t>會或地區教牧事工委員會審查，送呈主管區總監督核准。</w:t>
      </w:r>
    </w:p>
    <w:p w14:paraId="4034073B" w14:textId="77777777" w:rsidR="003345E9" w:rsidRDefault="007169A0">
      <w:pPr>
        <w:pStyle w:val="a3"/>
        <w:spacing w:before="10" w:line="206" w:lineRule="auto"/>
        <w:ind w:left="119" w:right="112" w:firstLine="408"/>
        <w:jc w:val="both"/>
      </w:pPr>
      <w:r>
        <w:rPr>
          <w:color w:val="231F20"/>
          <w:spacing w:val="4"/>
          <w:w w:val="102"/>
        </w:rPr>
        <w:t>如領有執照之傳道人並不尋求被按立或因無法在所限定之時間內</w:t>
      </w:r>
      <w:r>
        <w:rPr>
          <w:color w:val="231F20"/>
          <w:spacing w:val="2"/>
          <w:w w:val="102"/>
        </w:rPr>
        <w:t>修畢已認證之按牧進修課程，致不符按立之資格，得由地區指導委員</w:t>
      </w:r>
      <w:r>
        <w:rPr>
          <w:color w:val="231F20"/>
          <w:spacing w:val="1"/>
          <w:w w:val="102"/>
        </w:rPr>
        <w:t>會和地區教牧資格審查委員會或地區教牧事工委員會推薦，續發傳道執照。該等推薦需與基於該員已修畢已認證之按牧進修課程或於過去</w:t>
      </w:r>
      <w:r>
        <w:rPr>
          <w:color w:val="231F20"/>
          <w:w w:val="102"/>
        </w:rPr>
        <w:t>一年完成至少兩科課程。</w:t>
      </w:r>
    </w:p>
    <w:p w14:paraId="27064BA2" w14:textId="77777777" w:rsidR="003345E9" w:rsidRDefault="007169A0">
      <w:pPr>
        <w:pStyle w:val="a5"/>
        <w:numPr>
          <w:ilvl w:val="1"/>
          <w:numId w:val="15"/>
        </w:numPr>
        <w:tabs>
          <w:tab w:val="left" w:pos="1192"/>
        </w:tabs>
        <w:spacing w:line="204" w:lineRule="auto"/>
        <w:ind w:left="119" w:right="112" w:firstLine="408"/>
        <w:jc w:val="both"/>
        <w:rPr>
          <w:rFonts w:ascii="Noto Sans TC" w:eastAsia="Noto Sans TC"/>
          <w:sz w:val="20"/>
        </w:rPr>
      </w:pPr>
      <w:r>
        <w:rPr>
          <w:color w:val="231F20"/>
          <w:spacing w:val="1"/>
          <w:w w:val="102"/>
          <w:sz w:val="20"/>
        </w:rPr>
        <w:t>領有執照之傳道人擔任座堂牧師，傳道執照之續發應由地</w:t>
      </w:r>
      <w:r>
        <w:rPr>
          <w:color w:val="231F20"/>
          <w:spacing w:val="2"/>
          <w:w w:val="102"/>
          <w:sz w:val="20"/>
        </w:rPr>
        <w:t>區指導委員會提出。針對地方傳道人擔任座堂牧師者，其續發傳道執</w:t>
      </w:r>
      <w:r>
        <w:rPr>
          <w:color w:val="231F20"/>
          <w:spacing w:val="-7"/>
          <w:w w:val="102"/>
          <w:sz w:val="20"/>
        </w:rPr>
        <w:t>照之推薦單位應為地區指導委員。</w:t>
      </w:r>
      <w:r>
        <w:rPr>
          <w:rFonts w:ascii="Noto Sans TC" w:eastAsia="Noto Sans TC"/>
          <w:color w:val="231F20"/>
          <w:w w:val="102"/>
          <w:sz w:val="20"/>
        </w:rPr>
        <w:t>（225.13）</w:t>
      </w:r>
    </w:p>
    <w:p w14:paraId="37906097" w14:textId="77777777" w:rsidR="003345E9" w:rsidRDefault="007169A0">
      <w:pPr>
        <w:pStyle w:val="a5"/>
        <w:numPr>
          <w:ilvl w:val="1"/>
          <w:numId w:val="15"/>
        </w:numPr>
        <w:tabs>
          <w:tab w:val="left" w:pos="1192"/>
        </w:tabs>
        <w:spacing w:line="204" w:lineRule="auto"/>
        <w:ind w:left="119" w:right="115" w:firstLine="408"/>
        <w:jc w:val="both"/>
        <w:rPr>
          <w:sz w:val="20"/>
        </w:rPr>
      </w:pPr>
      <w:r>
        <w:rPr>
          <w:color w:val="231F20"/>
          <w:spacing w:val="1"/>
          <w:w w:val="102"/>
          <w:sz w:val="20"/>
        </w:rPr>
        <w:t>主管區之總監督、地區監督及地區秘書應在發給傳道執照</w:t>
      </w:r>
      <w:r>
        <w:rPr>
          <w:color w:val="231F20"/>
          <w:w w:val="102"/>
          <w:sz w:val="20"/>
        </w:rPr>
        <w:t>上簽字。</w:t>
      </w:r>
    </w:p>
    <w:p w14:paraId="38D6596C" w14:textId="77777777" w:rsidR="003345E9" w:rsidRDefault="007169A0">
      <w:pPr>
        <w:pStyle w:val="a5"/>
        <w:numPr>
          <w:ilvl w:val="1"/>
          <w:numId w:val="15"/>
        </w:numPr>
        <w:tabs>
          <w:tab w:val="left" w:pos="1192"/>
        </w:tabs>
        <w:spacing w:line="313" w:lineRule="exact"/>
        <w:ind w:left="1192" w:hanging="665"/>
        <w:jc w:val="both"/>
        <w:rPr>
          <w:sz w:val="20"/>
        </w:rPr>
      </w:pPr>
      <w:r>
        <w:rPr>
          <w:color w:val="231F20"/>
          <w:spacing w:val="-1"/>
          <w:sz w:val="20"/>
        </w:rPr>
        <w:t>領有傳道執照準備擔任牧師之傳道人，有權傳講神的話或</w:t>
      </w:r>
    </w:p>
    <w:p w14:paraId="1231528A" w14:textId="77777777" w:rsidR="003345E9" w:rsidRDefault="007169A0">
      <w:pPr>
        <w:pStyle w:val="a3"/>
        <w:spacing w:before="9" w:line="204" w:lineRule="auto"/>
        <w:ind w:left="119" w:right="16"/>
        <w:rPr>
          <w:rFonts w:ascii="Noto Sans TC" w:eastAsia="Noto Sans TC"/>
        </w:rPr>
      </w:pPr>
      <w:r>
        <w:rPr>
          <w:color w:val="231F20"/>
          <w:w w:val="102"/>
        </w:rPr>
        <w:t>/</w:t>
      </w:r>
      <w:r>
        <w:rPr>
          <w:color w:val="231F20"/>
          <w:spacing w:val="-1"/>
        </w:rPr>
        <w:t xml:space="preserve"> </w:t>
      </w:r>
      <w:r>
        <w:rPr>
          <w:color w:val="231F20"/>
          <w:spacing w:val="-1"/>
          <w:w w:val="102"/>
        </w:rPr>
        <w:t>並使用他們的恩賜在不同的事工服事基督的身體。該員若受會籍所屬</w:t>
      </w:r>
      <w:r>
        <w:rPr>
          <w:color w:val="231F20"/>
          <w:spacing w:val="3"/>
          <w:w w:val="102"/>
        </w:rPr>
        <w:t>地區委任為座堂牧師或出任其他地區委任之事工時，有權主持該地方</w:t>
      </w:r>
      <w:r>
        <w:rPr>
          <w:color w:val="231F20"/>
          <w:spacing w:val="-4"/>
          <w:w w:val="102"/>
        </w:rPr>
        <w:t>教會之施洗和聖餐，並在政府法律不禁止下主持婚禮。</w:t>
      </w:r>
      <w:r>
        <w:rPr>
          <w:rFonts w:ascii="Noto Sans TC" w:eastAsia="Noto Sans TC"/>
          <w:color w:val="231F20"/>
          <w:spacing w:val="-2"/>
          <w:w w:val="102"/>
        </w:rPr>
        <w:t>（124，124.4，</w:t>
      </w:r>
      <w:r>
        <w:rPr>
          <w:rFonts w:ascii="Noto Sans TC" w:eastAsia="Noto Sans TC"/>
          <w:color w:val="231F20"/>
          <w:w w:val="102"/>
        </w:rPr>
        <w:t xml:space="preserve"> 511</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w w:val="102"/>
        </w:rPr>
        <w:t>512，515，524.8，525</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w w:val="102"/>
        </w:rPr>
        <w:t>525.2，526</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spacing w:val="-2"/>
          <w:w w:val="102"/>
        </w:rPr>
        <w:t>526.2，700，701，</w:t>
      </w:r>
    </w:p>
    <w:p w14:paraId="0938247E" w14:textId="77777777" w:rsidR="003345E9" w:rsidRDefault="007169A0">
      <w:pPr>
        <w:pStyle w:val="a3"/>
        <w:spacing w:line="312" w:lineRule="exact"/>
        <w:ind w:left="119"/>
        <w:rPr>
          <w:rFonts w:ascii="Noto Sans TC" w:eastAsia="Noto Sans TC"/>
        </w:rPr>
      </w:pPr>
      <w:r>
        <w:rPr>
          <w:rFonts w:ascii="Noto Sans TC" w:eastAsia="Noto Sans TC"/>
          <w:color w:val="231F20"/>
          <w:spacing w:val="-4"/>
        </w:rPr>
        <w:t>705）</w:t>
      </w:r>
    </w:p>
    <w:p w14:paraId="49DCBDA1" w14:textId="77777777" w:rsidR="003345E9" w:rsidRDefault="007169A0">
      <w:pPr>
        <w:pStyle w:val="a5"/>
        <w:numPr>
          <w:ilvl w:val="1"/>
          <w:numId w:val="15"/>
        </w:numPr>
        <w:tabs>
          <w:tab w:val="left" w:pos="1192"/>
        </w:tabs>
        <w:spacing w:before="11" w:line="204" w:lineRule="auto"/>
        <w:ind w:left="119" w:right="16" w:firstLine="408"/>
        <w:rPr>
          <w:rFonts w:ascii="Noto Sans TC" w:eastAsia="Noto Sans TC"/>
          <w:sz w:val="20"/>
        </w:rPr>
      </w:pPr>
      <w:r>
        <w:rPr>
          <w:color w:val="231F20"/>
          <w:spacing w:val="1"/>
          <w:w w:val="102"/>
          <w:sz w:val="20"/>
        </w:rPr>
        <w:t>所有領有執照之傳道人，均應在其會籍所屬地區之地區年</w:t>
      </w:r>
      <w:r>
        <w:rPr>
          <w:color w:val="231F20"/>
          <w:spacing w:val="2"/>
          <w:w w:val="102"/>
          <w:sz w:val="20"/>
        </w:rPr>
        <w:t>議會更新傳道人資格，並應每年向地區年議會提出工作報告。該員應</w:t>
      </w:r>
      <w:r>
        <w:rPr>
          <w:color w:val="231F20"/>
          <w:spacing w:val="-8"/>
          <w:w w:val="102"/>
          <w:sz w:val="20"/>
        </w:rPr>
        <w:t>用合宜的年度報告表格。若是續期，應使用地區傳道執照申請表</w:t>
      </w:r>
      <w:r>
        <w:rPr>
          <w:rFonts w:ascii="Noto Sans TC" w:eastAsia="Noto Sans TC"/>
          <w:color w:val="231F20"/>
          <w:spacing w:val="-4"/>
          <w:w w:val="102"/>
          <w:sz w:val="20"/>
        </w:rPr>
        <w:t>（130，</w:t>
      </w:r>
      <w:r>
        <w:rPr>
          <w:rFonts w:ascii="Noto Sans TC" w:eastAsia="Noto Sans TC"/>
          <w:color w:val="231F20"/>
          <w:w w:val="102"/>
          <w:sz w:val="20"/>
        </w:rPr>
        <w:t xml:space="preserve"> 201，205.4）</w:t>
      </w:r>
    </w:p>
    <w:p w14:paraId="3463AABF" w14:textId="77777777" w:rsidR="003345E9" w:rsidRDefault="007169A0">
      <w:pPr>
        <w:pStyle w:val="a5"/>
        <w:numPr>
          <w:ilvl w:val="1"/>
          <w:numId w:val="15"/>
        </w:numPr>
        <w:tabs>
          <w:tab w:val="left" w:pos="1192"/>
        </w:tabs>
        <w:spacing w:line="206" w:lineRule="auto"/>
        <w:ind w:right="113" w:firstLine="407"/>
        <w:jc w:val="both"/>
        <w:rPr>
          <w:rFonts w:ascii="Noto Sans TC" w:eastAsia="Noto Sans TC"/>
          <w:sz w:val="20"/>
        </w:rPr>
      </w:pPr>
      <w:r>
        <w:rPr>
          <w:color w:val="231F20"/>
          <w:spacing w:val="1"/>
          <w:w w:val="102"/>
          <w:sz w:val="20"/>
        </w:rPr>
        <w:t>領有執照之傳道人，若在未經由所在地區之地區指導委員</w:t>
      </w:r>
      <w:r>
        <w:rPr>
          <w:color w:val="231F20"/>
          <w:spacing w:val="3"/>
          <w:w w:val="102"/>
          <w:sz w:val="20"/>
        </w:rPr>
        <w:t>會或總監督會同意下另外加入其他教派之教會或傳道事工，其在宣聖</w:t>
      </w:r>
      <w:r>
        <w:rPr>
          <w:color w:val="231F20"/>
          <w:spacing w:val="2"/>
          <w:w w:val="102"/>
          <w:sz w:val="20"/>
        </w:rPr>
        <w:t>會之會友資格和傳道人資格將立即被解除。地區年議會須將該事實列</w:t>
      </w:r>
      <w:r>
        <w:rPr>
          <w:color w:val="231F20"/>
          <w:spacing w:val="-10"/>
          <w:w w:val="102"/>
          <w:sz w:val="20"/>
        </w:rPr>
        <w:t>入記錄，做下述之說明：「由於該員加入其他教派，其宣聖會之會友資</w:t>
      </w:r>
      <w:r>
        <w:rPr>
          <w:color w:val="231F20"/>
          <w:spacing w:val="-25"/>
          <w:w w:val="102"/>
          <w:sz w:val="20"/>
        </w:rPr>
        <w:t>格和傳道人資格予以解除。」</w:t>
      </w:r>
      <w:r>
        <w:rPr>
          <w:rFonts w:ascii="Noto Sans TC" w:eastAsia="Noto Sans TC"/>
          <w:color w:val="231F20"/>
          <w:w w:val="102"/>
          <w:sz w:val="20"/>
        </w:rPr>
        <w:t>（109，114）</w:t>
      </w:r>
    </w:p>
    <w:p w14:paraId="6E9A3262" w14:textId="77777777" w:rsidR="003345E9" w:rsidRDefault="007169A0">
      <w:pPr>
        <w:pStyle w:val="2"/>
        <w:spacing w:before="52"/>
        <w:ind w:left="528"/>
        <w:rPr>
          <w:rFonts w:ascii="Noto Serif TC ExtraBold" w:eastAsia="Noto Serif TC ExtraBold"/>
        </w:rPr>
      </w:pPr>
      <w:r>
        <w:rPr>
          <w:rFonts w:ascii="Noto Serif TC ExtraBold" w:eastAsia="Noto Serif TC ExtraBold"/>
          <w:color w:val="231F20"/>
          <w:spacing w:val="-3"/>
        </w:rPr>
        <w:t>三、助牧</w:t>
      </w:r>
    </w:p>
    <w:p w14:paraId="2C8BC101" w14:textId="77777777" w:rsidR="003345E9" w:rsidRDefault="007169A0">
      <w:pPr>
        <w:pStyle w:val="a5"/>
        <w:numPr>
          <w:ilvl w:val="0"/>
          <w:numId w:val="15"/>
        </w:numPr>
        <w:tabs>
          <w:tab w:val="left" w:pos="1006"/>
        </w:tabs>
        <w:spacing w:before="46" w:line="206" w:lineRule="auto"/>
        <w:ind w:left="120" w:right="111" w:firstLine="408"/>
        <w:jc w:val="both"/>
        <w:rPr>
          <w:sz w:val="20"/>
        </w:rPr>
      </w:pPr>
      <w:r>
        <w:rPr>
          <w:color w:val="231F20"/>
          <w:w w:val="102"/>
          <w:sz w:val="20"/>
        </w:rPr>
        <w:t>助牧是蒙神呼召從事基督教事工之傳道，有明顯之恩賜和才幹，並接受過適當之訓練和經驗，地區年議會之投票選出，舉行正式的按立儀式，全職投入基督徒的特定事工。</w:t>
      </w:r>
    </w:p>
    <w:p w14:paraId="08781051" w14:textId="77777777" w:rsidR="003345E9" w:rsidRDefault="007169A0">
      <w:pPr>
        <w:pStyle w:val="a5"/>
        <w:numPr>
          <w:ilvl w:val="1"/>
          <w:numId w:val="15"/>
        </w:numPr>
        <w:tabs>
          <w:tab w:val="left" w:pos="1193"/>
        </w:tabs>
        <w:spacing w:line="334" w:lineRule="exact"/>
        <w:ind w:left="1193" w:hanging="665"/>
        <w:jc w:val="both"/>
        <w:rPr>
          <w:sz w:val="20"/>
        </w:rPr>
      </w:pPr>
      <w:r>
        <w:rPr>
          <w:color w:val="231F20"/>
          <w:spacing w:val="-1"/>
          <w:sz w:val="20"/>
        </w:rPr>
        <w:t>助牧不須有特殊之宣講神話語之呼召。本會認為，依據聖</w:t>
      </w:r>
    </w:p>
    <w:p w14:paraId="0116BBD0" w14:textId="77777777" w:rsidR="003345E9" w:rsidRDefault="003345E9">
      <w:pPr>
        <w:pStyle w:val="a5"/>
        <w:spacing w:line="334" w:lineRule="exact"/>
        <w:jc w:val="both"/>
        <w:rPr>
          <w:sz w:val="20"/>
        </w:rPr>
        <w:sectPr w:rsidR="003345E9">
          <w:pgSz w:w="8640" w:h="12960"/>
          <w:pgMar w:top="480" w:right="1080" w:bottom="1180" w:left="1080" w:header="0" w:footer="997" w:gutter="0"/>
          <w:cols w:space="720"/>
        </w:sectPr>
      </w:pPr>
    </w:p>
    <w:p w14:paraId="602FB98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1EC8ABE" w14:textId="77777777" w:rsidR="003345E9" w:rsidRDefault="007169A0">
      <w:pPr>
        <w:pStyle w:val="a3"/>
        <w:spacing w:before="237" w:line="206" w:lineRule="auto"/>
        <w:ind w:left="119" w:right="17"/>
      </w:pPr>
      <w:r>
        <w:rPr>
          <w:color w:val="231F20"/>
          <w:spacing w:val="3"/>
          <w:w w:val="102"/>
        </w:rPr>
        <w:t>經之原則和經驗，神揀選一些並沒有接受到該等特別呼召的人一生來服事祂，本會也相信被揀選擔任此種事工的人應被教會接納與承認，</w:t>
      </w:r>
      <w:r>
        <w:rPr>
          <w:color w:val="231F20"/>
          <w:w w:val="102"/>
        </w:rPr>
        <w:t>他們也要達到教會所規定的要求和責任。此乃一項永久性的職事。</w:t>
      </w:r>
    </w:p>
    <w:p w14:paraId="0A936A27" w14:textId="77777777" w:rsidR="003345E9" w:rsidRDefault="007169A0">
      <w:pPr>
        <w:pStyle w:val="a5"/>
        <w:numPr>
          <w:ilvl w:val="1"/>
          <w:numId w:val="15"/>
        </w:numPr>
        <w:tabs>
          <w:tab w:val="left" w:pos="1192"/>
        </w:tabs>
        <w:spacing w:line="206" w:lineRule="auto"/>
        <w:ind w:left="119" w:right="111" w:firstLine="408"/>
        <w:jc w:val="both"/>
        <w:rPr>
          <w:rFonts w:ascii="Noto Sans TC" w:eastAsia="Noto Sans TC"/>
          <w:sz w:val="20"/>
        </w:rPr>
      </w:pPr>
      <w:r>
        <w:rPr>
          <w:color w:val="231F20"/>
          <w:spacing w:val="1"/>
          <w:w w:val="102"/>
          <w:sz w:val="20"/>
        </w:rPr>
        <w:t>助牧要符合所規定之教育程度，表現出有適合之恩賜及恩</w:t>
      </w:r>
      <w:r>
        <w:rPr>
          <w:color w:val="231F20"/>
          <w:w w:val="102"/>
          <w:sz w:val="20"/>
        </w:rPr>
        <w:t>典，並經教會接納和承認。助牧應有權主持聖餐和洗禮，在地方法律不反對下主持婚事，偶而得主持崇拜和證道。我們了解我們的主和教會要運用該員之恩賜參與各種不同的事工。助牧身為教會事工之僕人</w:t>
      </w:r>
      <w:r>
        <w:rPr>
          <w:color w:val="231F20"/>
          <w:spacing w:val="-7"/>
          <w:w w:val="102"/>
          <w:sz w:val="20"/>
        </w:rPr>
        <w:t>服事，得在教會機構外運用其恩賜。</w:t>
      </w:r>
      <w:r>
        <w:rPr>
          <w:rFonts w:ascii="Noto Sans TC" w:eastAsia="Noto Sans TC"/>
          <w:color w:val="231F20"/>
          <w:w w:val="102"/>
          <w:sz w:val="20"/>
        </w:rPr>
        <w:t>（124.4，124.9）</w:t>
      </w:r>
    </w:p>
    <w:p w14:paraId="545C0673" w14:textId="77777777" w:rsidR="003345E9" w:rsidRDefault="007169A0">
      <w:pPr>
        <w:pStyle w:val="a5"/>
        <w:numPr>
          <w:ilvl w:val="1"/>
          <w:numId w:val="15"/>
        </w:numPr>
        <w:tabs>
          <w:tab w:val="left" w:pos="1204"/>
        </w:tabs>
        <w:spacing w:line="206" w:lineRule="auto"/>
        <w:ind w:left="119" w:right="112" w:firstLine="408"/>
        <w:jc w:val="both"/>
        <w:rPr>
          <w:sz w:val="20"/>
        </w:rPr>
      </w:pPr>
      <w:r>
        <w:rPr>
          <w:color w:val="231F20"/>
          <w:w w:val="102"/>
          <w:sz w:val="20"/>
        </w:rPr>
        <w:t>助牧候選人承認蒙神呼召從事此項事工。該候選人必須擁</w:t>
      </w:r>
      <w:r>
        <w:rPr>
          <w:color w:val="231F20"/>
          <w:spacing w:val="2"/>
          <w:w w:val="102"/>
          <w:sz w:val="20"/>
        </w:rPr>
        <w:t>有地區傳道執照，並過去曾經獲得地區執照連續三年以上，經其所屬</w:t>
      </w:r>
      <w:r>
        <w:rPr>
          <w:color w:val="231F20"/>
          <w:w w:val="102"/>
          <w:sz w:val="20"/>
        </w:rPr>
        <w:t>之地方教會委員會或地區指導委員會推薦續發地區執照，並，</w:t>
      </w:r>
    </w:p>
    <w:p w14:paraId="69705107" w14:textId="77777777" w:rsidR="003345E9" w:rsidRDefault="007169A0">
      <w:pPr>
        <w:pStyle w:val="a3"/>
        <w:spacing w:line="306" w:lineRule="exact"/>
        <w:ind w:left="611"/>
        <w:jc w:val="both"/>
      </w:pPr>
      <w:r>
        <w:rPr>
          <w:b/>
          <w:color w:val="231F20"/>
          <w:spacing w:val="50"/>
        </w:rPr>
        <w:t xml:space="preserve">➀  </w:t>
      </w:r>
      <w:r>
        <w:rPr>
          <w:color w:val="231F20"/>
          <w:spacing w:val="-1"/>
        </w:rPr>
        <w:t>已完成教會一切有關要求，</w:t>
      </w:r>
    </w:p>
    <w:p w14:paraId="14E15EED" w14:textId="77777777" w:rsidR="003345E9" w:rsidRDefault="007169A0">
      <w:pPr>
        <w:pStyle w:val="a3"/>
        <w:spacing w:line="320" w:lineRule="exact"/>
        <w:ind w:left="611"/>
        <w:jc w:val="both"/>
      </w:pPr>
      <w:r>
        <w:rPr>
          <w:color w:val="231F20"/>
        </w:rPr>
        <w:t>➁</w:t>
      </w:r>
      <w:r>
        <w:rPr>
          <w:color w:val="231F20"/>
          <w:spacing w:val="60"/>
          <w:w w:val="150"/>
        </w:rPr>
        <w:t xml:space="preserve">  </w:t>
      </w:r>
      <w:r>
        <w:rPr>
          <w:color w:val="231F20"/>
          <w:spacing w:val="-1"/>
        </w:rPr>
        <w:t>已完成助牧所需已認證之按牧進修課程，</w:t>
      </w:r>
    </w:p>
    <w:p w14:paraId="2503545C" w14:textId="77777777" w:rsidR="003345E9" w:rsidRDefault="007169A0">
      <w:pPr>
        <w:pStyle w:val="a3"/>
        <w:spacing w:line="206" w:lineRule="auto"/>
        <w:ind w:left="1019" w:right="116" w:hanging="408"/>
        <w:jc w:val="both"/>
      </w:pPr>
      <w:r>
        <w:rPr>
          <w:color w:val="231F20"/>
        </w:rPr>
        <w:t>➂</w:t>
      </w:r>
      <w:r>
        <w:rPr>
          <w:color w:val="231F20"/>
          <w:spacing w:val="80"/>
          <w:w w:val="150"/>
        </w:rPr>
        <w:t xml:space="preserve"> </w:t>
      </w:r>
      <w:r>
        <w:rPr>
          <w:color w:val="231F20"/>
        </w:rPr>
        <w:t>地區教牧資格審查委員會或地區教牧事工委員會詳細審核後</w:t>
      </w:r>
      <w:r>
        <w:rPr>
          <w:color w:val="231F20"/>
          <w:spacing w:val="-2"/>
        </w:rPr>
        <w:t>向地區年議會推薦。</w:t>
      </w:r>
    </w:p>
    <w:p w14:paraId="0BC811FC" w14:textId="77777777" w:rsidR="003345E9" w:rsidRDefault="007169A0">
      <w:pPr>
        <w:pStyle w:val="a3"/>
        <w:spacing w:line="206" w:lineRule="auto"/>
        <w:ind w:left="119" w:right="15" w:firstLine="408"/>
        <w:rPr>
          <w:rFonts w:ascii="Noto Sans TC" w:eastAsia="Noto Sans TC"/>
        </w:rPr>
      </w:pPr>
      <w:r>
        <w:rPr>
          <w:color w:val="231F20"/>
          <w:spacing w:val="1"/>
          <w:w w:val="102"/>
        </w:rPr>
        <w:t>呈報地區年議會，由地區年議會投票獲三分之二之贊成票，始得當選。該員需目前已擔任不少於三年受委派的教牧，並且現在有受委</w:t>
      </w:r>
      <w:r>
        <w:rPr>
          <w:color w:val="231F20"/>
          <w:spacing w:val="2"/>
          <w:w w:val="102"/>
        </w:rPr>
        <w:t>任的事工。受委任事工之三年時間須逐漸累計，且不能有任何間隔。超過受委任事工總月數之服事，需按照間隔前之時間累積計算，且助</w:t>
      </w:r>
      <w:r>
        <w:rPr>
          <w:color w:val="231F20"/>
          <w:spacing w:val="-12"/>
          <w:w w:val="102"/>
        </w:rPr>
        <w:t>牧在這三年中仍須持有地區執照，不能有任何中斷。若該員為半職副牧，</w:t>
      </w:r>
      <w:r>
        <w:rPr>
          <w:color w:val="231F20"/>
          <w:spacing w:val="3"/>
          <w:w w:val="102"/>
        </w:rPr>
        <w:t>受委任服事的年份要按在地方教會參與的程度而相應調整，並他們的</w:t>
      </w:r>
      <w:r>
        <w:rPr>
          <w:color w:val="231F20"/>
          <w:spacing w:val="1"/>
          <w:w w:val="102"/>
        </w:rPr>
        <w:t>見證與服事展現了神對於他們服事的呼召，超越其他的工作。並且若</w:t>
      </w:r>
      <w:r>
        <w:rPr>
          <w:color w:val="231F20"/>
          <w:w w:val="102"/>
        </w:rPr>
        <w:t>該員曾受一地區年議會指出其有不合資格之情事，應經原指控之地區監督和地區指導委員會之書面澄清，且證明他的婚姻並無不合按立之</w:t>
      </w:r>
      <w:r>
        <w:rPr>
          <w:color w:val="231F20"/>
          <w:spacing w:val="-34"/>
          <w:w w:val="102"/>
        </w:rPr>
        <w:t>資格。</w:t>
      </w:r>
      <w:r>
        <w:rPr>
          <w:rFonts w:ascii="Noto Sans TC" w:eastAsia="Noto Sans TC"/>
          <w:color w:val="231F20"/>
          <w:w w:val="102"/>
        </w:rPr>
        <w:t>（205.7，320，521）</w:t>
      </w:r>
    </w:p>
    <w:p w14:paraId="1566ABBE" w14:textId="77777777" w:rsidR="003345E9" w:rsidRDefault="007169A0">
      <w:pPr>
        <w:pStyle w:val="a5"/>
        <w:numPr>
          <w:ilvl w:val="1"/>
          <w:numId w:val="15"/>
        </w:numPr>
        <w:tabs>
          <w:tab w:val="left" w:pos="1192"/>
        </w:tabs>
        <w:spacing w:line="296" w:lineRule="exact"/>
        <w:ind w:left="1192" w:hanging="665"/>
        <w:rPr>
          <w:sz w:val="20"/>
        </w:rPr>
      </w:pPr>
      <w:r>
        <w:rPr>
          <w:color w:val="231F20"/>
          <w:spacing w:val="-1"/>
          <w:sz w:val="20"/>
        </w:rPr>
        <w:t>該按立之助牧擔任其職位時，認為是蒙召宣講神話語，得</w:t>
      </w:r>
    </w:p>
    <w:p w14:paraId="1ED75E89" w14:textId="77777777" w:rsidR="003345E9" w:rsidRDefault="007169A0">
      <w:pPr>
        <w:pStyle w:val="a3"/>
        <w:spacing w:line="346" w:lineRule="exact"/>
        <w:ind w:left="119"/>
      </w:pPr>
      <w:r>
        <w:rPr>
          <w:color w:val="231F20"/>
          <w:spacing w:val="-14"/>
        </w:rPr>
        <w:t>按立為牧師，但需完成該項資格之所應具備之條件，並歸還助牧之執照。</w:t>
      </w:r>
    </w:p>
    <w:p w14:paraId="47525E53" w14:textId="77777777" w:rsidR="003345E9" w:rsidRDefault="007169A0">
      <w:pPr>
        <w:pStyle w:val="2"/>
        <w:spacing w:before="35"/>
        <w:ind w:left="528"/>
        <w:rPr>
          <w:rFonts w:ascii="Noto Serif TC ExtraBold" w:eastAsia="Noto Serif TC ExtraBold"/>
        </w:rPr>
      </w:pPr>
      <w:r>
        <w:rPr>
          <w:rFonts w:ascii="Noto Serif TC ExtraBold" w:eastAsia="Noto Serif TC ExtraBold"/>
          <w:color w:val="231F20"/>
          <w:spacing w:val="-3"/>
        </w:rPr>
        <w:t>四、牧師</w:t>
      </w:r>
    </w:p>
    <w:p w14:paraId="3DF9649A" w14:textId="77777777" w:rsidR="003345E9" w:rsidRDefault="007169A0">
      <w:pPr>
        <w:pStyle w:val="a5"/>
        <w:numPr>
          <w:ilvl w:val="0"/>
          <w:numId w:val="15"/>
        </w:numPr>
        <w:tabs>
          <w:tab w:val="left" w:pos="1006"/>
        </w:tabs>
        <w:spacing w:before="46" w:line="206" w:lineRule="auto"/>
        <w:ind w:left="120" w:right="16" w:firstLine="408"/>
        <w:rPr>
          <w:sz w:val="20"/>
        </w:rPr>
      </w:pPr>
      <w:r>
        <w:rPr>
          <w:color w:val="231F20"/>
          <w:w w:val="102"/>
          <w:sz w:val="20"/>
        </w:rPr>
        <w:t>牧師。牧師係蒙神呼召講道，有明顯之恩賜和才幹，並接受</w:t>
      </w:r>
      <w:r>
        <w:rPr>
          <w:color w:val="231F20"/>
          <w:spacing w:val="-15"/>
          <w:w w:val="102"/>
          <w:sz w:val="20"/>
        </w:rPr>
        <w:t>過適當之訓練和經歷，經地區年議會之投票選出，舉行正式的按立儀式，</w:t>
      </w:r>
      <w:r>
        <w:rPr>
          <w:color w:val="231F20"/>
          <w:w w:val="102"/>
          <w:sz w:val="20"/>
        </w:rPr>
        <w:t>全然投入基督徒的傳道事工。</w:t>
      </w:r>
    </w:p>
    <w:p w14:paraId="2395489B"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310F21ED" w14:textId="77777777" w:rsidR="003345E9" w:rsidRDefault="007169A0">
      <w:pPr>
        <w:pStyle w:val="a3"/>
        <w:spacing w:before="50"/>
        <w:ind w:left="0"/>
        <w:jc w:val="center"/>
      </w:pPr>
      <w:r>
        <w:rPr>
          <w:color w:val="231F20"/>
          <w:spacing w:val="-2"/>
        </w:rPr>
        <w:lastRenderedPageBreak/>
        <w:t>傳道與基督教事奉</w:t>
      </w:r>
    </w:p>
    <w:p w14:paraId="2C953CBE" w14:textId="77777777" w:rsidR="003345E9" w:rsidRDefault="007169A0">
      <w:pPr>
        <w:pStyle w:val="a5"/>
        <w:numPr>
          <w:ilvl w:val="1"/>
          <w:numId w:val="15"/>
        </w:numPr>
        <w:tabs>
          <w:tab w:val="left" w:pos="1193"/>
        </w:tabs>
        <w:spacing w:before="238" w:line="204" w:lineRule="auto"/>
        <w:ind w:right="16" w:firstLine="408"/>
        <w:rPr>
          <w:rFonts w:ascii="Noto Sans TC" w:eastAsia="Noto Sans TC"/>
          <w:sz w:val="20"/>
        </w:rPr>
      </w:pPr>
      <w:r>
        <w:rPr>
          <w:color w:val="231F20"/>
          <w:spacing w:val="1"/>
          <w:w w:val="102"/>
          <w:sz w:val="20"/>
        </w:rPr>
        <w:t>本會承認唯有牧師為宣講的職位，該職位在教會中乃為一永久的職位。牧師要負責好好帶領教會，奉主的名傳揚神的話，主持</w:t>
      </w:r>
      <w:r>
        <w:rPr>
          <w:color w:val="231F20"/>
          <w:spacing w:val="-7"/>
          <w:w w:val="102"/>
          <w:sz w:val="20"/>
        </w:rPr>
        <w:t>聖餐、洗禮和婚禮，並遵從教會的元首基督，永矢毋諼。</w:t>
      </w:r>
      <w:r>
        <w:rPr>
          <w:rFonts w:ascii="Noto Sans TC" w:eastAsia="Noto Sans TC"/>
          <w:color w:val="231F20"/>
          <w:spacing w:val="-2"/>
          <w:w w:val="102"/>
          <w:sz w:val="20"/>
        </w:rPr>
        <w:t>（31</w:t>
      </w:r>
      <w:r>
        <w:rPr>
          <w:rFonts w:ascii="Noto Sans TC" w:eastAsia="Noto Sans TC"/>
          <w:color w:val="231F20"/>
          <w:spacing w:val="-3"/>
          <w:w w:val="102"/>
          <w:sz w:val="20"/>
        </w:rPr>
        <w:t>，</w:t>
      </w:r>
      <w:r>
        <w:rPr>
          <w:rFonts w:ascii="Noto Sans TC" w:eastAsia="Noto Sans TC"/>
          <w:color w:val="231F20"/>
          <w:spacing w:val="-2"/>
          <w:w w:val="102"/>
          <w:sz w:val="20"/>
        </w:rPr>
        <w:t>124.2，</w:t>
      </w:r>
      <w:r>
        <w:rPr>
          <w:rFonts w:ascii="Noto Sans TC" w:eastAsia="Noto Sans TC"/>
          <w:color w:val="231F20"/>
          <w:w w:val="102"/>
          <w:sz w:val="20"/>
        </w:rPr>
        <w:t xml:space="preserve"> 124.4</w:t>
      </w:r>
      <w:r>
        <w:rPr>
          <w:rFonts w:ascii="Noto Sans TC" w:eastAsia="Noto Sans TC"/>
          <w:color w:val="231F20"/>
          <w:spacing w:val="-57"/>
          <w:w w:val="102"/>
          <w:sz w:val="20"/>
        </w:rPr>
        <w:t>，</w:t>
      </w:r>
      <w:r>
        <w:rPr>
          <w:rFonts w:ascii="Noto Sans TC" w:eastAsia="Noto Sans TC"/>
          <w:color w:val="231F20"/>
          <w:w w:val="102"/>
          <w:sz w:val="20"/>
        </w:rPr>
        <w:t>124.9）</w:t>
      </w:r>
    </w:p>
    <w:p w14:paraId="74480EFA" w14:textId="77777777" w:rsidR="003345E9" w:rsidRDefault="007169A0">
      <w:pPr>
        <w:pStyle w:val="a5"/>
        <w:numPr>
          <w:ilvl w:val="1"/>
          <w:numId w:val="15"/>
        </w:numPr>
        <w:tabs>
          <w:tab w:val="left" w:pos="1193"/>
        </w:tabs>
        <w:spacing w:before="3" w:line="204" w:lineRule="auto"/>
        <w:ind w:right="115" w:firstLine="408"/>
        <w:rPr>
          <w:sz w:val="20"/>
        </w:rPr>
      </w:pPr>
      <w:r>
        <w:rPr>
          <w:color w:val="231F20"/>
          <w:spacing w:val="1"/>
          <w:w w:val="102"/>
          <w:sz w:val="20"/>
        </w:rPr>
        <w:t>本會衷心期望蒙召擔任此項聖職的人，應是神話語忠心的</w:t>
      </w:r>
      <w:r>
        <w:rPr>
          <w:color w:val="231F20"/>
          <w:w w:val="102"/>
          <w:sz w:val="20"/>
        </w:rPr>
        <w:t>好管家，一生全心全力投入聖工。</w:t>
      </w:r>
    </w:p>
    <w:p w14:paraId="0B737161" w14:textId="77777777" w:rsidR="003345E9" w:rsidRDefault="007169A0">
      <w:pPr>
        <w:pStyle w:val="a5"/>
        <w:numPr>
          <w:ilvl w:val="1"/>
          <w:numId w:val="15"/>
        </w:numPr>
        <w:tabs>
          <w:tab w:val="left" w:pos="1193"/>
        </w:tabs>
        <w:spacing w:line="206" w:lineRule="auto"/>
        <w:ind w:right="112" w:firstLine="408"/>
        <w:jc w:val="both"/>
        <w:rPr>
          <w:sz w:val="20"/>
        </w:rPr>
      </w:pPr>
      <w:r>
        <w:rPr>
          <w:color w:val="231F20"/>
          <w:spacing w:val="1"/>
          <w:w w:val="102"/>
          <w:sz w:val="20"/>
        </w:rPr>
        <w:t>牧師候選人承認有從神而來從事此項事工的呼召。該候選</w:t>
      </w:r>
      <w:r>
        <w:rPr>
          <w:color w:val="231F20"/>
          <w:spacing w:val="2"/>
          <w:w w:val="102"/>
          <w:sz w:val="20"/>
        </w:rPr>
        <w:t>人現時擁有地區執照，並曾經擁有地區執照至少連續三年以上。在所</w:t>
      </w:r>
      <w:r>
        <w:rPr>
          <w:color w:val="231F20"/>
          <w:w w:val="102"/>
          <w:sz w:val="20"/>
        </w:rPr>
        <w:t>屬地方教會委員會或地區指導委員會推薦該員續發執照。再者，該員</w:t>
      </w:r>
      <w:r>
        <w:rPr>
          <w:color w:val="231F20"/>
          <w:spacing w:val="1"/>
          <w:sz w:val="20"/>
        </w:rPr>
        <w:t xml:space="preserve"> </w:t>
      </w:r>
      <w:r>
        <w:rPr>
          <w:color w:val="231F20"/>
          <w:spacing w:val="-11"/>
          <w:w w:val="102"/>
          <w:sz w:val="20"/>
        </w:rPr>
        <w:t>:</w:t>
      </w:r>
    </w:p>
    <w:p w14:paraId="66D140B8" w14:textId="77777777" w:rsidR="003345E9" w:rsidRDefault="007169A0">
      <w:pPr>
        <w:pStyle w:val="a3"/>
        <w:spacing w:line="306" w:lineRule="exact"/>
        <w:ind w:left="612"/>
        <w:jc w:val="both"/>
      </w:pPr>
      <w:r>
        <w:rPr>
          <w:color w:val="231F20"/>
          <w:spacing w:val="5"/>
        </w:rPr>
        <w:t>➀  在教會完成所有相同的要求，</w:t>
      </w:r>
    </w:p>
    <w:p w14:paraId="04ACD2AD" w14:textId="77777777" w:rsidR="003345E9" w:rsidRDefault="007169A0">
      <w:pPr>
        <w:pStyle w:val="a3"/>
        <w:spacing w:line="320" w:lineRule="exact"/>
        <w:ind w:left="612"/>
        <w:jc w:val="both"/>
      </w:pPr>
      <w:r>
        <w:rPr>
          <w:color w:val="231F20"/>
          <w:spacing w:val="-1"/>
        </w:rPr>
        <w:t>➁   修畢所有成為領有執照之傳道人，且是按立牧師候選人所必</w:t>
      </w:r>
    </w:p>
    <w:p w14:paraId="751AE5AD" w14:textId="77777777" w:rsidR="003345E9" w:rsidRDefault="007169A0">
      <w:pPr>
        <w:pStyle w:val="a3"/>
        <w:spacing w:line="320" w:lineRule="exact"/>
        <w:ind w:left="1020"/>
      </w:pPr>
      <w:r>
        <w:rPr>
          <w:rFonts w:ascii="Noto Serif SC" w:eastAsia="Noto Serif SC"/>
          <w:color w:val="231F20"/>
        </w:rPr>
        <w:t>须</w:t>
      </w:r>
      <w:r>
        <w:rPr>
          <w:color w:val="231F20"/>
          <w:spacing w:val="-1"/>
        </w:rPr>
        <w:t>的已認證之按牧進修課程，</w:t>
      </w:r>
    </w:p>
    <w:p w14:paraId="23EA0BD8" w14:textId="77777777" w:rsidR="003345E9" w:rsidRDefault="007169A0">
      <w:pPr>
        <w:pStyle w:val="a3"/>
        <w:tabs>
          <w:tab w:val="left" w:pos="1019"/>
        </w:tabs>
        <w:spacing w:before="9" w:line="206" w:lineRule="auto"/>
        <w:ind w:left="1020" w:right="116" w:hanging="408"/>
      </w:pPr>
      <w:r>
        <w:rPr>
          <w:color w:val="231F20"/>
          <w:w w:val="102"/>
        </w:rPr>
        <w:t>➂</w:t>
      </w:r>
      <w:r>
        <w:rPr>
          <w:color w:val="231F20"/>
        </w:rPr>
        <w:tab/>
      </w:r>
      <w:r>
        <w:rPr>
          <w:color w:val="231F20"/>
          <w:spacing w:val="1"/>
          <w:w w:val="102"/>
        </w:rPr>
        <w:t>經地區教牧資格審查委員會或地區教牧事工委員會謹慎考慮</w:t>
      </w:r>
      <w:r>
        <w:rPr>
          <w:color w:val="231F20"/>
          <w:w w:val="102"/>
        </w:rPr>
        <w:t>後推薦。</w:t>
      </w:r>
    </w:p>
    <w:p w14:paraId="64D529D2" w14:textId="77777777" w:rsidR="003345E9" w:rsidRDefault="007169A0">
      <w:pPr>
        <w:pStyle w:val="a3"/>
        <w:spacing w:line="206" w:lineRule="auto"/>
        <w:ind w:right="16" w:firstLine="408"/>
        <w:jc w:val="both"/>
        <w:rPr>
          <w:rFonts w:ascii="Noto Sans TC" w:eastAsia="Noto Sans TC"/>
        </w:rPr>
      </w:pPr>
      <w:r>
        <w:rPr>
          <w:color w:val="231F20"/>
          <w:spacing w:val="1"/>
          <w:w w:val="102"/>
        </w:rPr>
        <w:t>經地區年議會三份二票數通過，得被選為牧師的地位。候選人須</w:t>
      </w:r>
      <w:r>
        <w:rPr>
          <w:color w:val="231F20"/>
          <w:spacing w:val="2"/>
          <w:w w:val="102"/>
        </w:rPr>
        <w:t>不少於三年為受委任的教牧，並現在有受委任的事工。受委任事工之</w:t>
      </w:r>
      <w:r>
        <w:rPr>
          <w:color w:val="231F20"/>
          <w:w w:val="102"/>
        </w:rPr>
        <w:t>三年時間須逐漸累計，且不能有任何間隔。超過受委任事工總月數之服事，需按照間隔前之時間累積計算，且助牧在這三年中仍須持有地區執照，不能有任何中斷。若該員為半職傳道，受委任服事的年份要按在地方教會參與的程度而相應調整，並他們的見證與服事展現了神對於他們服事的呼召，超越其他的工作。並且若該員曾受一地區年議</w:t>
      </w:r>
      <w:r>
        <w:rPr>
          <w:color w:val="231F20"/>
          <w:spacing w:val="10"/>
          <w:w w:val="102"/>
        </w:rPr>
        <w:t>會指出其有不合資格之情事，應經原指控之地區監督和地區指導委</w:t>
      </w:r>
      <w:r>
        <w:rPr>
          <w:color w:val="231F20"/>
          <w:spacing w:val="6"/>
          <w:w w:val="102"/>
        </w:rPr>
        <w:t>員會之書面澄清，且證明該員的婚姻並無不合按立之資格</w:t>
      </w:r>
      <w:r>
        <w:rPr>
          <w:color w:val="231F20"/>
          <w:spacing w:val="-101"/>
          <w:w w:val="102"/>
        </w:rPr>
        <w:t>。</w:t>
      </w:r>
      <w:r>
        <w:rPr>
          <w:rFonts w:ascii="Noto Sans TC" w:eastAsia="Noto Sans TC"/>
          <w:color w:val="231F20"/>
          <w:w w:val="102"/>
        </w:rPr>
        <w:t>（205.7， 320，521）</w:t>
      </w:r>
    </w:p>
    <w:p w14:paraId="60B23AA6" w14:textId="77777777" w:rsidR="003345E9" w:rsidRDefault="007169A0">
      <w:pPr>
        <w:pStyle w:val="2"/>
        <w:spacing w:before="42"/>
        <w:ind w:left="528"/>
        <w:rPr>
          <w:rFonts w:ascii="Noto Serif TC ExtraBold" w:eastAsia="Noto Serif TC ExtraBold"/>
        </w:rPr>
      </w:pPr>
      <w:r>
        <w:rPr>
          <w:rFonts w:ascii="Noto Serif TC ExtraBold" w:eastAsia="Noto Serif TC ExtraBold"/>
          <w:color w:val="231F20"/>
          <w:spacing w:val="-2"/>
        </w:rPr>
        <w:t>五、資格的承認</w:t>
      </w:r>
    </w:p>
    <w:p w14:paraId="3080D895" w14:textId="77777777" w:rsidR="003345E9" w:rsidRDefault="007169A0">
      <w:pPr>
        <w:pStyle w:val="a5"/>
        <w:numPr>
          <w:ilvl w:val="0"/>
          <w:numId w:val="15"/>
        </w:numPr>
        <w:tabs>
          <w:tab w:val="left" w:pos="1006"/>
        </w:tabs>
        <w:spacing w:before="47" w:line="206" w:lineRule="auto"/>
        <w:ind w:left="120" w:right="16" w:firstLine="408"/>
        <w:rPr>
          <w:sz w:val="20"/>
        </w:rPr>
      </w:pPr>
      <w:r>
        <w:rPr>
          <w:color w:val="231F20"/>
          <w:w w:val="102"/>
          <w:sz w:val="20"/>
        </w:rPr>
        <w:t>其他教派的受按立之教牧，如願加入宣聖會，並提出其按立文件，經地區教牧資格審查委員會或地區教牧事工委員會考核其行</w:t>
      </w:r>
      <w:r>
        <w:rPr>
          <w:rFonts w:ascii="Noto Serif SC" w:eastAsia="Noto Serif SC"/>
          <w:color w:val="231F20"/>
          <w:w w:val="102"/>
          <w:sz w:val="20"/>
        </w:rPr>
        <w:t>为</w:t>
      </w:r>
      <w:r>
        <w:rPr>
          <w:color w:val="231F20"/>
          <w:w w:val="102"/>
          <w:sz w:val="20"/>
        </w:rPr>
        <w:t>、</w:t>
      </w:r>
      <w:r>
        <w:rPr>
          <w:color w:val="231F20"/>
          <w:spacing w:val="2"/>
          <w:w w:val="102"/>
          <w:sz w:val="20"/>
        </w:rPr>
        <w:t>個人經驗和對教義之認識後，認為符合要求，得由地區年議會承認其</w:t>
      </w:r>
      <w:r>
        <w:rPr>
          <w:color w:val="231F20"/>
          <w:w w:val="102"/>
          <w:sz w:val="20"/>
        </w:rPr>
        <w:t>按立資格，但需依下列規定辦理：</w:t>
      </w:r>
    </w:p>
    <w:p w14:paraId="5A01A3A5" w14:textId="77777777" w:rsidR="003345E9" w:rsidRDefault="007169A0">
      <w:pPr>
        <w:pStyle w:val="a3"/>
        <w:tabs>
          <w:tab w:val="left" w:pos="1019"/>
        </w:tabs>
        <w:spacing w:line="206" w:lineRule="auto"/>
        <w:ind w:left="1020" w:right="118" w:hanging="408"/>
      </w:pPr>
      <w:r>
        <w:rPr>
          <w:b/>
          <w:color w:val="231F20"/>
          <w:spacing w:val="-10"/>
        </w:rPr>
        <w:t>➀</w:t>
      </w:r>
      <w:r>
        <w:rPr>
          <w:b/>
          <w:color w:val="231F20"/>
        </w:rPr>
        <w:tab/>
      </w:r>
      <w:r>
        <w:rPr>
          <w:color w:val="231F20"/>
          <w:spacing w:val="-2"/>
        </w:rPr>
        <w:t>須接受並完成「宣聖會教會手冊」和歷史及聖潔教義之課程並展現其瞭解與運用，</w:t>
      </w:r>
    </w:p>
    <w:p w14:paraId="0BEFD0C7" w14:textId="77777777" w:rsidR="003345E9" w:rsidRDefault="003345E9">
      <w:pPr>
        <w:pStyle w:val="a3"/>
        <w:spacing w:line="206" w:lineRule="auto"/>
        <w:sectPr w:rsidR="003345E9">
          <w:pgSz w:w="8640" w:h="12960"/>
          <w:pgMar w:top="480" w:right="1080" w:bottom="1180" w:left="1080" w:header="0" w:footer="997" w:gutter="0"/>
          <w:cols w:space="720"/>
        </w:sectPr>
      </w:pPr>
    </w:p>
    <w:p w14:paraId="0A2921F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7098328" w14:textId="77777777" w:rsidR="003345E9" w:rsidRDefault="007169A0">
      <w:pPr>
        <w:pStyle w:val="a3"/>
        <w:tabs>
          <w:tab w:val="left" w:pos="1019"/>
        </w:tabs>
        <w:spacing w:before="240" w:line="206" w:lineRule="auto"/>
        <w:ind w:left="1019" w:right="118" w:hanging="408"/>
      </w:pPr>
      <w:r>
        <w:rPr>
          <w:b/>
          <w:color w:val="231F20"/>
          <w:spacing w:val="-10"/>
        </w:rPr>
        <w:t>➁</w:t>
      </w:r>
      <w:r>
        <w:rPr>
          <w:b/>
          <w:color w:val="231F20"/>
        </w:rPr>
        <w:tab/>
      </w:r>
      <w:r>
        <w:rPr>
          <w:color w:val="231F20"/>
          <w:spacing w:val="-2"/>
        </w:rPr>
        <w:t>詳細填寫地區年議會「按立牧師候選人和牧師資格承認」之</w:t>
      </w:r>
      <w:r>
        <w:rPr>
          <w:color w:val="231F20"/>
          <w:spacing w:val="-4"/>
        </w:rPr>
        <w:t>問卷，</w:t>
      </w:r>
    </w:p>
    <w:p w14:paraId="72F981BA" w14:textId="77777777" w:rsidR="003345E9" w:rsidRDefault="007169A0">
      <w:pPr>
        <w:pStyle w:val="a3"/>
        <w:tabs>
          <w:tab w:val="left" w:pos="1019"/>
        </w:tabs>
        <w:spacing w:line="204" w:lineRule="auto"/>
        <w:ind w:left="1019" w:right="103" w:hanging="408"/>
      </w:pPr>
      <w:r>
        <w:rPr>
          <w:b/>
          <w:color w:val="231F20"/>
          <w:spacing w:val="-10"/>
        </w:rPr>
        <w:t>➂</w:t>
      </w:r>
      <w:r>
        <w:rPr>
          <w:b/>
          <w:color w:val="231F20"/>
        </w:rPr>
        <w:tab/>
      </w:r>
      <w:r>
        <w:rPr>
          <w:color w:val="231F20"/>
          <w:spacing w:val="9"/>
        </w:rPr>
        <w:t xml:space="preserve">他們要具備 </w:t>
      </w:r>
      <w:r>
        <w:rPr>
          <w:rFonts w:ascii="Noto Sans TC" w:eastAsia="Noto Sans TC" w:hAnsi="Noto Sans TC"/>
          <w:color w:val="231F20"/>
        </w:rPr>
        <w:t xml:space="preserve">525 ～ 525.3 或 526 ～ 526.3 </w:t>
      </w:r>
      <w:r>
        <w:rPr>
          <w:color w:val="231F20"/>
          <w:spacing w:val="14"/>
        </w:rPr>
        <w:t>條所規定之按立</w:t>
      </w:r>
      <w:r>
        <w:rPr>
          <w:color w:val="231F20"/>
          <w:spacing w:val="-4"/>
        </w:rPr>
        <w:t>條件。</w:t>
      </w:r>
    </w:p>
    <w:p w14:paraId="68F2A17F" w14:textId="77777777" w:rsidR="003345E9" w:rsidRDefault="007169A0">
      <w:pPr>
        <w:pStyle w:val="a3"/>
        <w:tabs>
          <w:tab w:val="left" w:pos="1019"/>
        </w:tabs>
        <w:spacing w:line="312" w:lineRule="exact"/>
        <w:ind w:left="611"/>
        <w:rPr>
          <w:rFonts w:ascii="Noto Sans TC" w:eastAsia="Noto Sans TC" w:hAnsi="Noto Sans TC"/>
        </w:rPr>
      </w:pPr>
      <w:r>
        <w:rPr>
          <w:b/>
          <w:color w:val="231F20"/>
          <w:spacing w:val="-10"/>
        </w:rPr>
        <w:t>➃</w:t>
      </w:r>
      <w:r>
        <w:rPr>
          <w:b/>
          <w:color w:val="231F20"/>
        </w:rPr>
        <w:tab/>
      </w:r>
      <w:r>
        <w:rPr>
          <w:color w:val="231F20"/>
        </w:rPr>
        <w:t>他們必須在一項委任的服事中</w:t>
      </w:r>
      <w:r>
        <w:rPr>
          <w:rFonts w:ascii="Noto Sans TC" w:eastAsia="Noto Sans TC" w:hAnsi="Noto Sans TC"/>
          <w:color w:val="231F20"/>
          <w:spacing w:val="-2"/>
        </w:rPr>
        <w:t>（205.8，228，521，524.2）</w:t>
      </w:r>
    </w:p>
    <w:p w14:paraId="3F2A78C0" w14:textId="77777777" w:rsidR="003345E9" w:rsidRDefault="007169A0">
      <w:pPr>
        <w:pStyle w:val="a5"/>
        <w:numPr>
          <w:ilvl w:val="1"/>
          <w:numId w:val="15"/>
        </w:numPr>
        <w:tabs>
          <w:tab w:val="left" w:pos="1192"/>
        </w:tabs>
        <w:spacing w:before="10" w:line="204" w:lineRule="auto"/>
        <w:ind w:left="119" w:right="115" w:firstLine="408"/>
        <w:jc w:val="both"/>
        <w:rPr>
          <w:rFonts w:ascii="Noto Sans TC" w:eastAsia="Noto Sans TC"/>
          <w:sz w:val="20"/>
        </w:rPr>
      </w:pPr>
      <w:r>
        <w:rPr>
          <w:color w:val="231F20"/>
          <w:spacing w:val="1"/>
          <w:w w:val="102"/>
          <w:sz w:val="20"/>
        </w:rPr>
        <w:t>主管區之總監督應發給該牧師一份資格承認書，並有總監</w:t>
      </w:r>
      <w:r>
        <w:rPr>
          <w:color w:val="231F20"/>
          <w:spacing w:val="-7"/>
          <w:w w:val="102"/>
          <w:sz w:val="20"/>
        </w:rPr>
        <w:t>督、地區監督及地區秘書之簽署。</w:t>
      </w:r>
      <w:r>
        <w:rPr>
          <w:rFonts w:ascii="Noto Sans TC" w:eastAsia="Noto Sans TC"/>
          <w:color w:val="231F20"/>
          <w:w w:val="102"/>
          <w:sz w:val="20"/>
        </w:rPr>
        <w:t>（530.6）</w:t>
      </w:r>
    </w:p>
    <w:p w14:paraId="5B674201" w14:textId="77777777" w:rsidR="003345E9" w:rsidRDefault="007169A0">
      <w:pPr>
        <w:pStyle w:val="a5"/>
        <w:numPr>
          <w:ilvl w:val="1"/>
          <w:numId w:val="15"/>
        </w:numPr>
        <w:tabs>
          <w:tab w:val="left" w:pos="1192"/>
        </w:tabs>
        <w:spacing w:line="206" w:lineRule="auto"/>
        <w:ind w:left="119" w:right="112" w:firstLine="408"/>
        <w:jc w:val="both"/>
        <w:rPr>
          <w:sz w:val="20"/>
        </w:rPr>
      </w:pPr>
      <w:r>
        <w:rPr>
          <w:color w:val="231F20"/>
          <w:spacing w:val="1"/>
          <w:w w:val="102"/>
          <w:sz w:val="20"/>
        </w:rPr>
        <w:t>當從其他教派轉來之傳道人資格正式被承認後，原教會所</w:t>
      </w:r>
      <w:r>
        <w:rPr>
          <w:color w:val="231F20"/>
          <w:spacing w:val="2"/>
          <w:w w:val="102"/>
          <w:sz w:val="20"/>
        </w:rPr>
        <w:t>發給的證書應退還給該員，但應在該證書上以書寫或蓋印，註明下列</w:t>
      </w:r>
      <w:r>
        <w:rPr>
          <w:color w:val="231F20"/>
          <w:w w:val="102"/>
          <w:sz w:val="20"/>
        </w:rPr>
        <w:t>之字樣：</w:t>
      </w:r>
    </w:p>
    <w:p w14:paraId="235BFB8E" w14:textId="77777777" w:rsidR="003345E9" w:rsidRDefault="007169A0">
      <w:pPr>
        <w:pStyle w:val="a3"/>
        <w:tabs>
          <w:tab w:val="left" w:pos="2769"/>
        </w:tabs>
        <w:spacing w:line="206" w:lineRule="auto"/>
        <w:ind w:left="119" w:right="112" w:firstLine="408"/>
      </w:pPr>
      <w:r>
        <w:rPr>
          <w:color w:val="231F20"/>
        </w:rPr>
        <w:t xml:space="preserve">已被宣聖會 </w:t>
      </w:r>
      <w:r>
        <w:rPr>
          <w:rFonts w:ascii="Times New Roman" w:eastAsia="Times New Roman"/>
          <w:color w:val="231F20"/>
          <w:u w:val="single" w:color="221E1F"/>
        </w:rPr>
        <w:tab/>
      </w:r>
      <w:r>
        <w:rPr>
          <w:rFonts w:ascii="Times New Roman" w:eastAsia="Times New Roman"/>
          <w:color w:val="231F20"/>
        </w:rPr>
        <w:t xml:space="preserve"> </w:t>
      </w:r>
      <w:r>
        <w:rPr>
          <w:color w:val="231F20"/>
        </w:rPr>
        <w:t>地區年議會接受，准予備案，做為新資</w:t>
      </w:r>
      <w:r>
        <w:rPr>
          <w:color w:val="231F20"/>
          <w:spacing w:val="-2"/>
        </w:rPr>
        <w:t>格之證明。</w:t>
      </w:r>
    </w:p>
    <w:p w14:paraId="1ACE2C3D" w14:textId="77777777" w:rsidR="003345E9" w:rsidRDefault="007169A0">
      <w:pPr>
        <w:pStyle w:val="a3"/>
        <w:tabs>
          <w:tab w:val="left" w:pos="1676"/>
        </w:tabs>
        <w:spacing w:line="308"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總監督</w:t>
      </w:r>
    </w:p>
    <w:p w14:paraId="7283D5BB" w14:textId="77777777" w:rsidR="003345E9" w:rsidRDefault="007169A0">
      <w:pPr>
        <w:pStyle w:val="a3"/>
        <w:tabs>
          <w:tab w:val="left" w:pos="1676"/>
        </w:tabs>
        <w:spacing w:line="320"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地區監督</w:t>
      </w:r>
    </w:p>
    <w:p w14:paraId="46AB6244" w14:textId="77777777" w:rsidR="003345E9" w:rsidRDefault="007169A0">
      <w:pPr>
        <w:pStyle w:val="a3"/>
        <w:tabs>
          <w:tab w:val="left" w:pos="1676"/>
        </w:tabs>
        <w:spacing w:line="320"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地區秘書</w:t>
      </w:r>
    </w:p>
    <w:p w14:paraId="37E5A3F2" w14:textId="77777777" w:rsidR="003345E9" w:rsidRDefault="007169A0">
      <w:pPr>
        <w:pStyle w:val="a3"/>
        <w:tabs>
          <w:tab w:val="left" w:pos="987"/>
          <w:tab w:val="left" w:pos="1752"/>
          <w:tab w:val="left" w:pos="2518"/>
        </w:tabs>
        <w:spacing w:line="347"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年 </w:t>
      </w: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月 </w:t>
      </w:r>
      <w:r>
        <w:rPr>
          <w:rFonts w:ascii="Times New Roman" w:eastAsia="Times New Roman"/>
          <w:color w:val="231F20"/>
          <w:u w:val="single" w:color="221E1F"/>
        </w:rPr>
        <w:tab/>
      </w:r>
      <w:r>
        <w:rPr>
          <w:rFonts w:ascii="Times New Roman" w:eastAsia="Times New Roman"/>
          <w:color w:val="231F20"/>
        </w:rPr>
        <w:t xml:space="preserve"> </w:t>
      </w:r>
      <w:r>
        <w:rPr>
          <w:color w:val="231F20"/>
        </w:rPr>
        <w:t>日</w:t>
      </w:r>
    </w:p>
    <w:p w14:paraId="7FCF3B33" w14:textId="77777777" w:rsidR="003345E9" w:rsidRDefault="007169A0">
      <w:pPr>
        <w:pStyle w:val="2"/>
        <w:spacing w:before="38"/>
        <w:ind w:left="528"/>
        <w:rPr>
          <w:rFonts w:ascii="Noto Serif TC ExtraBold" w:eastAsia="Noto Serif TC ExtraBold"/>
        </w:rPr>
      </w:pPr>
      <w:r>
        <w:rPr>
          <w:rFonts w:ascii="Noto Serif TC ExtraBold" w:eastAsia="Noto Serif TC ExtraBold"/>
          <w:color w:val="231F20"/>
          <w:spacing w:val="-2"/>
        </w:rPr>
        <w:t>六、退休教牧</w:t>
      </w:r>
    </w:p>
    <w:p w14:paraId="4C1F0DE3" w14:textId="77777777" w:rsidR="003345E9" w:rsidRDefault="007169A0">
      <w:pPr>
        <w:pStyle w:val="a5"/>
        <w:numPr>
          <w:ilvl w:val="0"/>
          <w:numId w:val="15"/>
        </w:numPr>
        <w:tabs>
          <w:tab w:val="left" w:pos="1006"/>
        </w:tabs>
        <w:spacing w:before="46" w:line="206" w:lineRule="auto"/>
        <w:ind w:left="120" w:right="112" w:firstLine="408"/>
        <w:jc w:val="both"/>
        <w:rPr>
          <w:sz w:val="20"/>
        </w:rPr>
      </w:pPr>
      <w:r>
        <w:rPr>
          <w:color w:val="231F20"/>
          <w:spacing w:val="1"/>
          <w:w w:val="102"/>
          <w:sz w:val="20"/>
        </w:rPr>
        <w:t>退休教牧係經地區教牧資格審查委員會或地區教牧事工委員會之推薦，已被其持有教牧資格之地區年議會列入退休之地位上。任</w:t>
      </w:r>
      <w:r>
        <w:rPr>
          <w:color w:val="231F20"/>
          <w:w w:val="102"/>
          <w:sz w:val="20"/>
        </w:rPr>
        <w:t>何身份的改變，須經地區教牧資格審查委員會或地區教牧事工委員會之推薦，得地區年議會核准。</w:t>
      </w:r>
    </w:p>
    <w:p w14:paraId="5E6488C4" w14:textId="77777777" w:rsidR="003345E9" w:rsidRDefault="007169A0">
      <w:pPr>
        <w:pStyle w:val="a5"/>
        <w:numPr>
          <w:ilvl w:val="1"/>
          <w:numId w:val="15"/>
        </w:numPr>
        <w:tabs>
          <w:tab w:val="left" w:pos="1205"/>
        </w:tabs>
        <w:spacing w:line="206" w:lineRule="auto"/>
        <w:ind w:right="111" w:firstLine="408"/>
        <w:jc w:val="both"/>
        <w:rPr>
          <w:rFonts w:ascii="Noto Sans TC" w:eastAsia="Noto Sans TC"/>
          <w:sz w:val="20"/>
        </w:rPr>
      </w:pPr>
      <w:r>
        <w:rPr>
          <w:color w:val="231F20"/>
          <w:w w:val="102"/>
          <w:sz w:val="20"/>
        </w:rPr>
        <w:t>退休教牧並非強迫停止其傳道工作，也非從地區年議會中</w:t>
      </w:r>
      <w:r>
        <w:rPr>
          <w:color w:val="231F20"/>
          <w:spacing w:val="2"/>
          <w:w w:val="102"/>
          <w:sz w:val="20"/>
        </w:rPr>
        <w:t>削除其資格。受「委任」時提出退休或是依正常退休之年齡時退休算</w:t>
      </w:r>
      <w:r>
        <w:rPr>
          <w:color w:val="231F20"/>
          <w:spacing w:val="-10"/>
          <w:w w:val="102"/>
          <w:sz w:val="20"/>
        </w:rPr>
        <w:t>為「委派中退休的教牧」。委派中退休的教牧是地區年議會的成員。非</w:t>
      </w:r>
      <w:r>
        <w:rPr>
          <w:color w:val="231F20"/>
          <w:spacing w:val="1"/>
          <w:w w:val="102"/>
          <w:sz w:val="20"/>
        </w:rPr>
        <w:t>受委任之傳道人申請退休，算是「未委派退休的教牧」之關係，並不</w:t>
      </w:r>
      <w:r>
        <w:rPr>
          <w:color w:val="231F20"/>
          <w:spacing w:val="-11"/>
          <w:w w:val="102"/>
          <w:sz w:val="20"/>
        </w:rPr>
        <w:t>算為地區年議會成員。</w:t>
      </w:r>
      <w:r>
        <w:rPr>
          <w:rFonts w:ascii="Noto Sans TC" w:eastAsia="Noto Sans TC"/>
          <w:color w:val="231F20"/>
          <w:w w:val="102"/>
          <w:sz w:val="20"/>
        </w:rPr>
        <w:t>（201，530.9）</w:t>
      </w:r>
    </w:p>
    <w:p w14:paraId="51DFB619" w14:textId="77777777" w:rsidR="003345E9" w:rsidRDefault="007169A0">
      <w:pPr>
        <w:pStyle w:val="a5"/>
        <w:numPr>
          <w:ilvl w:val="1"/>
          <w:numId w:val="15"/>
        </w:numPr>
        <w:tabs>
          <w:tab w:val="left" w:pos="1187"/>
        </w:tabs>
        <w:spacing w:line="204" w:lineRule="auto"/>
        <w:ind w:right="16" w:firstLine="408"/>
        <w:rPr>
          <w:rFonts w:ascii="Noto Sans TC" w:eastAsia="Noto Sans TC"/>
          <w:sz w:val="20"/>
        </w:rPr>
      </w:pPr>
      <w:r>
        <w:rPr>
          <w:color w:val="231F20"/>
          <w:spacing w:val="-4"/>
          <w:w w:val="102"/>
          <w:sz w:val="20"/>
        </w:rPr>
        <w:t>退休教牧</w:t>
      </w:r>
      <w:r>
        <w:rPr>
          <w:color w:val="231F20"/>
          <w:w w:val="102"/>
          <w:sz w:val="20"/>
        </w:rPr>
        <w:t>（受委派或未受委派</w:t>
      </w:r>
      <w:r>
        <w:rPr>
          <w:color w:val="231F20"/>
          <w:spacing w:val="-16"/>
          <w:w w:val="102"/>
          <w:sz w:val="20"/>
        </w:rPr>
        <w:t>）</w:t>
      </w:r>
      <w:r>
        <w:rPr>
          <w:color w:val="231F20"/>
          <w:spacing w:val="-2"/>
          <w:w w:val="102"/>
          <w:sz w:val="20"/>
        </w:rPr>
        <w:t>仍須向地區議會按年報告。</w:t>
      </w:r>
      <w:r>
        <w:rPr>
          <w:color w:val="231F20"/>
          <w:spacing w:val="3"/>
          <w:w w:val="102"/>
          <w:sz w:val="20"/>
        </w:rPr>
        <w:t>若退休教牧因超於個人控制範圍而無法呈交報告，地區年議會在地區</w:t>
      </w:r>
      <w:r>
        <w:rPr>
          <w:color w:val="231F20"/>
          <w:spacing w:val="1"/>
          <w:w w:val="102"/>
          <w:sz w:val="20"/>
        </w:rPr>
        <w:t>教牧資格委員會或地區教牧事工委員會推薦下，可將該傳道列入「豁</w:t>
      </w:r>
      <w:r>
        <w:rPr>
          <w:color w:val="231F20"/>
          <w:spacing w:val="-18"/>
          <w:w w:val="102"/>
          <w:sz w:val="20"/>
        </w:rPr>
        <w:t>免」，長久滿足每年報告的要求。</w:t>
      </w:r>
      <w:r>
        <w:rPr>
          <w:rFonts w:ascii="Noto Sans TC" w:eastAsia="Noto Sans TC"/>
          <w:color w:val="231F20"/>
          <w:w w:val="102"/>
          <w:sz w:val="20"/>
        </w:rPr>
        <w:t>（530.9）</w:t>
      </w:r>
    </w:p>
    <w:p w14:paraId="0E59B055" w14:textId="77777777" w:rsidR="003345E9" w:rsidRDefault="003345E9">
      <w:pPr>
        <w:pStyle w:val="a5"/>
        <w:spacing w:line="204" w:lineRule="auto"/>
        <w:rPr>
          <w:rFonts w:ascii="Noto Sans TC" w:eastAsia="Noto Sans TC"/>
          <w:sz w:val="20"/>
        </w:rPr>
        <w:sectPr w:rsidR="003345E9">
          <w:pgSz w:w="8640" w:h="12960"/>
          <w:pgMar w:top="480" w:right="1080" w:bottom="1180" w:left="1080" w:header="0" w:footer="997" w:gutter="0"/>
          <w:cols w:space="720"/>
        </w:sectPr>
      </w:pPr>
    </w:p>
    <w:p w14:paraId="21CE58CA" w14:textId="77777777" w:rsidR="003345E9" w:rsidRDefault="007169A0">
      <w:pPr>
        <w:pStyle w:val="a3"/>
        <w:spacing w:before="50"/>
        <w:ind w:left="0"/>
        <w:jc w:val="center"/>
      </w:pPr>
      <w:r>
        <w:rPr>
          <w:color w:val="231F20"/>
          <w:spacing w:val="-2"/>
        </w:rPr>
        <w:lastRenderedPageBreak/>
        <w:t>傳道與基督教事奉</w:t>
      </w:r>
    </w:p>
    <w:p w14:paraId="043101CC" w14:textId="77777777" w:rsidR="003345E9" w:rsidRDefault="007169A0">
      <w:pPr>
        <w:pStyle w:val="2"/>
        <w:ind w:left="528"/>
        <w:rPr>
          <w:rFonts w:ascii="Noto Serif TC ExtraBold" w:eastAsia="Noto Serif TC ExtraBold"/>
        </w:rPr>
      </w:pPr>
      <w:r>
        <w:rPr>
          <w:rFonts w:ascii="Noto Serif TC ExtraBold" w:eastAsia="Noto Serif TC ExtraBold"/>
          <w:color w:val="231F20"/>
          <w:spacing w:val="-1"/>
        </w:rPr>
        <w:t>七、傳道人會籍之轉移</w:t>
      </w:r>
    </w:p>
    <w:p w14:paraId="671E9C5D" w14:textId="77777777" w:rsidR="003345E9" w:rsidRDefault="007169A0">
      <w:pPr>
        <w:pStyle w:val="a5"/>
        <w:numPr>
          <w:ilvl w:val="0"/>
          <w:numId w:val="15"/>
        </w:numPr>
        <w:tabs>
          <w:tab w:val="left" w:pos="1008"/>
        </w:tabs>
        <w:spacing w:before="49" w:line="204" w:lineRule="auto"/>
        <w:ind w:left="120" w:right="16" w:firstLine="408"/>
        <w:rPr>
          <w:rFonts w:ascii="Noto Sans TC" w:eastAsia="Noto Sans TC"/>
          <w:sz w:val="20"/>
        </w:rPr>
      </w:pPr>
      <w:r>
        <w:rPr>
          <w:color w:val="231F20"/>
          <w:spacing w:val="8"/>
          <w:w w:val="102"/>
          <w:sz w:val="20"/>
        </w:rPr>
        <w:t>神職人員欲轉移會籍至另一地區時，其會籍之轉移應由地</w:t>
      </w:r>
      <w:r>
        <w:rPr>
          <w:color w:val="231F20"/>
          <w:spacing w:val="2"/>
          <w:w w:val="102"/>
          <w:sz w:val="20"/>
        </w:rPr>
        <w:t>區年議會投票決定。若在年議會休會期間，則由其原屬之地區指導委</w:t>
      </w:r>
      <w:r>
        <w:rPr>
          <w:color w:val="231F20"/>
          <w:spacing w:val="1"/>
          <w:w w:val="102"/>
          <w:sz w:val="20"/>
        </w:rPr>
        <w:t>員會決定，此種轉移應由地區指導委員會在地區年議會開會前接受申請，給予提出申請之傳道人在被接受地區中應享有之權利和特權，並</w:t>
      </w:r>
      <w:r>
        <w:rPr>
          <w:color w:val="231F20"/>
          <w:spacing w:val="4"/>
          <w:w w:val="102"/>
          <w:sz w:val="20"/>
        </w:rPr>
        <w:t>應呈請教牧資格審查委員會及地區年議會之核准</w:t>
      </w:r>
      <w:r>
        <w:rPr>
          <w:color w:val="231F20"/>
          <w:spacing w:val="-102"/>
          <w:w w:val="102"/>
          <w:sz w:val="20"/>
        </w:rPr>
        <w:t>。</w:t>
      </w:r>
      <w:r>
        <w:rPr>
          <w:rFonts w:ascii="Noto Sans TC" w:eastAsia="Noto Sans TC"/>
          <w:color w:val="231F20"/>
          <w:w w:val="102"/>
          <w:sz w:val="20"/>
        </w:rPr>
        <w:t>（205.9</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spacing w:val="-2"/>
          <w:w w:val="102"/>
          <w:sz w:val="20"/>
        </w:rPr>
        <w:t>205.10，</w:t>
      </w:r>
      <w:r>
        <w:rPr>
          <w:rFonts w:ascii="Noto Sans TC" w:eastAsia="Noto Sans TC"/>
          <w:color w:val="231F20"/>
          <w:w w:val="102"/>
          <w:sz w:val="20"/>
        </w:rPr>
        <w:t xml:space="preserve"> 226，231.9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231.10）</w:t>
      </w:r>
    </w:p>
    <w:p w14:paraId="1C6190E7" w14:textId="77777777" w:rsidR="003345E9" w:rsidRDefault="007169A0">
      <w:pPr>
        <w:pStyle w:val="a5"/>
        <w:numPr>
          <w:ilvl w:val="1"/>
          <w:numId w:val="15"/>
        </w:numPr>
        <w:tabs>
          <w:tab w:val="left" w:pos="1193"/>
        </w:tabs>
        <w:spacing w:before="5" w:line="206" w:lineRule="auto"/>
        <w:ind w:right="112" w:firstLine="408"/>
        <w:jc w:val="both"/>
        <w:rPr>
          <w:rFonts w:ascii="Noto Sans TC" w:eastAsia="Noto Sans TC"/>
          <w:sz w:val="20"/>
        </w:rPr>
      </w:pPr>
      <w:r>
        <w:rPr>
          <w:color w:val="231F20"/>
          <w:spacing w:val="1"/>
          <w:w w:val="102"/>
          <w:sz w:val="20"/>
        </w:rPr>
        <w:t>領有執照之傳道人申請會籍之轉移時，應提出本會已認證</w:t>
      </w:r>
      <w:r>
        <w:rPr>
          <w:color w:val="231F20"/>
          <w:spacing w:val="3"/>
          <w:w w:val="102"/>
          <w:sz w:val="20"/>
        </w:rPr>
        <w:t>之按牧進修課程之詳細記錄，及轉出地區年議會地區教牧資格進修委</w:t>
      </w:r>
      <w:r>
        <w:rPr>
          <w:color w:val="231F20"/>
          <w:spacing w:val="2"/>
          <w:w w:val="102"/>
          <w:sz w:val="20"/>
        </w:rPr>
        <w:t>員會之秘書的正式證明，一併送呈接受地區之地區教牧資格進修委員</w:t>
      </w:r>
      <w:r>
        <w:rPr>
          <w:color w:val="231F20"/>
          <w:spacing w:val="1"/>
          <w:w w:val="102"/>
          <w:sz w:val="20"/>
        </w:rPr>
        <w:t>會的秘書。接受地區的地區教牧資格進修委員會秘書收到上述之文件後，應會知地區秘書。轉移會籍之傳道人應主動向接受地區提出已認</w:t>
      </w:r>
      <w:r>
        <w:rPr>
          <w:color w:val="231F20"/>
          <w:spacing w:val="-7"/>
          <w:w w:val="102"/>
          <w:sz w:val="20"/>
        </w:rPr>
        <w:t>證之按牧進修課程之修習的情形。</w:t>
      </w:r>
      <w:r>
        <w:rPr>
          <w:rFonts w:ascii="Noto Sans TC" w:eastAsia="Noto Sans TC"/>
          <w:color w:val="231F20"/>
          <w:w w:val="102"/>
          <w:sz w:val="20"/>
        </w:rPr>
        <w:t>（233.1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233.2）</w:t>
      </w:r>
    </w:p>
    <w:p w14:paraId="66009DB8" w14:textId="77777777" w:rsidR="003345E9" w:rsidRDefault="007169A0">
      <w:pPr>
        <w:pStyle w:val="a5"/>
        <w:numPr>
          <w:ilvl w:val="1"/>
          <w:numId w:val="15"/>
        </w:numPr>
        <w:tabs>
          <w:tab w:val="left" w:pos="1193"/>
        </w:tabs>
        <w:spacing w:line="204" w:lineRule="auto"/>
        <w:ind w:right="112" w:firstLine="408"/>
        <w:jc w:val="both"/>
        <w:rPr>
          <w:rFonts w:ascii="Noto Sans TC" w:eastAsia="Noto Sans TC"/>
          <w:sz w:val="20"/>
        </w:rPr>
      </w:pPr>
      <w:r>
        <w:rPr>
          <w:color w:val="231F20"/>
          <w:spacing w:val="1"/>
          <w:w w:val="102"/>
          <w:sz w:val="20"/>
        </w:rPr>
        <w:t>地區年議會收到轉移案件後，應知會轉出地區之地區年議會。直到在地區年議會上投票通過轉移案件，轉移會籍之傳道人仍是</w:t>
      </w:r>
      <w:r>
        <w:rPr>
          <w:color w:val="231F20"/>
          <w:w w:val="102"/>
          <w:sz w:val="20"/>
        </w:rPr>
        <w:t>轉出地區之成員。接受地區轉入區之會籍要到下一次會期結束時方能</w:t>
      </w:r>
      <w:r>
        <w:rPr>
          <w:color w:val="231F20"/>
          <w:spacing w:val="-34"/>
          <w:w w:val="102"/>
          <w:sz w:val="20"/>
        </w:rPr>
        <w:t>生效。</w:t>
      </w:r>
      <w:r>
        <w:rPr>
          <w:rFonts w:ascii="Noto Sans TC" w:eastAsia="Noto Sans TC"/>
          <w:color w:val="231F20"/>
          <w:w w:val="102"/>
          <w:sz w:val="20"/>
        </w:rPr>
        <w:t>（205.9，226，231.10）</w:t>
      </w:r>
    </w:p>
    <w:p w14:paraId="40AF97B3" w14:textId="77777777" w:rsidR="003345E9" w:rsidRDefault="007169A0">
      <w:pPr>
        <w:pStyle w:val="2"/>
        <w:spacing w:before="57"/>
        <w:ind w:left="528"/>
        <w:rPr>
          <w:rFonts w:ascii="Noto Serif TC ExtraBold" w:eastAsia="Noto Serif TC ExtraBold"/>
        </w:rPr>
      </w:pPr>
      <w:r>
        <w:rPr>
          <w:rFonts w:ascii="Noto Serif TC ExtraBold" w:eastAsia="Noto Serif TC ExtraBold"/>
          <w:color w:val="231F20"/>
          <w:spacing w:val="-2"/>
          <w:w w:val="110"/>
        </w:rPr>
        <w:t>八、一般規條</w:t>
      </w:r>
    </w:p>
    <w:p w14:paraId="2B5B9189" w14:textId="77777777" w:rsidR="003345E9" w:rsidRDefault="007169A0">
      <w:pPr>
        <w:pStyle w:val="a5"/>
        <w:numPr>
          <w:ilvl w:val="0"/>
          <w:numId w:val="15"/>
        </w:numPr>
        <w:tabs>
          <w:tab w:val="left" w:pos="1005"/>
        </w:tabs>
        <w:spacing w:before="10" w:line="348" w:lineRule="exact"/>
        <w:ind w:left="1005" w:hanging="477"/>
        <w:rPr>
          <w:sz w:val="20"/>
        </w:rPr>
      </w:pPr>
      <w:r>
        <w:rPr>
          <w:color w:val="231F20"/>
          <w:sz w:val="20"/>
        </w:rPr>
        <w:t>下列之</w:t>
      </w:r>
      <w:r>
        <w:rPr>
          <w:b/>
          <w:color w:val="231F20"/>
          <w:sz w:val="20"/>
        </w:rPr>
        <w:t>定義</w:t>
      </w:r>
      <w:r>
        <w:rPr>
          <w:color w:val="231F20"/>
          <w:spacing w:val="-1"/>
          <w:sz w:val="20"/>
        </w:rPr>
        <w:t>係宣聖會有關傳道人之一般規條：</w:t>
      </w:r>
    </w:p>
    <w:p w14:paraId="72EAF0A2" w14:textId="77777777" w:rsidR="003345E9" w:rsidRDefault="007169A0">
      <w:pPr>
        <w:pStyle w:val="a3"/>
        <w:spacing w:before="11" w:line="204" w:lineRule="auto"/>
        <w:ind w:firstLine="408"/>
        <w:rPr>
          <w:rFonts w:ascii="Noto Sans TC" w:eastAsia="Noto Sans TC" w:hAnsi="Noto Sans TC"/>
        </w:rPr>
      </w:pPr>
      <w:r>
        <w:rPr>
          <w:b/>
          <w:color w:val="231F20"/>
          <w:spacing w:val="12"/>
        </w:rPr>
        <w:t>神職人員</w:t>
      </w:r>
      <w:r>
        <w:rPr>
          <w:color w:val="231F20"/>
          <w:spacing w:val="5"/>
        </w:rPr>
        <w:t>──牧師、助牧、和領有執照的傳道人</w:t>
      </w:r>
      <w:r>
        <w:rPr>
          <w:color w:val="231F20"/>
          <w:spacing w:val="-103"/>
        </w:rPr>
        <w:t>。</w:t>
      </w:r>
      <w:r>
        <w:rPr>
          <w:rFonts w:ascii="Noto Sans TC" w:eastAsia="Noto Sans TC" w:hAnsi="Noto Sans TC"/>
          <w:color w:val="231F20"/>
        </w:rPr>
        <w:t xml:space="preserve">（524，525， </w:t>
      </w:r>
      <w:r>
        <w:rPr>
          <w:rFonts w:ascii="Noto Sans TC" w:eastAsia="Noto Sans TC" w:hAnsi="Noto Sans TC"/>
          <w:color w:val="231F20"/>
          <w:spacing w:val="-4"/>
        </w:rPr>
        <w:t>526）</w:t>
      </w:r>
    </w:p>
    <w:p w14:paraId="3A1E7C13" w14:textId="77777777" w:rsidR="003345E9" w:rsidRDefault="007169A0">
      <w:pPr>
        <w:pStyle w:val="a3"/>
        <w:spacing w:line="310" w:lineRule="exact"/>
        <w:ind w:left="528"/>
      </w:pPr>
      <w:r>
        <w:rPr>
          <w:b/>
          <w:color w:val="231F20"/>
        </w:rPr>
        <w:t>信徒</w:t>
      </w:r>
      <w:r>
        <w:rPr>
          <w:color w:val="231F20"/>
          <w:spacing w:val="-1"/>
        </w:rPr>
        <w:t>──宣聖會非神職人員之會友。</w:t>
      </w:r>
    </w:p>
    <w:p w14:paraId="3E8ABD3E" w14:textId="77777777" w:rsidR="003345E9" w:rsidRDefault="007169A0">
      <w:pPr>
        <w:pStyle w:val="a3"/>
        <w:spacing w:line="320" w:lineRule="exact"/>
        <w:ind w:left="528"/>
      </w:pPr>
      <w:r>
        <w:rPr>
          <w:b/>
          <w:color w:val="231F20"/>
        </w:rPr>
        <w:t>活躍</w:t>
      </w:r>
      <w:r>
        <w:rPr>
          <w:color w:val="231F20"/>
          <w:spacing w:val="-1"/>
        </w:rPr>
        <w:t>──神職人員服侍於一項委派事工中。</w:t>
      </w:r>
    </w:p>
    <w:p w14:paraId="6B8AD348" w14:textId="77777777" w:rsidR="003345E9" w:rsidRDefault="007169A0">
      <w:pPr>
        <w:pStyle w:val="a3"/>
        <w:spacing w:line="319" w:lineRule="exact"/>
        <w:ind w:left="528"/>
      </w:pPr>
      <w:r>
        <w:rPr>
          <w:b/>
          <w:color w:val="231F20"/>
        </w:rPr>
        <w:t>受委派</w:t>
      </w:r>
      <w:r>
        <w:rPr>
          <w:color w:val="231F20"/>
          <w:spacing w:val="-1"/>
        </w:rPr>
        <w:t>──指有積極活躍的神職人員，其角色載於第五篇第二章</w:t>
      </w:r>
    </w:p>
    <w:p w14:paraId="47D8503D" w14:textId="77777777" w:rsidR="003345E9" w:rsidRDefault="007169A0">
      <w:pPr>
        <w:pStyle w:val="a3"/>
        <w:spacing w:line="322" w:lineRule="exact"/>
      </w:pPr>
      <w:r>
        <w:rPr>
          <w:rFonts w:ascii="Noto Sans TC" w:eastAsia="Noto Sans TC"/>
          <w:color w:val="231F20"/>
        </w:rPr>
        <w:t>505</w:t>
      </w:r>
      <w:r>
        <w:rPr>
          <w:rFonts w:ascii="Noto Sans TC" w:eastAsia="Noto Sans TC"/>
          <w:color w:val="231F20"/>
          <w:spacing w:val="14"/>
        </w:rPr>
        <w:t xml:space="preserve"> </w:t>
      </w:r>
      <w:r>
        <w:rPr>
          <w:rFonts w:ascii="Noto Sans TC" w:eastAsia="Noto Sans TC"/>
          <w:color w:val="231F20"/>
        </w:rPr>
        <w:t>～</w:t>
      </w:r>
      <w:r>
        <w:rPr>
          <w:rFonts w:ascii="Noto Sans TC" w:eastAsia="Noto Sans TC"/>
          <w:color w:val="231F20"/>
          <w:spacing w:val="14"/>
        </w:rPr>
        <w:t xml:space="preserve"> </w:t>
      </w:r>
      <w:r>
        <w:rPr>
          <w:rFonts w:ascii="Noto Sans TC" w:eastAsia="Noto Sans TC"/>
          <w:color w:val="231F20"/>
        </w:rPr>
        <w:t>520</w:t>
      </w:r>
      <w:r>
        <w:rPr>
          <w:rFonts w:ascii="Noto Sans TC" w:eastAsia="Noto Sans TC"/>
          <w:color w:val="231F20"/>
          <w:spacing w:val="15"/>
        </w:rPr>
        <w:t xml:space="preserve"> </w:t>
      </w:r>
      <w:r>
        <w:rPr>
          <w:color w:val="231F20"/>
          <w:spacing w:val="-4"/>
        </w:rPr>
        <w:t>條者。</w:t>
      </w:r>
    </w:p>
    <w:p w14:paraId="508B2154" w14:textId="77777777" w:rsidR="003345E9" w:rsidRDefault="007169A0">
      <w:pPr>
        <w:pStyle w:val="a3"/>
        <w:spacing w:before="12" w:line="204" w:lineRule="auto"/>
        <w:ind w:right="111" w:firstLine="408"/>
        <w:jc w:val="both"/>
      </w:pPr>
      <w:r>
        <w:rPr>
          <w:b/>
          <w:color w:val="231F20"/>
          <w:spacing w:val="4"/>
          <w:w w:val="102"/>
        </w:rPr>
        <w:t>未委派</w:t>
      </w:r>
      <w:r>
        <w:rPr>
          <w:color w:val="231F20"/>
          <w:spacing w:val="3"/>
          <w:w w:val="102"/>
        </w:rPr>
        <w:t>──指有優良身份之神職人員，但目前並無積極角色載於</w:t>
      </w:r>
      <w:r>
        <w:rPr>
          <w:color w:val="231F20"/>
          <w:w w:val="102"/>
        </w:rPr>
        <w:t>第五篇第二章</w:t>
      </w:r>
      <w:r>
        <w:rPr>
          <w:color w:val="231F20"/>
          <w:spacing w:val="-1"/>
        </w:rPr>
        <w:t xml:space="preserve"> </w:t>
      </w:r>
      <w:r>
        <w:rPr>
          <w:rFonts w:ascii="Noto Sans TC" w:eastAsia="Noto Sans TC" w:hAnsi="Noto Sans TC"/>
          <w:color w:val="231F20"/>
          <w:w w:val="102"/>
        </w:rPr>
        <w:t>505</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520</w:t>
      </w:r>
      <w:r>
        <w:rPr>
          <w:rFonts w:ascii="Noto Sans TC" w:eastAsia="Noto Sans TC" w:hAnsi="Noto Sans TC"/>
          <w:color w:val="231F20"/>
          <w:spacing w:val="6"/>
        </w:rPr>
        <w:t xml:space="preserve"> </w:t>
      </w:r>
      <w:r>
        <w:rPr>
          <w:color w:val="231F20"/>
          <w:w w:val="102"/>
        </w:rPr>
        <w:t>條者。</w:t>
      </w:r>
    </w:p>
    <w:p w14:paraId="048A864F" w14:textId="77777777" w:rsidR="003345E9" w:rsidRDefault="007169A0">
      <w:pPr>
        <w:pStyle w:val="a3"/>
        <w:spacing w:line="206" w:lineRule="auto"/>
        <w:ind w:left="528" w:right="35"/>
        <w:jc w:val="both"/>
      </w:pPr>
      <w:r>
        <w:rPr>
          <w:b/>
          <w:color w:val="231F20"/>
          <w:spacing w:val="-2"/>
        </w:rPr>
        <w:t>委派中退休</w:t>
      </w:r>
      <w:r>
        <w:rPr>
          <w:color w:val="231F20"/>
          <w:spacing w:val="-2"/>
        </w:rPr>
        <w:t>──退休神職人員的身份，當申請退休之時接受委任。</w:t>
      </w:r>
      <w:r>
        <w:rPr>
          <w:b/>
          <w:color w:val="231F20"/>
          <w:spacing w:val="-2"/>
        </w:rPr>
        <w:t>未委派退休</w:t>
      </w:r>
      <w:r>
        <w:rPr>
          <w:color w:val="231F20"/>
          <w:spacing w:val="-2"/>
        </w:rPr>
        <w:t>──退休神職人員的身份，在申請退休之時未被委任。</w:t>
      </w:r>
      <w:r>
        <w:rPr>
          <w:b/>
          <w:color w:val="231F20"/>
          <w:spacing w:val="-2"/>
        </w:rPr>
        <w:t>教牧名冊</w:t>
      </w:r>
      <w:r>
        <w:rPr>
          <w:color w:val="231F20"/>
          <w:spacing w:val="-2"/>
        </w:rPr>
        <w:t>──地區的教牧名冊，包含領有執照和已按牧，有優良</w:t>
      </w:r>
    </w:p>
    <w:p w14:paraId="514F42AA" w14:textId="77777777" w:rsidR="003345E9" w:rsidRDefault="007169A0">
      <w:pPr>
        <w:pStyle w:val="a3"/>
        <w:spacing w:line="334" w:lineRule="exact"/>
      </w:pPr>
      <w:r>
        <w:rPr>
          <w:color w:val="231F20"/>
          <w:spacing w:val="-1"/>
        </w:rPr>
        <w:t>身份，和未將證書存檔者。</w:t>
      </w:r>
    </w:p>
    <w:p w14:paraId="68BD55E9" w14:textId="77777777" w:rsidR="003345E9" w:rsidRDefault="003345E9">
      <w:pPr>
        <w:pStyle w:val="a3"/>
        <w:spacing w:line="334" w:lineRule="exact"/>
        <w:sectPr w:rsidR="003345E9">
          <w:pgSz w:w="8640" w:h="12960"/>
          <w:pgMar w:top="480" w:right="1080" w:bottom="1180" w:left="1080" w:header="0" w:footer="997" w:gutter="0"/>
          <w:cols w:space="720"/>
        </w:sectPr>
      </w:pPr>
    </w:p>
    <w:p w14:paraId="4295C9E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76F58DF" w14:textId="77777777" w:rsidR="003345E9" w:rsidRDefault="007169A0">
      <w:pPr>
        <w:pStyle w:val="a3"/>
        <w:spacing w:before="240" w:line="206" w:lineRule="auto"/>
        <w:ind w:left="528" w:right="33"/>
      </w:pPr>
      <w:r>
        <w:rPr>
          <w:b/>
          <w:color w:val="231F20"/>
          <w:spacing w:val="-2"/>
        </w:rPr>
        <w:t>優良身份</w:t>
      </w:r>
      <w:r>
        <w:rPr>
          <w:color w:val="231F20"/>
          <w:spacing w:val="-2"/>
        </w:rPr>
        <w:t>──神職人員的身份</w:t>
      </w:r>
      <w:r>
        <w:rPr>
          <w:rFonts w:ascii="Noto Serif SC" w:eastAsia="Noto Serif SC" w:hAnsi="Noto Serif SC"/>
          <w:color w:val="231F20"/>
          <w:spacing w:val="-2"/>
        </w:rPr>
        <w:t>没</w:t>
      </w:r>
      <w:r>
        <w:rPr>
          <w:color w:val="231F20"/>
          <w:spacing w:val="-2"/>
        </w:rPr>
        <w:t>有懸而未決的控訴和不在懲戒中。</w:t>
      </w:r>
      <w:r>
        <w:rPr>
          <w:b/>
          <w:color w:val="231F20"/>
          <w:spacing w:val="-2"/>
        </w:rPr>
        <w:t>除名</w:t>
      </w:r>
      <w:r>
        <w:rPr>
          <w:color w:val="231F20"/>
          <w:spacing w:val="-2"/>
        </w:rPr>
        <w:t>──神職人員將證書存檔、辭職、繳回證書、或資格被暫停</w:t>
      </w:r>
    </w:p>
    <w:p w14:paraId="55B10E18" w14:textId="77777777" w:rsidR="003345E9" w:rsidRDefault="007169A0">
      <w:pPr>
        <w:pStyle w:val="a3"/>
        <w:spacing w:line="308" w:lineRule="exact"/>
      </w:pPr>
      <w:r>
        <w:rPr>
          <w:color w:val="231F20"/>
          <w:spacing w:val="-1"/>
        </w:rPr>
        <w:t>或吊消後，地區議會將該員自教牧名冊除名。</w:t>
      </w:r>
    </w:p>
    <w:p w14:paraId="04769992" w14:textId="77777777" w:rsidR="003345E9" w:rsidRDefault="007169A0">
      <w:pPr>
        <w:pStyle w:val="a3"/>
        <w:spacing w:before="10" w:line="206" w:lineRule="auto"/>
        <w:ind w:right="17" w:firstLine="408"/>
      </w:pPr>
      <w:r>
        <w:rPr>
          <w:b/>
          <w:color w:val="231F20"/>
          <w:spacing w:val="-2"/>
        </w:rPr>
        <w:t>懲戒</w:t>
      </w:r>
      <w:r>
        <w:rPr>
          <w:color w:val="231F20"/>
          <w:spacing w:val="-2"/>
        </w:rPr>
        <w:t>──神職人員身份因懲戒行動而被除去教牧全部或部份權利、特權和責任。</w:t>
      </w:r>
    </w:p>
    <w:p w14:paraId="54EE2A43" w14:textId="77777777" w:rsidR="003345E9" w:rsidRDefault="007169A0">
      <w:pPr>
        <w:pStyle w:val="a3"/>
        <w:spacing w:line="206" w:lineRule="auto"/>
        <w:ind w:right="117" w:firstLine="408"/>
      </w:pPr>
      <w:r>
        <w:rPr>
          <w:b/>
          <w:color w:val="231F20"/>
          <w:spacing w:val="4"/>
          <w:w w:val="102"/>
        </w:rPr>
        <w:t>暫停</w:t>
      </w:r>
      <w:r>
        <w:rPr>
          <w:color w:val="231F20"/>
          <w:spacing w:val="1"/>
          <w:w w:val="102"/>
        </w:rPr>
        <w:t>──面對一系列的懲戒，神職人員的權利、特權和責任全部或部份暫時終止，但不包括繳回證書，直到該員恢復資格。</w:t>
      </w:r>
    </w:p>
    <w:p w14:paraId="4FD83D55" w14:textId="77777777" w:rsidR="003345E9" w:rsidRDefault="007169A0">
      <w:pPr>
        <w:pStyle w:val="a3"/>
        <w:spacing w:line="206" w:lineRule="auto"/>
        <w:ind w:right="111" w:firstLine="408"/>
      </w:pPr>
      <w:r>
        <w:rPr>
          <w:b/>
          <w:color w:val="231F20"/>
          <w:spacing w:val="4"/>
          <w:w w:val="102"/>
        </w:rPr>
        <w:t>解除</w:t>
      </w:r>
      <w:r>
        <w:rPr>
          <w:color w:val="231F20"/>
          <w:spacing w:val="3"/>
          <w:w w:val="102"/>
        </w:rPr>
        <w:t>──放棄資格之神職人員的證書被撤回，並開除宣聖會的會</w:t>
      </w:r>
      <w:r>
        <w:rPr>
          <w:color w:val="231F20"/>
          <w:w w:val="102"/>
        </w:rPr>
        <w:t>藉。</w:t>
      </w:r>
    </w:p>
    <w:p w14:paraId="35B5BC6C" w14:textId="77777777" w:rsidR="003345E9" w:rsidRDefault="007169A0">
      <w:pPr>
        <w:pStyle w:val="a3"/>
        <w:spacing w:line="206" w:lineRule="auto"/>
        <w:ind w:right="15" w:firstLine="408"/>
        <w:jc w:val="both"/>
      </w:pPr>
      <w:r>
        <w:rPr>
          <w:b/>
          <w:color w:val="231F20"/>
          <w:spacing w:val="4"/>
          <w:w w:val="102"/>
        </w:rPr>
        <w:t>證書存檔</w:t>
      </w:r>
      <w:r>
        <w:rPr>
          <w:color w:val="231F20"/>
          <w:spacing w:val="3"/>
          <w:w w:val="102"/>
        </w:rPr>
        <w:t>──有優良身份之神職人員，但由於在事工上沒有積極</w:t>
      </w:r>
      <w:r>
        <w:rPr>
          <w:color w:val="231F20"/>
          <w:w w:val="102"/>
        </w:rPr>
        <w:t>的活動，主動暫時放棄成為神職人員的權利、特權、和責任，而將其</w:t>
      </w:r>
      <w:r>
        <w:rPr>
          <w:color w:val="231F20"/>
          <w:spacing w:val="2"/>
          <w:w w:val="102"/>
        </w:rPr>
        <w:t>資格證書存檔於總秘書處。存檔證書之人仍為神職人員之一員，亦能</w:t>
      </w:r>
      <w:r>
        <w:rPr>
          <w:color w:val="231F20"/>
          <w:spacing w:val="1"/>
          <w:w w:val="102"/>
        </w:rPr>
        <w:t>依照條款</w:t>
      </w:r>
      <w:r>
        <w:rPr>
          <w:color w:val="231F20"/>
        </w:rPr>
        <w:t xml:space="preserve"> </w:t>
      </w:r>
      <w:r>
        <w:rPr>
          <w:rFonts w:ascii="Noto Sans TC" w:eastAsia="Noto Sans TC" w:hAnsi="Noto Sans TC"/>
          <w:color w:val="231F20"/>
          <w:w w:val="102"/>
        </w:rPr>
        <w:t>531.10</w:t>
      </w:r>
      <w:r>
        <w:rPr>
          <w:rFonts w:ascii="Noto Sans TC" w:eastAsia="Noto Sans TC" w:hAnsi="Noto Sans TC"/>
          <w:color w:val="231F20"/>
          <w:spacing w:val="7"/>
        </w:rPr>
        <w:t xml:space="preserve"> </w:t>
      </w:r>
      <w:r>
        <w:rPr>
          <w:color w:val="231F20"/>
          <w:spacing w:val="1"/>
          <w:w w:val="102"/>
        </w:rPr>
        <w:t>之規定申請恢復身為神職人員之權利、特權及責任。</w:t>
      </w:r>
    </w:p>
    <w:p w14:paraId="180A4D35" w14:textId="77777777" w:rsidR="003345E9" w:rsidRDefault="007169A0">
      <w:pPr>
        <w:pStyle w:val="a3"/>
        <w:spacing w:line="304" w:lineRule="exact"/>
        <w:ind w:left="18"/>
        <w:rPr>
          <w:rFonts w:ascii="Noto Sans TC" w:eastAsia="Noto Sans TC"/>
        </w:rPr>
      </w:pPr>
      <w:r>
        <w:rPr>
          <w:rFonts w:ascii="Noto Sans TC" w:eastAsia="Noto Sans TC"/>
          <w:color w:val="231F20"/>
          <w:spacing w:val="-2"/>
        </w:rPr>
        <w:t>（531，531.1）</w:t>
      </w:r>
    </w:p>
    <w:p w14:paraId="5E40B927" w14:textId="77777777" w:rsidR="003345E9" w:rsidRDefault="007169A0">
      <w:pPr>
        <w:pStyle w:val="a3"/>
        <w:spacing w:before="1" w:line="206" w:lineRule="auto"/>
        <w:ind w:right="112" w:firstLine="408"/>
        <w:jc w:val="both"/>
      </w:pPr>
      <w:r>
        <w:rPr>
          <w:b/>
          <w:color w:val="231F20"/>
          <w:spacing w:val="5"/>
          <w:w w:val="102"/>
        </w:rPr>
        <w:t>繳回證書</w:t>
      </w:r>
      <w:r>
        <w:rPr>
          <w:color w:val="231F20"/>
          <w:spacing w:val="1"/>
          <w:w w:val="102"/>
        </w:rPr>
        <w:t>──指有失德、被指控、認罪、懲戒委員會的判決或任</w:t>
      </w:r>
      <w:r>
        <w:rPr>
          <w:color w:val="231F20"/>
          <w:spacing w:val="3"/>
          <w:w w:val="102"/>
        </w:rPr>
        <w:t>何理由自願而非因未活躍參與事奉的原因被除去神職人員之權利、特</w:t>
      </w:r>
      <w:r>
        <w:rPr>
          <w:color w:val="231F20"/>
          <w:w w:val="102"/>
        </w:rPr>
        <w:t>權和責任。繳回證書的神職人員為一名受懲戒者。若該神職人員恢復優良身份，且得歸還證書，他</w:t>
      </w:r>
      <w:r>
        <w:rPr>
          <w:color w:val="231F20"/>
          <w:spacing w:val="-1"/>
        </w:rPr>
        <w:t xml:space="preserve"> </w:t>
      </w:r>
      <w:r>
        <w:rPr>
          <w:color w:val="231F20"/>
          <w:w w:val="102"/>
        </w:rPr>
        <w:t>/</w:t>
      </w:r>
      <w:r>
        <w:rPr>
          <w:color w:val="231F20"/>
          <w:spacing w:val="-1"/>
        </w:rPr>
        <w:t xml:space="preserve"> </w:t>
      </w:r>
      <w:r>
        <w:rPr>
          <w:color w:val="231F20"/>
          <w:w w:val="102"/>
        </w:rPr>
        <w:t>她的權利、特權和責任可得恢復。</w:t>
      </w:r>
    </w:p>
    <w:p w14:paraId="740BF145" w14:textId="77777777" w:rsidR="003345E9" w:rsidRDefault="007169A0">
      <w:pPr>
        <w:pStyle w:val="a3"/>
        <w:spacing w:line="206" w:lineRule="auto"/>
        <w:ind w:right="111" w:firstLine="408"/>
        <w:jc w:val="both"/>
        <w:rPr>
          <w:rFonts w:ascii="Noto Sans TC" w:eastAsia="Noto Sans TC" w:hAnsi="Noto Sans TC"/>
        </w:rPr>
      </w:pPr>
      <w:r>
        <w:rPr>
          <w:b/>
          <w:color w:val="231F20"/>
          <w:spacing w:val="4"/>
          <w:w w:val="102"/>
        </w:rPr>
        <w:t>辭職</w:t>
      </w:r>
      <w:r>
        <w:rPr>
          <w:color w:val="231F20"/>
          <w:spacing w:val="1"/>
          <w:w w:val="102"/>
        </w:rPr>
        <w:t>──指有優良身份之神職人員，因個人原因，決定不再考慮做一名傳道人，而放棄神職人員之權利、特權和責任。沒有優良身份</w:t>
      </w:r>
      <w:r>
        <w:rPr>
          <w:color w:val="231F20"/>
          <w:w w:val="102"/>
        </w:rPr>
        <w:t>的神職人員需得地區指導委員會的同意方可辭職。辭職後，神職人員</w:t>
      </w:r>
      <w:r>
        <w:rPr>
          <w:color w:val="231F20"/>
          <w:spacing w:val="3"/>
          <w:w w:val="102"/>
        </w:rPr>
        <w:t>將成為一名信徒會友，除非他</w:t>
      </w:r>
      <w:r>
        <w:rPr>
          <w:color w:val="231F20"/>
          <w:spacing w:val="1"/>
        </w:rPr>
        <w:t xml:space="preserve"> </w:t>
      </w:r>
      <w:r>
        <w:rPr>
          <w:color w:val="231F20"/>
          <w:w w:val="102"/>
        </w:rPr>
        <w:t>/</w:t>
      </w:r>
      <w:r>
        <w:rPr>
          <w:color w:val="231F20"/>
          <w:spacing w:val="1"/>
        </w:rPr>
        <w:t xml:space="preserve"> </w:t>
      </w:r>
      <w:r>
        <w:rPr>
          <w:color w:val="231F20"/>
          <w:spacing w:val="5"/>
          <w:w w:val="102"/>
        </w:rPr>
        <w:t>她選擇加入宣聖會以外的其他教會的</w:t>
      </w:r>
      <w:r>
        <w:rPr>
          <w:color w:val="231F20"/>
          <w:spacing w:val="-17"/>
          <w:w w:val="102"/>
        </w:rPr>
        <w:t>會員或服侍。</w:t>
      </w:r>
      <w:r>
        <w:rPr>
          <w:rFonts w:ascii="Noto Sans TC" w:eastAsia="Noto Sans TC" w:hAnsi="Noto Sans TC"/>
          <w:color w:val="231F20"/>
          <w:w w:val="102"/>
        </w:rPr>
        <w:t>（114，530.10，531.2，531.6）</w:t>
      </w:r>
    </w:p>
    <w:p w14:paraId="0933D7AF" w14:textId="77777777" w:rsidR="003345E9" w:rsidRDefault="007169A0">
      <w:pPr>
        <w:pStyle w:val="a3"/>
        <w:spacing w:line="206" w:lineRule="auto"/>
        <w:ind w:right="111" w:firstLine="408"/>
      </w:pPr>
      <w:r>
        <w:rPr>
          <w:b/>
          <w:color w:val="231F20"/>
          <w:spacing w:val="4"/>
          <w:w w:val="102"/>
        </w:rPr>
        <w:t>撤消證書</w:t>
      </w:r>
      <w:r>
        <w:rPr>
          <w:color w:val="231F20"/>
          <w:spacing w:val="3"/>
          <w:w w:val="102"/>
        </w:rPr>
        <w:t>──一名神職人員被解除宣聖會的事奉和會友身份，此</w:t>
      </w:r>
      <w:r>
        <w:rPr>
          <w:color w:val="231F20"/>
          <w:w w:val="102"/>
        </w:rPr>
        <w:t>解除行為由地區教牧資格審查委員會或地區教牧事工委員會發起。</w:t>
      </w:r>
    </w:p>
    <w:p w14:paraId="24E6128B" w14:textId="77777777" w:rsidR="003345E9" w:rsidRDefault="007169A0">
      <w:pPr>
        <w:pStyle w:val="a3"/>
        <w:spacing w:line="206" w:lineRule="auto"/>
        <w:ind w:right="112" w:firstLine="408"/>
      </w:pPr>
      <w:r>
        <w:rPr>
          <w:b/>
          <w:color w:val="231F20"/>
          <w:spacing w:val="4"/>
          <w:w w:val="102"/>
        </w:rPr>
        <w:t>歸還證書</w:t>
      </w:r>
      <w:r>
        <w:rPr>
          <w:color w:val="231F20"/>
          <w:spacing w:val="2"/>
          <w:w w:val="102"/>
        </w:rPr>
        <w:t>──當神職人員的證書已存檔、被暫停、辭職或被撤消</w:t>
      </w:r>
      <w:r>
        <w:rPr>
          <w:color w:val="231F20"/>
          <w:w w:val="102"/>
        </w:rPr>
        <w:t>之後，其權利、特權和義務得以恢復所伴隨的行動。</w:t>
      </w:r>
    </w:p>
    <w:p w14:paraId="29621A4A" w14:textId="77777777" w:rsidR="003345E9" w:rsidRDefault="007169A0">
      <w:pPr>
        <w:pStyle w:val="a3"/>
        <w:spacing w:line="206" w:lineRule="auto"/>
        <w:ind w:right="111" w:firstLine="408"/>
        <w:jc w:val="both"/>
      </w:pPr>
      <w:r>
        <w:rPr>
          <w:b/>
          <w:color w:val="231F20"/>
          <w:spacing w:val="4"/>
          <w:w w:val="102"/>
        </w:rPr>
        <w:t>修復</w:t>
      </w:r>
      <w:r>
        <w:rPr>
          <w:color w:val="231F20"/>
          <w:spacing w:val="3"/>
          <w:w w:val="102"/>
        </w:rPr>
        <w:t>──尋求使一名被懲戒或自願繳回權利、特權和責任之神職</w:t>
      </w:r>
      <w:r>
        <w:rPr>
          <w:color w:val="231F20"/>
          <w:w w:val="102"/>
        </w:rPr>
        <w:t>人員、其配偶和家人恢復靈性、情緒、精神和身體的健康，以及有用和建設性的活動之過程。修復並不一定包含歸還證書。</w:t>
      </w:r>
    </w:p>
    <w:p w14:paraId="339760C6" w14:textId="77777777" w:rsidR="003345E9" w:rsidRDefault="007169A0">
      <w:pPr>
        <w:pStyle w:val="a3"/>
        <w:spacing w:line="206" w:lineRule="auto"/>
        <w:ind w:right="111" w:firstLine="408"/>
      </w:pPr>
      <w:r>
        <w:rPr>
          <w:b/>
          <w:color w:val="231F20"/>
          <w:spacing w:val="4"/>
          <w:w w:val="102"/>
        </w:rPr>
        <w:t>恢復資格</w:t>
      </w:r>
      <w:r>
        <w:rPr>
          <w:color w:val="231F20"/>
          <w:spacing w:val="3"/>
          <w:w w:val="102"/>
        </w:rPr>
        <w:t>──指恢復繳回證書或其證書被除名的權利、特權和義</w:t>
      </w:r>
      <w:r>
        <w:rPr>
          <w:color w:val="231F20"/>
          <w:w w:val="102"/>
        </w:rPr>
        <w:t>務教牧之權利、特權和義務。當神職人員在證書已存檔、被暫停、辭</w:t>
      </w:r>
    </w:p>
    <w:p w14:paraId="5168683E" w14:textId="77777777" w:rsidR="003345E9" w:rsidRDefault="003345E9">
      <w:pPr>
        <w:pStyle w:val="a3"/>
        <w:spacing w:line="206" w:lineRule="auto"/>
        <w:sectPr w:rsidR="003345E9">
          <w:pgSz w:w="8640" w:h="12960"/>
          <w:pgMar w:top="480" w:right="1080" w:bottom="1180" w:left="1080" w:header="0" w:footer="997" w:gutter="0"/>
          <w:cols w:space="720"/>
        </w:sectPr>
      </w:pPr>
    </w:p>
    <w:p w14:paraId="2D73E3F9" w14:textId="77777777" w:rsidR="003345E9" w:rsidRDefault="007169A0">
      <w:pPr>
        <w:pStyle w:val="a3"/>
        <w:spacing w:before="50"/>
        <w:ind w:left="0"/>
        <w:jc w:val="center"/>
      </w:pPr>
      <w:r>
        <w:rPr>
          <w:color w:val="231F20"/>
          <w:spacing w:val="-2"/>
        </w:rPr>
        <w:lastRenderedPageBreak/>
        <w:t>傳道與基督教事奉</w:t>
      </w:r>
    </w:p>
    <w:p w14:paraId="51FD8BF1" w14:textId="77777777" w:rsidR="003345E9" w:rsidRDefault="007169A0">
      <w:pPr>
        <w:pStyle w:val="a3"/>
        <w:spacing w:before="237" w:line="206" w:lineRule="auto"/>
        <w:ind w:right="113"/>
      </w:pPr>
      <w:r>
        <w:rPr>
          <w:color w:val="231F20"/>
          <w:spacing w:val="3"/>
          <w:w w:val="102"/>
        </w:rPr>
        <w:t>職或被撤消的情況下恢復優良身份並得到所有相關的核准，重新獲得</w:t>
      </w:r>
      <w:r>
        <w:rPr>
          <w:color w:val="231F20"/>
          <w:w w:val="102"/>
        </w:rPr>
        <w:t>有關之權利、特權和義務。</w:t>
      </w:r>
    </w:p>
    <w:p w14:paraId="06EE7725" w14:textId="77777777" w:rsidR="003345E9" w:rsidRDefault="007169A0">
      <w:pPr>
        <w:pStyle w:val="a3"/>
        <w:spacing w:line="206" w:lineRule="auto"/>
        <w:ind w:right="111" w:firstLine="408"/>
        <w:jc w:val="both"/>
      </w:pPr>
      <w:r>
        <w:rPr>
          <w:b/>
          <w:color w:val="231F20"/>
          <w:spacing w:val="4"/>
          <w:w w:val="102"/>
        </w:rPr>
        <w:t>控訴</w:t>
      </w:r>
      <w:r>
        <w:rPr>
          <w:color w:val="231F20"/>
          <w:spacing w:val="3"/>
          <w:w w:val="102"/>
        </w:rPr>
        <w:t>──一份至少二名宣聖會會友簽署的書面文件，控告本會一</w:t>
      </w:r>
      <w:r>
        <w:rPr>
          <w:color w:val="231F20"/>
          <w:w w:val="102"/>
        </w:rPr>
        <w:t>名會友的行為，若經證實，將使該會友接受本會「教會手冊」規定的懲戒。</w:t>
      </w:r>
    </w:p>
    <w:p w14:paraId="055D6AB6" w14:textId="77777777" w:rsidR="003345E9" w:rsidRDefault="007169A0">
      <w:pPr>
        <w:pStyle w:val="a3"/>
        <w:spacing w:line="206" w:lineRule="auto"/>
        <w:ind w:left="528" w:right="2685"/>
      </w:pPr>
      <w:r>
        <w:rPr>
          <w:b/>
          <w:color w:val="231F20"/>
          <w:spacing w:val="-2"/>
        </w:rPr>
        <w:t>知識</w:t>
      </w:r>
      <w:r>
        <w:rPr>
          <w:color w:val="231F20"/>
          <w:spacing w:val="-2"/>
        </w:rPr>
        <w:t>──一個人憑感官知覺的事實。</w:t>
      </w:r>
      <w:r>
        <w:rPr>
          <w:b/>
          <w:color w:val="231F20"/>
          <w:spacing w:val="-2"/>
        </w:rPr>
        <w:t>資訊</w:t>
      </w:r>
      <w:r>
        <w:rPr>
          <w:color w:val="231F20"/>
          <w:spacing w:val="-2"/>
        </w:rPr>
        <w:t>──從他人獲得的事實。</w:t>
      </w:r>
    </w:p>
    <w:p w14:paraId="6BD3784B" w14:textId="77777777" w:rsidR="003345E9" w:rsidRDefault="007169A0">
      <w:pPr>
        <w:pStyle w:val="a3"/>
        <w:spacing w:line="308" w:lineRule="exact"/>
        <w:ind w:left="528"/>
      </w:pPr>
      <w:r>
        <w:rPr>
          <w:b/>
          <w:color w:val="231F20"/>
        </w:rPr>
        <w:t>相信</w:t>
      </w:r>
      <w:r>
        <w:rPr>
          <w:color w:val="231F20"/>
          <w:spacing w:val="-1"/>
        </w:rPr>
        <w:t>──基於知識和資訊以及在誠心的尋求下所獲得的結論。</w:t>
      </w:r>
    </w:p>
    <w:p w14:paraId="2ABACD95" w14:textId="77777777" w:rsidR="003345E9" w:rsidRDefault="007169A0">
      <w:pPr>
        <w:pStyle w:val="a3"/>
        <w:spacing w:before="4" w:line="206" w:lineRule="auto"/>
        <w:ind w:right="117" w:firstLine="408"/>
      </w:pPr>
      <w:r>
        <w:rPr>
          <w:b/>
          <w:color w:val="231F20"/>
          <w:spacing w:val="4"/>
          <w:w w:val="102"/>
        </w:rPr>
        <w:t>調查委員會</w:t>
      </w:r>
      <w:r>
        <w:rPr>
          <w:color w:val="231F20"/>
          <w:spacing w:val="1"/>
          <w:w w:val="102"/>
        </w:rPr>
        <w:t>──按照本會「手冊」指派之委員會，以蒐集有關指稱或懷疑的不良行為之資訊。</w:t>
      </w:r>
    </w:p>
    <w:p w14:paraId="5B6D9C2D" w14:textId="77777777" w:rsidR="003345E9" w:rsidRDefault="007169A0">
      <w:pPr>
        <w:pStyle w:val="a3"/>
        <w:spacing w:line="206" w:lineRule="auto"/>
        <w:ind w:right="117" w:firstLine="408"/>
      </w:pPr>
      <w:r>
        <w:rPr>
          <w:b/>
          <w:color w:val="231F20"/>
          <w:spacing w:val="4"/>
          <w:w w:val="102"/>
        </w:rPr>
        <w:t>訴狀</w:t>
      </w:r>
      <w:r>
        <w:rPr>
          <w:color w:val="231F20"/>
          <w:spacing w:val="1"/>
          <w:w w:val="102"/>
        </w:rPr>
        <w:t>──具體描述宣聖會會友行為之書面文件，若經證實，將依照本會「手冊」之條款成為懲戒基礎。</w:t>
      </w:r>
    </w:p>
    <w:p w14:paraId="170D5C64" w14:textId="77777777" w:rsidR="003345E9" w:rsidRDefault="007169A0">
      <w:pPr>
        <w:pStyle w:val="a5"/>
        <w:numPr>
          <w:ilvl w:val="1"/>
          <w:numId w:val="15"/>
        </w:numPr>
        <w:tabs>
          <w:tab w:val="left" w:pos="1192"/>
        </w:tabs>
        <w:spacing w:line="204" w:lineRule="auto"/>
        <w:ind w:right="112" w:firstLine="407"/>
        <w:jc w:val="both"/>
        <w:rPr>
          <w:rFonts w:ascii="Noto Sans TC" w:eastAsia="Noto Sans TC"/>
          <w:sz w:val="20"/>
        </w:rPr>
      </w:pPr>
      <w:r>
        <w:rPr>
          <w:color w:val="231F20"/>
          <w:spacing w:val="1"/>
          <w:w w:val="102"/>
          <w:sz w:val="20"/>
        </w:rPr>
        <w:t>一位神職人員，未經其所屬地區之地區年議會或地區指導</w:t>
      </w:r>
      <w:r>
        <w:rPr>
          <w:color w:val="231F20"/>
          <w:spacing w:val="2"/>
          <w:w w:val="102"/>
          <w:sz w:val="20"/>
        </w:rPr>
        <w:t>委員會之書面核准，並未得到總監督會之書面核准，擅自經常領導教</w:t>
      </w:r>
      <w:r>
        <w:rPr>
          <w:color w:val="231F20"/>
          <w:spacing w:val="1"/>
          <w:w w:val="102"/>
          <w:sz w:val="20"/>
        </w:rPr>
        <w:t>會與其他宗教團體主辦活動，他便應依照本會之規章接受傳道人之懲</w:t>
      </w:r>
      <w:r>
        <w:rPr>
          <w:color w:val="231F20"/>
          <w:spacing w:val="-51"/>
          <w:w w:val="102"/>
          <w:sz w:val="20"/>
        </w:rPr>
        <w:t>戒。</w:t>
      </w:r>
      <w:r>
        <w:rPr>
          <w:rFonts w:ascii="Noto Sans TC" w:eastAsia="Noto Sans TC"/>
          <w:color w:val="231F20"/>
          <w:w w:val="102"/>
          <w:sz w:val="20"/>
        </w:rPr>
        <w:t>（530.13，530.14，606.1）</w:t>
      </w:r>
    </w:p>
    <w:p w14:paraId="769E2D56" w14:textId="77777777" w:rsidR="003345E9" w:rsidRDefault="007169A0">
      <w:pPr>
        <w:pStyle w:val="a5"/>
        <w:numPr>
          <w:ilvl w:val="1"/>
          <w:numId w:val="15"/>
        </w:numPr>
        <w:tabs>
          <w:tab w:val="left" w:pos="1209"/>
        </w:tabs>
        <w:spacing w:line="314" w:lineRule="exact"/>
        <w:ind w:left="1209" w:hanging="681"/>
        <w:jc w:val="both"/>
        <w:rPr>
          <w:sz w:val="20"/>
        </w:rPr>
      </w:pPr>
      <w:r>
        <w:rPr>
          <w:color w:val="231F20"/>
          <w:spacing w:val="-1"/>
          <w:sz w:val="20"/>
        </w:rPr>
        <w:t>神職人員應永遠尊重地區監督和地區指導委員會之勸導。</w:t>
      </w:r>
    </w:p>
    <w:p w14:paraId="2D3E213F" w14:textId="77777777" w:rsidR="003345E9" w:rsidRDefault="007169A0">
      <w:pPr>
        <w:pStyle w:val="a3"/>
        <w:spacing w:line="320" w:lineRule="exact"/>
        <w:ind w:left="18"/>
        <w:rPr>
          <w:rFonts w:ascii="Noto Sans TC" w:eastAsia="Noto Sans TC"/>
        </w:rPr>
      </w:pPr>
      <w:r>
        <w:rPr>
          <w:rFonts w:ascii="Noto Sans TC" w:eastAsia="Noto Sans TC"/>
          <w:color w:val="231F20"/>
          <w:spacing w:val="-2"/>
        </w:rPr>
        <w:t>（128）</w:t>
      </w:r>
    </w:p>
    <w:p w14:paraId="438E4208" w14:textId="77777777" w:rsidR="003345E9" w:rsidRDefault="007169A0">
      <w:pPr>
        <w:pStyle w:val="a3"/>
        <w:spacing w:before="4" w:line="206" w:lineRule="auto"/>
        <w:ind w:right="112" w:firstLine="408"/>
        <w:jc w:val="both"/>
        <w:rPr>
          <w:rFonts w:ascii="Noto Sans TC" w:eastAsia="Noto Sans TC"/>
        </w:rPr>
      </w:pPr>
      <w:r>
        <w:rPr>
          <w:rFonts w:ascii="Noto Sans TC" w:eastAsia="Noto Sans TC"/>
          <w:b/>
          <w:color w:val="231F20"/>
          <w:w w:val="102"/>
        </w:rPr>
        <w:t>530.3</w:t>
      </w:r>
      <w:r>
        <w:rPr>
          <w:rFonts w:ascii="Noto Sans TC" w:eastAsia="Noto Sans TC"/>
          <w:b/>
          <w:color w:val="231F20"/>
          <w:spacing w:val="7"/>
        </w:rPr>
        <w:t xml:space="preserve"> </w:t>
      </w:r>
      <w:r>
        <w:rPr>
          <w:color w:val="231F20"/>
          <w:spacing w:val="4"/>
          <w:w w:val="102"/>
        </w:rPr>
        <w:t>神職人員以及</w:t>
      </w:r>
      <w:r>
        <w:rPr>
          <w:color w:val="231F20"/>
          <w:spacing w:val="5"/>
          <w:w w:val="102"/>
        </w:rPr>
        <w:t>（或）</w:t>
      </w:r>
      <w:r>
        <w:rPr>
          <w:color w:val="231F20"/>
          <w:spacing w:val="4"/>
          <w:w w:val="102"/>
        </w:rPr>
        <w:t>賴其維生之親屬，若要求享有教會現</w:t>
      </w:r>
      <w:r>
        <w:rPr>
          <w:color w:val="231F20"/>
          <w:spacing w:val="1"/>
          <w:w w:val="102"/>
        </w:rPr>
        <w:t>時之幫助，或協助殘廢和年老傳道人之任何計劃或基金時，唯有現在</w:t>
      </w:r>
      <w:r>
        <w:rPr>
          <w:color w:val="231F20"/>
          <w:w w:val="102"/>
        </w:rPr>
        <w:t>屬經常積極服事擔任傳道職份，如受委派之座堂牧師、佈道員或其他被承認之職位，經地區年議會核准始得享有上述權利。該項規則不包</w:t>
      </w:r>
      <w:r>
        <w:rPr>
          <w:color w:val="231F20"/>
          <w:spacing w:val="-6"/>
          <w:w w:val="102"/>
        </w:rPr>
        <w:t>括所有或部份時間和偶而參與服事的傳道人。</w:t>
      </w:r>
      <w:r>
        <w:rPr>
          <w:rFonts w:ascii="Noto Sans TC" w:eastAsia="Noto Sans TC"/>
          <w:color w:val="231F20"/>
          <w:w w:val="102"/>
        </w:rPr>
        <w:t>（207.4，337）</w:t>
      </w:r>
    </w:p>
    <w:p w14:paraId="43880612" w14:textId="77777777" w:rsidR="003345E9" w:rsidRDefault="007169A0">
      <w:pPr>
        <w:pStyle w:val="a5"/>
        <w:numPr>
          <w:ilvl w:val="1"/>
          <w:numId w:val="13"/>
        </w:numPr>
        <w:tabs>
          <w:tab w:val="left" w:pos="1193"/>
        </w:tabs>
        <w:spacing w:line="204" w:lineRule="auto"/>
        <w:ind w:right="117" w:firstLine="408"/>
        <w:jc w:val="both"/>
        <w:rPr>
          <w:rFonts w:ascii="Noto Sans TC" w:eastAsia="Noto Sans TC"/>
          <w:sz w:val="20"/>
        </w:rPr>
      </w:pPr>
      <w:r>
        <w:rPr>
          <w:color w:val="231F20"/>
          <w:spacing w:val="1"/>
          <w:w w:val="102"/>
          <w:sz w:val="20"/>
        </w:rPr>
        <w:t>領有執照之傳道人被積極委任為宣聖會之座堂牧師或副牧</w:t>
      </w:r>
      <w:r>
        <w:rPr>
          <w:color w:val="231F20"/>
          <w:spacing w:val="-6"/>
          <w:w w:val="102"/>
          <w:sz w:val="20"/>
        </w:rPr>
        <w:t>師時，即享有地區年議會中之投票權。</w:t>
      </w:r>
      <w:r>
        <w:rPr>
          <w:rFonts w:ascii="Noto Sans TC" w:eastAsia="Noto Sans TC"/>
          <w:color w:val="231F20"/>
          <w:w w:val="102"/>
          <w:sz w:val="20"/>
        </w:rPr>
        <w:t>（201）</w:t>
      </w:r>
    </w:p>
    <w:p w14:paraId="545DC039" w14:textId="77777777" w:rsidR="003345E9" w:rsidRDefault="007169A0">
      <w:pPr>
        <w:pStyle w:val="a5"/>
        <w:numPr>
          <w:ilvl w:val="1"/>
          <w:numId w:val="13"/>
        </w:numPr>
        <w:tabs>
          <w:tab w:val="left" w:pos="1192"/>
        </w:tabs>
        <w:spacing w:line="204" w:lineRule="auto"/>
        <w:ind w:right="111" w:firstLine="407"/>
        <w:jc w:val="both"/>
        <w:rPr>
          <w:rFonts w:ascii="Noto Sans TC" w:eastAsia="Noto Sans TC"/>
          <w:sz w:val="20"/>
        </w:rPr>
      </w:pPr>
      <w:r>
        <w:rPr>
          <w:color w:val="231F20"/>
          <w:spacing w:val="1"/>
          <w:w w:val="102"/>
          <w:sz w:val="20"/>
        </w:rPr>
        <w:t>牧師或助牧之候選人的按立，應在擔任主席的總監督督導下，由總監督和其他已按立之傳道人按手，舉行適當的宗教儀式予以</w:t>
      </w:r>
      <w:r>
        <w:rPr>
          <w:color w:val="231F20"/>
          <w:spacing w:val="-34"/>
          <w:w w:val="102"/>
          <w:sz w:val="20"/>
        </w:rPr>
        <w:t>按立。</w:t>
      </w:r>
      <w:r>
        <w:rPr>
          <w:rFonts w:ascii="Noto Sans TC" w:eastAsia="Noto Sans TC"/>
          <w:color w:val="231F20"/>
          <w:w w:val="102"/>
          <w:sz w:val="20"/>
        </w:rPr>
        <w:t>（307.4）</w:t>
      </w:r>
    </w:p>
    <w:p w14:paraId="2BA422D3" w14:textId="77777777" w:rsidR="003345E9" w:rsidRDefault="007169A0">
      <w:pPr>
        <w:pStyle w:val="a5"/>
        <w:numPr>
          <w:ilvl w:val="1"/>
          <w:numId w:val="13"/>
        </w:numPr>
        <w:tabs>
          <w:tab w:val="left" w:pos="1192"/>
        </w:tabs>
        <w:spacing w:line="204" w:lineRule="auto"/>
        <w:ind w:right="115" w:firstLine="407"/>
        <w:jc w:val="both"/>
        <w:rPr>
          <w:rFonts w:ascii="Noto Sans TC" w:eastAsia="Noto Sans TC"/>
          <w:sz w:val="20"/>
        </w:rPr>
      </w:pPr>
      <w:r>
        <w:rPr>
          <w:color w:val="231F20"/>
          <w:spacing w:val="1"/>
          <w:w w:val="102"/>
          <w:sz w:val="20"/>
        </w:rPr>
        <w:t>主管區總監督得發給按立之人按立證書，並應在其上有總</w:t>
      </w:r>
      <w:r>
        <w:rPr>
          <w:color w:val="231F20"/>
          <w:spacing w:val="-7"/>
          <w:w w:val="102"/>
          <w:sz w:val="20"/>
        </w:rPr>
        <w:t>監督、地區監督和地區秘書之簽署。</w:t>
      </w:r>
      <w:r>
        <w:rPr>
          <w:rFonts w:ascii="Noto Sans TC" w:eastAsia="Noto Sans TC"/>
          <w:color w:val="231F20"/>
          <w:w w:val="102"/>
          <w:sz w:val="20"/>
        </w:rPr>
        <w:t>（527.1）</w:t>
      </w:r>
    </w:p>
    <w:p w14:paraId="52D8C381" w14:textId="77777777" w:rsidR="003345E9" w:rsidRDefault="007169A0">
      <w:pPr>
        <w:pStyle w:val="a5"/>
        <w:numPr>
          <w:ilvl w:val="1"/>
          <w:numId w:val="13"/>
        </w:numPr>
        <w:tabs>
          <w:tab w:val="left" w:pos="1194"/>
        </w:tabs>
        <w:spacing w:line="204" w:lineRule="auto"/>
        <w:ind w:right="15" w:firstLine="408"/>
        <w:jc w:val="both"/>
        <w:rPr>
          <w:sz w:val="20"/>
        </w:rPr>
      </w:pPr>
      <w:r>
        <w:rPr>
          <w:color w:val="231F20"/>
          <w:spacing w:val="3"/>
          <w:w w:val="102"/>
          <w:sz w:val="20"/>
        </w:rPr>
        <w:t>若出現牧師或助牧的按立證書遺失、殘缺、損壞的情況，應在地區指導委員會的建議下補發證書複件。此建議應直接向主管區</w:t>
      </w:r>
    </w:p>
    <w:p w14:paraId="60D1174F" w14:textId="77777777" w:rsidR="003345E9" w:rsidRDefault="003345E9">
      <w:pPr>
        <w:pStyle w:val="a5"/>
        <w:spacing w:line="204" w:lineRule="auto"/>
        <w:jc w:val="both"/>
        <w:rPr>
          <w:sz w:val="20"/>
        </w:rPr>
        <w:sectPr w:rsidR="003345E9">
          <w:pgSz w:w="8640" w:h="12960"/>
          <w:pgMar w:top="480" w:right="1080" w:bottom="1180" w:left="1080" w:header="0" w:footer="997" w:gutter="0"/>
          <w:cols w:space="720"/>
        </w:sectPr>
      </w:pPr>
    </w:p>
    <w:p w14:paraId="50781DA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B171F82" w14:textId="77777777" w:rsidR="003345E9" w:rsidRDefault="007169A0">
      <w:pPr>
        <w:pStyle w:val="a3"/>
        <w:spacing w:before="237" w:line="206" w:lineRule="auto"/>
        <w:ind w:left="119" w:right="111"/>
        <w:jc w:val="both"/>
      </w:pPr>
      <w:r>
        <w:rPr>
          <w:color w:val="231F20"/>
          <w:spacing w:val="1"/>
          <w:w w:val="102"/>
        </w:rPr>
        <w:t>總監督提出，得到其核准後，總秘書可補發證書復件。證書的背面需</w:t>
      </w:r>
      <w:r>
        <w:rPr>
          <w:color w:val="231F20"/>
          <w:w w:val="102"/>
        </w:rPr>
        <w:t>印有原證書之序號和大寫“複件”字樣。若簽發原證書的總監督、地區監督或地區秘書無法簽發證書，則由主管區總監督和申請證書複件地區的地區監督和地區秘書簽署證書。在證書複件的後面需附有以下書面手寫或</w:t>
      </w:r>
      <w:r>
        <w:rPr>
          <w:color w:val="231F20"/>
          <w:spacing w:val="4"/>
          <w:w w:val="102"/>
        </w:rPr>
        <w:t>（和）</w:t>
      </w:r>
      <w:r>
        <w:rPr>
          <w:color w:val="231F20"/>
          <w:spacing w:val="2"/>
          <w:w w:val="102"/>
        </w:rPr>
        <w:t>打印聲明，並由主管區總監督、地區監督和地區秘</w:t>
      </w:r>
      <w:r>
        <w:rPr>
          <w:color w:val="231F20"/>
          <w:w w:val="102"/>
        </w:rPr>
        <w:t>書簽字。</w:t>
      </w:r>
    </w:p>
    <w:p w14:paraId="312097C4" w14:textId="77777777" w:rsidR="003345E9" w:rsidRDefault="007169A0">
      <w:pPr>
        <w:pStyle w:val="a3"/>
        <w:tabs>
          <w:tab w:val="left" w:pos="4568"/>
          <w:tab w:val="left" w:pos="5571"/>
        </w:tabs>
        <w:spacing w:line="303" w:lineRule="exact"/>
        <w:ind w:left="0" w:right="118"/>
        <w:jc w:val="right"/>
      </w:pPr>
      <w:r>
        <w:rPr>
          <w:color w:val="231F20"/>
          <w:spacing w:val="14"/>
        </w:rPr>
        <w:t>茲將本證書發</w:t>
      </w:r>
      <w:r>
        <w:rPr>
          <w:color w:val="231F20"/>
        </w:rPr>
        <w:t>給</w:t>
      </w:r>
      <w:r>
        <w:rPr>
          <w:color w:val="231F20"/>
          <w:spacing w:val="14"/>
        </w:rPr>
        <w:t>（姓名</w:t>
      </w:r>
      <w:r>
        <w:rPr>
          <w:color w:val="231F20"/>
          <w:spacing w:val="-59"/>
        </w:rPr>
        <w:t>）</w:t>
      </w:r>
      <w:r>
        <w:rPr>
          <w:color w:val="231F20"/>
          <w:spacing w:val="59"/>
        </w:rPr>
        <w:t>，</w:t>
      </w:r>
      <w:r>
        <w:rPr>
          <w:color w:val="231F20"/>
          <w:spacing w:val="14"/>
        </w:rPr>
        <w:t>代替原於主</w:t>
      </w:r>
      <w:r>
        <w:rPr>
          <w:color w:val="231F20"/>
        </w:rPr>
        <w:t xml:space="preserve">後 </w:t>
      </w: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年 </w:t>
      </w:r>
      <w:r>
        <w:rPr>
          <w:rFonts w:ascii="Times New Roman" w:eastAsia="Times New Roman"/>
          <w:color w:val="231F20"/>
          <w:u w:val="single" w:color="221E1F"/>
        </w:rPr>
        <w:tab/>
      </w:r>
      <w:r>
        <w:rPr>
          <w:rFonts w:ascii="Times New Roman" w:eastAsia="Times New Roman"/>
          <w:color w:val="231F20"/>
        </w:rPr>
        <w:t xml:space="preserve"> </w:t>
      </w:r>
      <w:r>
        <w:rPr>
          <w:color w:val="231F20"/>
        </w:rPr>
        <w:t>月</w:t>
      </w:r>
    </w:p>
    <w:p w14:paraId="4A6B165D" w14:textId="77777777" w:rsidR="003345E9" w:rsidRDefault="007169A0">
      <w:pPr>
        <w:pStyle w:val="a3"/>
        <w:tabs>
          <w:tab w:val="left" w:pos="689"/>
          <w:tab w:val="left" w:pos="4341"/>
          <w:tab w:val="left" w:pos="5234"/>
          <w:tab w:val="left" w:pos="6239"/>
        </w:tabs>
        <w:spacing w:line="320" w:lineRule="exact"/>
        <w:ind w:left="0" w:right="118"/>
        <w:jc w:val="right"/>
        <w:rPr>
          <w:rFonts w:ascii="Times New Roman" w:eastAsia="Times New Roman"/>
        </w:rPr>
      </w:pPr>
      <w:r>
        <w:rPr>
          <w:rFonts w:ascii="Times New Roman" w:eastAsia="Times New Roman"/>
          <w:color w:val="231F20"/>
          <w:u w:val="single" w:color="221E1F"/>
        </w:rPr>
        <w:tab/>
      </w:r>
      <w:r>
        <w:rPr>
          <w:rFonts w:ascii="Times New Roman" w:eastAsia="Times New Roman"/>
          <w:color w:val="231F20"/>
          <w:spacing w:val="19"/>
        </w:rPr>
        <w:t xml:space="preserve"> </w:t>
      </w:r>
      <w:r>
        <w:rPr>
          <w:color w:val="231F20"/>
          <w:spacing w:val="19"/>
        </w:rPr>
        <w:t>日</w:t>
      </w:r>
      <w:r>
        <w:rPr>
          <w:color w:val="231F20"/>
        </w:rPr>
        <w:t>由（</w:t>
      </w:r>
      <w:r>
        <w:rPr>
          <w:color w:val="231F20"/>
          <w:spacing w:val="-19"/>
        </w:rPr>
        <w:t xml:space="preserve"> </w:t>
      </w:r>
      <w:r>
        <w:rPr>
          <w:color w:val="231F20"/>
          <w:spacing w:val="19"/>
        </w:rPr>
        <w:t>按立團體</w:t>
      </w:r>
      <w:r>
        <w:rPr>
          <w:color w:val="231F20"/>
        </w:rPr>
        <w:t>）</w:t>
      </w:r>
      <w:r>
        <w:rPr>
          <w:color w:val="231F20"/>
          <w:spacing w:val="-19"/>
        </w:rPr>
        <w:t xml:space="preserve"> </w:t>
      </w:r>
      <w:r>
        <w:rPr>
          <w:color w:val="231F20"/>
          <w:spacing w:val="19"/>
        </w:rPr>
        <w:t>按立</w:t>
      </w:r>
      <w:r>
        <w:rPr>
          <w:color w:val="231F20"/>
        </w:rPr>
        <w:t>時，</w:t>
      </w:r>
      <w:r>
        <w:rPr>
          <w:color w:val="231F20"/>
          <w:spacing w:val="-19"/>
        </w:rPr>
        <w:t xml:space="preserve"> </w:t>
      </w:r>
      <w:r>
        <w:rPr>
          <w:color w:val="231F20"/>
        </w:rPr>
        <w:t>由</w:t>
      </w:r>
      <w:r>
        <w:rPr>
          <w:color w:val="231F20"/>
          <w:spacing w:val="40"/>
        </w:rPr>
        <w:t xml:space="preserve"> </w:t>
      </w:r>
      <w:r>
        <w:rPr>
          <w:rFonts w:ascii="Times New Roman" w:eastAsia="Times New Roman"/>
          <w:color w:val="231F20"/>
          <w:u w:val="single" w:color="221E1F"/>
        </w:rPr>
        <w:tab/>
      </w:r>
      <w:r>
        <w:rPr>
          <w:color w:val="231F20"/>
          <w:spacing w:val="-10"/>
        </w:rPr>
        <w:t>、</w:t>
      </w: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和 </w:t>
      </w:r>
      <w:r>
        <w:rPr>
          <w:rFonts w:ascii="Times New Roman" w:eastAsia="Times New Roman"/>
          <w:color w:val="231F20"/>
          <w:u w:val="single" w:color="221E1F"/>
        </w:rPr>
        <w:tab/>
      </w:r>
    </w:p>
    <w:p w14:paraId="0945D7AA" w14:textId="77777777" w:rsidR="003345E9" w:rsidRDefault="007169A0">
      <w:pPr>
        <w:pStyle w:val="a3"/>
        <w:spacing w:line="320" w:lineRule="exact"/>
        <w:ind w:left="119"/>
      </w:pPr>
      <w:r>
        <w:rPr>
          <w:color w:val="231F20"/>
          <w:spacing w:val="-2"/>
        </w:rPr>
        <w:t>簽發之證書。</w:t>
      </w:r>
    </w:p>
    <w:p w14:paraId="576F3B1F" w14:textId="77777777" w:rsidR="003345E9" w:rsidRDefault="007169A0">
      <w:pPr>
        <w:pStyle w:val="a3"/>
        <w:spacing w:before="10" w:line="206" w:lineRule="auto"/>
        <w:ind w:left="527" w:right="2788"/>
      </w:pPr>
      <w:r>
        <w:rPr>
          <w:color w:val="231F20"/>
          <w:spacing w:val="-2"/>
        </w:rPr>
        <w:t>原證書已告（遺失、殘缺、損壞</w:t>
      </w:r>
      <w:r>
        <w:rPr>
          <w:color w:val="231F20"/>
          <w:spacing w:val="-102"/>
        </w:rPr>
        <w:t>）</w:t>
      </w:r>
      <w:r>
        <w:rPr>
          <w:color w:val="231F20"/>
          <w:spacing w:val="-2"/>
        </w:rPr>
        <w:t>。</w:t>
      </w:r>
      <w:r>
        <w:rPr>
          <w:color w:val="231F20"/>
        </w:rPr>
        <w:t>簽署人 :</w:t>
      </w:r>
    </w:p>
    <w:p w14:paraId="613BEE19" w14:textId="77777777" w:rsidR="003345E9" w:rsidRDefault="007169A0">
      <w:pPr>
        <w:pStyle w:val="a3"/>
        <w:tabs>
          <w:tab w:val="left" w:pos="3491"/>
          <w:tab w:val="left" w:pos="3695"/>
        </w:tabs>
        <w:spacing w:line="206" w:lineRule="auto"/>
        <w:ind w:left="527" w:right="2781"/>
        <w:rPr>
          <w:rFonts w:ascii="Times New Roman" w:eastAsia="Times New Roman"/>
        </w:rPr>
      </w:pPr>
      <w:r>
        <w:rPr>
          <w:color w:val="231F20"/>
        </w:rPr>
        <w:t xml:space="preserve">總監督 : </w:t>
      </w: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地區監督 : </w:t>
      </w:r>
      <w:r>
        <w:rPr>
          <w:rFonts w:ascii="Times New Roman" w:eastAsia="Times New Roman"/>
          <w:color w:val="231F20"/>
          <w:u w:val="single" w:color="221E1F"/>
        </w:rPr>
        <w:tab/>
      </w:r>
      <w:r>
        <w:rPr>
          <w:rFonts w:ascii="Times New Roman" w:eastAsia="Times New Roman"/>
          <w:color w:val="231F20"/>
          <w:u w:val="single" w:color="221E1F"/>
        </w:rPr>
        <w:tab/>
      </w:r>
      <w:r>
        <w:rPr>
          <w:rFonts w:ascii="Times New Roman" w:eastAsia="Times New Roman"/>
          <w:color w:val="231F20"/>
        </w:rPr>
        <w:t xml:space="preserve"> </w:t>
      </w:r>
      <w:r>
        <w:rPr>
          <w:color w:val="231F20"/>
        </w:rPr>
        <w:t>地區秘書</w:t>
      </w:r>
      <w:r>
        <w:rPr>
          <w:color w:val="231F20"/>
          <w:spacing w:val="12"/>
        </w:rPr>
        <w:t xml:space="preserve"> </w:t>
      </w:r>
      <w:r>
        <w:rPr>
          <w:color w:val="231F20"/>
        </w:rPr>
        <w:t>:</w:t>
      </w:r>
      <w:r>
        <w:rPr>
          <w:color w:val="231F20"/>
          <w:spacing w:val="15"/>
        </w:rPr>
        <w:t xml:space="preserve"> </w:t>
      </w:r>
      <w:r>
        <w:rPr>
          <w:rFonts w:ascii="Times New Roman" w:eastAsia="Times New Roman"/>
          <w:color w:val="231F20"/>
          <w:u w:val="single" w:color="221E1F"/>
        </w:rPr>
        <w:tab/>
      </w:r>
      <w:r>
        <w:rPr>
          <w:rFonts w:ascii="Times New Roman" w:eastAsia="Times New Roman"/>
          <w:color w:val="231F20"/>
          <w:u w:val="single" w:color="221E1F"/>
        </w:rPr>
        <w:tab/>
      </w:r>
    </w:p>
    <w:p w14:paraId="532A2D1E" w14:textId="77777777" w:rsidR="003345E9" w:rsidRDefault="007169A0">
      <w:pPr>
        <w:pStyle w:val="a5"/>
        <w:numPr>
          <w:ilvl w:val="1"/>
          <w:numId w:val="13"/>
        </w:numPr>
        <w:tabs>
          <w:tab w:val="left" w:pos="1192"/>
        </w:tabs>
        <w:spacing w:line="206" w:lineRule="auto"/>
        <w:ind w:left="119" w:right="111" w:firstLine="408"/>
        <w:jc w:val="both"/>
        <w:rPr>
          <w:rFonts w:ascii="Noto Sans TC" w:eastAsia="Noto Sans TC"/>
          <w:sz w:val="20"/>
        </w:rPr>
      </w:pPr>
      <w:r>
        <w:rPr>
          <w:color w:val="231F20"/>
          <w:spacing w:val="1"/>
          <w:w w:val="102"/>
          <w:sz w:val="20"/>
        </w:rPr>
        <w:t>所有神職人員</w:t>
      </w:r>
      <w:r>
        <w:rPr>
          <w:color w:val="231F20"/>
          <w:spacing w:val="2"/>
          <w:w w:val="102"/>
          <w:sz w:val="20"/>
        </w:rPr>
        <w:t>（受委派或未委派）應持有宣聖會地方教會</w:t>
      </w:r>
      <w:r>
        <w:rPr>
          <w:color w:val="231F20"/>
          <w:spacing w:val="1"/>
          <w:w w:val="102"/>
          <w:sz w:val="20"/>
        </w:rPr>
        <w:t>之活躍會友資格，並且穩定在該教會參加聚會、什一、並參與該教會</w:t>
      </w:r>
      <w:r>
        <w:rPr>
          <w:color w:val="231F20"/>
          <w:w w:val="102"/>
          <w:sz w:val="20"/>
        </w:rPr>
        <w:t>的事工，除非經由地區指導委員會同意特例免除。如果神職人員並未擁有所屬地區宣聖會地方教會之活躍會友資格或未得到地區指導委員</w:t>
      </w:r>
      <w:r>
        <w:rPr>
          <w:color w:val="231F20"/>
          <w:spacing w:val="-6"/>
          <w:w w:val="102"/>
          <w:sz w:val="20"/>
        </w:rPr>
        <w:t>會之豁免，地區指導委員會有權懲戒該員。</w:t>
      </w:r>
      <w:r>
        <w:rPr>
          <w:rFonts w:ascii="Noto Sans TC" w:eastAsia="Noto Sans TC"/>
          <w:color w:val="231F20"/>
          <w:w w:val="102"/>
          <w:sz w:val="20"/>
        </w:rPr>
        <w:t>（131，530.10）</w:t>
      </w:r>
    </w:p>
    <w:p w14:paraId="1411B14A" w14:textId="77777777" w:rsidR="003345E9" w:rsidRDefault="007169A0">
      <w:pPr>
        <w:pStyle w:val="a5"/>
        <w:numPr>
          <w:ilvl w:val="1"/>
          <w:numId w:val="13"/>
        </w:numPr>
        <w:tabs>
          <w:tab w:val="left" w:pos="1192"/>
        </w:tabs>
        <w:spacing w:line="204" w:lineRule="auto"/>
        <w:ind w:left="119" w:right="16" w:firstLine="408"/>
        <w:rPr>
          <w:rFonts w:ascii="Noto Sans TC" w:eastAsia="Noto Sans TC"/>
          <w:sz w:val="20"/>
        </w:rPr>
      </w:pPr>
      <w:r>
        <w:rPr>
          <w:color w:val="231F20"/>
          <w:spacing w:val="1"/>
          <w:w w:val="102"/>
          <w:sz w:val="20"/>
        </w:rPr>
        <w:t>所有牧師和助牧，均持有其會籍所在之教會所屬地區之地</w:t>
      </w:r>
      <w:r>
        <w:rPr>
          <w:color w:val="231F20"/>
          <w:spacing w:val="2"/>
          <w:w w:val="102"/>
          <w:sz w:val="20"/>
        </w:rPr>
        <w:t>區年議會傳道人成員資格，並每年向地區年議會提呈報告。連續兩年</w:t>
      </w:r>
      <w:r>
        <w:rPr>
          <w:color w:val="231F20"/>
          <w:spacing w:val="5"/>
          <w:w w:val="102"/>
          <w:sz w:val="20"/>
        </w:rPr>
        <w:t>未向地區年議會提呈報告之牧師和助牧，不論是親自或以書信方式，</w:t>
      </w:r>
      <w:r>
        <w:rPr>
          <w:color w:val="231F20"/>
          <w:spacing w:val="9"/>
          <w:w w:val="102"/>
          <w:sz w:val="20"/>
        </w:rPr>
        <w:t>經地區年議會投票決定，得終止其傳道人成員之資格</w:t>
      </w:r>
      <w:r>
        <w:rPr>
          <w:color w:val="231F20"/>
          <w:spacing w:val="-103"/>
          <w:w w:val="102"/>
          <w:sz w:val="20"/>
        </w:rPr>
        <w:t>。</w:t>
      </w:r>
      <w:r>
        <w:rPr>
          <w:rFonts w:ascii="Noto Sans TC" w:eastAsia="Noto Sans TC"/>
          <w:color w:val="231F20"/>
          <w:spacing w:val="-2"/>
          <w:w w:val="102"/>
          <w:sz w:val="20"/>
        </w:rPr>
        <w:t>（130，201，</w:t>
      </w:r>
      <w:r>
        <w:rPr>
          <w:rFonts w:ascii="Noto Sans TC" w:eastAsia="Noto Sans TC"/>
          <w:color w:val="231F20"/>
          <w:w w:val="102"/>
          <w:sz w:val="20"/>
        </w:rPr>
        <w:t xml:space="preserve"> 205.4，528.1）</w:t>
      </w:r>
    </w:p>
    <w:p w14:paraId="05CB321D" w14:textId="77777777" w:rsidR="003345E9" w:rsidRDefault="007169A0">
      <w:pPr>
        <w:pStyle w:val="a5"/>
        <w:numPr>
          <w:ilvl w:val="1"/>
          <w:numId w:val="13"/>
        </w:numPr>
        <w:tabs>
          <w:tab w:val="left" w:pos="1313"/>
        </w:tabs>
        <w:spacing w:line="206" w:lineRule="auto"/>
        <w:ind w:left="119" w:right="112" w:firstLine="408"/>
        <w:jc w:val="both"/>
        <w:rPr>
          <w:rFonts w:ascii="Noto Sans TC" w:eastAsia="Noto Sans TC"/>
          <w:sz w:val="20"/>
        </w:rPr>
      </w:pPr>
      <w:r>
        <w:rPr>
          <w:color w:val="231F20"/>
          <w:spacing w:val="5"/>
          <w:w w:val="102"/>
          <w:sz w:val="20"/>
        </w:rPr>
        <w:t>任何神職人員若加入宣聖會以外任何教會或教派，或任</w:t>
      </w:r>
      <w:r>
        <w:rPr>
          <w:color w:val="231F20"/>
          <w:spacing w:val="2"/>
          <w:w w:val="102"/>
          <w:sz w:val="20"/>
        </w:rPr>
        <w:t>何基督教傳道事工，未經所屬地區之地區指導委員會核准，其宣聖會</w:t>
      </w:r>
      <w:r>
        <w:rPr>
          <w:color w:val="231F20"/>
          <w:w w:val="102"/>
          <w:sz w:val="20"/>
        </w:rPr>
        <w:t>之會友資格即告終止。地區年議會必須將此事項列入記錄，並做以下</w:t>
      </w:r>
      <w:r>
        <w:rPr>
          <w:color w:val="231F20"/>
          <w:spacing w:val="-11"/>
          <w:w w:val="102"/>
          <w:sz w:val="20"/>
        </w:rPr>
        <w:t>之陳述：「該員因加入其他教會、教派或事工，其宣聖會會友資格及事</w:t>
      </w:r>
      <w:r>
        <w:rPr>
          <w:color w:val="231F20"/>
          <w:spacing w:val="-38"/>
          <w:w w:val="102"/>
          <w:sz w:val="20"/>
        </w:rPr>
        <w:t>奉予以解除。」</w:t>
      </w:r>
      <w:r>
        <w:rPr>
          <w:rFonts w:ascii="Noto Sans TC" w:eastAsia="Noto Sans TC"/>
          <w:color w:val="231F20"/>
          <w:w w:val="102"/>
          <w:sz w:val="20"/>
        </w:rPr>
        <w:t>（109，114）</w:t>
      </w:r>
    </w:p>
    <w:p w14:paraId="5F4E27EC" w14:textId="77777777" w:rsidR="003345E9" w:rsidRDefault="007169A0">
      <w:pPr>
        <w:pStyle w:val="a5"/>
        <w:numPr>
          <w:ilvl w:val="1"/>
          <w:numId w:val="13"/>
        </w:numPr>
        <w:tabs>
          <w:tab w:val="left" w:pos="1313"/>
        </w:tabs>
        <w:spacing w:line="206" w:lineRule="auto"/>
        <w:ind w:left="119" w:right="111" w:firstLine="408"/>
        <w:jc w:val="both"/>
        <w:rPr>
          <w:sz w:val="20"/>
        </w:rPr>
      </w:pPr>
      <w:r>
        <w:rPr>
          <w:color w:val="231F20"/>
          <w:spacing w:val="5"/>
          <w:w w:val="102"/>
          <w:sz w:val="20"/>
        </w:rPr>
        <w:t>失去優良地位的神職人員，已退出或被解除地方教會會</w:t>
      </w:r>
      <w:r>
        <w:rPr>
          <w:color w:val="231F20"/>
          <w:w w:val="102"/>
          <w:sz w:val="20"/>
        </w:rPr>
        <w:t>藉者，可經該地區指導委員會批准，再次加入地方教會為會友。地區指導委員會，可容許該前教牧成為信徒會友，或在地區監督和主管區</w:t>
      </w:r>
    </w:p>
    <w:p w14:paraId="545E7B13"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47A468C9" w14:textId="77777777" w:rsidR="003345E9" w:rsidRDefault="007169A0">
      <w:pPr>
        <w:pStyle w:val="a3"/>
        <w:spacing w:before="50"/>
        <w:ind w:left="0"/>
        <w:jc w:val="center"/>
      </w:pPr>
      <w:r>
        <w:rPr>
          <w:color w:val="231F20"/>
          <w:spacing w:val="-2"/>
        </w:rPr>
        <w:lastRenderedPageBreak/>
        <w:t>傳道與基督教事奉</w:t>
      </w:r>
    </w:p>
    <w:p w14:paraId="0954BB8B" w14:textId="77777777" w:rsidR="003345E9" w:rsidRDefault="007169A0">
      <w:pPr>
        <w:pStyle w:val="a3"/>
        <w:spacing w:before="240" w:line="204" w:lineRule="auto"/>
        <w:ind w:right="112"/>
        <w:rPr>
          <w:rFonts w:ascii="Noto Sans TC" w:eastAsia="Noto Sans TC"/>
        </w:rPr>
      </w:pPr>
      <w:r>
        <w:rPr>
          <w:color w:val="231F20"/>
          <w:spacing w:val="2"/>
          <w:w w:val="102"/>
        </w:rPr>
        <w:t>總監督核准下，在該員願意持續參與恢復過程後，重新加入為接受懲</w:t>
      </w:r>
      <w:r>
        <w:rPr>
          <w:color w:val="231F20"/>
          <w:spacing w:val="-21"/>
          <w:w w:val="102"/>
        </w:rPr>
        <w:t>戒的教牧。</w:t>
      </w:r>
      <w:r>
        <w:rPr>
          <w:rFonts w:ascii="Noto Sans TC" w:eastAsia="Noto Sans TC"/>
          <w:color w:val="231F20"/>
          <w:w w:val="102"/>
        </w:rPr>
        <w:t>（531.6）</w:t>
      </w:r>
    </w:p>
    <w:p w14:paraId="12AB72C7" w14:textId="77777777" w:rsidR="003345E9" w:rsidRDefault="007169A0">
      <w:pPr>
        <w:pStyle w:val="a5"/>
        <w:numPr>
          <w:ilvl w:val="1"/>
          <w:numId w:val="13"/>
        </w:numPr>
        <w:tabs>
          <w:tab w:val="left" w:pos="1334"/>
        </w:tabs>
        <w:spacing w:before="1" w:line="204" w:lineRule="auto"/>
        <w:ind w:right="15" w:firstLine="408"/>
        <w:rPr>
          <w:rFonts w:ascii="Noto Sans TC" w:eastAsia="Noto Sans TC"/>
          <w:sz w:val="20"/>
        </w:rPr>
      </w:pPr>
      <w:r>
        <w:rPr>
          <w:color w:val="231F20"/>
          <w:spacing w:val="7"/>
          <w:w w:val="102"/>
          <w:sz w:val="20"/>
        </w:rPr>
        <w:t>一名自地區年議會教牧名冊除名，而未將證書存檔者，</w:t>
      </w:r>
      <w:r>
        <w:rPr>
          <w:color w:val="231F20"/>
          <w:spacing w:val="2"/>
          <w:w w:val="102"/>
          <w:sz w:val="20"/>
        </w:rPr>
        <w:t>未得該地區年議會書面批發，將不被任何其他地區承認其證書，除非</w:t>
      </w:r>
      <w:r>
        <w:rPr>
          <w:color w:val="231F20"/>
          <w:spacing w:val="-1"/>
          <w:w w:val="102"/>
          <w:sz w:val="20"/>
        </w:rPr>
        <w:t>主管權已交接完畢</w:t>
      </w:r>
      <w:r>
        <w:rPr>
          <w:rFonts w:ascii="Noto Sans TC" w:eastAsia="Noto Sans TC"/>
          <w:color w:val="231F20"/>
          <w:w w:val="102"/>
          <w:sz w:val="20"/>
        </w:rPr>
        <w:t>（532.12</w:t>
      </w:r>
      <w:r>
        <w:rPr>
          <w:rFonts w:ascii="Noto Sans TC" w:eastAsia="Noto Sans TC"/>
          <w:color w:val="231F20"/>
          <w:spacing w:val="-102"/>
          <w:w w:val="102"/>
          <w:sz w:val="20"/>
        </w:rPr>
        <w:t>）</w:t>
      </w:r>
      <w:r>
        <w:rPr>
          <w:color w:val="231F20"/>
          <w:w w:val="102"/>
          <w:sz w:val="20"/>
        </w:rPr>
        <w:t>。地區指導委員會可在議會休會期間處理</w:t>
      </w:r>
      <w:r>
        <w:rPr>
          <w:color w:val="231F20"/>
          <w:spacing w:val="-13"/>
          <w:w w:val="102"/>
          <w:sz w:val="20"/>
        </w:rPr>
        <w:t>換轉地區的事宜。</w:t>
      </w:r>
      <w:r>
        <w:rPr>
          <w:rFonts w:ascii="Noto Sans TC" w:eastAsia="Noto Sans TC"/>
          <w:color w:val="231F20"/>
          <w:w w:val="102"/>
          <w:sz w:val="20"/>
        </w:rPr>
        <w:t>（530.11，532.12）</w:t>
      </w:r>
    </w:p>
    <w:p w14:paraId="565F075F" w14:textId="77777777" w:rsidR="003345E9" w:rsidRDefault="007169A0">
      <w:pPr>
        <w:pStyle w:val="a5"/>
        <w:numPr>
          <w:ilvl w:val="1"/>
          <w:numId w:val="13"/>
        </w:numPr>
        <w:tabs>
          <w:tab w:val="left" w:pos="1314"/>
        </w:tabs>
        <w:spacing w:before="2" w:line="204" w:lineRule="auto"/>
        <w:ind w:right="110" w:firstLine="408"/>
        <w:rPr>
          <w:sz w:val="20"/>
        </w:rPr>
      </w:pPr>
      <w:r>
        <w:rPr>
          <w:color w:val="231F20"/>
          <w:spacing w:val="6"/>
          <w:w w:val="102"/>
          <w:sz w:val="20"/>
        </w:rPr>
        <w:t>神職人員必須每年得到地區指導委員會的書面同意方可</w:t>
      </w:r>
      <w:r>
        <w:rPr>
          <w:color w:val="231F20"/>
          <w:w w:val="102"/>
          <w:sz w:val="20"/>
        </w:rPr>
        <w:t>進行下列活動</w:t>
      </w:r>
      <w:r>
        <w:rPr>
          <w:color w:val="231F20"/>
          <w:spacing w:val="1"/>
          <w:sz w:val="20"/>
        </w:rPr>
        <w:t xml:space="preserve"> </w:t>
      </w:r>
      <w:r>
        <w:rPr>
          <w:color w:val="231F20"/>
          <w:w w:val="102"/>
          <w:sz w:val="20"/>
        </w:rPr>
        <w:t>:</w:t>
      </w:r>
    </w:p>
    <w:p w14:paraId="16AAA181" w14:textId="77777777" w:rsidR="003345E9" w:rsidRDefault="007169A0">
      <w:pPr>
        <w:pStyle w:val="a3"/>
        <w:tabs>
          <w:tab w:val="left" w:pos="1019"/>
        </w:tabs>
        <w:spacing w:line="312" w:lineRule="exact"/>
        <w:ind w:left="612"/>
      </w:pPr>
      <w:r>
        <w:rPr>
          <w:b/>
          <w:color w:val="231F20"/>
          <w:spacing w:val="-10"/>
        </w:rPr>
        <w:t>➀</w:t>
      </w:r>
      <w:r>
        <w:rPr>
          <w:b/>
          <w:color w:val="231F20"/>
        </w:rPr>
        <w:tab/>
      </w:r>
      <w:r>
        <w:rPr>
          <w:color w:val="231F20"/>
          <w:spacing w:val="-1"/>
        </w:rPr>
        <w:t>參與不屬宣聖會指導下的獨立宣道活動</w:t>
      </w:r>
    </w:p>
    <w:p w14:paraId="2B028B1C" w14:textId="77777777" w:rsidR="003345E9" w:rsidRDefault="007169A0">
      <w:pPr>
        <w:pStyle w:val="a3"/>
        <w:tabs>
          <w:tab w:val="left" w:pos="1019"/>
        </w:tabs>
        <w:spacing w:line="320" w:lineRule="exact"/>
        <w:ind w:left="612"/>
      </w:pPr>
      <w:r>
        <w:rPr>
          <w:b/>
          <w:color w:val="231F20"/>
          <w:spacing w:val="-10"/>
        </w:rPr>
        <w:t>➁</w:t>
      </w:r>
      <w:r>
        <w:rPr>
          <w:b/>
          <w:color w:val="231F20"/>
        </w:rPr>
        <w:tab/>
      </w:r>
      <w:r>
        <w:rPr>
          <w:color w:val="231F20"/>
          <w:spacing w:val="-1"/>
        </w:rPr>
        <w:t>參與獨立宣道活動或未經授權的教會活動</w:t>
      </w:r>
    </w:p>
    <w:p w14:paraId="1B9F8252" w14:textId="77777777" w:rsidR="003345E9" w:rsidRDefault="007169A0">
      <w:pPr>
        <w:pStyle w:val="a3"/>
        <w:tabs>
          <w:tab w:val="left" w:pos="1019"/>
        </w:tabs>
        <w:spacing w:line="320" w:lineRule="exact"/>
        <w:ind w:left="612"/>
      </w:pPr>
      <w:r>
        <w:rPr>
          <w:b/>
          <w:color w:val="231F20"/>
          <w:spacing w:val="-10"/>
        </w:rPr>
        <w:t>➂</w:t>
      </w:r>
      <w:r>
        <w:rPr>
          <w:b/>
          <w:color w:val="231F20"/>
        </w:rPr>
        <w:tab/>
      </w:r>
      <w:r>
        <w:rPr>
          <w:color w:val="231F20"/>
          <w:spacing w:val="-1"/>
        </w:rPr>
        <w:t>與其他獨立教會或宗教團體及教派的職員聯合</w:t>
      </w:r>
    </w:p>
    <w:p w14:paraId="515752C3" w14:textId="77777777" w:rsidR="003345E9" w:rsidRDefault="007169A0">
      <w:pPr>
        <w:pStyle w:val="a3"/>
        <w:spacing w:before="10" w:line="206" w:lineRule="auto"/>
        <w:ind w:right="111" w:firstLine="408"/>
        <w:jc w:val="both"/>
        <w:rPr>
          <w:rFonts w:ascii="Noto Sans TC" w:eastAsia="Noto Sans TC"/>
        </w:rPr>
      </w:pPr>
      <w:r>
        <w:rPr>
          <w:color w:val="231F20"/>
          <w:spacing w:val="4"/>
          <w:w w:val="102"/>
        </w:rPr>
        <w:t>倘若神職人員</w:t>
      </w:r>
      <w:r>
        <w:rPr>
          <w:rFonts w:ascii="Noto Serif SC" w:eastAsia="Noto Serif SC"/>
          <w:color w:val="231F20"/>
          <w:spacing w:val="4"/>
          <w:w w:val="102"/>
        </w:rPr>
        <w:t>没</w:t>
      </w:r>
      <w:r>
        <w:rPr>
          <w:color w:val="231F20"/>
          <w:spacing w:val="3"/>
          <w:w w:val="102"/>
        </w:rPr>
        <w:t>有跟從以上指引，在地區教牧資格審查委員會或</w:t>
      </w:r>
      <w:r>
        <w:rPr>
          <w:color w:val="231F20"/>
          <w:spacing w:val="1"/>
          <w:w w:val="102"/>
        </w:rPr>
        <w:t>地區教牧事工委員會三份二多數票通過，或地區年議會之行為，可解</w:t>
      </w:r>
      <w:r>
        <w:rPr>
          <w:color w:val="231F20"/>
          <w:w w:val="102"/>
        </w:rPr>
        <w:t>除該員在宣聖會的會籍。何謂「獨立宣道活動」或「未經授權的教會</w:t>
      </w:r>
      <w:r>
        <w:rPr>
          <w:color w:val="231F20"/>
          <w:spacing w:val="-7"/>
          <w:w w:val="102"/>
        </w:rPr>
        <w:t>活動」的最終裁決權歸於總監督會。</w:t>
      </w:r>
      <w:r>
        <w:rPr>
          <w:rFonts w:ascii="Noto Sans TC" w:eastAsia="Noto Sans TC"/>
          <w:color w:val="231F20"/>
          <w:w w:val="102"/>
        </w:rPr>
        <w:t>（114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114.1，524.9）</w:t>
      </w:r>
    </w:p>
    <w:p w14:paraId="1E0EEDEA" w14:textId="77777777" w:rsidR="003345E9" w:rsidRDefault="007169A0">
      <w:pPr>
        <w:pStyle w:val="a5"/>
        <w:numPr>
          <w:ilvl w:val="1"/>
          <w:numId w:val="13"/>
        </w:numPr>
        <w:tabs>
          <w:tab w:val="left" w:pos="1313"/>
        </w:tabs>
        <w:spacing w:line="206" w:lineRule="auto"/>
        <w:ind w:right="17" w:firstLine="408"/>
        <w:rPr>
          <w:sz w:val="20"/>
        </w:rPr>
      </w:pPr>
      <w:r>
        <w:rPr>
          <w:color w:val="231F20"/>
          <w:w w:val="102"/>
          <w:sz w:val="20"/>
        </w:rPr>
        <w:t>在地區指導委員會批准神職人員參與獨立教會活動以先，</w:t>
      </w:r>
      <w:r>
        <w:rPr>
          <w:color w:val="231F20"/>
          <w:spacing w:val="3"/>
          <w:w w:val="102"/>
          <w:sz w:val="20"/>
        </w:rPr>
        <w:t>如果有誇區的活動或活動在該員所屬的地區以外，必得到總監督會的</w:t>
      </w:r>
      <w:r>
        <w:rPr>
          <w:color w:val="231F20"/>
          <w:w w:val="102"/>
          <w:sz w:val="20"/>
        </w:rPr>
        <w:t>書面同意。總監督會須在決議之前通知有關地區指導委員會。</w:t>
      </w:r>
    </w:p>
    <w:p w14:paraId="3DC9F323" w14:textId="77777777" w:rsidR="003345E9" w:rsidRDefault="007169A0">
      <w:pPr>
        <w:pStyle w:val="a5"/>
        <w:numPr>
          <w:ilvl w:val="1"/>
          <w:numId w:val="13"/>
        </w:numPr>
        <w:tabs>
          <w:tab w:val="left" w:pos="1314"/>
        </w:tabs>
        <w:spacing w:line="204" w:lineRule="auto"/>
        <w:ind w:right="17" w:firstLine="408"/>
        <w:rPr>
          <w:sz w:val="20"/>
        </w:rPr>
      </w:pPr>
      <w:r>
        <w:rPr>
          <w:color w:val="231F20"/>
          <w:spacing w:val="5"/>
          <w:w w:val="102"/>
          <w:sz w:val="20"/>
        </w:rPr>
        <w:t>若經地區監督或主管區總監督授權，受委派的教牧得組</w:t>
      </w:r>
      <w:r>
        <w:rPr>
          <w:color w:val="231F20"/>
          <w:spacing w:val="4"/>
          <w:w w:val="102"/>
          <w:sz w:val="20"/>
        </w:rPr>
        <w:t>織地方教會。正式之組織報告應由地區監督呈交總秘書辦公室備案。</w:t>
      </w:r>
    </w:p>
    <w:p w14:paraId="07816A59" w14:textId="77777777" w:rsidR="003345E9" w:rsidRDefault="007169A0">
      <w:pPr>
        <w:pStyle w:val="a3"/>
        <w:spacing w:line="312" w:lineRule="exact"/>
        <w:ind w:left="18"/>
        <w:rPr>
          <w:rFonts w:ascii="Noto Sans TC" w:eastAsia="Noto Sans TC"/>
        </w:rPr>
      </w:pPr>
      <w:r>
        <w:rPr>
          <w:rFonts w:ascii="Noto Sans TC" w:eastAsia="Noto Sans TC"/>
          <w:color w:val="231F20"/>
          <w:spacing w:val="-2"/>
        </w:rPr>
        <w:t>（100，211.1）</w:t>
      </w:r>
    </w:p>
    <w:p w14:paraId="0AD989A3" w14:textId="77777777" w:rsidR="003345E9" w:rsidRDefault="007169A0">
      <w:pPr>
        <w:pStyle w:val="a5"/>
        <w:numPr>
          <w:ilvl w:val="1"/>
          <w:numId w:val="13"/>
        </w:numPr>
        <w:tabs>
          <w:tab w:val="left" w:pos="1314"/>
        </w:tabs>
        <w:spacing w:line="320" w:lineRule="exact"/>
        <w:ind w:left="1314" w:hanging="786"/>
        <w:jc w:val="both"/>
        <w:rPr>
          <w:sz w:val="20"/>
        </w:rPr>
      </w:pPr>
      <w:r>
        <w:rPr>
          <w:color w:val="231F20"/>
          <w:spacing w:val="-1"/>
          <w:sz w:val="20"/>
        </w:rPr>
        <w:t>座堂牧師或其他受委派之教牧，積極參與服事，並仍受</w:t>
      </w:r>
    </w:p>
    <w:p w14:paraId="5681F99F" w14:textId="77777777" w:rsidR="003345E9" w:rsidRDefault="007169A0">
      <w:pPr>
        <w:pStyle w:val="a3"/>
        <w:spacing w:line="204" w:lineRule="auto"/>
        <w:ind w:right="16"/>
        <w:jc w:val="both"/>
      </w:pPr>
      <w:r>
        <w:rPr>
          <w:color w:val="231F20"/>
        </w:rPr>
        <w:t xml:space="preserve">聘於該職位上，且他的職務屬條款 </w:t>
      </w:r>
      <w:r>
        <w:rPr>
          <w:rFonts w:ascii="Noto Sans TC" w:eastAsia="Noto Sans TC"/>
          <w:color w:val="231F20"/>
        </w:rPr>
        <w:t xml:space="preserve">505 ～ 520 </w:t>
      </w:r>
      <w:r>
        <w:rPr>
          <w:color w:val="231F20"/>
        </w:rPr>
        <w:t>內所列之傳道事工角色，</w:t>
      </w:r>
      <w:r>
        <w:rPr>
          <w:color w:val="231F20"/>
          <w:spacing w:val="-2"/>
        </w:rPr>
        <w:t>均享有年議會之代表資格。</w:t>
      </w:r>
    </w:p>
    <w:p w14:paraId="53522692" w14:textId="77777777" w:rsidR="003345E9" w:rsidRDefault="007169A0">
      <w:pPr>
        <w:pStyle w:val="a5"/>
        <w:numPr>
          <w:ilvl w:val="1"/>
          <w:numId w:val="13"/>
        </w:numPr>
        <w:tabs>
          <w:tab w:val="left" w:pos="1313"/>
        </w:tabs>
        <w:spacing w:before="1" w:line="204" w:lineRule="auto"/>
        <w:ind w:right="14" w:firstLine="408"/>
        <w:jc w:val="both"/>
        <w:rPr>
          <w:sz w:val="20"/>
        </w:rPr>
      </w:pPr>
      <w:r>
        <w:rPr>
          <w:color w:val="231F20"/>
          <w:spacing w:val="-1"/>
          <w:w w:val="102"/>
          <w:sz w:val="20"/>
        </w:rPr>
        <w:t>經由協談、建議或靈性指引所得之資料需絕對防止洩密。</w:t>
      </w:r>
      <w:r>
        <w:rPr>
          <w:color w:val="231F20"/>
          <w:w w:val="102"/>
          <w:sz w:val="20"/>
        </w:rPr>
        <w:t>非經當事人許可不可向外透露，除非有法律要求。</w:t>
      </w:r>
    </w:p>
    <w:p w14:paraId="119E98C4" w14:textId="77777777" w:rsidR="003345E9" w:rsidRDefault="007169A0">
      <w:pPr>
        <w:pStyle w:val="a3"/>
        <w:spacing w:before="1" w:line="206" w:lineRule="auto"/>
        <w:ind w:right="117" w:firstLine="408"/>
        <w:jc w:val="both"/>
      </w:pPr>
      <w:r>
        <w:rPr>
          <w:color w:val="231F20"/>
          <w:spacing w:val="1"/>
          <w:w w:val="102"/>
        </w:rPr>
        <w:t>當可能時必須儘快在事發前，教牧可違反防止洩密原則，將以下緊急情形告知有關單位</w:t>
      </w:r>
      <w:r>
        <w:rPr>
          <w:color w:val="231F20"/>
          <w:spacing w:val="1"/>
        </w:rPr>
        <w:t xml:space="preserve"> </w:t>
      </w:r>
      <w:r>
        <w:rPr>
          <w:color w:val="231F20"/>
          <w:w w:val="102"/>
        </w:rPr>
        <w:t>:</w:t>
      </w:r>
    </w:p>
    <w:p w14:paraId="0C5755FF" w14:textId="77777777" w:rsidR="003345E9" w:rsidRDefault="007169A0">
      <w:pPr>
        <w:pStyle w:val="a3"/>
        <w:spacing w:line="308" w:lineRule="exact"/>
        <w:ind w:left="612"/>
        <w:jc w:val="both"/>
      </w:pPr>
      <w:r>
        <w:rPr>
          <w:color w:val="231F20"/>
        </w:rPr>
        <w:t>➀</w:t>
      </w:r>
      <w:r>
        <w:rPr>
          <w:color w:val="231F20"/>
          <w:spacing w:val="62"/>
          <w:w w:val="150"/>
        </w:rPr>
        <w:t xml:space="preserve">  </w:t>
      </w:r>
      <w:r>
        <w:rPr>
          <w:color w:val="231F20"/>
          <w:spacing w:val="-1"/>
        </w:rPr>
        <w:t>當有明顯可能發生自身或他人傷害事件時。</w:t>
      </w:r>
    </w:p>
    <w:p w14:paraId="0D8AD35C" w14:textId="77777777" w:rsidR="003345E9" w:rsidRDefault="007169A0">
      <w:pPr>
        <w:pStyle w:val="a3"/>
        <w:spacing w:before="10" w:line="206" w:lineRule="auto"/>
        <w:ind w:left="1020" w:right="114" w:hanging="408"/>
        <w:jc w:val="both"/>
      </w:pPr>
      <w:r>
        <w:rPr>
          <w:color w:val="231F20"/>
        </w:rPr>
        <w:t>➁</w:t>
      </w:r>
      <w:r>
        <w:rPr>
          <w:color w:val="231F20"/>
          <w:spacing w:val="80"/>
          <w:w w:val="150"/>
        </w:rPr>
        <w:t xml:space="preserve"> </w:t>
      </w:r>
      <w:r>
        <w:rPr>
          <w:color w:val="231F20"/>
        </w:rPr>
        <w:t>當懷疑有虐待或忽視未成年青少年、身心障礙人士、老人或</w:t>
      </w:r>
      <w:r>
        <w:rPr>
          <w:color w:val="231F20"/>
          <w:spacing w:val="-2"/>
        </w:rPr>
        <w:t>是按當地法律所界定無能力自保者發生時。報案者無須確認</w:t>
      </w:r>
      <w:r>
        <w:rPr>
          <w:color w:val="231F20"/>
          <w:spacing w:val="-1"/>
        </w:rPr>
        <w:t>其報告的正確性，或負責調查報告的相關事項，但是必須報</w:t>
      </w:r>
    </w:p>
    <w:p w14:paraId="21DB1AFC"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6DA6EF9D"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8435179" w14:textId="77777777" w:rsidR="003345E9" w:rsidRDefault="007169A0">
      <w:pPr>
        <w:pStyle w:val="a3"/>
        <w:spacing w:before="237" w:line="206" w:lineRule="auto"/>
        <w:ind w:left="1020" w:right="112"/>
      </w:pPr>
      <w:r>
        <w:rPr>
          <w:color w:val="231F20"/>
          <w:spacing w:val="1"/>
        </w:rPr>
        <w:t xml:space="preserve">告其懷疑給相關權責單位。未成年青少年是指未滿 </w:t>
      </w:r>
      <w:r>
        <w:rPr>
          <w:color w:val="231F20"/>
        </w:rPr>
        <w:t>18</w:t>
      </w:r>
      <w:r>
        <w:rPr>
          <w:color w:val="231F20"/>
          <w:spacing w:val="10"/>
        </w:rPr>
        <w:t xml:space="preserve"> 歲或</w:t>
      </w:r>
      <w:r>
        <w:rPr>
          <w:color w:val="231F20"/>
          <w:spacing w:val="-2"/>
        </w:rPr>
        <w:t>當地法律界定為更大的年紀。</w:t>
      </w:r>
    </w:p>
    <w:p w14:paraId="0999571E" w14:textId="77777777" w:rsidR="003345E9" w:rsidRDefault="007169A0">
      <w:pPr>
        <w:pStyle w:val="a3"/>
        <w:tabs>
          <w:tab w:val="left" w:pos="1019"/>
        </w:tabs>
        <w:spacing w:line="206" w:lineRule="auto"/>
        <w:ind w:left="1020" w:right="17" w:hanging="408"/>
      </w:pPr>
      <w:r>
        <w:rPr>
          <w:color w:val="231F20"/>
          <w:w w:val="102"/>
        </w:rPr>
        <w:t>➂</w:t>
      </w:r>
      <w:r>
        <w:rPr>
          <w:color w:val="231F20"/>
        </w:rPr>
        <w:tab/>
      </w:r>
      <w:r>
        <w:rPr>
          <w:color w:val="231F20"/>
          <w:spacing w:val="2"/>
          <w:w w:val="102"/>
        </w:rPr>
        <w:t>在法院要求提供證據時，傳道人應保存最基本的出庭資料。</w:t>
      </w:r>
      <w:r>
        <w:rPr>
          <w:color w:val="231F20"/>
          <w:w w:val="102"/>
        </w:rPr>
        <w:t>其中應包括資料交付的項目內容及其同意書。經由與教牧協談所取得之資訊，必須在絕對的保護當事人以及謹守資料透露保密之原則下，可作為教導、寫作、講道以及其他公開展示之用途。</w:t>
      </w:r>
    </w:p>
    <w:p w14:paraId="5AAFCA4D" w14:textId="77777777" w:rsidR="003345E9" w:rsidRDefault="007169A0">
      <w:pPr>
        <w:pStyle w:val="a3"/>
        <w:spacing w:line="206" w:lineRule="auto"/>
        <w:ind w:right="111" w:firstLine="408"/>
        <w:jc w:val="both"/>
      </w:pPr>
      <w:r>
        <w:rPr>
          <w:color w:val="231F20"/>
          <w:spacing w:val="3"/>
          <w:w w:val="102"/>
        </w:rPr>
        <w:t>當與未成年人協談時，如果傳道人發現此未成年人之福祉受到嚴</w:t>
      </w:r>
      <w:r>
        <w:rPr>
          <w:color w:val="231F20"/>
          <w:w w:val="102"/>
        </w:rPr>
        <w:t>重威脅，相關機密事項告知其父母或法定監護人，對於此未成年人的健康和福祉至為重要時，傳道人應將必要資訊告知以保障未成年人之健康與福祉。</w:t>
      </w:r>
    </w:p>
    <w:p w14:paraId="24F0D2DA" w14:textId="77777777" w:rsidR="003345E9" w:rsidRDefault="007169A0">
      <w:pPr>
        <w:pStyle w:val="a5"/>
        <w:numPr>
          <w:ilvl w:val="1"/>
          <w:numId w:val="13"/>
        </w:numPr>
        <w:tabs>
          <w:tab w:val="left" w:pos="1314"/>
        </w:tabs>
        <w:spacing w:line="204" w:lineRule="auto"/>
        <w:ind w:right="112" w:firstLine="408"/>
        <w:jc w:val="both"/>
        <w:rPr>
          <w:rFonts w:ascii="Noto Sans TC" w:eastAsia="Noto Sans TC"/>
          <w:sz w:val="20"/>
        </w:rPr>
      </w:pPr>
      <w:r>
        <w:rPr>
          <w:color w:val="231F20"/>
          <w:spacing w:val="5"/>
          <w:w w:val="102"/>
          <w:sz w:val="20"/>
        </w:rPr>
        <w:t>期許所有牧師和助牧實施終身學習，通過完成每年二十</w:t>
      </w:r>
      <w:r>
        <w:rPr>
          <w:color w:val="231F20"/>
          <w:spacing w:val="-6"/>
          <w:w w:val="102"/>
          <w:sz w:val="20"/>
        </w:rPr>
        <w:t>小時的學習，由地區教牧進修委員會執行。</w:t>
      </w:r>
      <w:r>
        <w:rPr>
          <w:rFonts w:ascii="Noto Sans TC" w:eastAsia="Noto Sans TC"/>
          <w:color w:val="231F20"/>
          <w:w w:val="102"/>
          <w:sz w:val="20"/>
        </w:rPr>
        <w:t>（521.6）</w:t>
      </w:r>
    </w:p>
    <w:p w14:paraId="45D5B7BB" w14:textId="77777777" w:rsidR="003345E9" w:rsidRDefault="007169A0">
      <w:pPr>
        <w:pStyle w:val="a5"/>
        <w:numPr>
          <w:ilvl w:val="1"/>
          <w:numId w:val="13"/>
        </w:numPr>
        <w:tabs>
          <w:tab w:val="left" w:pos="1314"/>
        </w:tabs>
        <w:spacing w:line="204" w:lineRule="auto"/>
        <w:ind w:right="110" w:firstLine="408"/>
        <w:jc w:val="both"/>
        <w:rPr>
          <w:sz w:val="20"/>
        </w:rPr>
      </w:pPr>
      <w:r>
        <w:rPr>
          <w:color w:val="231F20"/>
          <w:spacing w:val="6"/>
          <w:w w:val="102"/>
          <w:sz w:val="20"/>
        </w:rPr>
        <w:t>傳道人應只為經由參與謹慎的婚前輔導並依照合於聖經</w:t>
      </w:r>
      <w:r>
        <w:rPr>
          <w:color w:val="231F20"/>
          <w:w w:val="102"/>
          <w:sz w:val="20"/>
        </w:rPr>
        <w:t>的原則作為其婚姻基礎的人主持婚禮，以保有婚姻的莊嚴隆重。</w:t>
      </w:r>
    </w:p>
    <w:p w14:paraId="32F6662A" w14:textId="77777777" w:rsidR="003345E9" w:rsidRDefault="007169A0">
      <w:pPr>
        <w:pStyle w:val="a3"/>
        <w:spacing w:line="204" w:lineRule="auto"/>
        <w:ind w:right="16" w:firstLine="408"/>
        <w:jc w:val="both"/>
        <w:rPr>
          <w:rFonts w:ascii="Noto Sans TC" w:eastAsia="Noto Sans TC"/>
        </w:rPr>
      </w:pPr>
      <w:r>
        <w:rPr>
          <w:color w:val="231F20"/>
          <w:spacing w:val="20"/>
        </w:rPr>
        <w:t>合乎聖經基礎的婚姻只存在於一男一女間之關係當中</w:t>
      </w:r>
      <w:r>
        <w:rPr>
          <w:color w:val="231F20"/>
          <w:spacing w:val="-104"/>
        </w:rPr>
        <w:t>。</w:t>
      </w:r>
      <w:r>
        <w:rPr>
          <w:rFonts w:ascii="Noto Sans TC" w:eastAsia="Noto Sans TC"/>
          <w:color w:val="231F20"/>
        </w:rPr>
        <w:t xml:space="preserve">（31， </w:t>
      </w:r>
      <w:r>
        <w:rPr>
          <w:rFonts w:ascii="Noto Sans TC" w:eastAsia="Noto Sans TC"/>
          <w:color w:val="231F20"/>
          <w:spacing w:val="-2"/>
        </w:rPr>
        <w:t>124.9）</w:t>
      </w:r>
    </w:p>
    <w:p w14:paraId="31BA1BF2" w14:textId="77777777" w:rsidR="003345E9" w:rsidRDefault="007169A0">
      <w:pPr>
        <w:pStyle w:val="a5"/>
        <w:numPr>
          <w:ilvl w:val="1"/>
          <w:numId w:val="13"/>
        </w:numPr>
        <w:tabs>
          <w:tab w:val="left" w:pos="1314"/>
        </w:tabs>
        <w:spacing w:line="206" w:lineRule="auto"/>
        <w:ind w:right="17" w:firstLine="408"/>
        <w:rPr>
          <w:rFonts w:ascii="Noto Sans TC" w:eastAsia="Noto Sans TC"/>
          <w:sz w:val="20"/>
        </w:rPr>
      </w:pPr>
      <w:r>
        <w:rPr>
          <w:color w:val="231F20"/>
          <w:spacing w:val="5"/>
          <w:w w:val="102"/>
          <w:sz w:val="20"/>
        </w:rPr>
        <w:t>每一個地區應有書面的計劃可以全面、即時和以愛心為</w:t>
      </w:r>
      <w:r>
        <w:rPr>
          <w:color w:val="231F20"/>
          <w:w w:val="102"/>
          <w:sz w:val="20"/>
        </w:rPr>
        <w:t>出發點，去幫助失德的神職人員、他們的家人和有關的教會。該計劃應與「手冊」的方針一致，並清楚列明地區要保存所有紀錄，包括所有事實，身份的轉變，並該員作為神職人員所失去的權利、特權和責任。紀錄應包括所有文字來往，地區所採取有關該員傳道身份的行動，並按</w:t>
      </w:r>
      <w:r>
        <w:rPr>
          <w:color w:val="231F20"/>
          <w:spacing w:val="-1"/>
          <w:sz w:val="20"/>
        </w:rPr>
        <w:t xml:space="preserve"> </w:t>
      </w:r>
      <w:r>
        <w:rPr>
          <w:b/>
          <w:color w:val="231F20"/>
          <w:w w:val="102"/>
          <w:sz w:val="20"/>
        </w:rPr>
        <w:t>532.1</w:t>
      </w:r>
      <w:r>
        <w:rPr>
          <w:b/>
          <w:color w:val="231F20"/>
          <w:spacing w:val="1"/>
          <w:sz w:val="20"/>
        </w:rPr>
        <w:t xml:space="preserve"> </w:t>
      </w:r>
      <w:r>
        <w:rPr>
          <w:color w:val="231F20"/>
          <w:spacing w:val="-6"/>
          <w:w w:val="102"/>
          <w:sz w:val="20"/>
        </w:rPr>
        <w:t>條成立復康小組成員的名單和委任日期。</w:t>
      </w:r>
      <w:r>
        <w:rPr>
          <w:rFonts w:ascii="Noto Sans TC" w:eastAsia="Noto Sans TC"/>
          <w:color w:val="231F20"/>
          <w:w w:val="102"/>
          <w:sz w:val="20"/>
        </w:rPr>
        <w:t>（225.5）</w:t>
      </w:r>
    </w:p>
    <w:p w14:paraId="4BCEDFB7" w14:textId="77777777" w:rsidR="003345E9" w:rsidRDefault="007169A0">
      <w:pPr>
        <w:pStyle w:val="a5"/>
        <w:numPr>
          <w:ilvl w:val="1"/>
          <w:numId w:val="13"/>
        </w:numPr>
        <w:tabs>
          <w:tab w:val="left" w:pos="1315"/>
        </w:tabs>
        <w:spacing w:line="206" w:lineRule="auto"/>
        <w:ind w:right="16" w:firstLine="408"/>
        <w:rPr>
          <w:sz w:val="20"/>
        </w:rPr>
      </w:pPr>
      <w:r>
        <w:rPr>
          <w:b/>
          <w:color w:val="231F20"/>
          <w:spacing w:val="11"/>
          <w:w w:val="102"/>
          <w:sz w:val="20"/>
        </w:rPr>
        <w:t>分居離婚</w:t>
      </w:r>
      <w:r>
        <w:rPr>
          <w:color w:val="231F20"/>
          <w:spacing w:val="5"/>
          <w:w w:val="114"/>
          <w:sz w:val="20"/>
        </w:rPr>
        <w:t>——</w:t>
      </w:r>
      <w:r>
        <w:rPr>
          <w:color w:val="231F20"/>
          <w:spacing w:val="9"/>
          <w:w w:val="102"/>
          <w:sz w:val="20"/>
        </w:rPr>
        <w:t>任何一位神職人員正式申請離婚或分居，</w:t>
      </w:r>
      <w:r>
        <w:rPr>
          <w:color w:val="231F20"/>
          <w:spacing w:val="3"/>
          <w:w w:val="102"/>
          <w:sz w:val="20"/>
        </w:rPr>
        <w:t>或該傳道人之配偶已遷出住所二人不再同住，在四十八小時內該神職</w:t>
      </w:r>
      <w:r>
        <w:rPr>
          <w:color w:val="231F20"/>
          <w:spacing w:val="1"/>
          <w:w w:val="102"/>
          <w:sz w:val="20"/>
        </w:rPr>
        <w:t>人員應➀與地區監督連繫，告知此項事件，➁同意與地區監督和地區</w:t>
      </w:r>
      <w:r>
        <w:rPr>
          <w:color w:val="231F20"/>
          <w:w w:val="102"/>
          <w:sz w:val="20"/>
        </w:rPr>
        <w:t>指導委員會的一位委員約談，互相商定時間與地點，但若均找不出配</w:t>
      </w:r>
      <w:r>
        <w:rPr>
          <w:color w:val="231F20"/>
          <w:spacing w:val="-15"/>
          <w:w w:val="102"/>
          <w:sz w:val="20"/>
        </w:rPr>
        <w:t>合的時間與地點，則應由地區監督指定時間及地點，➂在上述的約談中，</w:t>
      </w:r>
      <w:r>
        <w:rPr>
          <w:color w:val="231F20"/>
          <w:spacing w:val="3"/>
          <w:w w:val="102"/>
          <w:sz w:val="20"/>
        </w:rPr>
        <w:t>該名神職人員應解釋此一行動之緣由，婚姻的衝突以及該神職人員仍</w:t>
      </w:r>
      <w:r>
        <w:rPr>
          <w:color w:val="231F20"/>
          <w:spacing w:val="2"/>
          <w:w w:val="102"/>
          <w:sz w:val="20"/>
        </w:rPr>
        <w:t>應被准許以優良身份繼續服事的聖經的基礎。若該神職人員無法遵從</w:t>
      </w:r>
      <w:r>
        <w:rPr>
          <w:color w:val="231F20"/>
          <w:w w:val="102"/>
          <w:sz w:val="20"/>
        </w:rPr>
        <w:t>上述之規定，這種不聽從應受懲戒。所有傳道人不論是活躍、不活躍、退休、受委派、未委派均應在上述規定之管制，並應尊重地區監督與</w:t>
      </w:r>
    </w:p>
    <w:p w14:paraId="5A695049"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1539F470" w14:textId="77777777" w:rsidR="003345E9" w:rsidRDefault="007169A0">
      <w:pPr>
        <w:pStyle w:val="a3"/>
        <w:spacing w:before="101" w:line="206" w:lineRule="auto"/>
        <w:ind w:left="119" w:right="113"/>
      </w:pPr>
      <w:r>
        <w:rPr>
          <w:color w:val="231F20"/>
          <w:spacing w:val="3"/>
          <w:w w:val="102"/>
        </w:rPr>
        <w:lastRenderedPageBreak/>
        <w:t>地區指導委員會一致的建議。任何現職或受委派的教牧在沒有地區指</w:t>
      </w:r>
      <w:r>
        <w:rPr>
          <w:color w:val="231F20"/>
          <w:w w:val="102"/>
        </w:rPr>
        <w:t>導委員會的認可投票前均不得再擔任教牧職分。</w:t>
      </w:r>
    </w:p>
    <w:p w14:paraId="6B632016" w14:textId="77777777" w:rsidR="003345E9" w:rsidRDefault="007169A0">
      <w:pPr>
        <w:pStyle w:val="2"/>
        <w:spacing w:before="61"/>
        <w:ind w:left="528"/>
        <w:rPr>
          <w:rFonts w:ascii="Noto Serif TC ExtraBold" w:eastAsia="Noto Serif TC ExtraBold"/>
        </w:rPr>
      </w:pPr>
      <w:r>
        <w:rPr>
          <w:rFonts w:ascii="Noto Serif TC ExtraBold" w:eastAsia="Noto Serif TC ExtraBold"/>
          <w:color w:val="231F20"/>
          <w:spacing w:val="-1"/>
        </w:rPr>
        <w:t>九、教牧證書之存檔、暫停、辭職或除名</w:t>
      </w:r>
    </w:p>
    <w:p w14:paraId="54D2DD0F" w14:textId="77777777" w:rsidR="003345E9" w:rsidRDefault="007169A0">
      <w:pPr>
        <w:pStyle w:val="a5"/>
        <w:numPr>
          <w:ilvl w:val="0"/>
          <w:numId w:val="15"/>
        </w:numPr>
        <w:tabs>
          <w:tab w:val="left" w:pos="1008"/>
        </w:tabs>
        <w:spacing w:before="46" w:line="206" w:lineRule="auto"/>
        <w:ind w:left="120" w:right="108" w:firstLine="408"/>
        <w:jc w:val="both"/>
        <w:rPr>
          <w:rFonts w:ascii="Noto Sans TC" w:eastAsia="Noto Sans TC"/>
          <w:sz w:val="20"/>
        </w:rPr>
      </w:pPr>
      <w:r>
        <w:rPr>
          <w:color w:val="231F20"/>
          <w:spacing w:val="10"/>
          <w:w w:val="102"/>
          <w:sz w:val="20"/>
        </w:rPr>
        <w:t>有優良身份但已有一段時間不活躍於傳道事工上的神職人</w:t>
      </w:r>
      <w:r>
        <w:rPr>
          <w:color w:val="231F20"/>
          <w:w w:val="102"/>
          <w:sz w:val="20"/>
        </w:rPr>
        <w:t>員，總秘書有權保存其傳道人證書予以妥善存檔。存檔時，神職人員所在地區之地區指導委員會應向總秘書證明該證書之存檔並非為了避免懲戒。證書存檔不應免除神職人員接受懲戒。神職人員可以從總秘</w:t>
      </w:r>
      <w:r>
        <w:rPr>
          <w:color w:val="231F20"/>
          <w:spacing w:val="-15"/>
          <w:w w:val="102"/>
          <w:sz w:val="20"/>
        </w:rPr>
        <w:t>書處取回證書。</w:t>
      </w:r>
      <w:r>
        <w:rPr>
          <w:rFonts w:ascii="Noto Sans TC" w:eastAsia="Noto Sans TC"/>
          <w:color w:val="231F20"/>
          <w:w w:val="102"/>
          <w:sz w:val="20"/>
        </w:rPr>
        <w:t>（531.10）</w:t>
      </w:r>
    </w:p>
    <w:p w14:paraId="38776609" w14:textId="77777777" w:rsidR="003345E9" w:rsidRDefault="007169A0">
      <w:pPr>
        <w:pStyle w:val="a5"/>
        <w:numPr>
          <w:ilvl w:val="1"/>
          <w:numId w:val="15"/>
        </w:numPr>
        <w:tabs>
          <w:tab w:val="left" w:pos="1193"/>
        </w:tabs>
        <w:spacing w:line="206" w:lineRule="auto"/>
        <w:ind w:right="23" w:firstLine="408"/>
        <w:jc w:val="both"/>
        <w:rPr>
          <w:rFonts w:ascii="Noto Sans TC" w:eastAsia="Noto Sans TC"/>
          <w:sz w:val="20"/>
        </w:rPr>
      </w:pPr>
      <w:r>
        <w:rPr>
          <w:color w:val="231F20"/>
          <w:spacing w:val="1"/>
          <w:w w:val="102"/>
          <w:sz w:val="20"/>
        </w:rPr>
        <w:t>當一個有優良身份而未退休的神職人員，連續四年或以上保持未委派身份，該員應算為終止教牧事工，並需將證書存檔。地區</w:t>
      </w:r>
      <w:r>
        <w:rPr>
          <w:color w:val="231F20"/>
          <w:w w:val="102"/>
          <w:sz w:val="20"/>
        </w:rPr>
        <w:t>教牧資格審查委員會或地區教牧事工委員會需向地區年議會報告「該</w:t>
      </w:r>
      <w:r>
        <w:rPr>
          <w:color w:val="231F20"/>
          <w:spacing w:val="11"/>
          <w:w w:val="102"/>
          <w:sz w:val="20"/>
        </w:rPr>
        <w:t>教牧的證書已向地區教牧資格審查委員會或地區教牧事工委員會存</w:t>
      </w:r>
      <w:r>
        <w:rPr>
          <w:color w:val="231F20"/>
          <w:spacing w:val="-15"/>
          <w:w w:val="102"/>
          <w:sz w:val="20"/>
        </w:rPr>
        <w:t>檔」。此行動應對其品德不存損害。該員可申請將證書歸還。</w:t>
      </w:r>
      <w:r>
        <w:rPr>
          <w:rFonts w:ascii="Noto Sans TC" w:eastAsia="Noto Sans TC"/>
          <w:color w:val="231F20"/>
          <w:spacing w:val="-3"/>
          <w:w w:val="102"/>
          <w:sz w:val="20"/>
        </w:rPr>
        <w:t>（531.10）</w:t>
      </w:r>
    </w:p>
    <w:p w14:paraId="57923C16" w14:textId="77777777" w:rsidR="003345E9" w:rsidRDefault="007169A0">
      <w:pPr>
        <w:pStyle w:val="a5"/>
        <w:numPr>
          <w:ilvl w:val="1"/>
          <w:numId w:val="15"/>
        </w:numPr>
        <w:tabs>
          <w:tab w:val="left" w:pos="1194"/>
        </w:tabs>
        <w:spacing w:line="206" w:lineRule="auto"/>
        <w:ind w:right="14" w:firstLine="408"/>
        <w:rPr>
          <w:rFonts w:ascii="Noto Sans TC" w:eastAsia="Noto Sans TC"/>
          <w:sz w:val="20"/>
        </w:rPr>
      </w:pPr>
      <w:r>
        <w:rPr>
          <w:color w:val="231F20"/>
          <w:spacing w:val="5"/>
          <w:w w:val="102"/>
          <w:sz w:val="20"/>
        </w:rPr>
        <w:t>當一個有優良身份受按立之教牧終止宣聖會委任之事工，接受宣聖會神職人員以外的工作或職業時，可辭去神職人員的權利、</w:t>
      </w:r>
      <w:r>
        <w:rPr>
          <w:color w:val="231F20"/>
          <w:w w:val="102"/>
          <w:sz w:val="20"/>
        </w:rPr>
        <w:t>特權和義務，並將其證書歸回所屬之地區年議會，由總秘書負責保管。</w:t>
      </w:r>
      <w:r>
        <w:rPr>
          <w:color w:val="231F20"/>
          <w:spacing w:val="1"/>
          <w:w w:val="102"/>
          <w:sz w:val="20"/>
        </w:rPr>
        <w:t>該項事實應記錄在地區之記錄上，說明「該員辭職，故從教牧名冊上</w:t>
      </w:r>
      <w:r>
        <w:rPr>
          <w:color w:val="231F20"/>
          <w:spacing w:val="-15"/>
          <w:w w:val="102"/>
          <w:sz w:val="20"/>
        </w:rPr>
        <w:t>除名。」此類神職人員可重新恢復其資格，要求發還證書。</w:t>
      </w:r>
      <w:r>
        <w:rPr>
          <w:rFonts w:ascii="Noto Sans TC" w:eastAsia="Noto Sans TC"/>
          <w:color w:val="231F20"/>
          <w:w w:val="102"/>
          <w:sz w:val="20"/>
        </w:rPr>
        <w:t>（531.11）</w:t>
      </w:r>
    </w:p>
    <w:p w14:paraId="20180983" w14:textId="77777777" w:rsidR="003345E9" w:rsidRDefault="007169A0">
      <w:pPr>
        <w:pStyle w:val="a5"/>
        <w:numPr>
          <w:ilvl w:val="1"/>
          <w:numId w:val="15"/>
        </w:numPr>
        <w:tabs>
          <w:tab w:val="left" w:pos="1205"/>
        </w:tabs>
        <w:spacing w:line="206" w:lineRule="auto"/>
        <w:ind w:right="112" w:firstLine="408"/>
        <w:jc w:val="both"/>
        <w:rPr>
          <w:sz w:val="20"/>
        </w:rPr>
      </w:pPr>
      <w:r>
        <w:rPr>
          <w:color w:val="231F20"/>
          <w:w w:val="102"/>
          <w:sz w:val="20"/>
        </w:rPr>
        <w:t>尚未退休的受按立之教牧，若終止其活躍的教牧事工，全</w:t>
      </w:r>
      <w:r>
        <w:rPr>
          <w:color w:val="231F20"/>
          <w:spacing w:val="2"/>
          <w:w w:val="102"/>
          <w:sz w:val="20"/>
        </w:rPr>
        <w:t>時間從事世俗之工作，經過兩年的時間後，他可被要求辭去神職人員</w:t>
      </w:r>
      <w:r>
        <w:rPr>
          <w:color w:val="231F20"/>
          <w:w w:val="102"/>
          <w:sz w:val="20"/>
        </w:rPr>
        <w:t>的職位，將其證書歸回總秘書處。這兩年的起算係自其停止傳道事工後的該次地區年議會開始。地區教牧資格審查委員會或地區教牧事工委員會應向地區年議會提出報告。此行動應對其品德不存損害。</w:t>
      </w:r>
    </w:p>
    <w:p w14:paraId="5531A12F" w14:textId="77777777" w:rsidR="003345E9" w:rsidRDefault="007169A0">
      <w:pPr>
        <w:pStyle w:val="a5"/>
        <w:numPr>
          <w:ilvl w:val="1"/>
          <w:numId w:val="15"/>
        </w:numPr>
        <w:tabs>
          <w:tab w:val="left" w:pos="1193"/>
        </w:tabs>
        <w:spacing w:line="303" w:lineRule="exact"/>
        <w:ind w:left="1193" w:hanging="665"/>
        <w:jc w:val="both"/>
        <w:rPr>
          <w:sz w:val="20"/>
        </w:rPr>
      </w:pPr>
      <w:r>
        <w:rPr>
          <w:color w:val="231F20"/>
          <w:sz w:val="20"/>
        </w:rPr>
        <w:t>若神職人員遷離原址一年之內</w:t>
      </w:r>
      <w:r>
        <w:rPr>
          <w:rFonts w:ascii="Noto Serif SC" w:eastAsia="Noto Serif SC"/>
          <w:color w:val="231F20"/>
          <w:sz w:val="20"/>
        </w:rPr>
        <w:t>没</w:t>
      </w:r>
      <w:r>
        <w:rPr>
          <w:color w:val="231F20"/>
          <w:spacing w:val="-1"/>
          <w:sz w:val="20"/>
        </w:rPr>
        <w:t>有通知地區教牧資格審查</w:t>
      </w:r>
    </w:p>
    <w:p w14:paraId="6C01638F" w14:textId="77777777" w:rsidR="003345E9" w:rsidRDefault="007169A0">
      <w:pPr>
        <w:pStyle w:val="a3"/>
        <w:spacing w:line="206" w:lineRule="auto"/>
        <w:ind w:right="111" w:hanging="1"/>
        <w:jc w:val="both"/>
      </w:pPr>
      <w:r>
        <w:rPr>
          <w:color w:val="231F20"/>
          <w:spacing w:val="4"/>
          <w:w w:val="102"/>
        </w:rPr>
        <w:t>委員或地區教牧事工委員會或未遵照</w:t>
      </w:r>
      <w:r>
        <w:rPr>
          <w:color w:val="231F20"/>
          <w:spacing w:val="1"/>
        </w:rPr>
        <w:t xml:space="preserve"> </w:t>
      </w:r>
      <w:r>
        <w:rPr>
          <w:rFonts w:ascii="Noto Sans TC" w:eastAsia="Noto Sans TC"/>
          <w:color w:val="231F20"/>
          <w:w w:val="102"/>
        </w:rPr>
        <w:t>524.8</w:t>
      </w:r>
      <w:r>
        <w:rPr>
          <w:rFonts w:ascii="Noto Sans TC" w:eastAsia="Noto Sans TC"/>
          <w:color w:val="231F20"/>
          <w:spacing w:val="7"/>
        </w:rPr>
        <w:t xml:space="preserve"> </w:t>
      </w:r>
      <w:r>
        <w:rPr>
          <w:color w:val="231F20"/>
          <w:w w:val="102"/>
        </w:rPr>
        <w:t>或</w:t>
      </w:r>
      <w:r>
        <w:rPr>
          <w:color w:val="231F20"/>
          <w:spacing w:val="1"/>
        </w:rPr>
        <w:t xml:space="preserve"> </w:t>
      </w:r>
      <w:r>
        <w:rPr>
          <w:rFonts w:ascii="Noto Sans TC" w:eastAsia="Noto Sans TC"/>
          <w:color w:val="231F20"/>
          <w:w w:val="102"/>
        </w:rPr>
        <w:t>530.9</w:t>
      </w:r>
      <w:r>
        <w:rPr>
          <w:rFonts w:ascii="Noto Sans TC" w:eastAsia="Noto Sans TC"/>
          <w:color w:val="231F20"/>
          <w:spacing w:val="7"/>
        </w:rPr>
        <w:t xml:space="preserve"> </w:t>
      </w:r>
      <w:r>
        <w:rPr>
          <w:color w:val="231F20"/>
          <w:spacing w:val="5"/>
          <w:w w:val="102"/>
        </w:rPr>
        <w:t>的規定按時提呈</w:t>
      </w:r>
      <w:r>
        <w:rPr>
          <w:color w:val="231F20"/>
          <w:w w:val="102"/>
        </w:rPr>
        <w:t>年報，可暫停該員的權利、特權和責任。該等地區教牧資格審查委員或地區教牧事工委員會要執行該行動。</w:t>
      </w:r>
    </w:p>
    <w:p w14:paraId="0C555CD7" w14:textId="77777777" w:rsidR="003345E9" w:rsidRDefault="007169A0">
      <w:pPr>
        <w:pStyle w:val="a5"/>
        <w:numPr>
          <w:ilvl w:val="1"/>
          <w:numId w:val="15"/>
        </w:numPr>
        <w:tabs>
          <w:tab w:val="left" w:pos="1193"/>
        </w:tabs>
        <w:spacing w:line="206" w:lineRule="auto"/>
        <w:ind w:right="112" w:firstLine="408"/>
        <w:jc w:val="both"/>
        <w:rPr>
          <w:sz w:val="20"/>
        </w:rPr>
      </w:pPr>
      <w:r>
        <w:rPr>
          <w:color w:val="231F20"/>
          <w:spacing w:val="1"/>
          <w:w w:val="102"/>
          <w:sz w:val="20"/>
        </w:rPr>
        <w:t>神職人員若從其所屬之地方教會收到推薦函，但在下一次</w:t>
      </w:r>
      <w:r>
        <w:rPr>
          <w:color w:val="231F20"/>
          <w:spacing w:val="2"/>
          <w:w w:val="102"/>
          <w:sz w:val="20"/>
        </w:rPr>
        <w:t>地區年議會前，未加入另一個宣聖會地方教會，或書面聲明他放棄宣</w:t>
      </w:r>
      <w:r>
        <w:rPr>
          <w:color w:val="231F20"/>
          <w:w w:val="102"/>
          <w:sz w:val="20"/>
        </w:rPr>
        <w:t>聖會之傳道資格，或成為其他教派的成員或傳道人，地區教牧資格審查委員會或地區教牧事工委員會得提出建議，由地區年議會解除其在</w:t>
      </w:r>
    </w:p>
    <w:p w14:paraId="41D74932" w14:textId="77777777" w:rsidR="003345E9" w:rsidRDefault="003345E9">
      <w:pPr>
        <w:pStyle w:val="a5"/>
        <w:spacing w:line="206" w:lineRule="auto"/>
        <w:jc w:val="both"/>
        <w:rPr>
          <w:sz w:val="20"/>
        </w:rPr>
        <w:sectPr w:rsidR="003345E9">
          <w:pgSz w:w="8640" w:h="12960"/>
          <w:pgMar w:top="1040" w:right="1080" w:bottom="1180" w:left="1080" w:header="0" w:footer="997" w:gutter="0"/>
          <w:cols w:space="720"/>
        </w:sectPr>
      </w:pPr>
    </w:p>
    <w:p w14:paraId="7B1FD9A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FECE6DC" w14:textId="77777777" w:rsidR="003345E9" w:rsidRDefault="007169A0">
      <w:pPr>
        <w:pStyle w:val="a3"/>
        <w:spacing w:before="199" w:line="348" w:lineRule="exact"/>
        <w:ind w:left="119"/>
        <w:rPr>
          <w:rFonts w:ascii="Noto Sans TC" w:eastAsia="Noto Sans TC"/>
        </w:rPr>
      </w:pPr>
      <w:r>
        <w:rPr>
          <w:color w:val="231F20"/>
          <w:spacing w:val="-6"/>
        </w:rPr>
        <w:t>宣聖會之會友身份，及自教牧名冊除名。</w:t>
      </w:r>
      <w:r>
        <w:rPr>
          <w:rFonts w:ascii="Noto Sans TC" w:eastAsia="Noto Sans TC"/>
          <w:color w:val="231F20"/>
          <w:spacing w:val="-2"/>
        </w:rPr>
        <w:t>（113.1，815）</w:t>
      </w:r>
    </w:p>
    <w:p w14:paraId="0E6132A8" w14:textId="77777777" w:rsidR="003345E9" w:rsidRDefault="007169A0">
      <w:pPr>
        <w:pStyle w:val="a5"/>
        <w:numPr>
          <w:ilvl w:val="1"/>
          <w:numId w:val="15"/>
        </w:numPr>
        <w:tabs>
          <w:tab w:val="left" w:pos="1192"/>
        </w:tabs>
        <w:spacing w:before="11" w:line="204" w:lineRule="auto"/>
        <w:ind w:left="119" w:right="113" w:firstLine="408"/>
        <w:rPr>
          <w:rFonts w:ascii="Noto Sans TC" w:eastAsia="Noto Sans TC"/>
          <w:sz w:val="20"/>
        </w:rPr>
      </w:pPr>
      <w:r>
        <w:rPr>
          <w:color w:val="231F20"/>
          <w:w w:val="102"/>
          <w:sz w:val="20"/>
        </w:rPr>
        <w:t>神職人員不具優良身份，經地區指導委員會核准，可辭去</w:t>
      </w:r>
      <w:r>
        <w:rPr>
          <w:color w:val="231F20"/>
          <w:spacing w:val="-26"/>
          <w:w w:val="102"/>
          <w:sz w:val="20"/>
        </w:rPr>
        <w:t>其資格。</w:t>
      </w:r>
      <w:r>
        <w:rPr>
          <w:rFonts w:ascii="Noto Sans TC" w:eastAsia="Noto Sans TC"/>
          <w:color w:val="231F20"/>
          <w:w w:val="102"/>
          <w:sz w:val="20"/>
        </w:rPr>
        <w:t>（532）</w:t>
      </w:r>
    </w:p>
    <w:p w14:paraId="41E11B5E" w14:textId="77777777" w:rsidR="003345E9" w:rsidRDefault="007169A0">
      <w:pPr>
        <w:pStyle w:val="a5"/>
        <w:numPr>
          <w:ilvl w:val="1"/>
          <w:numId w:val="15"/>
        </w:numPr>
        <w:tabs>
          <w:tab w:val="left" w:pos="1195"/>
        </w:tabs>
        <w:spacing w:line="310" w:lineRule="exact"/>
        <w:ind w:left="1195" w:hanging="668"/>
        <w:rPr>
          <w:sz w:val="20"/>
        </w:rPr>
      </w:pPr>
      <w:r>
        <w:rPr>
          <w:color w:val="231F20"/>
          <w:spacing w:val="9"/>
          <w:sz w:val="20"/>
        </w:rPr>
        <w:t xml:space="preserve">根據 </w:t>
      </w:r>
      <w:r>
        <w:rPr>
          <w:rFonts w:ascii="Noto Sans TC" w:eastAsia="Noto Sans TC"/>
          <w:color w:val="231F20"/>
          <w:sz w:val="20"/>
        </w:rPr>
        <w:t>606</w:t>
      </w:r>
      <w:r>
        <w:rPr>
          <w:rFonts w:ascii="Noto Sans TC" w:eastAsia="Noto Sans TC"/>
          <w:color w:val="231F20"/>
          <w:spacing w:val="24"/>
          <w:sz w:val="20"/>
        </w:rPr>
        <w:t xml:space="preserve"> </w:t>
      </w:r>
      <w:r>
        <w:rPr>
          <w:rFonts w:ascii="Noto Sans TC" w:eastAsia="Noto Sans TC"/>
          <w:color w:val="231F20"/>
          <w:sz w:val="20"/>
        </w:rPr>
        <w:t>～</w:t>
      </w:r>
      <w:r>
        <w:rPr>
          <w:rFonts w:ascii="Noto Sans TC" w:eastAsia="Noto Sans TC"/>
          <w:color w:val="231F20"/>
          <w:spacing w:val="23"/>
          <w:sz w:val="20"/>
        </w:rPr>
        <w:t xml:space="preserve"> </w:t>
      </w:r>
      <w:r>
        <w:rPr>
          <w:rFonts w:ascii="Noto Sans TC" w:eastAsia="Noto Sans TC"/>
          <w:color w:val="231F20"/>
          <w:sz w:val="20"/>
        </w:rPr>
        <w:t>609</w:t>
      </w:r>
      <w:r>
        <w:rPr>
          <w:rFonts w:ascii="Noto Sans TC" w:eastAsia="Noto Sans TC"/>
          <w:color w:val="231F20"/>
          <w:spacing w:val="24"/>
          <w:sz w:val="20"/>
        </w:rPr>
        <w:t xml:space="preserve"> </w:t>
      </w:r>
      <w:r>
        <w:rPr>
          <w:color w:val="231F20"/>
          <w:spacing w:val="12"/>
          <w:sz w:val="20"/>
        </w:rPr>
        <w:t xml:space="preserve">條神職人員因接受懲戒或根據 </w:t>
      </w:r>
      <w:r>
        <w:rPr>
          <w:rFonts w:ascii="Noto Sans TC" w:eastAsia="Noto Sans TC"/>
          <w:color w:val="231F20"/>
          <w:sz w:val="20"/>
        </w:rPr>
        <w:t>531.5</w:t>
      </w:r>
      <w:r>
        <w:rPr>
          <w:rFonts w:ascii="Noto Sans TC" w:eastAsia="Noto Sans TC"/>
          <w:color w:val="231F20"/>
          <w:spacing w:val="24"/>
          <w:sz w:val="20"/>
        </w:rPr>
        <w:t xml:space="preserve"> </w:t>
      </w:r>
      <w:r>
        <w:rPr>
          <w:color w:val="231F20"/>
          <w:spacing w:val="-10"/>
          <w:sz w:val="20"/>
        </w:rPr>
        <w:t>和</w:t>
      </w:r>
    </w:p>
    <w:p w14:paraId="73E3B1CC" w14:textId="77777777" w:rsidR="003345E9" w:rsidRDefault="007169A0">
      <w:pPr>
        <w:pStyle w:val="a3"/>
        <w:spacing w:line="319" w:lineRule="exact"/>
        <w:jc w:val="both"/>
      </w:pPr>
      <w:r>
        <w:rPr>
          <w:color w:val="231F20"/>
        </w:rPr>
        <w:t>532.10</w:t>
      </w:r>
      <w:r>
        <w:rPr>
          <w:color w:val="231F20"/>
          <w:spacing w:val="57"/>
          <w:w w:val="150"/>
        </w:rPr>
        <w:t xml:space="preserve"> </w:t>
      </w:r>
      <w:r>
        <w:rPr>
          <w:color w:val="231F20"/>
          <w:spacing w:val="-1"/>
        </w:rPr>
        <w:t>條，可遭受宣聖會解除該員在本會的事工。</w:t>
      </w:r>
    </w:p>
    <w:p w14:paraId="0128D859" w14:textId="77777777" w:rsidR="003345E9" w:rsidRDefault="007169A0">
      <w:pPr>
        <w:pStyle w:val="a5"/>
        <w:numPr>
          <w:ilvl w:val="1"/>
          <w:numId w:val="15"/>
        </w:numPr>
        <w:tabs>
          <w:tab w:val="left" w:pos="1193"/>
        </w:tabs>
        <w:spacing w:before="11" w:line="204" w:lineRule="auto"/>
        <w:ind w:right="113" w:firstLine="408"/>
        <w:jc w:val="both"/>
        <w:rPr>
          <w:rFonts w:ascii="Noto Sans TC" w:eastAsia="Noto Sans TC"/>
          <w:sz w:val="20"/>
        </w:rPr>
      </w:pPr>
      <w:r>
        <w:rPr>
          <w:color w:val="231F20"/>
          <w:spacing w:val="1"/>
          <w:w w:val="102"/>
          <w:sz w:val="20"/>
        </w:rPr>
        <w:t>牧師或助牧因解除或其他懲戒行動而被撒銷證書，或因任</w:t>
      </w:r>
      <w:r>
        <w:rPr>
          <w:color w:val="231F20"/>
          <w:spacing w:val="3"/>
          <w:w w:val="102"/>
          <w:sz w:val="20"/>
        </w:rPr>
        <w:t>何理由自動放棄其資格，該員所屬地區年議會可要求其執照送至總秘</w:t>
      </w:r>
      <w:r>
        <w:rPr>
          <w:color w:val="231F20"/>
          <w:spacing w:val="-12"/>
          <w:w w:val="102"/>
          <w:sz w:val="20"/>
        </w:rPr>
        <w:t>書處妥善保存存檔。</w:t>
      </w:r>
      <w:r>
        <w:rPr>
          <w:rFonts w:ascii="Noto Sans TC" w:eastAsia="Noto Sans TC"/>
          <w:color w:val="231F20"/>
          <w:w w:val="102"/>
          <w:sz w:val="20"/>
        </w:rPr>
        <w:t>（326.5）</w:t>
      </w:r>
    </w:p>
    <w:p w14:paraId="17007DEA" w14:textId="77777777" w:rsidR="003345E9" w:rsidRDefault="007169A0">
      <w:pPr>
        <w:pStyle w:val="a5"/>
        <w:numPr>
          <w:ilvl w:val="1"/>
          <w:numId w:val="15"/>
        </w:numPr>
        <w:tabs>
          <w:tab w:val="left" w:pos="1193"/>
        </w:tabs>
        <w:spacing w:before="3" w:line="204" w:lineRule="auto"/>
        <w:ind w:right="15" w:firstLine="408"/>
        <w:rPr>
          <w:rFonts w:ascii="Noto Sans TC" w:eastAsia="Noto Sans TC"/>
          <w:sz w:val="20"/>
        </w:rPr>
      </w:pPr>
      <w:r>
        <w:rPr>
          <w:color w:val="231F20"/>
          <w:spacing w:val="1"/>
          <w:w w:val="102"/>
          <w:sz w:val="20"/>
        </w:rPr>
        <w:t>座堂牧師、地方教會委員會、及其他決定教會委任事工的人，均不得給予無優良身份神職人員任何職務或負權責的事工，如主領崇拜、教主日學、帶領查經班或小組等等，直到其恢復優良身份。</w:t>
      </w:r>
      <w:r>
        <w:rPr>
          <w:color w:val="231F20"/>
          <w:spacing w:val="-3"/>
          <w:w w:val="102"/>
          <w:sz w:val="20"/>
        </w:rPr>
        <w:t>獲得原屬地區之地區監督及主管區總監督的書面核准者例外。</w:t>
      </w:r>
      <w:r>
        <w:rPr>
          <w:rFonts w:ascii="Noto Sans TC" w:eastAsia="Noto Sans TC"/>
          <w:color w:val="231F20"/>
          <w:w w:val="102"/>
          <w:sz w:val="20"/>
        </w:rPr>
        <w:t>（532.4）</w:t>
      </w:r>
    </w:p>
    <w:p w14:paraId="08EB3A9A" w14:textId="77777777" w:rsidR="003345E9" w:rsidRDefault="007169A0">
      <w:pPr>
        <w:pStyle w:val="a5"/>
        <w:numPr>
          <w:ilvl w:val="1"/>
          <w:numId w:val="15"/>
        </w:numPr>
        <w:tabs>
          <w:tab w:val="left" w:pos="1313"/>
        </w:tabs>
        <w:spacing w:before="3" w:line="206" w:lineRule="auto"/>
        <w:ind w:left="119" w:right="111" w:firstLine="408"/>
        <w:jc w:val="both"/>
        <w:rPr>
          <w:sz w:val="20"/>
        </w:rPr>
      </w:pPr>
      <w:r>
        <w:rPr>
          <w:b/>
          <w:color w:val="231F20"/>
          <w:spacing w:val="5"/>
          <w:w w:val="102"/>
          <w:sz w:val="20"/>
        </w:rPr>
        <w:t>恢復已存檔的證書</w:t>
      </w:r>
      <w:r>
        <w:rPr>
          <w:color w:val="231F20"/>
          <w:spacing w:val="6"/>
          <w:w w:val="102"/>
          <w:sz w:val="20"/>
        </w:rPr>
        <w:t>。當一名優良身份的牧師或助牧將證</w:t>
      </w:r>
      <w:r>
        <w:rPr>
          <w:color w:val="231F20"/>
          <w:w w:val="102"/>
          <w:sz w:val="20"/>
        </w:rPr>
        <w:t>書存檔，在日後，該有優良身份的教牧可透過原屬地區年議會，在地區監督和地區指導委員會的推薦下申請領回該證書。在地區年議會休會期間，地區指導委員可投票通過歸還教牧已存檔的證書。</w:t>
      </w:r>
    </w:p>
    <w:p w14:paraId="4333D497" w14:textId="77777777" w:rsidR="003345E9" w:rsidRDefault="007169A0">
      <w:pPr>
        <w:pStyle w:val="a5"/>
        <w:numPr>
          <w:ilvl w:val="1"/>
          <w:numId w:val="15"/>
        </w:numPr>
        <w:tabs>
          <w:tab w:val="left" w:pos="1313"/>
        </w:tabs>
        <w:spacing w:line="206" w:lineRule="auto"/>
        <w:ind w:left="119" w:right="111" w:firstLine="408"/>
        <w:jc w:val="both"/>
        <w:rPr>
          <w:rFonts w:ascii="Noto Sans TC" w:eastAsia="Noto Sans TC"/>
          <w:sz w:val="20"/>
        </w:rPr>
      </w:pPr>
      <w:r>
        <w:rPr>
          <w:b/>
          <w:color w:val="231F20"/>
          <w:spacing w:val="5"/>
          <w:w w:val="102"/>
          <w:sz w:val="20"/>
        </w:rPr>
        <w:t>恢復已辭職或撤消的證書</w:t>
      </w:r>
      <w:r>
        <w:rPr>
          <w:color w:val="231F20"/>
          <w:spacing w:val="6"/>
          <w:w w:val="102"/>
          <w:sz w:val="20"/>
        </w:rPr>
        <w:t>。當一名優良身份的牧師或助</w:t>
      </w:r>
      <w:r>
        <w:rPr>
          <w:color w:val="231F20"/>
          <w:spacing w:val="1"/>
          <w:w w:val="102"/>
          <w:sz w:val="20"/>
        </w:rPr>
        <w:t>牧自其事工辭職，或因為加入另一個教會、教派或另外的事工，可填</w:t>
      </w:r>
      <w:r>
        <w:rPr>
          <w:color w:val="231F20"/>
          <w:spacing w:val="3"/>
          <w:w w:val="102"/>
          <w:sz w:val="20"/>
        </w:rPr>
        <w:t>入按牧</w:t>
      </w:r>
      <w:r>
        <w:rPr>
          <w:color w:val="231F20"/>
          <w:spacing w:val="1"/>
          <w:sz w:val="20"/>
        </w:rPr>
        <w:t xml:space="preserve"> </w:t>
      </w:r>
      <w:r>
        <w:rPr>
          <w:color w:val="231F20"/>
          <w:w w:val="102"/>
          <w:sz w:val="20"/>
        </w:rPr>
        <w:t>-</w:t>
      </w:r>
      <w:r>
        <w:rPr>
          <w:color w:val="231F20"/>
          <w:spacing w:val="1"/>
          <w:sz w:val="20"/>
        </w:rPr>
        <w:t xml:space="preserve"> </w:t>
      </w:r>
      <w:r>
        <w:rPr>
          <w:color w:val="231F20"/>
          <w:spacing w:val="2"/>
          <w:w w:val="102"/>
          <w:sz w:val="20"/>
        </w:rPr>
        <w:t>換轉問卷，重新肯定對教牧事工的委身、經地區教牧資格審</w:t>
      </w:r>
      <w:r>
        <w:rPr>
          <w:color w:val="231F20"/>
          <w:spacing w:val="3"/>
          <w:w w:val="102"/>
          <w:sz w:val="20"/>
        </w:rPr>
        <w:t>查委員會或地區教牧事工委員會審查和接受、並經地區監督和主管區</w:t>
      </w:r>
      <w:r>
        <w:rPr>
          <w:color w:val="231F20"/>
          <w:spacing w:val="-9"/>
          <w:w w:val="102"/>
          <w:sz w:val="20"/>
        </w:rPr>
        <w:t>總監督批准，得領回證書。</w:t>
      </w:r>
      <w:r>
        <w:rPr>
          <w:rFonts w:ascii="Noto Sans TC" w:eastAsia="Noto Sans TC"/>
          <w:color w:val="231F20"/>
          <w:w w:val="102"/>
          <w:sz w:val="20"/>
        </w:rPr>
        <w:t>（531.2）</w:t>
      </w:r>
    </w:p>
    <w:p w14:paraId="366F6E40" w14:textId="77777777" w:rsidR="003345E9" w:rsidRDefault="007169A0">
      <w:pPr>
        <w:pStyle w:val="a5"/>
        <w:numPr>
          <w:ilvl w:val="1"/>
          <w:numId w:val="15"/>
        </w:numPr>
        <w:tabs>
          <w:tab w:val="left" w:pos="1313"/>
        </w:tabs>
        <w:spacing w:line="206" w:lineRule="auto"/>
        <w:ind w:left="119" w:right="109" w:firstLine="408"/>
        <w:jc w:val="both"/>
        <w:rPr>
          <w:sz w:val="20"/>
        </w:rPr>
      </w:pPr>
      <w:r>
        <w:rPr>
          <w:color w:val="231F20"/>
          <w:spacing w:val="4"/>
          <w:w w:val="102"/>
          <w:sz w:val="20"/>
        </w:rPr>
        <w:t>若一位按立之教牧已過世，逝世之時證書已歸檔，並具</w:t>
      </w:r>
      <w:r>
        <w:rPr>
          <w:color w:val="231F20"/>
          <w:spacing w:val="1"/>
          <w:w w:val="102"/>
          <w:sz w:val="20"/>
        </w:rPr>
        <w:t>優良身份，該名牧師的家人可以書面向總秘書提出申請，得該存檔地</w:t>
      </w:r>
      <w:r>
        <w:rPr>
          <w:color w:val="231F20"/>
          <w:w w:val="102"/>
          <w:sz w:val="20"/>
        </w:rPr>
        <w:t>區之地區監督核准，發還其按立證書。</w:t>
      </w:r>
    </w:p>
    <w:p w14:paraId="6BE550AF" w14:textId="77777777" w:rsidR="003345E9" w:rsidRDefault="007169A0">
      <w:pPr>
        <w:pStyle w:val="2"/>
        <w:spacing w:before="38"/>
        <w:ind w:left="528"/>
        <w:rPr>
          <w:rFonts w:ascii="Noto Serif TC ExtraBold" w:eastAsia="Noto Serif TC ExtraBold"/>
        </w:rPr>
      </w:pPr>
      <w:r>
        <w:rPr>
          <w:rFonts w:ascii="Noto Serif TC ExtraBold" w:eastAsia="Noto Serif TC ExtraBold"/>
          <w:color w:val="231F20"/>
        </w:rPr>
        <w:t>十、</w:t>
      </w:r>
      <w:r>
        <w:rPr>
          <w:color w:val="231F20"/>
        </w:rPr>
        <w:t>神職人員</w:t>
      </w:r>
      <w:r>
        <w:rPr>
          <w:rFonts w:ascii="Noto Serif TC ExtraBold" w:eastAsia="Noto Serif TC ExtraBold"/>
          <w:color w:val="231F20"/>
          <w:spacing w:val="-2"/>
        </w:rPr>
        <w:t>資格之恢復</w:t>
      </w:r>
    </w:p>
    <w:p w14:paraId="575535B2" w14:textId="77777777" w:rsidR="003345E9" w:rsidRDefault="007169A0">
      <w:pPr>
        <w:pStyle w:val="a5"/>
        <w:numPr>
          <w:ilvl w:val="0"/>
          <w:numId w:val="15"/>
        </w:numPr>
        <w:tabs>
          <w:tab w:val="left" w:pos="1006"/>
        </w:tabs>
        <w:spacing w:before="47" w:line="206" w:lineRule="auto"/>
        <w:ind w:left="120" w:right="16" w:firstLine="408"/>
        <w:rPr>
          <w:sz w:val="20"/>
        </w:rPr>
      </w:pPr>
      <w:r>
        <w:rPr>
          <w:color w:val="231F20"/>
          <w:spacing w:val="1"/>
          <w:w w:val="102"/>
          <w:sz w:val="20"/>
        </w:rPr>
        <w:t>面對因任何緣故自動或其他原因歸還證書，或因失德而失去</w:t>
      </w:r>
      <w:r>
        <w:rPr>
          <w:color w:val="231F20"/>
          <w:spacing w:val="-16"/>
          <w:w w:val="102"/>
          <w:sz w:val="20"/>
        </w:rPr>
        <w:t>神職人員的權利、特權和責任者，宣聖會承認教會應幫助教牧重拾盼望、</w:t>
      </w:r>
      <w:r>
        <w:rPr>
          <w:color w:val="231F20"/>
          <w:spacing w:val="3"/>
          <w:w w:val="102"/>
          <w:sz w:val="20"/>
        </w:rPr>
        <w:t>讓已得救贖者得醫治和本會的神職人員再次經歷神的恩典。教會也承</w:t>
      </w:r>
      <w:r>
        <w:rPr>
          <w:color w:val="231F20"/>
          <w:spacing w:val="1"/>
          <w:w w:val="102"/>
          <w:sz w:val="20"/>
        </w:rPr>
        <w:t>認有責任去邀請其配偶和家人、會眾、和教牧的社群一同進入神愛和</w:t>
      </w:r>
      <w:r>
        <w:rPr>
          <w:color w:val="231F20"/>
          <w:w w:val="102"/>
          <w:sz w:val="20"/>
        </w:rPr>
        <w:t>關顧的懷抱。為此、恢復教牧優良身份的過程分為兩個步驟</w:t>
      </w:r>
      <w:r>
        <w:rPr>
          <w:color w:val="231F20"/>
          <w:spacing w:val="1"/>
          <w:sz w:val="20"/>
        </w:rPr>
        <w:t xml:space="preserve"> </w:t>
      </w:r>
      <w:r>
        <w:rPr>
          <w:color w:val="231F20"/>
          <w:w w:val="102"/>
          <w:sz w:val="20"/>
        </w:rPr>
        <w:t>:</w:t>
      </w:r>
    </w:p>
    <w:p w14:paraId="7AF9CBB2" w14:textId="77777777" w:rsidR="003345E9" w:rsidRDefault="007169A0">
      <w:pPr>
        <w:pStyle w:val="a3"/>
        <w:tabs>
          <w:tab w:val="left" w:pos="1019"/>
        </w:tabs>
        <w:spacing w:line="330" w:lineRule="exact"/>
        <w:ind w:left="612"/>
      </w:pPr>
      <w:r>
        <w:rPr>
          <w:color w:val="231F20"/>
          <w:spacing w:val="-10"/>
        </w:rPr>
        <w:t>➀</w:t>
      </w:r>
      <w:r>
        <w:rPr>
          <w:color w:val="231F20"/>
        </w:rPr>
        <w:tab/>
      </w:r>
      <w:r>
        <w:rPr>
          <w:color w:val="231F20"/>
          <w:spacing w:val="-1"/>
        </w:rPr>
        <w:t>修復。不在乎教牧失德的嚴重性，無論教牧最終能否回復教</w:t>
      </w:r>
    </w:p>
    <w:p w14:paraId="5C086A4B" w14:textId="77777777" w:rsidR="003345E9" w:rsidRDefault="003345E9">
      <w:pPr>
        <w:pStyle w:val="a3"/>
        <w:spacing w:line="330" w:lineRule="exact"/>
        <w:sectPr w:rsidR="003345E9">
          <w:pgSz w:w="8640" w:h="12960"/>
          <w:pgMar w:top="480" w:right="1080" w:bottom="1180" w:left="1080" w:header="0" w:footer="997" w:gutter="0"/>
          <w:cols w:space="720"/>
        </w:sectPr>
      </w:pPr>
    </w:p>
    <w:p w14:paraId="49E29830" w14:textId="77777777" w:rsidR="003345E9" w:rsidRDefault="007169A0">
      <w:pPr>
        <w:pStyle w:val="a3"/>
        <w:spacing w:before="50"/>
        <w:ind w:left="0"/>
        <w:jc w:val="center"/>
      </w:pPr>
      <w:r>
        <w:rPr>
          <w:color w:val="231F20"/>
          <w:spacing w:val="-5"/>
        </w:rPr>
        <w:lastRenderedPageBreak/>
        <w:t>禮儀</w:t>
      </w:r>
    </w:p>
    <w:p w14:paraId="14F53438" w14:textId="77777777" w:rsidR="003345E9" w:rsidRDefault="007169A0">
      <w:pPr>
        <w:pStyle w:val="a3"/>
        <w:spacing w:before="237" w:line="206" w:lineRule="auto"/>
        <w:ind w:left="1020" w:right="113"/>
        <w:jc w:val="both"/>
      </w:pPr>
      <w:r>
        <w:rPr>
          <w:color w:val="231F20"/>
          <w:w w:val="102"/>
        </w:rPr>
        <w:t>牧職事，或當初該員是否接受教會付出的幫助和恩典，教會</w:t>
      </w:r>
      <w:r>
        <w:rPr>
          <w:color w:val="231F20"/>
          <w:spacing w:val="2"/>
          <w:w w:val="102"/>
        </w:rPr>
        <w:t>都應根據</w:t>
      </w:r>
      <w:r>
        <w:rPr>
          <w:color w:val="231F20"/>
        </w:rPr>
        <w:t xml:space="preserve"> </w:t>
      </w:r>
      <w:r>
        <w:rPr>
          <w:color w:val="231F20"/>
          <w:w w:val="102"/>
        </w:rPr>
        <w:t>532.1-5</w:t>
      </w:r>
      <w:r>
        <w:rPr>
          <w:color w:val="231F20"/>
          <w:spacing w:val="-1"/>
          <w:w w:val="102"/>
        </w:rPr>
        <w:t>3</w:t>
      </w:r>
      <w:r>
        <w:rPr>
          <w:color w:val="231F20"/>
          <w:w w:val="102"/>
        </w:rPr>
        <w:t>2.7</w:t>
      </w:r>
      <w:r>
        <w:rPr>
          <w:color w:val="231F20"/>
        </w:rPr>
        <w:t xml:space="preserve"> </w:t>
      </w:r>
      <w:r>
        <w:rPr>
          <w:color w:val="231F20"/>
          <w:w w:val="102"/>
        </w:rPr>
        <w:t>條，以積極的態度、禱告的心和信心為教牧、其配偶和家人之身心靈的健康的修復努力。修復是這個步驟之唯一目的。</w:t>
      </w:r>
    </w:p>
    <w:p w14:paraId="1DE10676" w14:textId="77777777" w:rsidR="003345E9" w:rsidRDefault="007169A0">
      <w:pPr>
        <w:pStyle w:val="a3"/>
        <w:spacing w:line="204" w:lineRule="auto"/>
        <w:ind w:left="1020" w:right="15" w:hanging="408"/>
        <w:jc w:val="both"/>
        <w:rPr>
          <w:rFonts w:ascii="Noto Sans TC" w:eastAsia="Noto Sans TC" w:hAnsi="Noto Sans TC"/>
        </w:rPr>
      </w:pPr>
      <w:r>
        <w:rPr>
          <w:color w:val="231F20"/>
          <w:w w:val="102"/>
        </w:rPr>
        <w:t>➁</w:t>
      </w:r>
      <w:r>
        <w:rPr>
          <w:color w:val="231F20"/>
          <w:spacing w:val="-1"/>
        </w:rPr>
        <w:t xml:space="preserve">    </w:t>
      </w:r>
      <w:r>
        <w:rPr>
          <w:color w:val="231F20"/>
          <w:spacing w:val="-4"/>
          <w:w w:val="102"/>
        </w:rPr>
        <w:t>恢復資格。恢復教牧優良身份以致教牧能領回證書，與教牧、</w:t>
      </w:r>
      <w:r>
        <w:rPr>
          <w:color w:val="231F20"/>
          <w:spacing w:val="3"/>
          <w:w w:val="102"/>
        </w:rPr>
        <w:t>其配偶和家人經歷身心靈的修復應被視作兩個獨立的過程、</w:t>
      </w:r>
      <w:r>
        <w:rPr>
          <w:color w:val="231F20"/>
          <w:spacing w:val="-4"/>
          <w:w w:val="102"/>
        </w:rPr>
        <w:t>並在第一個步驟完成後才可考慮。</w:t>
      </w:r>
      <w:r>
        <w:rPr>
          <w:rFonts w:ascii="Noto Sans TC" w:eastAsia="Noto Sans TC" w:hAnsi="Noto Sans TC"/>
          <w:color w:val="231F20"/>
          <w:w w:val="102"/>
        </w:rPr>
        <w:t>（532.6</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532.12）</w:t>
      </w:r>
    </w:p>
    <w:p w14:paraId="5CC1A698" w14:textId="77777777" w:rsidR="003345E9" w:rsidRDefault="007169A0">
      <w:pPr>
        <w:pStyle w:val="a5"/>
        <w:numPr>
          <w:ilvl w:val="1"/>
          <w:numId w:val="15"/>
        </w:numPr>
        <w:tabs>
          <w:tab w:val="left" w:pos="1194"/>
        </w:tabs>
        <w:spacing w:line="206" w:lineRule="auto"/>
        <w:ind w:right="15" w:firstLine="408"/>
        <w:rPr>
          <w:rFonts w:ascii="Noto Sans TC" w:eastAsia="Noto Sans TC"/>
          <w:sz w:val="20"/>
        </w:rPr>
      </w:pPr>
      <w:r>
        <w:rPr>
          <w:b/>
          <w:color w:val="231F20"/>
          <w:spacing w:val="6"/>
          <w:w w:val="110"/>
          <w:sz w:val="20"/>
        </w:rPr>
        <w:t>委任一個修復小組</w:t>
      </w:r>
      <w:r>
        <w:rPr>
          <w:color w:val="231F20"/>
          <w:spacing w:val="5"/>
          <w:w w:val="102"/>
          <w:sz w:val="20"/>
        </w:rPr>
        <w:t>。當有證據顯示教牧失德，一個合時</w:t>
      </w:r>
      <w:r>
        <w:rPr>
          <w:color w:val="231F20"/>
          <w:spacing w:val="-136"/>
          <w:w w:val="102"/>
          <w:sz w:val="20"/>
        </w:rPr>
        <w:t>、</w:t>
      </w:r>
      <w:r>
        <w:rPr>
          <w:color w:val="231F20"/>
          <w:w w:val="102"/>
          <w:sz w:val="20"/>
        </w:rPr>
        <w:t>適切又充滿憐恤的介入，是對教牧、其配偶、家人、教會和社區一個</w:t>
      </w:r>
      <w:r>
        <w:rPr>
          <w:color w:val="231F20"/>
          <w:spacing w:val="2"/>
          <w:w w:val="102"/>
          <w:sz w:val="20"/>
        </w:rPr>
        <w:t>急不容緩的回應。鑒於很難預見失德行為的發生，提前選擇適合的神</w:t>
      </w:r>
      <w:r>
        <w:rPr>
          <w:color w:val="231F20"/>
          <w:w w:val="102"/>
          <w:sz w:val="20"/>
        </w:rPr>
        <w:t>職人員和信徒協助修復，是地區修復預案的重要部分。參與修復的協助人員應由地區監督和地區指導委員會協商後選出。當教牧失德行為出現時，地區監督應以最快速度部署修復小組，並按照地區修復預案</w:t>
      </w:r>
      <w:r>
        <w:rPr>
          <w:color w:val="231F20"/>
          <w:spacing w:val="-6"/>
          <w:w w:val="102"/>
          <w:sz w:val="20"/>
        </w:rPr>
        <w:t>行動。被差派的修復小組最少有三名成員。</w:t>
      </w:r>
      <w:r>
        <w:rPr>
          <w:rFonts w:ascii="Noto Sans TC" w:eastAsia="Noto Sans TC"/>
          <w:color w:val="231F20"/>
          <w:w w:val="102"/>
          <w:sz w:val="20"/>
        </w:rPr>
        <w:t>（211.20，225.5，532）</w:t>
      </w:r>
    </w:p>
    <w:p w14:paraId="0C210B3C" w14:textId="77777777" w:rsidR="003345E9" w:rsidRDefault="007169A0">
      <w:pPr>
        <w:pStyle w:val="a5"/>
        <w:numPr>
          <w:ilvl w:val="1"/>
          <w:numId w:val="15"/>
        </w:numPr>
        <w:tabs>
          <w:tab w:val="left" w:pos="1192"/>
        </w:tabs>
        <w:spacing w:line="204" w:lineRule="auto"/>
        <w:ind w:right="112" w:firstLine="407"/>
        <w:rPr>
          <w:sz w:val="20"/>
        </w:rPr>
      </w:pPr>
      <w:r>
        <w:rPr>
          <w:b/>
          <w:color w:val="231F20"/>
          <w:spacing w:val="2"/>
          <w:w w:val="102"/>
          <w:sz w:val="20"/>
        </w:rPr>
        <w:t>修復小組之責任</w:t>
      </w:r>
      <w:r>
        <w:rPr>
          <w:color w:val="231F20"/>
          <w:spacing w:val="1"/>
          <w:w w:val="102"/>
          <w:sz w:val="20"/>
        </w:rPr>
        <w:t>。修復小組的責任為恢復教牧、其配偶和</w:t>
      </w:r>
      <w:r>
        <w:rPr>
          <w:color w:val="231F20"/>
          <w:spacing w:val="2"/>
          <w:w w:val="102"/>
          <w:sz w:val="20"/>
        </w:rPr>
        <w:t>家人的身心靈健康，該小組無權去決定該員的權利、特權和責任是否</w:t>
      </w:r>
    </w:p>
    <w:p w14:paraId="6AB8B37E" w14:textId="77777777" w:rsidR="003345E9" w:rsidRDefault="007169A0">
      <w:pPr>
        <w:pStyle w:val="a3"/>
        <w:spacing w:line="312" w:lineRule="exact"/>
      </w:pPr>
      <w:r>
        <w:rPr>
          <w:color w:val="231F20"/>
          <w:spacing w:val="2"/>
        </w:rPr>
        <w:t>得以恢復。該修復小組的責任包括 :</w:t>
      </w:r>
    </w:p>
    <w:p w14:paraId="4ACAD98A" w14:textId="77777777" w:rsidR="003345E9" w:rsidRDefault="007169A0">
      <w:pPr>
        <w:pStyle w:val="a3"/>
        <w:tabs>
          <w:tab w:val="left" w:pos="1020"/>
        </w:tabs>
        <w:spacing w:line="320" w:lineRule="exact"/>
        <w:ind w:left="612"/>
      </w:pPr>
      <w:r>
        <w:rPr>
          <w:b/>
          <w:color w:val="231F20"/>
          <w:spacing w:val="-10"/>
        </w:rPr>
        <w:t>➀</w:t>
      </w:r>
      <w:r>
        <w:rPr>
          <w:b/>
          <w:color w:val="231F20"/>
        </w:rPr>
        <w:tab/>
      </w:r>
      <w:r>
        <w:rPr>
          <w:color w:val="231F20"/>
          <w:spacing w:val="2"/>
        </w:rPr>
        <w:t>關懷該教牧、其配偶和家人 ;</w:t>
      </w:r>
    </w:p>
    <w:p w14:paraId="63086B22" w14:textId="77777777" w:rsidR="003345E9" w:rsidRDefault="007169A0">
      <w:pPr>
        <w:pStyle w:val="a3"/>
        <w:tabs>
          <w:tab w:val="left" w:pos="1020"/>
        </w:tabs>
        <w:spacing w:line="320" w:lineRule="exact"/>
        <w:ind w:left="612"/>
      </w:pPr>
      <w:r>
        <w:rPr>
          <w:b/>
          <w:color w:val="231F20"/>
          <w:spacing w:val="-10"/>
        </w:rPr>
        <w:t>➁</w:t>
      </w:r>
      <w:r>
        <w:rPr>
          <w:b/>
          <w:color w:val="231F20"/>
        </w:rPr>
        <w:tab/>
      </w:r>
      <w:r>
        <w:rPr>
          <w:color w:val="231F20"/>
          <w:spacing w:val="2"/>
        </w:rPr>
        <w:t>向教牧和家人解釋修復的過程和目的 ;</w:t>
      </w:r>
    </w:p>
    <w:p w14:paraId="5502D5AF" w14:textId="77777777" w:rsidR="003345E9" w:rsidRDefault="007169A0">
      <w:pPr>
        <w:pStyle w:val="a3"/>
        <w:spacing w:line="206" w:lineRule="auto"/>
        <w:ind w:left="1020" w:right="114" w:hanging="408"/>
        <w:jc w:val="both"/>
      </w:pPr>
      <w:r>
        <w:rPr>
          <w:b/>
          <w:color w:val="231F20"/>
        </w:rPr>
        <w:t>➂</w:t>
      </w:r>
      <w:r>
        <w:rPr>
          <w:b/>
          <w:color w:val="231F20"/>
          <w:spacing w:val="80"/>
          <w:w w:val="150"/>
        </w:rPr>
        <w:t xml:space="preserve"> </w:t>
      </w:r>
      <w:r>
        <w:rPr>
          <w:color w:val="231F20"/>
        </w:rPr>
        <w:t>統籌教牧、地區和任何有關教會之資源，去應對因失德而引起的財政、居住、醫療、情緒、靈性和其他相關的需要 ;</w:t>
      </w:r>
    </w:p>
    <w:p w14:paraId="68CC8EB6" w14:textId="77777777" w:rsidR="003345E9" w:rsidRDefault="007169A0">
      <w:pPr>
        <w:pStyle w:val="a3"/>
        <w:spacing w:line="206" w:lineRule="auto"/>
        <w:ind w:left="1020" w:right="114" w:hanging="408"/>
        <w:jc w:val="both"/>
      </w:pPr>
      <w:r>
        <w:rPr>
          <w:b/>
          <w:color w:val="231F20"/>
          <w:spacing w:val="26"/>
        </w:rPr>
        <w:t xml:space="preserve">➃  </w:t>
      </w:r>
      <w:r>
        <w:rPr>
          <w:color w:val="231F20"/>
        </w:rPr>
        <w:t>執行地區通過的計劃，包括定期報告如何幫助教牧、其配偶</w:t>
      </w:r>
      <w:r>
        <w:rPr>
          <w:color w:val="231F20"/>
          <w:spacing w:val="-2"/>
        </w:rPr>
        <w:t>和家人恢復身心靈健康和進展。</w:t>
      </w:r>
    </w:p>
    <w:p w14:paraId="0A8BCACA" w14:textId="77777777" w:rsidR="003345E9" w:rsidRDefault="007169A0">
      <w:pPr>
        <w:pStyle w:val="a3"/>
        <w:spacing w:line="206" w:lineRule="auto"/>
        <w:ind w:left="1020" w:right="17" w:hanging="408"/>
        <w:jc w:val="both"/>
      </w:pPr>
      <w:r>
        <w:rPr>
          <w:b/>
          <w:color w:val="231F20"/>
          <w:spacing w:val="53"/>
        </w:rPr>
        <w:t xml:space="preserve">➄  </w:t>
      </w:r>
      <w:r>
        <w:rPr>
          <w:color w:val="231F20"/>
        </w:rPr>
        <w:t>當復康小組認為工作已接近完成或無法再進展，應與教牧、</w:t>
      </w:r>
      <w:r>
        <w:rPr>
          <w:color w:val="231F20"/>
          <w:spacing w:val="-2"/>
        </w:rPr>
        <w:t>其配偶、地區監督、相關的地區委員會溝通。</w:t>
      </w:r>
    </w:p>
    <w:p w14:paraId="2FEF65B9" w14:textId="77777777" w:rsidR="003345E9" w:rsidRDefault="007169A0">
      <w:pPr>
        <w:pStyle w:val="a3"/>
        <w:spacing w:line="206" w:lineRule="auto"/>
        <w:ind w:left="1020" w:right="114" w:hanging="408"/>
        <w:jc w:val="both"/>
        <w:rPr>
          <w:rFonts w:ascii="Noto Sans TC" w:eastAsia="Noto Sans TC" w:hAnsi="Noto Sans TC"/>
        </w:rPr>
      </w:pPr>
      <w:r>
        <w:rPr>
          <w:b/>
          <w:color w:val="231F20"/>
          <w:w w:val="102"/>
        </w:rPr>
        <w:t>➅</w:t>
      </w:r>
      <w:r>
        <w:rPr>
          <w:b/>
          <w:color w:val="231F20"/>
          <w:spacing w:val="1"/>
        </w:rPr>
        <w:t xml:space="preserve">    </w:t>
      </w:r>
      <w:r>
        <w:rPr>
          <w:color w:val="231F20"/>
          <w:w w:val="102"/>
        </w:rPr>
        <w:t>當該員申請恢復神職人員的權利、特權和責任時，向負責審核恢復身份的地區教牧資格審查委員會或地區教牧事工委員會或特別成立的委員會提交報告，是否推薦該員恢復教牧資</w:t>
      </w:r>
      <w:r>
        <w:rPr>
          <w:color w:val="231F20"/>
          <w:spacing w:val="-51"/>
          <w:w w:val="102"/>
        </w:rPr>
        <w:t>格。</w:t>
      </w:r>
      <w:r>
        <w:rPr>
          <w:rFonts w:ascii="Noto Sans TC" w:eastAsia="Noto Sans TC" w:hAnsi="Noto Sans TC"/>
          <w:color w:val="231F20"/>
          <w:w w:val="102"/>
        </w:rPr>
        <w:t>（532.8）</w:t>
      </w:r>
    </w:p>
    <w:p w14:paraId="0E1E48D8" w14:textId="77777777" w:rsidR="003345E9" w:rsidRDefault="007169A0">
      <w:pPr>
        <w:pStyle w:val="a5"/>
        <w:numPr>
          <w:ilvl w:val="1"/>
          <w:numId w:val="15"/>
        </w:numPr>
        <w:tabs>
          <w:tab w:val="left" w:pos="1193"/>
        </w:tabs>
        <w:spacing w:line="206" w:lineRule="auto"/>
        <w:ind w:right="112" w:firstLine="408"/>
        <w:jc w:val="both"/>
        <w:rPr>
          <w:sz w:val="20"/>
        </w:rPr>
      </w:pPr>
      <w:r>
        <w:rPr>
          <w:color w:val="231F20"/>
          <w:spacing w:val="1"/>
          <w:w w:val="102"/>
          <w:sz w:val="20"/>
        </w:rPr>
        <w:t>如果一名受懲戒的教牧對修復的程序不聞不問，小組應努</w:t>
      </w:r>
      <w:r>
        <w:rPr>
          <w:color w:val="231F20"/>
          <w:spacing w:val="3"/>
          <w:w w:val="102"/>
          <w:sz w:val="20"/>
        </w:rPr>
        <w:t>力幫助其配偶和家人並同時積極聯絡教牧進入修復。經細心評估和考</w:t>
      </w:r>
      <w:r>
        <w:rPr>
          <w:color w:val="231F20"/>
          <w:spacing w:val="1"/>
          <w:w w:val="102"/>
          <w:sz w:val="20"/>
        </w:rPr>
        <w:t>慮其配偶和家人的福祉，地區監督可以暫停、總結或將修復事工轉移</w:t>
      </w:r>
    </w:p>
    <w:p w14:paraId="3ADD49C1"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56634F4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AE5FCD0" w14:textId="77777777" w:rsidR="003345E9" w:rsidRDefault="007169A0">
      <w:pPr>
        <w:pStyle w:val="a3"/>
        <w:spacing w:before="201" w:line="344" w:lineRule="exact"/>
        <w:ind w:left="119"/>
      </w:pPr>
      <w:r>
        <w:rPr>
          <w:color w:val="231F20"/>
          <w:spacing w:val="-4"/>
        </w:rPr>
        <w:t>方向。</w:t>
      </w:r>
    </w:p>
    <w:p w14:paraId="2420881D" w14:textId="77777777" w:rsidR="003345E9" w:rsidRDefault="007169A0">
      <w:pPr>
        <w:pStyle w:val="a3"/>
        <w:spacing w:before="12" w:line="206" w:lineRule="auto"/>
        <w:ind w:left="119" w:right="16" w:firstLine="408"/>
        <w:rPr>
          <w:rFonts w:ascii="Noto Sans TC" w:eastAsia="Noto Sans TC"/>
        </w:rPr>
      </w:pPr>
      <w:r>
        <w:rPr>
          <w:color w:val="231F20"/>
          <w:spacing w:val="12"/>
          <w:w w:val="102"/>
        </w:rPr>
        <w:t>當一個地區</w:t>
      </w:r>
      <w:r>
        <w:rPr>
          <w:rFonts w:ascii="Noto Serif SC" w:eastAsia="Noto Serif SC"/>
          <w:color w:val="231F20"/>
          <w:spacing w:val="12"/>
          <w:w w:val="102"/>
        </w:rPr>
        <w:t>没</w:t>
      </w:r>
      <w:r>
        <w:rPr>
          <w:color w:val="231F20"/>
          <w:spacing w:val="9"/>
          <w:w w:val="102"/>
        </w:rPr>
        <w:t>有委派修復小組，或修復小組自該教牧受懲戒後 180</w:t>
      </w:r>
      <w:r>
        <w:rPr>
          <w:color w:val="231F20"/>
          <w:spacing w:val="1"/>
        </w:rPr>
        <w:t xml:space="preserve"> </w:t>
      </w:r>
      <w:r>
        <w:rPr>
          <w:color w:val="231F20"/>
          <w:spacing w:val="6"/>
          <w:w w:val="102"/>
        </w:rPr>
        <w:t>天內</w:t>
      </w:r>
      <w:r>
        <w:rPr>
          <w:rFonts w:ascii="Noto Serif SC" w:eastAsia="Noto Serif SC"/>
          <w:color w:val="231F20"/>
          <w:spacing w:val="6"/>
          <w:w w:val="102"/>
        </w:rPr>
        <w:t>没</w:t>
      </w:r>
      <w:r>
        <w:rPr>
          <w:color w:val="231F20"/>
          <w:spacing w:val="4"/>
          <w:w w:val="102"/>
        </w:rPr>
        <w:t>有盡任何責任，該名受懲戒的教牧可向總監督會申請，轉</w:t>
      </w:r>
      <w:r>
        <w:rPr>
          <w:color w:val="231F20"/>
          <w:w w:val="102"/>
        </w:rPr>
        <w:t>換至另一個地區接受修復和之後申請恢復優良身份以及神職人員權利、</w:t>
      </w:r>
      <w:r>
        <w:rPr>
          <w:color w:val="231F20"/>
          <w:spacing w:val="3"/>
          <w:w w:val="102"/>
        </w:rPr>
        <w:t>特權和責任。此過程也適用於地區對申請恢復優良身份的教牧</w:t>
      </w:r>
      <w:r>
        <w:rPr>
          <w:rFonts w:ascii="Noto Serif SC" w:eastAsia="Noto Serif SC"/>
          <w:color w:val="231F20"/>
          <w:spacing w:val="4"/>
          <w:w w:val="102"/>
        </w:rPr>
        <w:t>没</w:t>
      </w:r>
      <w:r>
        <w:rPr>
          <w:color w:val="231F20"/>
          <w:spacing w:val="4"/>
          <w:w w:val="102"/>
        </w:rPr>
        <w:t>有回</w:t>
      </w:r>
      <w:r>
        <w:rPr>
          <w:color w:val="231F20"/>
          <w:spacing w:val="-21"/>
          <w:w w:val="102"/>
        </w:rPr>
        <w:t>應的情況。</w:t>
      </w:r>
      <w:r>
        <w:rPr>
          <w:rFonts w:ascii="Noto Sans TC" w:eastAsia="Noto Sans TC"/>
          <w:color w:val="231F20"/>
          <w:w w:val="102"/>
        </w:rPr>
        <w:t>（532</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532.2，532.4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532.13）</w:t>
      </w:r>
    </w:p>
    <w:p w14:paraId="0F127E21" w14:textId="77777777" w:rsidR="003345E9" w:rsidRDefault="007169A0">
      <w:pPr>
        <w:pStyle w:val="a5"/>
        <w:numPr>
          <w:ilvl w:val="1"/>
          <w:numId w:val="15"/>
        </w:numPr>
        <w:tabs>
          <w:tab w:val="left" w:pos="1192"/>
        </w:tabs>
        <w:spacing w:line="206" w:lineRule="auto"/>
        <w:ind w:left="119" w:right="111" w:firstLine="408"/>
        <w:jc w:val="both"/>
        <w:rPr>
          <w:rFonts w:ascii="Noto Sans TC" w:eastAsia="Noto Sans TC"/>
          <w:sz w:val="20"/>
        </w:rPr>
      </w:pPr>
      <w:r>
        <w:rPr>
          <w:rFonts w:ascii="Noto Serif SC" w:eastAsia="Noto Serif SC"/>
          <w:color w:val="231F20"/>
          <w:spacing w:val="2"/>
          <w:w w:val="102"/>
          <w:sz w:val="20"/>
        </w:rPr>
        <w:t>没</w:t>
      </w:r>
      <w:r>
        <w:rPr>
          <w:color w:val="231F20"/>
          <w:spacing w:val="1"/>
          <w:w w:val="102"/>
          <w:sz w:val="20"/>
        </w:rPr>
        <w:t>有優良身份的神職人員不能擔任受信託、擔負權力的事</w:t>
      </w:r>
      <w:r>
        <w:rPr>
          <w:color w:val="231F20"/>
          <w:w w:val="102"/>
          <w:sz w:val="20"/>
        </w:rPr>
        <w:t>工或帶領崇拜，如講道、帶領敬拜、教主日學、帶查經班或小組。唯</w:t>
      </w:r>
      <w:r>
        <w:rPr>
          <w:color w:val="231F20"/>
          <w:spacing w:val="2"/>
          <w:w w:val="102"/>
          <w:sz w:val="20"/>
        </w:rPr>
        <w:t>有得到受地區委派的修復小組推薦，並地區指導委員會、地區教牧資</w:t>
      </w:r>
      <w:r>
        <w:rPr>
          <w:color w:val="231F20"/>
          <w:spacing w:val="1"/>
          <w:w w:val="102"/>
          <w:sz w:val="20"/>
        </w:rPr>
        <w:t>格審查委員會或地區教牧事工委員會、地區監督和主管區總監督的批</w:t>
      </w:r>
      <w:r>
        <w:rPr>
          <w:color w:val="231F20"/>
          <w:w w:val="102"/>
          <w:sz w:val="20"/>
        </w:rPr>
        <w:t>准，該教牧方可參與該等事奉。委員會的推薦表示該員、其配偶和家人在修復的過程中有長足進展，容許該員重新在受信託和有權責的崗位服事。受信託和有權責的崗位服事可以或不附加條件。地區監督與</w:t>
      </w:r>
      <w:r>
        <w:rPr>
          <w:color w:val="231F20"/>
          <w:spacing w:val="-7"/>
          <w:w w:val="102"/>
          <w:sz w:val="20"/>
        </w:rPr>
        <w:t>修復小組協商後可以撤消該等職事。</w:t>
      </w:r>
      <w:r>
        <w:rPr>
          <w:rFonts w:ascii="Noto Sans TC" w:eastAsia="Noto Sans TC"/>
          <w:color w:val="231F20"/>
          <w:w w:val="102"/>
          <w:sz w:val="20"/>
        </w:rPr>
        <w:t>（606.1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606.2，606.5，606.11</w:t>
      </w:r>
    </w:p>
    <w:p w14:paraId="537D774D" w14:textId="77777777" w:rsidR="003345E9" w:rsidRDefault="007169A0">
      <w:pPr>
        <w:pStyle w:val="a3"/>
        <w:spacing w:line="297" w:lineRule="exact"/>
        <w:ind w:left="119"/>
        <w:jc w:val="both"/>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606.12）</w:t>
      </w:r>
    </w:p>
    <w:p w14:paraId="0F56B179" w14:textId="77777777" w:rsidR="003345E9" w:rsidRDefault="007169A0">
      <w:pPr>
        <w:pStyle w:val="a5"/>
        <w:numPr>
          <w:ilvl w:val="1"/>
          <w:numId w:val="15"/>
        </w:numPr>
        <w:tabs>
          <w:tab w:val="left" w:pos="1192"/>
        </w:tabs>
        <w:spacing w:line="320" w:lineRule="exact"/>
        <w:ind w:left="1192" w:hanging="665"/>
        <w:jc w:val="both"/>
        <w:rPr>
          <w:sz w:val="20"/>
        </w:rPr>
      </w:pPr>
      <w:r>
        <w:rPr>
          <w:color w:val="231F20"/>
          <w:spacing w:val="9"/>
          <w:sz w:val="20"/>
        </w:rPr>
        <w:t xml:space="preserve">一名受懲戒而按 </w:t>
      </w:r>
      <w:r>
        <w:rPr>
          <w:rFonts w:ascii="Noto Sans TC" w:eastAsia="Noto Sans TC"/>
          <w:color w:val="231F20"/>
          <w:sz w:val="20"/>
        </w:rPr>
        <w:t>532.6</w:t>
      </w:r>
      <w:r>
        <w:rPr>
          <w:rFonts w:ascii="Noto Sans TC" w:eastAsia="Noto Sans TC"/>
          <w:color w:val="231F20"/>
          <w:spacing w:val="60"/>
          <w:w w:val="150"/>
          <w:sz w:val="20"/>
        </w:rPr>
        <w:t xml:space="preserve"> </w:t>
      </w:r>
      <w:r>
        <w:rPr>
          <w:color w:val="231F20"/>
          <w:spacing w:val="-1"/>
          <w:sz w:val="20"/>
        </w:rPr>
        <w:t>條申請恢復優良身份的教牧，修復</w:t>
      </w:r>
    </w:p>
    <w:p w14:paraId="0BE32309" w14:textId="77777777" w:rsidR="003345E9" w:rsidRDefault="007169A0">
      <w:pPr>
        <w:pStyle w:val="a3"/>
        <w:spacing w:line="204" w:lineRule="auto"/>
        <w:ind w:left="119" w:right="114"/>
        <w:jc w:val="both"/>
      </w:pPr>
      <w:r>
        <w:rPr>
          <w:color w:val="231F20"/>
          <w:spacing w:val="6"/>
        </w:rPr>
        <w:t xml:space="preserve">小組可按 </w:t>
      </w:r>
      <w:r>
        <w:rPr>
          <w:rFonts w:ascii="Noto Sans TC" w:eastAsia="Noto Sans TC"/>
          <w:color w:val="231F20"/>
        </w:rPr>
        <w:t>532.8</w:t>
      </w:r>
      <w:r>
        <w:rPr>
          <w:rFonts w:ascii="Noto Sans TC" w:eastAsia="Noto Sans TC"/>
          <w:color w:val="231F20"/>
          <w:spacing w:val="38"/>
        </w:rPr>
        <w:t xml:space="preserve"> </w:t>
      </w:r>
      <w:r>
        <w:rPr>
          <w:color w:val="231F20"/>
        </w:rPr>
        <w:t>條向地區監督或受委派的地區委員會推薦恢復其優良</w:t>
      </w:r>
      <w:r>
        <w:rPr>
          <w:color w:val="231F20"/>
          <w:spacing w:val="-2"/>
        </w:rPr>
        <w:t>身份，或該員需要繼續接受一段指定時間進行修復才可再申請。</w:t>
      </w:r>
    </w:p>
    <w:p w14:paraId="23C3CCF7" w14:textId="77777777" w:rsidR="003345E9" w:rsidRDefault="007169A0">
      <w:pPr>
        <w:pStyle w:val="a3"/>
        <w:spacing w:before="2" w:line="206" w:lineRule="auto"/>
        <w:ind w:left="119" w:right="109" w:firstLine="408"/>
        <w:jc w:val="both"/>
      </w:pPr>
      <w:r>
        <w:rPr>
          <w:color w:val="231F20"/>
          <w:spacing w:val="4"/>
          <w:w w:val="102"/>
        </w:rPr>
        <w:t>若修復小組認為認組已盡力而受懲戒的教牧未能申請恢復優良身</w:t>
      </w:r>
      <w:r>
        <w:rPr>
          <w:color w:val="231F20"/>
          <w:spacing w:val="2"/>
          <w:w w:val="102"/>
        </w:rPr>
        <w:t>份，該員將繼續為受懲戒的教牧，直到下列行動</w:t>
      </w:r>
      <w:r>
        <w:rPr>
          <w:color w:val="231F20"/>
          <w:spacing w:val="1"/>
        </w:rPr>
        <w:t xml:space="preserve"> </w:t>
      </w:r>
      <w:r>
        <w:rPr>
          <w:color w:val="231F20"/>
          <w:w w:val="102"/>
        </w:rPr>
        <w:t>:1)</w:t>
      </w:r>
      <w:r>
        <w:rPr>
          <w:color w:val="231F20"/>
          <w:spacing w:val="1"/>
        </w:rPr>
        <w:t xml:space="preserve"> </w:t>
      </w:r>
      <w:r>
        <w:rPr>
          <w:color w:val="231F20"/>
          <w:spacing w:val="7"/>
          <w:w w:val="102"/>
        </w:rPr>
        <w:t>該員被解除宣聖</w:t>
      </w:r>
    </w:p>
    <w:p w14:paraId="299AD827" w14:textId="77777777" w:rsidR="003345E9" w:rsidRDefault="007169A0">
      <w:pPr>
        <w:pStyle w:val="a3"/>
        <w:spacing w:line="204" w:lineRule="auto"/>
        <w:ind w:left="119" w:right="112"/>
        <w:jc w:val="both"/>
        <w:rPr>
          <w:rFonts w:ascii="Noto Sans TC" w:eastAsia="Noto Sans TC"/>
        </w:rPr>
      </w:pPr>
      <w:r>
        <w:rPr>
          <w:color w:val="231F20"/>
          <w:spacing w:val="5"/>
          <w:w w:val="102"/>
        </w:rPr>
        <w:t>會的會員和教牧資格</w:t>
      </w:r>
      <w:r>
        <w:rPr>
          <w:color w:val="231F20"/>
          <w:spacing w:val="1"/>
        </w:rPr>
        <w:t xml:space="preserve"> </w:t>
      </w:r>
      <w:r>
        <w:rPr>
          <w:color w:val="231F20"/>
          <w:w w:val="102"/>
        </w:rPr>
        <w:t>;2)</w:t>
      </w:r>
      <w:r>
        <w:rPr>
          <w:color w:val="231F20"/>
          <w:spacing w:val="1"/>
        </w:rPr>
        <w:t xml:space="preserve"> </w:t>
      </w:r>
      <w:r>
        <w:rPr>
          <w:color w:val="231F20"/>
          <w:spacing w:val="4"/>
          <w:w w:val="102"/>
        </w:rPr>
        <w:t>批准該員辭退教牧身份，轉為信徒。若該員</w:t>
      </w:r>
      <w:r>
        <w:rPr>
          <w:color w:val="231F20"/>
          <w:spacing w:val="1"/>
          <w:w w:val="102"/>
        </w:rPr>
        <w:t>辭職時，在修復過程中有顯著的改進和修復，教會應適切地承認和慶</w:t>
      </w:r>
      <w:r>
        <w:rPr>
          <w:color w:val="231F20"/>
          <w:spacing w:val="-12"/>
          <w:w w:val="102"/>
        </w:rPr>
        <w:t>祝該員修復的成果。</w:t>
      </w:r>
      <w:r>
        <w:rPr>
          <w:rFonts w:ascii="Noto Sans TC" w:eastAsia="Noto Sans TC"/>
          <w:color w:val="231F20"/>
          <w:w w:val="102"/>
        </w:rPr>
        <w:t>（531.5，532.10）</w:t>
      </w:r>
    </w:p>
    <w:p w14:paraId="34632164" w14:textId="77777777" w:rsidR="003345E9" w:rsidRDefault="007169A0">
      <w:pPr>
        <w:pStyle w:val="a5"/>
        <w:numPr>
          <w:ilvl w:val="1"/>
          <w:numId w:val="15"/>
        </w:numPr>
        <w:tabs>
          <w:tab w:val="left" w:pos="1192"/>
        </w:tabs>
        <w:spacing w:line="312" w:lineRule="exact"/>
        <w:ind w:left="1192" w:hanging="665"/>
        <w:jc w:val="both"/>
        <w:rPr>
          <w:sz w:val="20"/>
        </w:rPr>
      </w:pPr>
      <w:r>
        <w:rPr>
          <w:b/>
          <w:color w:val="231F20"/>
          <w:sz w:val="20"/>
        </w:rPr>
        <w:t>恢復優良身份之申請</w:t>
      </w:r>
      <w:r>
        <w:rPr>
          <w:color w:val="231F20"/>
          <w:spacing w:val="-1"/>
          <w:sz w:val="20"/>
        </w:rPr>
        <w:t>。被解除神職人員之權利、特權和責</w:t>
      </w:r>
    </w:p>
    <w:p w14:paraId="5A04CF45" w14:textId="77777777" w:rsidR="003345E9" w:rsidRDefault="007169A0">
      <w:pPr>
        <w:pStyle w:val="a3"/>
        <w:spacing w:before="9" w:line="206" w:lineRule="auto"/>
        <w:ind w:left="119" w:right="17"/>
      </w:pPr>
      <w:r>
        <w:rPr>
          <w:color w:val="231F20"/>
          <w:spacing w:val="5"/>
          <w:w w:val="102"/>
        </w:rPr>
        <w:t>任的教牧，可根據</w:t>
      </w:r>
      <w:r>
        <w:rPr>
          <w:color w:val="231F20"/>
          <w:spacing w:val="2"/>
        </w:rPr>
        <w:t xml:space="preserve"> </w:t>
      </w:r>
      <w:r>
        <w:rPr>
          <w:rFonts w:ascii="Noto Sans TC" w:eastAsia="Noto Sans TC"/>
          <w:color w:val="231F20"/>
          <w:w w:val="102"/>
        </w:rPr>
        <w:t>532.7</w:t>
      </w:r>
      <w:r>
        <w:rPr>
          <w:rFonts w:ascii="Noto Sans TC" w:eastAsia="Noto Sans TC"/>
          <w:color w:val="231F20"/>
          <w:spacing w:val="8"/>
        </w:rPr>
        <w:t xml:space="preserve"> </w:t>
      </w:r>
      <w:r>
        <w:rPr>
          <w:color w:val="231F20"/>
          <w:spacing w:val="7"/>
          <w:w w:val="102"/>
        </w:rPr>
        <w:t>之條目要求申請恢復優良身份及領回證書。</w:t>
      </w:r>
      <w:r>
        <w:rPr>
          <w:color w:val="231F20"/>
          <w:spacing w:val="3"/>
          <w:w w:val="102"/>
        </w:rPr>
        <w:t>該申請需於下次年議會開會前六個月交予地區監督。申請也必須與地</w:t>
      </w:r>
      <w:r>
        <w:rPr>
          <w:color w:val="231F20"/>
          <w:w w:val="102"/>
        </w:rPr>
        <w:t>區認同計畫一致。地區監督應在三十天內認可收到申請。</w:t>
      </w:r>
    </w:p>
    <w:p w14:paraId="05907106" w14:textId="77777777" w:rsidR="003345E9" w:rsidRDefault="007169A0">
      <w:pPr>
        <w:pStyle w:val="a5"/>
        <w:numPr>
          <w:ilvl w:val="1"/>
          <w:numId w:val="15"/>
        </w:numPr>
        <w:tabs>
          <w:tab w:val="left" w:pos="1192"/>
        </w:tabs>
        <w:spacing w:line="206" w:lineRule="auto"/>
        <w:ind w:right="113" w:firstLine="407"/>
        <w:jc w:val="both"/>
        <w:rPr>
          <w:sz w:val="20"/>
        </w:rPr>
      </w:pPr>
      <w:r>
        <w:rPr>
          <w:color w:val="231F20"/>
          <w:spacing w:val="1"/>
          <w:w w:val="102"/>
          <w:sz w:val="20"/>
        </w:rPr>
        <w:t>當教牧最少於過去兩年間恆常和積極地參與修復活動，修</w:t>
      </w:r>
      <w:r>
        <w:rPr>
          <w:color w:val="231F20"/>
          <w:spacing w:val="3"/>
          <w:w w:val="102"/>
          <w:sz w:val="20"/>
        </w:rPr>
        <w:t>復小組可以推薦教牧申請恢復優良身份而領回證書。一名教牧若過去</w:t>
      </w:r>
      <w:r>
        <w:rPr>
          <w:color w:val="231F20"/>
          <w:spacing w:val="2"/>
          <w:w w:val="102"/>
          <w:sz w:val="20"/>
        </w:rPr>
        <w:t>四年間認為自己很努力並恆常和積極地參與修復活動，無論修復小組</w:t>
      </w:r>
      <w:r>
        <w:rPr>
          <w:color w:val="231F20"/>
          <w:w w:val="102"/>
          <w:sz w:val="20"/>
        </w:rPr>
        <w:t>是否推薦該員的申請，該員可以自行申請恢復優良身份而領回證書。</w:t>
      </w:r>
    </w:p>
    <w:p w14:paraId="114C9653" w14:textId="77777777" w:rsidR="003345E9" w:rsidRDefault="007169A0">
      <w:pPr>
        <w:pStyle w:val="a3"/>
        <w:spacing w:line="332" w:lineRule="exact"/>
        <w:ind w:left="528"/>
      </w:pPr>
      <w:r>
        <w:rPr>
          <w:color w:val="231F20"/>
          <w:spacing w:val="-1"/>
        </w:rPr>
        <w:t>受懲戒的教牧若從事發開始便接受修復的活動，計算該員何時可</w:t>
      </w:r>
    </w:p>
    <w:p w14:paraId="422FA8E5" w14:textId="77777777" w:rsidR="003345E9" w:rsidRDefault="003345E9">
      <w:pPr>
        <w:pStyle w:val="a3"/>
        <w:spacing w:line="332" w:lineRule="exact"/>
        <w:sectPr w:rsidR="003345E9">
          <w:pgSz w:w="8640" w:h="12960"/>
          <w:pgMar w:top="480" w:right="1080" w:bottom="1180" w:left="1080" w:header="0" w:footer="997" w:gutter="0"/>
          <w:cols w:space="720"/>
        </w:sectPr>
      </w:pPr>
    </w:p>
    <w:p w14:paraId="396F429E" w14:textId="77777777" w:rsidR="003345E9" w:rsidRDefault="007169A0">
      <w:pPr>
        <w:pStyle w:val="a3"/>
        <w:spacing w:before="50"/>
        <w:ind w:left="0"/>
        <w:jc w:val="center"/>
      </w:pPr>
      <w:r>
        <w:rPr>
          <w:color w:val="231F20"/>
          <w:spacing w:val="-5"/>
        </w:rPr>
        <w:lastRenderedPageBreak/>
        <w:t>禮儀</w:t>
      </w:r>
    </w:p>
    <w:p w14:paraId="7C5B70AD" w14:textId="77777777" w:rsidR="003345E9" w:rsidRDefault="007169A0">
      <w:pPr>
        <w:pStyle w:val="a3"/>
        <w:spacing w:before="237" w:line="206" w:lineRule="auto"/>
        <w:ind w:left="119" w:right="112"/>
        <w:jc w:val="both"/>
        <w:rPr>
          <w:rFonts w:ascii="Noto Sans TC" w:eastAsia="Noto Sans TC"/>
        </w:rPr>
      </w:pPr>
      <w:r>
        <w:rPr>
          <w:color w:val="231F20"/>
          <w:spacing w:val="3"/>
          <w:w w:val="102"/>
        </w:rPr>
        <w:t>申請恢復身份的最起碼的時間，由該員與修復小組第一次會面開始起</w:t>
      </w:r>
      <w:r>
        <w:rPr>
          <w:color w:val="231F20"/>
          <w:spacing w:val="-2"/>
          <w:w w:val="102"/>
        </w:rPr>
        <w:t>算，或修復小組被委任之後</w:t>
      </w:r>
      <w:r>
        <w:rPr>
          <w:color w:val="231F20"/>
          <w:spacing w:val="-1"/>
        </w:rPr>
        <w:t xml:space="preserve"> </w:t>
      </w:r>
      <w:r>
        <w:rPr>
          <w:color w:val="231F20"/>
          <w:w w:val="102"/>
        </w:rPr>
        <w:t>60</w:t>
      </w:r>
      <w:r>
        <w:rPr>
          <w:color w:val="231F20"/>
          <w:spacing w:val="-1"/>
        </w:rPr>
        <w:t xml:space="preserve"> </w:t>
      </w:r>
      <w:r>
        <w:rPr>
          <w:color w:val="231F20"/>
          <w:spacing w:val="-2"/>
          <w:w w:val="102"/>
        </w:rPr>
        <w:t>天，兩者最早的一個作準。若教牧拖延</w:t>
      </w:r>
      <w:r>
        <w:rPr>
          <w:color w:val="231F20"/>
          <w:spacing w:val="2"/>
          <w:w w:val="102"/>
        </w:rPr>
        <w:t>或中斷參與修復過程，地區監督與修復小組咨詢後，可自行決定該員</w:t>
      </w:r>
      <w:r>
        <w:rPr>
          <w:color w:val="231F20"/>
          <w:spacing w:val="-6"/>
          <w:w w:val="102"/>
        </w:rPr>
        <w:t>何時可以申請恢復優良身份而領回證書。</w:t>
      </w:r>
      <w:r>
        <w:rPr>
          <w:rFonts w:ascii="Noto Sans TC" w:eastAsia="Noto Sans TC"/>
          <w:color w:val="231F20"/>
          <w:w w:val="102"/>
        </w:rPr>
        <w:t>（530，532.3）</w:t>
      </w:r>
    </w:p>
    <w:p w14:paraId="5AFE8F69" w14:textId="77777777" w:rsidR="003345E9" w:rsidRDefault="007169A0">
      <w:pPr>
        <w:pStyle w:val="a5"/>
        <w:numPr>
          <w:ilvl w:val="1"/>
          <w:numId w:val="15"/>
        </w:numPr>
        <w:tabs>
          <w:tab w:val="left" w:pos="1192"/>
        </w:tabs>
        <w:spacing w:line="206" w:lineRule="auto"/>
        <w:ind w:left="119" w:right="112" w:firstLine="408"/>
        <w:jc w:val="both"/>
        <w:rPr>
          <w:sz w:val="20"/>
        </w:rPr>
      </w:pPr>
      <w:r>
        <w:rPr>
          <w:b/>
          <w:color w:val="231F20"/>
          <w:spacing w:val="1"/>
          <w:w w:val="102"/>
          <w:sz w:val="20"/>
        </w:rPr>
        <w:t>申請恢復優良身份的回應</w:t>
      </w:r>
      <w:r>
        <w:rPr>
          <w:color w:val="231F20"/>
          <w:spacing w:val="2"/>
          <w:w w:val="102"/>
          <w:sz w:val="20"/>
        </w:rPr>
        <w:t>。地區教牧資格審查委員會或地區教牧事工委員會，或地區監督委派的委員會，當審查地區監督所收</w:t>
      </w:r>
      <w:r>
        <w:rPr>
          <w:color w:val="231F20"/>
          <w:w w:val="102"/>
          <w:sz w:val="20"/>
        </w:rPr>
        <w:t>到的恢復優良身份的申請書，並</w:t>
      </w:r>
    </w:p>
    <w:p w14:paraId="72D0A501" w14:textId="77777777" w:rsidR="003345E9" w:rsidRDefault="007169A0">
      <w:pPr>
        <w:pStyle w:val="a3"/>
        <w:tabs>
          <w:tab w:val="left" w:pos="1019"/>
        </w:tabs>
        <w:spacing w:line="306" w:lineRule="exact"/>
        <w:ind w:left="611"/>
      </w:pPr>
      <w:r>
        <w:rPr>
          <w:b/>
          <w:color w:val="231F20"/>
          <w:spacing w:val="-10"/>
        </w:rPr>
        <w:t>➀</w:t>
      </w:r>
      <w:r>
        <w:rPr>
          <w:b/>
          <w:color w:val="231F20"/>
        </w:rPr>
        <w:tab/>
      </w:r>
      <w:r>
        <w:rPr>
          <w:color w:val="231F20"/>
          <w:spacing w:val="-1"/>
        </w:rPr>
        <w:t>審查該申請書合乎所有申請的條件；</w:t>
      </w:r>
    </w:p>
    <w:p w14:paraId="49570CDA" w14:textId="77777777" w:rsidR="003345E9" w:rsidRDefault="007169A0">
      <w:pPr>
        <w:pStyle w:val="a3"/>
        <w:tabs>
          <w:tab w:val="left" w:pos="1019"/>
        </w:tabs>
        <w:spacing w:line="320" w:lineRule="exact"/>
        <w:ind w:left="611"/>
      </w:pPr>
      <w:r>
        <w:rPr>
          <w:b/>
          <w:color w:val="231F20"/>
          <w:spacing w:val="-10"/>
        </w:rPr>
        <w:t>➁</w:t>
      </w:r>
      <w:r>
        <w:rPr>
          <w:b/>
          <w:color w:val="231F20"/>
        </w:rPr>
        <w:tab/>
      </w:r>
      <w:r>
        <w:rPr>
          <w:color w:val="231F20"/>
          <w:spacing w:val="-1"/>
        </w:rPr>
        <w:t>向修復小組索取並評估其推薦；</w:t>
      </w:r>
    </w:p>
    <w:p w14:paraId="2B94D9D8" w14:textId="77777777" w:rsidR="003345E9" w:rsidRDefault="007169A0">
      <w:pPr>
        <w:pStyle w:val="a3"/>
        <w:tabs>
          <w:tab w:val="left" w:pos="1019"/>
        </w:tabs>
        <w:spacing w:line="320" w:lineRule="exact"/>
        <w:ind w:left="611"/>
      </w:pPr>
      <w:r>
        <w:rPr>
          <w:b/>
          <w:color w:val="231F20"/>
          <w:spacing w:val="-10"/>
        </w:rPr>
        <w:t>➂</w:t>
      </w:r>
      <w:r>
        <w:rPr>
          <w:b/>
          <w:color w:val="231F20"/>
        </w:rPr>
        <w:tab/>
      </w:r>
      <w:r>
        <w:rPr>
          <w:color w:val="231F20"/>
          <w:spacing w:val="-1"/>
        </w:rPr>
        <w:t>與教牧和其他有關人等面談；</w:t>
      </w:r>
    </w:p>
    <w:p w14:paraId="0875F45C" w14:textId="77777777" w:rsidR="003345E9" w:rsidRDefault="007169A0">
      <w:pPr>
        <w:pStyle w:val="a3"/>
        <w:tabs>
          <w:tab w:val="left" w:pos="1019"/>
        </w:tabs>
        <w:spacing w:before="1" w:line="206" w:lineRule="auto"/>
        <w:ind w:left="527" w:right="115" w:firstLine="84"/>
      </w:pPr>
      <w:r>
        <w:rPr>
          <w:b/>
          <w:color w:val="231F20"/>
          <w:spacing w:val="-10"/>
        </w:rPr>
        <w:t>➃</w:t>
      </w:r>
      <w:r>
        <w:rPr>
          <w:b/>
          <w:color w:val="231F20"/>
        </w:rPr>
        <w:tab/>
      </w:r>
      <w:r>
        <w:rPr>
          <w:color w:val="231F20"/>
          <w:spacing w:val="-2"/>
        </w:rPr>
        <w:t>判定是否推薦該員恢復其權利、特權和責任並領回證書。</w:t>
      </w:r>
      <w:r>
        <w:rPr>
          <w:color w:val="231F20"/>
          <w:spacing w:val="80"/>
        </w:rPr>
        <w:t xml:space="preserve">  </w:t>
      </w:r>
      <w:r>
        <w:rPr>
          <w:color w:val="231F20"/>
        </w:rPr>
        <w:t>若教牧於地區年議會開會前</w:t>
      </w:r>
      <w:r>
        <w:rPr>
          <w:color w:val="231F20"/>
          <w:spacing w:val="73"/>
          <w:w w:val="150"/>
        </w:rPr>
        <w:t xml:space="preserve"> </w:t>
      </w:r>
      <w:r>
        <w:rPr>
          <w:color w:val="231F20"/>
        </w:rPr>
        <w:t>180</w:t>
      </w:r>
      <w:r>
        <w:rPr>
          <w:color w:val="231F20"/>
          <w:spacing w:val="74"/>
          <w:w w:val="150"/>
        </w:rPr>
        <w:t xml:space="preserve"> </w:t>
      </w:r>
      <w:r>
        <w:rPr>
          <w:color w:val="231F20"/>
          <w:spacing w:val="-1"/>
        </w:rPr>
        <w:t>日申請，有關審核和推薦應於年</w:t>
      </w:r>
    </w:p>
    <w:p w14:paraId="302C2C70" w14:textId="77777777" w:rsidR="003345E9" w:rsidRDefault="007169A0">
      <w:pPr>
        <w:pStyle w:val="a3"/>
        <w:spacing w:line="204" w:lineRule="auto"/>
        <w:ind w:left="119" w:right="16"/>
        <w:rPr>
          <w:rFonts w:ascii="Noto Sans TC" w:eastAsia="Noto Sans TC"/>
        </w:rPr>
      </w:pPr>
      <w:r>
        <w:rPr>
          <w:color w:val="231F20"/>
          <w:spacing w:val="2"/>
          <w:w w:val="102"/>
        </w:rPr>
        <w:t>議會前完成。若教牧繳回證書是出於性行為的失德，申請該員恢復其</w:t>
      </w:r>
      <w:r>
        <w:rPr>
          <w:color w:val="231F20"/>
          <w:spacing w:val="1"/>
          <w:w w:val="102"/>
        </w:rPr>
        <w:t>權利、特權和責任需要地區指導委員會三份二票數通過。推薦該員申請恢復優良身份的文件需於該員最後一次申請之後一年之內送呈總監</w:t>
      </w:r>
      <w:r>
        <w:rPr>
          <w:color w:val="231F20"/>
          <w:spacing w:val="-14"/>
          <w:w w:val="102"/>
        </w:rPr>
        <w:t>督會。任何對時間限制的例外，需主管區總監督事先書面同意</w:t>
      </w:r>
      <w:r>
        <w:rPr>
          <w:color w:val="231F20"/>
          <w:spacing w:val="-144"/>
          <w:w w:val="102"/>
        </w:rPr>
        <w:t>。</w:t>
      </w:r>
      <w:r>
        <w:rPr>
          <w:rFonts w:ascii="Noto Sans TC" w:eastAsia="Noto Sans TC"/>
          <w:color w:val="231F20"/>
          <w:spacing w:val="-3"/>
          <w:w w:val="102"/>
        </w:rPr>
        <w:t>（532.2，</w:t>
      </w:r>
      <w:r>
        <w:rPr>
          <w:rFonts w:ascii="Noto Sans TC" w:eastAsia="Noto Sans TC"/>
          <w:color w:val="231F20"/>
          <w:w w:val="102"/>
        </w:rPr>
        <w:t xml:space="preserve"> 532.3，532.6，532.7，532.13）</w:t>
      </w:r>
    </w:p>
    <w:p w14:paraId="29B19550" w14:textId="77777777" w:rsidR="003345E9" w:rsidRDefault="007169A0">
      <w:pPr>
        <w:pStyle w:val="a5"/>
        <w:numPr>
          <w:ilvl w:val="1"/>
          <w:numId w:val="15"/>
        </w:numPr>
        <w:tabs>
          <w:tab w:val="left" w:pos="1192"/>
        </w:tabs>
        <w:spacing w:before="6" w:line="204" w:lineRule="auto"/>
        <w:ind w:left="119" w:right="112" w:firstLine="408"/>
        <w:jc w:val="both"/>
        <w:rPr>
          <w:rFonts w:ascii="Noto Sans TC" w:eastAsia="Noto Sans TC"/>
          <w:sz w:val="20"/>
        </w:rPr>
      </w:pPr>
      <w:r>
        <w:rPr>
          <w:color w:val="231F20"/>
          <w:spacing w:val="1"/>
          <w:w w:val="102"/>
          <w:sz w:val="20"/>
        </w:rPr>
        <w:t>當任何人與未成年的青少年發生性行為，該員永遠失去恢</w:t>
      </w:r>
      <w:r>
        <w:rPr>
          <w:color w:val="231F20"/>
          <w:spacing w:val="2"/>
          <w:w w:val="102"/>
          <w:sz w:val="20"/>
        </w:rPr>
        <w:t>復教牧優良身份的資格、或被許可領取任何傳道資格、帶領未成年青</w:t>
      </w:r>
      <w:r>
        <w:rPr>
          <w:color w:val="231F20"/>
          <w:w w:val="102"/>
          <w:sz w:val="20"/>
        </w:rPr>
        <w:t>少年的活動、被選或被委任在地方教會擔任領導角色。未成年青少年是指未滿</w:t>
      </w:r>
      <w:r>
        <w:rPr>
          <w:color w:val="231F20"/>
          <w:sz w:val="20"/>
        </w:rPr>
        <w:t xml:space="preserve"> </w:t>
      </w:r>
      <w:r>
        <w:rPr>
          <w:color w:val="231F20"/>
          <w:spacing w:val="-1"/>
          <w:w w:val="102"/>
          <w:sz w:val="20"/>
        </w:rPr>
        <w:t>1</w:t>
      </w:r>
      <w:r>
        <w:rPr>
          <w:color w:val="231F20"/>
          <w:w w:val="102"/>
          <w:sz w:val="20"/>
        </w:rPr>
        <w:t>8</w:t>
      </w:r>
      <w:r>
        <w:rPr>
          <w:color w:val="231F20"/>
          <w:sz w:val="20"/>
        </w:rPr>
        <w:t xml:space="preserve"> </w:t>
      </w:r>
      <w:r>
        <w:rPr>
          <w:color w:val="231F20"/>
          <w:spacing w:val="-5"/>
          <w:w w:val="102"/>
          <w:sz w:val="20"/>
        </w:rPr>
        <w:t>歲或當地政府界定為更高的年齡。</w:t>
      </w:r>
      <w:r>
        <w:rPr>
          <w:rFonts w:ascii="Noto Sans TC" w:eastAsia="Noto Sans TC"/>
          <w:color w:val="231F20"/>
          <w:w w:val="102"/>
          <w:sz w:val="20"/>
        </w:rPr>
        <w:t>（139.30，600，606.1</w:t>
      </w:r>
    </w:p>
    <w:p w14:paraId="1CB9E2A0" w14:textId="77777777" w:rsidR="003345E9" w:rsidRDefault="007169A0">
      <w:pPr>
        <w:pStyle w:val="a3"/>
        <w:spacing w:line="314" w:lineRule="exact"/>
        <w:ind w:left="119"/>
        <w:rPr>
          <w:rFonts w:ascii="Noto Sans TC" w:eastAsia="Noto Sans TC"/>
        </w:rPr>
      </w:pPr>
      <w:r>
        <w:rPr>
          <w:rFonts w:ascii="Noto Sans TC" w:eastAsia="Noto Sans TC"/>
          <w:color w:val="231F20"/>
        </w:rPr>
        <w:t>~</w:t>
      </w:r>
      <w:r>
        <w:rPr>
          <w:rFonts w:ascii="Noto Sans TC" w:eastAsia="Noto Sans TC"/>
          <w:color w:val="231F20"/>
          <w:spacing w:val="51"/>
        </w:rPr>
        <w:t xml:space="preserve"> </w:t>
      </w:r>
      <w:r>
        <w:rPr>
          <w:rFonts w:ascii="Noto Sans TC" w:eastAsia="Noto Sans TC"/>
          <w:color w:val="231F20"/>
        </w:rPr>
        <w:t>606.2，606.5，606.11</w:t>
      </w:r>
      <w:r>
        <w:rPr>
          <w:rFonts w:ascii="Noto Sans TC" w:eastAsia="Noto Sans TC"/>
          <w:color w:val="231F20"/>
          <w:spacing w:val="51"/>
        </w:rPr>
        <w:t xml:space="preserve"> </w:t>
      </w:r>
      <w:r>
        <w:rPr>
          <w:rFonts w:ascii="Noto Sans TC" w:eastAsia="Noto Sans TC"/>
          <w:color w:val="231F20"/>
        </w:rPr>
        <w:t>～</w:t>
      </w:r>
      <w:r>
        <w:rPr>
          <w:rFonts w:ascii="Noto Sans TC" w:eastAsia="Noto Sans TC"/>
          <w:color w:val="231F20"/>
          <w:spacing w:val="52"/>
        </w:rPr>
        <w:t xml:space="preserve"> </w:t>
      </w:r>
      <w:r>
        <w:rPr>
          <w:rFonts w:ascii="Noto Sans TC" w:eastAsia="Noto Sans TC"/>
          <w:color w:val="231F20"/>
          <w:spacing w:val="-2"/>
        </w:rPr>
        <w:t>606.12，916）</w:t>
      </w:r>
    </w:p>
    <w:p w14:paraId="2237CF52" w14:textId="77777777" w:rsidR="003345E9" w:rsidRDefault="007169A0">
      <w:pPr>
        <w:pStyle w:val="a5"/>
        <w:numPr>
          <w:ilvl w:val="1"/>
          <w:numId w:val="15"/>
        </w:numPr>
        <w:tabs>
          <w:tab w:val="left" w:pos="1313"/>
        </w:tabs>
        <w:spacing w:before="8" w:line="206" w:lineRule="auto"/>
        <w:ind w:left="119" w:right="17" w:firstLine="408"/>
        <w:rPr>
          <w:sz w:val="20"/>
        </w:rPr>
      </w:pPr>
      <w:r>
        <w:rPr>
          <w:color w:val="231F20"/>
          <w:spacing w:val="5"/>
          <w:w w:val="102"/>
          <w:sz w:val="20"/>
        </w:rPr>
        <w:t>若地區教牧資格審查委員會或地區教牧事工委員會，或地區監督委派的委員會，當審查按時所收到恢復優良身份的申請書，</w:t>
      </w:r>
      <w:r>
        <w:rPr>
          <w:color w:val="231F20"/>
          <w:w w:val="102"/>
          <w:sz w:val="20"/>
        </w:rPr>
        <w:t>可向地區監督和地區委派的有關委員會推薦下列任何一項</w:t>
      </w:r>
      <w:r>
        <w:rPr>
          <w:color w:val="231F20"/>
          <w:spacing w:val="1"/>
          <w:sz w:val="20"/>
        </w:rPr>
        <w:t xml:space="preserve"> </w:t>
      </w:r>
      <w:r>
        <w:rPr>
          <w:color w:val="231F20"/>
          <w:w w:val="102"/>
          <w:sz w:val="20"/>
        </w:rPr>
        <w:t>:</w:t>
      </w:r>
    </w:p>
    <w:p w14:paraId="5219434C" w14:textId="77777777" w:rsidR="003345E9" w:rsidRDefault="007169A0">
      <w:pPr>
        <w:pStyle w:val="a3"/>
        <w:tabs>
          <w:tab w:val="left" w:pos="1019"/>
        </w:tabs>
        <w:spacing w:line="306" w:lineRule="exact"/>
        <w:ind w:left="611"/>
      </w:pPr>
      <w:r>
        <w:rPr>
          <w:b/>
          <w:color w:val="231F20"/>
          <w:spacing w:val="-10"/>
        </w:rPr>
        <w:t>➀</w:t>
      </w:r>
      <w:r>
        <w:rPr>
          <w:b/>
          <w:color w:val="231F20"/>
        </w:rPr>
        <w:tab/>
      </w:r>
      <w:r>
        <w:rPr>
          <w:color w:val="231F20"/>
          <w:spacing w:val="-1"/>
        </w:rPr>
        <w:t>該教牧可恢復優良身份和領回證書；</w:t>
      </w:r>
    </w:p>
    <w:p w14:paraId="2E379187" w14:textId="77777777" w:rsidR="003345E9" w:rsidRDefault="007169A0">
      <w:pPr>
        <w:pStyle w:val="a3"/>
        <w:tabs>
          <w:tab w:val="left" w:pos="1019"/>
        </w:tabs>
        <w:spacing w:before="10" w:line="206" w:lineRule="auto"/>
        <w:ind w:left="1019" w:right="108" w:hanging="408"/>
      </w:pPr>
      <w:r>
        <w:rPr>
          <w:b/>
          <w:color w:val="231F20"/>
          <w:spacing w:val="-10"/>
        </w:rPr>
        <w:t>➁</w:t>
      </w:r>
      <w:r>
        <w:rPr>
          <w:b/>
          <w:color w:val="231F20"/>
        </w:rPr>
        <w:tab/>
      </w:r>
      <w:r>
        <w:rPr>
          <w:color w:val="231F20"/>
          <w:spacing w:val="7"/>
        </w:rPr>
        <w:t>該員需繼續一段特定時間的修復過程方可重新申請恢復資</w:t>
      </w:r>
      <w:r>
        <w:rPr>
          <w:color w:val="231F20"/>
          <w:spacing w:val="-6"/>
        </w:rPr>
        <w:t>格；</w:t>
      </w:r>
    </w:p>
    <w:p w14:paraId="24D6B67F" w14:textId="77777777" w:rsidR="003345E9" w:rsidRDefault="007169A0">
      <w:pPr>
        <w:pStyle w:val="a3"/>
        <w:tabs>
          <w:tab w:val="left" w:pos="1019"/>
        </w:tabs>
        <w:spacing w:line="206" w:lineRule="auto"/>
        <w:ind w:left="1019" w:right="118" w:hanging="408"/>
      </w:pPr>
      <w:r>
        <w:rPr>
          <w:b/>
          <w:color w:val="231F20"/>
          <w:spacing w:val="-10"/>
        </w:rPr>
        <w:t>➂</w:t>
      </w:r>
      <w:r>
        <w:rPr>
          <w:b/>
          <w:color w:val="231F20"/>
        </w:rPr>
        <w:tab/>
      </w:r>
      <w:r>
        <w:rPr>
          <w:color w:val="231F20"/>
          <w:spacing w:val="-2"/>
        </w:rPr>
        <w:t>恢復時間需延長並需要修訂修復程序（如監督該員重啟其事</w:t>
      </w:r>
      <w:r>
        <w:rPr>
          <w:color w:val="231F20"/>
          <w:spacing w:val="-5"/>
        </w:rPr>
        <w:t>奉、重組修復小組 、處理個人、婚姻或家庭的困難。</w:t>
      </w:r>
      <w:r>
        <w:rPr>
          <w:color w:val="231F20"/>
          <w:spacing w:val="-102"/>
        </w:rPr>
        <w:t>）</w:t>
      </w:r>
      <w:r>
        <w:rPr>
          <w:color w:val="231F20"/>
        </w:rPr>
        <w:t>；</w:t>
      </w:r>
    </w:p>
    <w:p w14:paraId="5C23E06E" w14:textId="77777777" w:rsidR="003345E9" w:rsidRDefault="007169A0">
      <w:pPr>
        <w:pStyle w:val="a3"/>
        <w:tabs>
          <w:tab w:val="left" w:pos="1019"/>
        </w:tabs>
        <w:spacing w:line="308" w:lineRule="exact"/>
        <w:ind w:left="611"/>
      </w:pPr>
      <w:r>
        <w:rPr>
          <w:b/>
          <w:color w:val="231F20"/>
          <w:spacing w:val="-10"/>
        </w:rPr>
        <w:t>➃</w:t>
      </w:r>
      <w:r>
        <w:rPr>
          <w:b/>
          <w:color w:val="231F20"/>
        </w:rPr>
        <w:tab/>
      </w:r>
      <w:r>
        <w:rPr>
          <w:color w:val="231F20"/>
          <w:spacing w:val="-2"/>
        </w:rPr>
        <w:t>該員繼續受懲戒；</w:t>
      </w:r>
    </w:p>
    <w:p w14:paraId="6765C1F0" w14:textId="77777777" w:rsidR="003345E9" w:rsidRDefault="007169A0">
      <w:pPr>
        <w:pStyle w:val="a3"/>
        <w:tabs>
          <w:tab w:val="left" w:pos="1019"/>
        </w:tabs>
        <w:spacing w:line="347" w:lineRule="exact"/>
        <w:ind w:left="611"/>
      </w:pPr>
      <w:r>
        <w:rPr>
          <w:b/>
          <w:color w:val="231F20"/>
          <w:spacing w:val="-10"/>
        </w:rPr>
        <w:t>➄</w:t>
      </w:r>
      <w:r>
        <w:rPr>
          <w:b/>
          <w:color w:val="231F20"/>
        </w:rPr>
        <w:tab/>
      </w:r>
      <w:r>
        <w:rPr>
          <w:color w:val="231F20"/>
          <w:spacing w:val="-1"/>
        </w:rPr>
        <w:t>該員不能恢復優良身份，但肯定和慶祝其修復時的進展，並</w:t>
      </w:r>
    </w:p>
    <w:p w14:paraId="45CDF632" w14:textId="77777777" w:rsidR="003345E9" w:rsidRDefault="003345E9">
      <w:pPr>
        <w:pStyle w:val="a3"/>
        <w:spacing w:line="347" w:lineRule="exact"/>
        <w:sectPr w:rsidR="003345E9">
          <w:pgSz w:w="8640" w:h="12960"/>
          <w:pgMar w:top="480" w:right="1080" w:bottom="1180" w:left="1080" w:header="0" w:footer="997" w:gutter="0"/>
          <w:cols w:space="720"/>
        </w:sectPr>
      </w:pPr>
    </w:p>
    <w:p w14:paraId="096AA61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B73B173" w14:textId="77777777" w:rsidR="003345E9" w:rsidRDefault="007169A0">
      <w:pPr>
        <w:pStyle w:val="a3"/>
        <w:spacing w:before="201" w:line="343" w:lineRule="exact"/>
        <w:ind w:left="1019"/>
      </w:pPr>
      <w:r>
        <w:rPr>
          <w:color w:val="231F20"/>
          <w:spacing w:val="-2"/>
        </w:rPr>
        <w:t>允許該員辭職；</w:t>
      </w:r>
    </w:p>
    <w:p w14:paraId="006B7FD8" w14:textId="77777777" w:rsidR="003345E9" w:rsidRDefault="007169A0">
      <w:pPr>
        <w:pStyle w:val="a3"/>
        <w:tabs>
          <w:tab w:val="left" w:pos="1019"/>
        </w:tabs>
        <w:spacing w:before="15" w:line="204" w:lineRule="auto"/>
        <w:ind w:left="1019" w:right="16" w:hanging="408"/>
        <w:rPr>
          <w:rFonts w:ascii="Noto Sans TC" w:eastAsia="Noto Sans TC" w:hAnsi="Noto Sans TC"/>
        </w:rPr>
      </w:pPr>
      <w:r>
        <w:rPr>
          <w:b/>
          <w:color w:val="231F20"/>
          <w:spacing w:val="-10"/>
        </w:rPr>
        <w:t>➅</w:t>
      </w:r>
      <w:r>
        <w:rPr>
          <w:b/>
          <w:color w:val="231F20"/>
        </w:rPr>
        <w:tab/>
      </w:r>
      <w:r>
        <w:rPr>
          <w:color w:val="231F20"/>
          <w:spacing w:val="36"/>
        </w:rPr>
        <w:t>解除該員宣聖會的會友和教牧身 份</w:t>
      </w:r>
      <w:r>
        <w:rPr>
          <w:color w:val="231F20"/>
          <w:spacing w:val="-102"/>
        </w:rPr>
        <w:t>。</w:t>
      </w:r>
      <w:r>
        <w:rPr>
          <w:rFonts w:ascii="Noto Sans TC" w:eastAsia="Noto Sans TC" w:hAnsi="Noto Sans TC"/>
          <w:color w:val="231F20"/>
        </w:rPr>
        <w:t xml:space="preserve">（531.5，532.7， </w:t>
      </w:r>
      <w:r>
        <w:rPr>
          <w:rFonts w:ascii="Noto Sans TC" w:eastAsia="Noto Sans TC" w:hAnsi="Noto Sans TC"/>
          <w:color w:val="231F20"/>
          <w:spacing w:val="-2"/>
        </w:rPr>
        <w:t>532.13）</w:t>
      </w:r>
    </w:p>
    <w:p w14:paraId="371426A2" w14:textId="77777777" w:rsidR="003345E9" w:rsidRDefault="007169A0">
      <w:pPr>
        <w:pStyle w:val="a5"/>
        <w:numPr>
          <w:ilvl w:val="1"/>
          <w:numId w:val="15"/>
        </w:numPr>
        <w:tabs>
          <w:tab w:val="left" w:pos="1313"/>
        </w:tabs>
        <w:spacing w:line="204" w:lineRule="auto"/>
        <w:ind w:left="119" w:right="112" w:firstLine="408"/>
        <w:jc w:val="both"/>
        <w:rPr>
          <w:rFonts w:ascii="Noto Sans TC" w:eastAsia="Noto Sans TC"/>
          <w:sz w:val="20"/>
        </w:rPr>
      </w:pPr>
      <w:r>
        <w:rPr>
          <w:color w:val="231F20"/>
          <w:spacing w:val="5"/>
          <w:w w:val="102"/>
          <w:sz w:val="20"/>
        </w:rPr>
        <w:t>若受懲戒教牧申請恢復優良身份兩次都不成功，可向總</w:t>
      </w:r>
      <w:r>
        <w:rPr>
          <w:color w:val="231F20"/>
          <w:spacing w:val="3"/>
          <w:w w:val="102"/>
          <w:sz w:val="20"/>
        </w:rPr>
        <w:t>總監督會申請將修復過程換至另一個地區。若第三次申請恢復優良身</w:t>
      </w:r>
      <w:r>
        <w:rPr>
          <w:color w:val="231F20"/>
          <w:spacing w:val="1"/>
          <w:w w:val="102"/>
          <w:sz w:val="20"/>
        </w:rPr>
        <w:t>份並重得權利、特權和責任仍被拒，教牧在地區指導委員會同意下可</w:t>
      </w:r>
      <w:r>
        <w:rPr>
          <w:color w:val="231F20"/>
          <w:spacing w:val="-17"/>
          <w:w w:val="102"/>
          <w:sz w:val="20"/>
        </w:rPr>
        <w:t>成本會信徒。</w:t>
      </w:r>
      <w:r>
        <w:rPr>
          <w:rFonts w:ascii="Noto Sans TC" w:eastAsia="Noto Sans TC"/>
          <w:color w:val="231F20"/>
          <w:w w:val="102"/>
          <w:sz w:val="20"/>
        </w:rPr>
        <w:t>（530.13，531.6，532.12）</w:t>
      </w:r>
    </w:p>
    <w:p w14:paraId="1B1AF24A" w14:textId="77777777" w:rsidR="003345E9" w:rsidRDefault="007169A0">
      <w:pPr>
        <w:pStyle w:val="a5"/>
        <w:numPr>
          <w:ilvl w:val="1"/>
          <w:numId w:val="15"/>
        </w:numPr>
        <w:tabs>
          <w:tab w:val="left" w:pos="1313"/>
        </w:tabs>
        <w:spacing w:before="5" w:line="204" w:lineRule="auto"/>
        <w:ind w:left="119" w:right="16" w:firstLine="408"/>
        <w:jc w:val="both"/>
        <w:rPr>
          <w:rFonts w:ascii="Noto Sans TC" w:eastAsia="Noto Sans TC"/>
          <w:sz w:val="20"/>
        </w:rPr>
      </w:pPr>
      <w:r>
        <w:rPr>
          <w:b/>
          <w:color w:val="231F20"/>
          <w:spacing w:val="5"/>
          <w:w w:val="102"/>
          <w:sz w:val="20"/>
        </w:rPr>
        <w:t>主管權變更</w:t>
      </w:r>
      <w:r>
        <w:rPr>
          <w:color w:val="231F20"/>
          <w:spacing w:val="6"/>
          <w:w w:val="102"/>
          <w:sz w:val="20"/>
        </w:rPr>
        <w:t>。經變更地區監督、變更地區指導委員會和</w:t>
      </w:r>
      <w:r>
        <w:rPr>
          <w:color w:val="231F20"/>
          <w:spacing w:val="1"/>
          <w:w w:val="102"/>
          <w:sz w:val="20"/>
        </w:rPr>
        <w:t>接收地區監督、接收地區指導委員會之認可，任何證書存檔、失德之</w:t>
      </w:r>
      <w:r>
        <w:rPr>
          <w:color w:val="231F20"/>
          <w:w w:val="102"/>
          <w:sz w:val="20"/>
        </w:rPr>
        <w:t>教牧可以變更其主管權。一旦主管權變更完畢，接收地區有權在有關資格恢復過程中的各項事宜上謹慎行動。針對失德教牧人員之主管權</w:t>
      </w:r>
      <w:r>
        <w:rPr>
          <w:color w:val="231F20"/>
          <w:spacing w:val="6"/>
          <w:w w:val="102"/>
          <w:sz w:val="20"/>
        </w:rPr>
        <w:t>變更，</w:t>
      </w:r>
      <w:r>
        <w:rPr>
          <w:color w:val="231F20"/>
          <w:spacing w:val="-31"/>
          <w:sz w:val="20"/>
        </w:rPr>
        <w:t xml:space="preserve"> </w:t>
      </w:r>
      <w:r>
        <w:rPr>
          <w:color w:val="231F20"/>
          <w:spacing w:val="19"/>
          <w:w w:val="102"/>
          <w:sz w:val="20"/>
        </w:rPr>
        <w:t>不要求接收地區核准資格之恢復</w:t>
      </w:r>
      <w:r>
        <w:rPr>
          <w:color w:val="231F20"/>
          <w:spacing w:val="-104"/>
          <w:w w:val="102"/>
          <w:sz w:val="20"/>
        </w:rPr>
        <w:t>。</w:t>
      </w:r>
      <w:r>
        <w:rPr>
          <w:rFonts w:ascii="Noto Sans TC" w:eastAsia="Noto Sans TC"/>
          <w:color w:val="231F20"/>
          <w:spacing w:val="-1"/>
          <w:w w:val="102"/>
          <w:sz w:val="20"/>
        </w:rPr>
        <w:t>（532.2，532.8，532.10，</w:t>
      </w:r>
      <w:r>
        <w:rPr>
          <w:rFonts w:ascii="Noto Sans TC" w:eastAsia="Noto Sans TC"/>
          <w:color w:val="231F20"/>
          <w:w w:val="102"/>
          <w:sz w:val="20"/>
        </w:rPr>
        <w:t xml:space="preserve"> 532.13）</w:t>
      </w:r>
    </w:p>
    <w:p w14:paraId="73CDD33A" w14:textId="77777777" w:rsidR="003345E9" w:rsidRDefault="007169A0">
      <w:pPr>
        <w:pStyle w:val="a5"/>
        <w:numPr>
          <w:ilvl w:val="1"/>
          <w:numId w:val="15"/>
        </w:numPr>
        <w:tabs>
          <w:tab w:val="left" w:pos="1313"/>
        </w:tabs>
        <w:spacing w:before="5" w:line="206" w:lineRule="auto"/>
        <w:ind w:right="15" w:firstLine="407"/>
        <w:rPr>
          <w:sz w:val="20"/>
        </w:rPr>
      </w:pPr>
      <w:r>
        <w:rPr>
          <w:b/>
          <w:color w:val="231F20"/>
          <w:spacing w:val="5"/>
          <w:w w:val="102"/>
          <w:sz w:val="20"/>
        </w:rPr>
        <w:t>恢復神職人員的權利、特權和責任</w:t>
      </w:r>
      <w:r>
        <w:rPr>
          <w:color w:val="231F20"/>
          <w:spacing w:val="7"/>
          <w:w w:val="102"/>
          <w:sz w:val="20"/>
        </w:rPr>
        <w:t>。一個失去優良身份</w:t>
      </w:r>
      <w:r>
        <w:rPr>
          <w:color w:val="231F20"/>
          <w:spacing w:val="-11"/>
          <w:w w:val="102"/>
          <w:sz w:val="20"/>
        </w:rPr>
        <w:t>的神職人員申請恢復優良身份得到肯定，可以恢復其權利、特權和責任，</w:t>
      </w:r>
      <w:r>
        <w:rPr>
          <w:color w:val="231F20"/>
          <w:w w:val="102"/>
          <w:sz w:val="20"/>
        </w:rPr>
        <w:t>可經由下列程序恢復其優良身份及其資格證書：</w:t>
      </w:r>
    </w:p>
    <w:p w14:paraId="3A2D49D0" w14:textId="77777777" w:rsidR="003345E9" w:rsidRDefault="007169A0">
      <w:pPr>
        <w:pStyle w:val="a3"/>
        <w:tabs>
          <w:tab w:val="left" w:pos="1020"/>
        </w:tabs>
        <w:spacing w:line="306" w:lineRule="exact"/>
        <w:ind w:left="612"/>
      </w:pPr>
      <w:r>
        <w:rPr>
          <w:b/>
          <w:color w:val="231F20"/>
          <w:spacing w:val="-10"/>
        </w:rPr>
        <w:t>➀</w:t>
      </w:r>
      <w:r>
        <w:rPr>
          <w:b/>
          <w:color w:val="231F20"/>
        </w:rPr>
        <w:tab/>
      </w:r>
      <w:r>
        <w:rPr>
          <w:color w:val="231F20"/>
          <w:spacing w:val="-2"/>
        </w:rPr>
        <w:t>地區監督的核准。</w:t>
      </w:r>
    </w:p>
    <w:p w14:paraId="76758035" w14:textId="77777777" w:rsidR="003345E9" w:rsidRDefault="007169A0">
      <w:pPr>
        <w:pStyle w:val="a3"/>
        <w:tabs>
          <w:tab w:val="left" w:pos="1020"/>
        </w:tabs>
        <w:spacing w:line="320" w:lineRule="exact"/>
        <w:ind w:left="612"/>
      </w:pPr>
      <w:r>
        <w:rPr>
          <w:b/>
          <w:color w:val="231F20"/>
          <w:spacing w:val="-10"/>
        </w:rPr>
        <w:t>➁</w:t>
      </w:r>
      <w:r>
        <w:rPr>
          <w:b/>
          <w:color w:val="231F20"/>
        </w:rPr>
        <w:tab/>
      </w:r>
      <w:r>
        <w:rPr>
          <w:color w:val="231F20"/>
          <w:spacing w:val="-1"/>
        </w:rPr>
        <w:t>地區教牧資格審查委員會或地區教牧事工委員會的核准。</w:t>
      </w:r>
    </w:p>
    <w:p w14:paraId="14C474AE" w14:textId="77777777" w:rsidR="003345E9" w:rsidRDefault="007169A0">
      <w:pPr>
        <w:pStyle w:val="a3"/>
        <w:tabs>
          <w:tab w:val="left" w:pos="1020"/>
        </w:tabs>
        <w:spacing w:line="320" w:lineRule="exact"/>
        <w:ind w:left="612"/>
      </w:pPr>
      <w:r>
        <w:rPr>
          <w:b/>
          <w:color w:val="231F20"/>
          <w:spacing w:val="-10"/>
        </w:rPr>
        <w:t>➂</w:t>
      </w:r>
      <w:r>
        <w:rPr>
          <w:b/>
          <w:color w:val="231F20"/>
        </w:rPr>
        <w:tab/>
      </w:r>
      <w:r>
        <w:rPr>
          <w:color w:val="231F20"/>
          <w:spacing w:val="-1"/>
        </w:rPr>
        <w:t>地區指導委員會三份二多數票之核准。</w:t>
      </w:r>
    </w:p>
    <w:p w14:paraId="4FBD01C4" w14:textId="77777777" w:rsidR="003345E9" w:rsidRDefault="007169A0">
      <w:pPr>
        <w:pStyle w:val="a3"/>
        <w:tabs>
          <w:tab w:val="left" w:pos="1020"/>
        </w:tabs>
        <w:spacing w:line="320" w:lineRule="exact"/>
        <w:ind w:left="612"/>
      </w:pPr>
      <w:r>
        <w:rPr>
          <w:b/>
          <w:color w:val="231F20"/>
          <w:spacing w:val="-10"/>
        </w:rPr>
        <w:t>➃</w:t>
      </w:r>
      <w:r>
        <w:rPr>
          <w:b/>
          <w:color w:val="231F20"/>
        </w:rPr>
        <w:tab/>
      </w:r>
      <w:r>
        <w:rPr>
          <w:color w:val="231F20"/>
          <w:spacing w:val="-2"/>
        </w:rPr>
        <w:t>總監督會的核准。</w:t>
      </w:r>
    </w:p>
    <w:p w14:paraId="20F98BC7" w14:textId="77777777" w:rsidR="003345E9" w:rsidRDefault="007169A0">
      <w:pPr>
        <w:pStyle w:val="a3"/>
        <w:tabs>
          <w:tab w:val="left" w:pos="1020"/>
        </w:tabs>
        <w:spacing w:line="319" w:lineRule="exact"/>
        <w:ind w:left="612"/>
      </w:pPr>
      <w:r>
        <w:rPr>
          <w:b/>
          <w:color w:val="231F20"/>
          <w:spacing w:val="-10"/>
        </w:rPr>
        <w:t>➄</w:t>
      </w:r>
      <w:r>
        <w:rPr>
          <w:b/>
          <w:color w:val="231F20"/>
        </w:rPr>
        <w:tab/>
      </w:r>
      <w:r>
        <w:rPr>
          <w:color w:val="231F20"/>
          <w:spacing w:val="-1"/>
        </w:rPr>
        <w:t>歸屬地區之地區年議會有最終裁決權。</w:t>
      </w:r>
    </w:p>
    <w:p w14:paraId="20742763" w14:textId="77777777" w:rsidR="003345E9" w:rsidRDefault="007169A0">
      <w:pPr>
        <w:pStyle w:val="a3"/>
        <w:spacing w:line="349" w:lineRule="exact"/>
        <w:ind w:left="426"/>
        <w:rPr>
          <w:rFonts w:ascii="Noto Sans TC" w:eastAsia="Noto Sans TC"/>
        </w:rPr>
      </w:pPr>
      <w:r>
        <w:rPr>
          <w:rFonts w:ascii="Noto Sans TC" w:eastAsia="Noto Sans TC"/>
          <w:color w:val="231F20"/>
        </w:rPr>
        <w:t>（606.1</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606.2，606.5，606.11</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spacing w:val="-2"/>
        </w:rPr>
        <w:t>606.12）</w:t>
      </w:r>
    </w:p>
    <w:p w14:paraId="2317CF7E" w14:textId="77777777" w:rsidR="003345E9" w:rsidRDefault="003345E9">
      <w:pPr>
        <w:pStyle w:val="a3"/>
        <w:spacing w:line="349" w:lineRule="exact"/>
        <w:rPr>
          <w:rFonts w:ascii="Noto Sans TC" w:eastAsia="Noto Sans TC"/>
        </w:rPr>
        <w:sectPr w:rsidR="003345E9">
          <w:pgSz w:w="8640" w:h="12960"/>
          <w:pgMar w:top="480" w:right="1080" w:bottom="1180" w:left="1080" w:header="0" w:footer="997" w:gutter="0"/>
          <w:cols w:space="720"/>
        </w:sectPr>
      </w:pPr>
    </w:p>
    <w:p w14:paraId="637FD609" w14:textId="77777777" w:rsidR="003345E9" w:rsidRDefault="007169A0">
      <w:pPr>
        <w:pStyle w:val="a3"/>
        <w:spacing w:before="50"/>
        <w:ind w:left="0"/>
        <w:jc w:val="center"/>
      </w:pPr>
      <w:r>
        <w:rPr>
          <w:color w:val="231F20"/>
          <w:spacing w:val="-5"/>
        </w:rPr>
        <w:lastRenderedPageBreak/>
        <w:t>禮儀</w:t>
      </w:r>
    </w:p>
    <w:p w14:paraId="3A42F920"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第七篇</w:t>
      </w:r>
    </w:p>
    <w:p w14:paraId="365C2302" w14:textId="77777777" w:rsidR="003345E9" w:rsidRDefault="007169A0">
      <w:pPr>
        <w:pStyle w:val="1"/>
        <w:spacing w:before="113"/>
      </w:pPr>
      <w:r>
        <w:rPr>
          <w:color w:val="231F20"/>
          <w:spacing w:val="-3"/>
        </w:rPr>
        <w:t>司法行政</w:t>
      </w:r>
    </w:p>
    <w:p w14:paraId="07B7CA2A" w14:textId="77777777" w:rsidR="003345E9" w:rsidRDefault="007169A0">
      <w:pPr>
        <w:spacing w:before="164" w:line="300" w:lineRule="auto"/>
        <w:ind w:left="360" w:right="2039"/>
        <w:rPr>
          <w:b/>
          <w:sz w:val="24"/>
        </w:rPr>
      </w:pPr>
      <w:r>
        <w:rPr>
          <w:b/>
          <w:color w:val="231F20"/>
          <w:spacing w:val="-2"/>
          <w:sz w:val="24"/>
        </w:rPr>
        <w:t>一、懷疑有失德行為之調查和教會懲</w:t>
      </w:r>
      <w:r>
        <w:rPr>
          <w:b/>
          <w:color w:val="231F20"/>
          <w:spacing w:val="-177"/>
          <w:sz w:val="24"/>
        </w:rPr>
        <w:t>戒</w:t>
      </w:r>
      <w:r>
        <w:rPr>
          <w:b/>
          <w:color w:val="231F20"/>
          <w:spacing w:val="-2"/>
          <w:sz w:val="24"/>
        </w:rPr>
        <w:t>二、懷疑有失德行為之回應</w:t>
      </w:r>
    </w:p>
    <w:p w14:paraId="30D356D8" w14:textId="77777777" w:rsidR="003345E9" w:rsidRDefault="007169A0">
      <w:pPr>
        <w:spacing w:line="300" w:lineRule="auto"/>
        <w:ind w:left="360" w:right="1079"/>
        <w:rPr>
          <w:b/>
          <w:sz w:val="24"/>
        </w:rPr>
      </w:pPr>
      <w:r>
        <w:rPr>
          <w:b/>
          <w:color w:val="231F20"/>
          <w:spacing w:val="-2"/>
          <w:sz w:val="24"/>
        </w:rPr>
        <w:t>三、一個位居委託或授權的人對失德行為的回</w:t>
      </w:r>
      <w:r>
        <w:rPr>
          <w:b/>
          <w:color w:val="231F20"/>
          <w:spacing w:val="-175"/>
          <w:sz w:val="24"/>
        </w:rPr>
        <w:t>應</w:t>
      </w:r>
      <w:r>
        <w:rPr>
          <w:b/>
          <w:color w:val="231F20"/>
          <w:spacing w:val="-2"/>
          <w:sz w:val="24"/>
        </w:rPr>
        <w:t>四、信徒懲戒之抗告</w:t>
      </w:r>
    </w:p>
    <w:p w14:paraId="36B76F0A" w14:textId="77777777" w:rsidR="003345E9" w:rsidRDefault="007169A0">
      <w:pPr>
        <w:spacing w:line="300" w:lineRule="auto"/>
        <w:ind w:left="360" w:right="3479"/>
        <w:rPr>
          <w:b/>
          <w:sz w:val="24"/>
        </w:rPr>
      </w:pPr>
      <w:r>
        <w:rPr>
          <w:b/>
          <w:color w:val="231F20"/>
          <w:spacing w:val="-2"/>
          <w:sz w:val="24"/>
        </w:rPr>
        <w:t>五、教牧人員懲戒之抗告六、訴訟程序規則</w:t>
      </w:r>
    </w:p>
    <w:p w14:paraId="362BB2EB" w14:textId="77777777" w:rsidR="003345E9" w:rsidRDefault="007169A0">
      <w:pPr>
        <w:spacing w:line="447" w:lineRule="exact"/>
        <w:ind w:left="360"/>
        <w:rPr>
          <w:b/>
          <w:sz w:val="24"/>
        </w:rPr>
      </w:pPr>
      <w:r>
        <w:rPr>
          <w:b/>
          <w:color w:val="231F20"/>
          <w:spacing w:val="-2"/>
          <w:sz w:val="24"/>
        </w:rPr>
        <w:t>七、地區上訴法庭</w:t>
      </w:r>
    </w:p>
    <w:p w14:paraId="457BA482" w14:textId="77777777" w:rsidR="003345E9" w:rsidRDefault="007169A0">
      <w:pPr>
        <w:spacing w:before="109" w:line="300" w:lineRule="auto"/>
        <w:ind w:left="360" w:right="2759"/>
        <w:jc w:val="both"/>
        <w:rPr>
          <w:b/>
          <w:sz w:val="24"/>
        </w:rPr>
      </w:pPr>
      <w:r>
        <w:rPr>
          <w:b/>
          <w:color w:val="231F20"/>
          <w:spacing w:val="-2"/>
          <w:sz w:val="24"/>
        </w:rPr>
        <w:t>八、區域上訴法庭總會上訴法庭九、總會上訴法庭區域上訴法庭十、權利之保證</w:t>
      </w:r>
    </w:p>
    <w:p w14:paraId="3362DF7A" w14:textId="77777777" w:rsidR="003345E9" w:rsidRDefault="003345E9">
      <w:pPr>
        <w:spacing w:line="300" w:lineRule="auto"/>
        <w:jc w:val="both"/>
        <w:rPr>
          <w:b/>
          <w:sz w:val="24"/>
        </w:rPr>
        <w:sectPr w:rsidR="003345E9">
          <w:pgSz w:w="8640" w:h="12960"/>
          <w:pgMar w:top="480" w:right="1080" w:bottom="1180" w:left="1080" w:header="0" w:footer="997" w:gutter="0"/>
          <w:cols w:space="720"/>
        </w:sectPr>
      </w:pPr>
    </w:p>
    <w:p w14:paraId="73241366" w14:textId="77777777" w:rsidR="003345E9" w:rsidRDefault="007169A0">
      <w:pPr>
        <w:pStyle w:val="1"/>
        <w:spacing w:before="492"/>
      </w:pPr>
      <w:r>
        <w:rPr>
          <w:color w:val="231F20"/>
          <w:spacing w:val="-3"/>
        </w:rPr>
        <w:lastRenderedPageBreak/>
        <w:t>司法行政</w:t>
      </w:r>
    </w:p>
    <w:p w14:paraId="4A092637" w14:textId="77777777" w:rsidR="003345E9" w:rsidRDefault="007169A0">
      <w:pPr>
        <w:pStyle w:val="a3"/>
        <w:spacing w:before="50"/>
        <w:ind w:left="0"/>
      </w:pPr>
      <w:r>
        <w:br w:type="column"/>
      </w:r>
      <w:r>
        <w:rPr>
          <w:color w:val="231F20"/>
          <w:spacing w:val="2"/>
        </w:rPr>
        <w:t xml:space="preserve">教會手冊 </w:t>
      </w:r>
      <w:r>
        <w:rPr>
          <w:color w:val="231F20"/>
        </w:rPr>
        <w:t>2023 年</w:t>
      </w:r>
    </w:p>
    <w:p w14:paraId="5C0BF70D" w14:textId="77777777" w:rsidR="003345E9" w:rsidRDefault="003345E9">
      <w:pPr>
        <w:pStyle w:val="a3"/>
        <w:sectPr w:rsidR="003345E9">
          <w:pgSz w:w="8640" w:h="12960"/>
          <w:pgMar w:top="480" w:right="1080" w:bottom="1180" w:left="1080" w:header="0" w:footer="997" w:gutter="0"/>
          <w:cols w:num="2" w:space="720" w:equalWidth="0">
            <w:col w:w="2449" w:space="3"/>
            <w:col w:w="4028"/>
          </w:cols>
        </w:sectPr>
      </w:pPr>
    </w:p>
    <w:p w14:paraId="52119D37" w14:textId="77777777" w:rsidR="003345E9" w:rsidRDefault="007169A0">
      <w:pPr>
        <w:pStyle w:val="2"/>
        <w:spacing w:before="163"/>
      </w:pPr>
      <w:r>
        <w:rPr>
          <w:color w:val="231F20"/>
          <w:spacing w:val="-1"/>
        </w:rPr>
        <w:t>一、懷疑有失德行為之調查和教會懲戒</w:t>
      </w:r>
    </w:p>
    <w:p w14:paraId="08C92B9D" w14:textId="77777777" w:rsidR="003345E9" w:rsidRDefault="007169A0">
      <w:pPr>
        <w:pStyle w:val="a5"/>
        <w:numPr>
          <w:ilvl w:val="0"/>
          <w:numId w:val="12"/>
        </w:numPr>
        <w:tabs>
          <w:tab w:val="left" w:pos="1005"/>
        </w:tabs>
        <w:spacing w:before="47" w:line="206" w:lineRule="auto"/>
        <w:ind w:right="15" w:firstLine="408"/>
        <w:rPr>
          <w:sz w:val="20"/>
        </w:rPr>
      </w:pPr>
      <w:r>
        <w:rPr>
          <w:color w:val="231F20"/>
          <w:spacing w:val="-5"/>
          <w:w w:val="102"/>
          <w:sz w:val="20"/>
        </w:rPr>
        <w:t>教會懲戒的目的是要維護教會的誠信，保護無辜者不受傷害，</w:t>
      </w:r>
      <w:r>
        <w:rPr>
          <w:color w:val="231F20"/>
          <w:spacing w:val="1"/>
          <w:w w:val="102"/>
          <w:sz w:val="20"/>
        </w:rPr>
        <w:t>保護教會有效的見證，警告並糾正掉以輕心者，帶領罪人得救，復健</w:t>
      </w:r>
      <w:r>
        <w:rPr>
          <w:color w:val="231F20"/>
          <w:w w:val="102"/>
          <w:sz w:val="20"/>
        </w:rPr>
        <w:t>有罪的人，使復健的人恢復有效的事奉，以及保護教會的名聲和資源。</w:t>
      </w:r>
      <w:r>
        <w:rPr>
          <w:color w:val="231F20"/>
          <w:spacing w:val="3"/>
          <w:w w:val="102"/>
          <w:sz w:val="20"/>
        </w:rPr>
        <w:t>違背基督徒品格公約或基督徒行為公約的教會會友，或故意繼續違反</w:t>
      </w:r>
      <w:r>
        <w:rPr>
          <w:color w:val="231F20"/>
          <w:w w:val="102"/>
          <w:sz w:val="20"/>
        </w:rPr>
        <w:t>他們的會友誓約者，應該根據他們犯罪的嚴重性，悲憫忠心地處置之。</w:t>
      </w:r>
      <w:r>
        <w:rPr>
          <w:color w:val="231F20"/>
          <w:spacing w:val="3"/>
          <w:w w:val="102"/>
          <w:sz w:val="20"/>
        </w:rPr>
        <w:t>心靈和生活的聖潔是新約的標準，宣聖會堅持清潔的事工並要求那些</w:t>
      </w:r>
      <w:r>
        <w:rPr>
          <w:color w:val="231F20"/>
          <w:spacing w:val="1"/>
          <w:w w:val="102"/>
          <w:sz w:val="20"/>
        </w:rPr>
        <w:t>持有教牧證書的人在教義上保持正統，在生活上聖潔。因此懲戒的宗</w:t>
      </w:r>
      <w:r>
        <w:rPr>
          <w:color w:val="231F20"/>
          <w:w w:val="102"/>
          <w:sz w:val="20"/>
        </w:rPr>
        <w:t>旨不是為了刑罰或報復，而是要達成上述堅持。懲戒時也要決定受懲戒者在教會的地位和往後與教會的關係。</w:t>
      </w:r>
    </w:p>
    <w:p w14:paraId="289AD757" w14:textId="77777777" w:rsidR="003345E9" w:rsidRDefault="007169A0">
      <w:pPr>
        <w:pStyle w:val="2"/>
        <w:spacing w:before="51"/>
      </w:pPr>
      <w:r>
        <w:rPr>
          <w:color w:val="231F20"/>
          <w:spacing w:val="-1"/>
        </w:rPr>
        <w:t>二、懷疑有失德行為之回應</w:t>
      </w:r>
    </w:p>
    <w:p w14:paraId="5743EC03" w14:textId="77777777" w:rsidR="003345E9" w:rsidRDefault="007169A0">
      <w:pPr>
        <w:pStyle w:val="a5"/>
        <w:numPr>
          <w:ilvl w:val="0"/>
          <w:numId w:val="12"/>
        </w:numPr>
        <w:tabs>
          <w:tab w:val="left" w:pos="1006"/>
        </w:tabs>
        <w:spacing w:before="46" w:line="206" w:lineRule="auto"/>
        <w:ind w:right="110" w:firstLine="408"/>
        <w:jc w:val="both"/>
        <w:rPr>
          <w:sz w:val="20"/>
        </w:rPr>
      </w:pPr>
      <w:r>
        <w:rPr>
          <w:color w:val="231F20"/>
          <w:w w:val="102"/>
          <w:sz w:val="20"/>
        </w:rPr>
        <w:t>一個有權責去處理失德行為的人，任何時候知道一個合情理</w:t>
      </w:r>
      <w:r>
        <w:rPr>
          <w:color w:val="231F20"/>
          <w:spacing w:val="1"/>
          <w:w w:val="102"/>
          <w:sz w:val="20"/>
        </w:rPr>
        <w:t>的指控時，有責任去處理。此外，當一件合情理的資訊可能造成教會</w:t>
      </w:r>
      <w:r>
        <w:rPr>
          <w:color w:val="231F20"/>
          <w:spacing w:val="4"/>
          <w:w w:val="102"/>
          <w:sz w:val="20"/>
        </w:rPr>
        <w:t>名聲受損或會使到失德行為的受害者受到更多傷害</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或教會內一個位</w:t>
      </w:r>
      <w:r>
        <w:rPr>
          <w:color w:val="231F20"/>
          <w:w w:val="102"/>
          <w:sz w:val="20"/>
        </w:rPr>
        <w:t>居信託或權柄的人所做不正當行為會傷害他人時</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皆有責任去處理。</w:t>
      </w:r>
    </w:p>
    <w:p w14:paraId="63C20CE6" w14:textId="77777777" w:rsidR="003345E9" w:rsidRDefault="007169A0">
      <w:pPr>
        <w:pStyle w:val="a5"/>
        <w:numPr>
          <w:ilvl w:val="1"/>
          <w:numId w:val="12"/>
        </w:numPr>
        <w:tabs>
          <w:tab w:val="left" w:pos="1193"/>
        </w:tabs>
        <w:spacing w:line="206" w:lineRule="auto"/>
        <w:ind w:right="113" w:firstLine="408"/>
        <w:jc w:val="both"/>
        <w:rPr>
          <w:sz w:val="20"/>
        </w:rPr>
      </w:pPr>
      <w:r>
        <w:rPr>
          <w:color w:val="231F20"/>
          <w:spacing w:val="1"/>
          <w:w w:val="102"/>
          <w:sz w:val="20"/>
        </w:rPr>
        <w:t>一個無權責去處理失德行為的人，任何時候知道一個合情</w:t>
      </w:r>
      <w:r>
        <w:rPr>
          <w:color w:val="231F20"/>
          <w:spacing w:val="3"/>
          <w:w w:val="102"/>
          <w:sz w:val="20"/>
        </w:rPr>
        <w:t>理的指控，關於一個位居信託或權柄的人之過失行為可能正在教會內</w:t>
      </w:r>
      <w:r>
        <w:rPr>
          <w:color w:val="231F20"/>
          <w:w w:val="102"/>
          <w:sz w:val="20"/>
        </w:rPr>
        <w:t>發生，該人應通知教會有權責去處理失德行為的人知道這項資訊。</w:t>
      </w:r>
    </w:p>
    <w:p w14:paraId="2675BD48" w14:textId="77777777" w:rsidR="003345E9" w:rsidRDefault="007169A0">
      <w:pPr>
        <w:pStyle w:val="a5"/>
        <w:numPr>
          <w:ilvl w:val="1"/>
          <w:numId w:val="12"/>
        </w:numPr>
        <w:tabs>
          <w:tab w:val="left" w:pos="1193"/>
        </w:tabs>
        <w:spacing w:line="204" w:lineRule="auto"/>
        <w:ind w:right="115" w:firstLine="408"/>
        <w:jc w:val="both"/>
        <w:rPr>
          <w:sz w:val="20"/>
        </w:rPr>
      </w:pPr>
      <w:r>
        <w:rPr>
          <w:color w:val="231F20"/>
          <w:spacing w:val="1"/>
          <w:w w:val="102"/>
          <w:sz w:val="20"/>
        </w:rPr>
        <w:t>有權責去處理的人，取決於涉及失德行為者在教會內的身</w:t>
      </w:r>
      <w:r>
        <w:rPr>
          <w:color w:val="231F20"/>
          <w:w w:val="102"/>
          <w:sz w:val="20"/>
        </w:rPr>
        <w:t>份：</w:t>
      </w:r>
    </w:p>
    <w:p w14:paraId="0DEB31F3" w14:textId="77777777" w:rsidR="003345E9" w:rsidRDefault="007169A0">
      <w:pPr>
        <w:pStyle w:val="a3"/>
        <w:spacing w:line="302" w:lineRule="exact"/>
        <w:ind w:left="612"/>
        <w:jc w:val="both"/>
      </w:pPr>
      <w:r>
        <w:rPr>
          <w:color w:val="231F20"/>
          <w:spacing w:val="-1"/>
        </w:rPr>
        <w:t>被告 : 有權責去處理的人</w:t>
      </w:r>
    </w:p>
    <w:p w14:paraId="12E7F300" w14:textId="77777777" w:rsidR="003345E9" w:rsidRDefault="007169A0">
      <w:pPr>
        <w:pStyle w:val="a3"/>
        <w:spacing w:before="9" w:line="206" w:lineRule="auto"/>
        <w:ind w:left="612" w:right="1821"/>
        <w:jc w:val="both"/>
      </w:pPr>
      <w:r>
        <w:rPr>
          <w:color w:val="231F20"/>
        </w:rPr>
        <w:t>非會友 : 問題行為所發生地方教會之座堂牧師信徒 : 該教會之座堂牧師</w:t>
      </w:r>
    </w:p>
    <w:p w14:paraId="6761F18F" w14:textId="77777777" w:rsidR="003345E9" w:rsidRDefault="007169A0">
      <w:pPr>
        <w:pStyle w:val="a3"/>
        <w:spacing w:line="206" w:lineRule="auto"/>
        <w:ind w:left="1020" w:right="65" w:hanging="408"/>
        <w:jc w:val="both"/>
      </w:pPr>
      <w:r>
        <w:rPr>
          <w:color w:val="231F20"/>
          <w:spacing w:val="6"/>
          <w:w w:val="102"/>
        </w:rPr>
        <w:t>教牧人員</w:t>
      </w:r>
      <w:r>
        <w:rPr>
          <w:color w:val="231F20"/>
          <w:spacing w:val="2"/>
        </w:rPr>
        <w:t xml:space="preserve"> </w:t>
      </w:r>
      <w:r>
        <w:rPr>
          <w:color w:val="231F20"/>
          <w:w w:val="102"/>
        </w:rPr>
        <w:t>:</w:t>
      </w:r>
      <w:r>
        <w:rPr>
          <w:color w:val="231F20"/>
          <w:spacing w:val="2"/>
        </w:rPr>
        <w:t xml:space="preserve"> </w:t>
      </w:r>
      <w:r>
        <w:rPr>
          <w:color w:val="231F20"/>
          <w:spacing w:val="8"/>
          <w:w w:val="102"/>
        </w:rPr>
        <w:t>被告會籍所在地之地區監督</w:t>
      </w:r>
      <w:r>
        <w:rPr>
          <w:color w:val="231F20"/>
          <w:spacing w:val="9"/>
          <w:w w:val="102"/>
        </w:rPr>
        <w:t>（連同地區指委員會</w:t>
      </w:r>
      <w:r>
        <w:rPr>
          <w:color w:val="231F20"/>
          <w:spacing w:val="-102"/>
          <w:w w:val="102"/>
        </w:rPr>
        <w:t>）</w:t>
      </w:r>
      <w:r>
        <w:rPr>
          <w:color w:val="231F20"/>
          <w:w w:val="102"/>
        </w:rPr>
        <w:t>；若當事人為教會職員，有權責去處理之人應為其地方教會的座堂牧師</w:t>
      </w:r>
    </w:p>
    <w:p w14:paraId="337CDB62" w14:textId="77777777" w:rsidR="003345E9" w:rsidRDefault="007169A0">
      <w:pPr>
        <w:pStyle w:val="a3"/>
        <w:spacing w:line="206" w:lineRule="auto"/>
        <w:ind w:left="612" w:right="3453"/>
        <w:jc w:val="both"/>
      </w:pPr>
      <w:r>
        <w:rPr>
          <w:color w:val="231F20"/>
        </w:rPr>
        <w:t>地區監督 : 主管區總監督</w:t>
      </w:r>
      <w:r>
        <w:rPr>
          <w:color w:val="231F20"/>
          <w:spacing w:val="40"/>
        </w:rPr>
        <w:t xml:space="preserve"> </w:t>
      </w:r>
      <w:r>
        <w:rPr>
          <w:color w:val="231F20"/>
          <w:spacing w:val="-1"/>
        </w:rPr>
        <w:t>區域總幹事 : 主管區總監督</w:t>
      </w:r>
    </w:p>
    <w:p w14:paraId="57F90FAC" w14:textId="77777777" w:rsidR="003345E9" w:rsidRDefault="003345E9">
      <w:pPr>
        <w:pStyle w:val="a3"/>
        <w:spacing w:line="206" w:lineRule="auto"/>
        <w:jc w:val="both"/>
        <w:sectPr w:rsidR="003345E9">
          <w:type w:val="continuous"/>
          <w:pgSz w:w="8640" w:h="12960"/>
          <w:pgMar w:top="1480" w:right="1080" w:bottom="280" w:left="1080" w:header="0" w:footer="997" w:gutter="0"/>
          <w:cols w:space="720"/>
        </w:sectPr>
      </w:pPr>
    </w:p>
    <w:p w14:paraId="08DB27DC" w14:textId="77777777" w:rsidR="003345E9" w:rsidRDefault="007169A0">
      <w:pPr>
        <w:pStyle w:val="a3"/>
        <w:spacing w:before="50"/>
        <w:ind w:left="0"/>
        <w:jc w:val="center"/>
      </w:pPr>
      <w:r>
        <w:rPr>
          <w:color w:val="231F20"/>
          <w:spacing w:val="-5"/>
        </w:rPr>
        <w:lastRenderedPageBreak/>
        <w:t>禮儀</w:t>
      </w:r>
    </w:p>
    <w:p w14:paraId="5A94C563" w14:textId="77777777" w:rsidR="003345E9" w:rsidRDefault="007169A0">
      <w:pPr>
        <w:pStyle w:val="a3"/>
        <w:spacing w:before="237" w:line="206" w:lineRule="auto"/>
        <w:ind w:left="611" w:right="2841"/>
      </w:pPr>
      <w:r>
        <w:rPr>
          <w:color w:val="231F20"/>
        </w:rPr>
        <w:t>禾場策略協調主任 : 主管區總監督不在上述之列 : 總秘書</w:t>
      </w:r>
    </w:p>
    <w:p w14:paraId="18655616" w14:textId="77777777" w:rsidR="003345E9" w:rsidRDefault="007169A0">
      <w:pPr>
        <w:pStyle w:val="a3"/>
        <w:spacing w:line="206" w:lineRule="auto"/>
        <w:ind w:left="119" w:right="16" w:firstLine="408"/>
      </w:pPr>
      <w:r>
        <w:rPr>
          <w:color w:val="231F20"/>
          <w:spacing w:val="-12"/>
        </w:rPr>
        <w:t>有權責去處理之人應該將有關的控訴，即時地告知與地區、宣教場、</w:t>
      </w:r>
      <w:r>
        <w:rPr>
          <w:color w:val="231F20"/>
        </w:rPr>
        <w:t>區域和</w:t>
      </w:r>
      <w:r>
        <w:rPr>
          <w:color w:val="231F20"/>
          <w:spacing w:val="61"/>
          <w:w w:val="150"/>
        </w:rPr>
        <w:t xml:space="preserve"> </w:t>
      </w:r>
      <w:r>
        <w:rPr>
          <w:color w:val="231F20"/>
        </w:rPr>
        <w:t>/</w:t>
      </w:r>
      <w:r>
        <w:rPr>
          <w:color w:val="231F20"/>
          <w:spacing w:val="62"/>
          <w:w w:val="150"/>
        </w:rPr>
        <w:t xml:space="preserve"> </w:t>
      </w:r>
      <w:r>
        <w:rPr>
          <w:color w:val="231F20"/>
          <w:spacing w:val="-1"/>
        </w:rPr>
        <w:t>或全球相關之領導人。有權責去處理的人可請求其他人去幫忙</w:t>
      </w:r>
      <w:r>
        <w:rPr>
          <w:color w:val="231F20"/>
          <w:spacing w:val="-2"/>
        </w:rPr>
        <w:t>調查實情或協助回應。</w:t>
      </w:r>
    </w:p>
    <w:p w14:paraId="02A44BC9" w14:textId="77777777" w:rsidR="003345E9" w:rsidRDefault="007169A0">
      <w:pPr>
        <w:pStyle w:val="a5"/>
        <w:numPr>
          <w:ilvl w:val="1"/>
          <w:numId w:val="12"/>
        </w:numPr>
        <w:tabs>
          <w:tab w:val="left" w:pos="1192"/>
        </w:tabs>
        <w:spacing w:line="206" w:lineRule="auto"/>
        <w:ind w:right="113" w:firstLine="407"/>
        <w:jc w:val="both"/>
        <w:rPr>
          <w:sz w:val="20"/>
        </w:rPr>
      </w:pPr>
      <w:r>
        <w:rPr>
          <w:color w:val="231F20"/>
          <w:spacing w:val="1"/>
          <w:w w:val="102"/>
          <w:sz w:val="20"/>
        </w:rPr>
        <w:t>若無人提出控訴，調查的宗旨應為決定是否有需要採取防</w:t>
      </w:r>
      <w:r>
        <w:rPr>
          <w:color w:val="231F20"/>
          <w:spacing w:val="3"/>
          <w:w w:val="102"/>
          <w:sz w:val="20"/>
        </w:rPr>
        <w:t>範傷害或減低從前所造成的傷害。在一個明白事理之人相信不需要採</w:t>
      </w:r>
      <w:r>
        <w:rPr>
          <w:color w:val="231F20"/>
          <w:spacing w:val="2"/>
          <w:w w:val="102"/>
          <w:sz w:val="20"/>
        </w:rPr>
        <w:t>取進一步行動來防範傷害或減低傷害打擊之情況下，除非有人提出控</w:t>
      </w:r>
      <w:r>
        <w:rPr>
          <w:color w:val="231F20"/>
          <w:w w:val="102"/>
          <w:sz w:val="20"/>
        </w:rPr>
        <w:t>訴，調查將終止。</w:t>
      </w:r>
    </w:p>
    <w:p w14:paraId="73FBFD90" w14:textId="77777777" w:rsidR="003345E9" w:rsidRDefault="007169A0">
      <w:pPr>
        <w:pStyle w:val="a3"/>
        <w:spacing w:line="332" w:lineRule="exact"/>
        <w:ind w:left="528"/>
      </w:pPr>
      <w:r>
        <w:rPr>
          <w:color w:val="231F20"/>
          <w:spacing w:val="-1"/>
        </w:rPr>
        <w:t>調查期間所查出的事實可成為控訴的根據。</w:t>
      </w:r>
    </w:p>
    <w:p w14:paraId="253B6937" w14:textId="77777777" w:rsidR="003345E9" w:rsidRDefault="007169A0">
      <w:pPr>
        <w:pStyle w:val="2"/>
        <w:spacing w:before="38"/>
      </w:pPr>
      <w:r>
        <w:rPr>
          <w:color w:val="231F20"/>
          <w:spacing w:val="-1"/>
        </w:rPr>
        <w:t>三、如何處理一個受託或被授權的人失德行為</w:t>
      </w:r>
    </w:p>
    <w:p w14:paraId="73401CBF" w14:textId="77777777" w:rsidR="003345E9" w:rsidRDefault="007169A0">
      <w:pPr>
        <w:pStyle w:val="a5"/>
        <w:numPr>
          <w:ilvl w:val="0"/>
          <w:numId w:val="12"/>
        </w:numPr>
        <w:tabs>
          <w:tab w:val="left" w:pos="1006"/>
        </w:tabs>
        <w:spacing w:before="46" w:line="206" w:lineRule="auto"/>
        <w:ind w:right="111" w:firstLine="408"/>
        <w:jc w:val="both"/>
        <w:rPr>
          <w:sz w:val="20"/>
        </w:rPr>
      </w:pPr>
      <w:r>
        <w:rPr>
          <w:color w:val="231F20"/>
          <w:spacing w:val="1"/>
          <w:w w:val="102"/>
          <w:sz w:val="20"/>
        </w:rPr>
        <w:t>無論何時一個有權回應的人知悉事實顯示一個位居信託或權</w:t>
      </w:r>
      <w:r>
        <w:rPr>
          <w:color w:val="231F20"/>
          <w:spacing w:val="3"/>
          <w:w w:val="102"/>
          <w:sz w:val="20"/>
        </w:rPr>
        <w:t>柄的人之失德行在傷害一位或多位無辜受害者時，應採取促使教會適</w:t>
      </w:r>
      <w:r>
        <w:rPr>
          <w:color w:val="231F20"/>
          <w:spacing w:val="2"/>
          <w:w w:val="102"/>
          <w:sz w:val="20"/>
        </w:rPr>
        <w:t>當回應的行動。一個適當的回應應尋求防範任何對不正當行為之受害</w:t>
      </w:r>
      <w:r>
        <w:rPr>
          <w:color w:val="231F20"/>
          <w:w w:val="102"/>
          <w:sz w:val="20"/>
        </w:rPr>
        <w:t>者增添更多的傷害，尋求回應受害者、被告、以及其他由於失德行為</w:t>
      </w:r>
      <w:r>
        <w:rPr>
          <w:color w:val="231F20"/>
          <w:spacing w:val="-1"/>
          <w:w w:val="102"/>
          <w:sz w:val="20"/>
        </w:rPr>
        <w:t>的結果受苦的人之需要。應特別關心被告配偶和家屬的需要。回應也將考慮地方教會，地區和總會有關公開消息上應考慮的公共關係，以</w:t>
      </w:r>
      <w:r>
        <w:rPr>
          <w:color w:val="231F20"/>
          <w:w w:val="102"/>
          <w:sz w:val="20"/>
        </w:rPr>
        <w:t>保護教會的法律責任，及教會的廉正。</w:t>
      </w:r>
    </w:p>
    <w:p w14:paraId="7D9BCD4F" w14:textId="77777777" w:rsidR="003345E9" w:rsidRDefault="007169A0">
      <w:pPr>
        <w:pStyle w:val="a3"/>
        <w:spacing w:line="206" w:lineRule="auto"/>
        <w:ind w:right="111" w:firstLine="408"/>
        <w:jc w:val="both"/>
      </w:pPr>
      <w:r>
        <w:rPr>
          <w:color w:val="231F20"/>
          <w:spacing w:val="4"/>
          <w:w w:val="102"/>
        </w:rPr>
        <w:t>替教會回應的人必須了解他們的一言一行可能要承擔地方法律責</w:t>
      </w:r>
      <w:r>
        <w:rPr>
          <w:color w:val="231F20"/>
          <w:w w:val="102"/>
        </w:rPr>
        <w:t>任。教會回應的責任基於信仰。若沒有教會委員會的決議，無人有權承受地方教會的財務責任，或者若沒有地區指導委員會的決議，無人有權承受地區的財務責任。不確定採取何種行動為適當者，應考慮請教一個適當的專家。</w:t>
      </w:r>
    </w:p>
    <w:p w14:paraId="5D204EB4" w14:textId="77777777" w:rsidR="003345E9" w:rsidRDefault="007169A0">
      <w:pPr>
        <w:pStyle w:val="a5"/>
        <w:numPr>
          <w:ilvl w:val="1"/>
          <w:numId w:val="12"/>
        </w:numPr>
        <w:tabs>
          <w:tab w:val="left" w:pos="1193"/>
        </w:tabs>
        <w:spacing w:line="206" w:lineRule="auto"/>
        <w:ind w:right="111" w:firstLine="408"/>
        <w:jc w:val="both"/>
        <w:rPr>
          <w:sz w:val="20"/>
        </w:rPr>
      </w:pPr>
      <w:r>
        <w:rPr>
          <w:color w:val="231F20"/>
          <w:spacing w:val="1"/>
          <w:w w:val="102"/>
          <w:sz w:val="20"/>
        </w:rPr>
        <w:t>在每個地方教會內，經由教會委員會回應任何可能發生的危機是合宜的；不過，由於它可能需要在召開委員會之前回應。一個</w:t>
      </w:r>
      <w:r>
        <w:rPr>
          <w:color w:val="231F20"/>
          <w:w w:val="102"/>
          <w:sz w:val="20"/>
        </w:rPr>
        <w:t>地方教會擁有一緊急回應計劃是明智的。</w:t>
      </w:r>
    </w:p>
    <w:p w14:paraId="3B7824BC" w14:textId="77777777" w:rsidR="003345E9" w:rsidRDefault="007169A0">
      <w:pPr>
        <w:pStyle w:val="a5"/>
        <w:numPr>
          <w:ilvl w:val="1"/>
          <w:numId w:val="12"/>
        </w:numPr>
        <w:tabs>
          <w:tab w:val="left" w:pos="1193"/>
        </w:tabs>
        <w:spacing w:line="206" w:lineRule="auto"/>
        <w:ind w:right="66" w:firstLine="408"/>
        <w:jc w:val="both"/>
        <w:rPr>
          <w:sz w:val="20"/>
        </w:rPr>
      </w:pPr>
      <w:r>
        <w:rPr>
          <w:color w:val="231F20"/>
          <w:spacing w:val="3"/>
          <w:w w:val="102"/>
          <w:sz w:val="20"/>
        </w:rPr>
        <w:t>在每個地區對危機回應的主要責任乃在地區指導委員會；</w:t>
      </w:r>
      <w:r>
        <w:rPr>
          <w:color w:val="231F20"/>
          <w:spacing w:val="1"/>
          <w:w w:val="102"/>
          <w:sz w:val="20"/>
        </w:rPr>
        <w:t>不過，它可能需要在召開委員會之前回應。地區採取一緊急回應計劃</w:t>
      </w:r>
      <w:r>
        <w:rPr>
          <w:color w:val="231F20"/>
          <w:w w:val="102"/>
          <w:sz w:val="20"/>
        </w:rPr>
        <w:t>是明智的。計劃可能包括地區指導委員會指派一個回應團由具特別資格者組成，諸如心理輔導員、社會工作者、受過公關訓練，以及熟悉相關法律者。</w:t>
      </w:r>
    </w:p>
    <w:p w14:paraId="0B2615DE"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4F21A9C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97A5596" w14:textId="77777777" w:rsidR="003345E9" w:rsidRDefault="007169A0">
      <w:pPr>
        <w:pStyle w:val="3"/>
        <w:numPr>
          <w:ilvl w:val="0"/>
          <w:numId w:val="12"/>
        </w:numPr>
        <w:tabs>
          <w:tab w:val="left" w:pos="1004"/>
        </w:tabs>
        <w:spacing w:before="202" w:line="349" w:lineRule="exact"/>
        <w:ind w:left="1004" w:hanging="477"/>
      </w:pPr>
      <w:r>
        <w:rPr>
          <w:color w:val="231F20"/>
          <w:spacing w:val="-1"/>
        </w:rPr>
        <w:t>以協議方式解決懲戒事項</w:t>
      </w:r>
    </w:p>
    <w:p w14:paraId="45323ABA" w14:textId="77777777" w:rsidR="003345E9" w:rsidRDefault="007169A0">
      <w:pPr>
        <w:pStyle w:val="a3"/>
        <w:spacing w:before="9" w:line="206" w:lineRule="auto"/>
        <w:ind w:left="119" w:right="15" w:firstLine="408"/>
      </w:pPr>
      <w:r>
        <w:rPr>
          <w:color w:val="231F20"/>
          <w:spacing w:val="3"/>
          <w:w w:val="102"/>
        </w:rPr>
        <w:t>教會內外都會經歷衝突。當衝突引至教會不和或破壞教會的團契</w:t>
      </w:r>
      <w:r>
        <w:rPr>
          <w:color w:val="231F20"/>
          <w:spacing w:val="2"/>
          <w:w w:val="102"/>
        </w:rPr>
        <w:t>生活，應先儘可能以非正式的形式來處理。然後才進行正式的程序。無論非正式或正式的程序，其目的都是達到協議及和好。</w:t>
      </w:r>
    </w:p>
    <w:p w14:paraId="3303C63E" w14:textId="77777777" w:rsidR="003345E9" w:rsidRDefault="007169A0">
      <w:pPr>
        <w:pStyle w:val="a5"/>
        <w:numPr>
          <w:ilvl w:val="1"/>
          <w:numId w:val="12"/>
        </w:numPr>
        <w:tabs>
          <w:tab w:val="left" w:pos="1192"/>
        </w:tabs>
        <w:spacing w:line="206" w:lineRule="auto"/>
        <w:ind w:left="119" w:right="113" w:firstLine="408"/>
        <w:jc w:val="both"/>
        <w:rPr>
          <w:sz w:val="20"/>
        </w:rPr>
      </w:pPr>
      <w:r>
        <w:rPr>
          <w:color w:val="231F20"/>
          <w:spacing w:val="2"/>
          <w:w w:val="102"/>
          <w:sz w:val="20"/>
        </w:rPr>
        <w:t>非正式的程序</w:t>
      </w:r>
      <w:r>
        <w:rPr>
          <w:color w:val="231F20"/>
          <w:spacing w:val="18"/>
          <w:sz w:val="20"/>
        </w:rPr>
        <w:t xml:space="preserve"> </w:t>
      </w:r>
      <w:r>
        <w:rPr>
          <w:color w:val="231F20"/>
          <w:w w:val="102"/>
          <w:sz w:val="20"/>
        </w:rPr>
        <w:t>:</w:t>
      </w:r>
      <w:r>
        <w:rPr>
          <w:color w:val="231F20"/>
          <w:spacing w:val="21"/>
          <w:sz w:val="20"/>
        </w:rPr>
        <w:t xml:space="preserve"> </w:t>
      </w:r>
      <w:r>
        <w:rPr>
          <w:color w:val="231F20"/>
          <w:w w:val="102"/>
          <w:sz w:val="20"/>
        </w:rPr>
        <w:t>當教會發生衝突時，為求與眾人和睦，必</w:t>
      </w:r>
      <w:r>
        <w:rPr>
          <w:color w:val="231F20"/>
          <w:spacing w:val="3"/>
          <w:w w:val="102"/>
          <w:sz w:val="20"/>
        </w:rPr>
        <w:t>須先有一段分辨和尋求輔導的過程。要鼓勵所有有關人等來到主前禱</w:t>
      </w:r>
      <w:r>
        <w:rPr>
          <w:color w:val="231F20"/>
          <w:w w:val="102"/>
          <w:sz w:val="20"/>
        </w:rPr>
        <w:t>告。事實上，在整個過程中，眾人都要以禱告的心面對這個過程。而每一個人都要彼此謙讓，為求和睦。</w:t>
      </w:r>
    </w:p>
    <w:p w14:paraId="32D8F5BE" w14:textId="77777777" w:rsidR="003345E9" w:rsidRDefault="007169A0">
      <w:pPr>
        <w:pStyle w:val="a5"/>
        <w:numPr>
          <w:ilvl w:val="1"/>
          <w:numId w:val="12"/>
        </w:numPr>
        <w:tabs>
          <w:tab w:val="left" w:pos="1192"/>
        </w:tabs>
        <w:spacing w:line="206" w:lineRule="auto"/>
        <w:ind w:left="119" w:right="113" w:firstLine="408"/>
        <w:jc w:val="both"/>
        <w:rPr>
          <w:sz w:val="20"/>
        </w:rPr>
      </w:pPr>
      <w:r>
        <w:rPr>
          <w:color w:val="231F20"/>
          <w:spacing w:val="1"/>
          <w:w w:val="102"/>
          <w:sz w:val="20"/>
        </w:rPr>
        <w:t>正式的程序</w:t>
      </w:r>
      <w:r>
        <w:rPr>
          <w:color w:val="231F20"/>
          <w:spacing w:val="18"/>
          <w:sz w:val="20"/>
        </w:rPr>
        <w:t xml:space="preserve"> </w:t>
      </w:r>
      <w:r>
        <w:rPr>
          <w:color w:val="231F20"/>
          <w:w w:val="102"/>
          <w:sz w:val="20"/>
        </w:rPr>
        <w:t>:</w:t>
      </w:r>
      <w:r>
        <w:rPr>
          <w:color w:val="231F20"/>
          <w:spacing w:val="21"/>
          <w:sz w:val="20"/>
        </w:rPr>
        <w:t xml:space="preserve"> </w:t>
      </w:r>
      <w:r>
        <w:rPr>
          <w:color w:val="231F20"/>
          <w:spacing w:val="1"/>
          <w:w w:val="102"/>
          <w:sz w:val="20"/>
        </w:rPr>
        <w:t>若非正式的程序失敗，當事人有權進入一個</w:t>
      </w:r>
      <w:r>
        <w:rPr>
          <w:color w:val="231F20"/>
          <w:spacing w:val="3"/>
          <w:w w:val="102"/>
          <w:sz w:val="20"/>
        </w:rPr>
        <w:t>正式尋求和睦的過程。此等事情應由一群在教會成熟和公正的人來仲</w:t>
      </w:r>
      <w:r>
        <w:rPr>
          <w:color w:val="231F20"/>
          <w:w w:val="102"/>
          <w:sz w:val="20"/>
        </w:rPr>
        <w:t>裁。</w:t>
      </w:r>
    </w:p>
    <w:p w14:paraId="48583CDC" w14:textId="77777777" w:rsidR="003345E9" w:rsidRDefault="007169A0">
      <w:pPr>
        <w:pStyle w:val="a3"/>
        <w:spacing w:line="306" w:lineRule="exact"/>
        <w:ind w:left="527"/>
        <w:jc w:val="both"/>
      </w:pPr>
      <w:r>
        <w:rPr>
          <w:color w:val="231F20"/>
          <w:spacing w:val="2"/>
        </w:rPr>
        <w:t xml:space="preserve">若過程中找出錯失，將按 </w:t>
      </w:r>
      <w:r>
        <w:rPr>
          <w:rFonts w:ascii="Noto Sans TC" w:eastAsia="Noto Sans TC"/>
          <w:color w:val="231F20"/>
        </w:rPr>
        <w:t>604</w:t>
      </w:r>
      <w:r>
        <w:rPr>
          <w:rFonts w:ascii="Noto Sans TC" w:eastAsia="Noto Sans TC"/>
          <w:color w:val="231F20"/>
          <w:spacing w:val="39"/>
        </w:rPr>
        <w:t xml:space="preserve"> </w:t>
      </w:r>
      <w:r>
        <w:rPr>
          <w:color w:val="231F20"/>
          <w:spacing w:val="-2"/>
        </w:rPr>
        <w:t>條來處理。</w:t>
      </w:r>
    </w:p>
    <w:p w14:paraId="7C239EA8" w14:textId="77777777" w:rsidR="003345E9" w:rsidRDefault="007169A0">
      <w:pPr>
        <w:pStyle w:val="a5"/>
        <w:numPr>
          <w:ilvl w:val="0"/>
          <w:numId w:val="12"/>
        </w:numPr>
        <w:tabs>
          <w:tab w:val="left" w:pos="1005"/>
        </w:tabs>
        <w:spacing w:line="206" w:lineRule="auto"/>
        <w:ind w:left="119" w:right="113" w:firstLine="408"/>
        <w:jc w:val="both"/>
        <w:rPr>
          <w:sz w:val="20"/>
        </w:rPr>
      </w:pPr>
      <w:r>
        <w:rPr>
          <w:color w:val="231F20"/>
          <w:w w:val="102"/>
          <w:sz w:val="20"/>
        </w:rPr>
        <w:t>手冊中描述的懲戒是在被告提出抗辯時使用。委員會的轄區</w:t>
      </w:r>
      <w:r>
        <w:rPr>
          <w:color w:val="231F20"/>
          <w:spacing w:val="3"/>
          <w:w w:val="102"/>
          <w:sz w:val="20"/>
        </w:rPr>
        <w:t>內任何事若得到教會委員會和地區監督核准，可藉被告與座堂牧師雙</w:t>
      </w:r>
      <w:r>
        <w:rPr>
          <w:color w:val="231F20"/>
          <w:spacing w:val="2"/>
          <w:w w:val="102"/>
          <w:sz w:val="20"/>
        </w:rPr>
        <w:t>方以書面方式解決。這種同意書的內容應與地方懲戒委員會採取的行</w:t>
      </w:r>
      <w:r>
        <w:rPr>
          <w:color w:val="231F20"/>
          <w:w w:val="102"/>
          <w:sz w:val="20"/>
        </w:rPr>
        <w:t>動有同樣的效力。</w:t>
      </w:r>
    </w:p>
    <w:p w14:paraId="7D8A91F5" w14:textId="77777777" w:rsidR="003345E9" w:rsidRDefault="007169A0">
      <w:pPr>
        <w:pStyle w:val="a5"/>
        <w:numPr>
          <w:ilvl w:val="1"/>
          <w:numId w:val="12"/>
        </w:numPr>
        <w:tabs>
          <w:tab w:val="left" w:pos="1192"/>
        </w:tabs>
        <w:spacing w:line="206" w:lineRule="auto"/>
        <w:ind w:left="119" w:right="113" w:firstLine="408"/>
        <w:jc w:val="both"/>
        <w:rPr>
          <w:sz w:val="20"/>
        </w:rPr>
      </w:pPr>
      <w:r>
        <w:rPr>
          <w:color w:val="231F20"/>
          <w:spacing w:val="1"/>
          <w:w w:val="102"/>
          <w:sz w:val="20"/>
        </w:rPr>
        <w:t>在地方懲戒委員會的轄區內發生的事故，若得地區指導委</w:t>
      </w:r>
      <w:r>
        <w:rPr>
          <w:color w:val="231F20"/>
          <w:spacing w:val="3"/>
          <w:w w:val="102"/>
          <w:sz w:val="20"/>
        </w:rPr>
        <w:t>員會和地區監督核准，可藉被告與座堂牧師雙方以書面同意之方式解</w:t>
      </w:r>
      <w:r>
        <w:rPr>
          <w:color w:val="231F20"/>
          <w:w w:val="102"/>
          <w:sz w:val="20"/>
        </w:rPr>
        <w:t>決。這種同意書的內容與地區懲戒委員會採取的行動有同等的效力。</w:t>
      </w:r>
    </w:p>
    <w:p w14:paraId="480E58D1" w14:textId="77777777" w:rsidR="003345E9" w:rsidRDefault="007169A0">
      <w:pPr>
        <w:pStyle w:val="a5"/>
        <w:numPr>
          <w:ilvl w:val="1"/>
          <w:numId w:val="12"/>
        </w:numPr>
        <w:tabs>
          <w:tab w:val="left" w:pos="1192"/>
        </w:tabs>
        <w:spacing w:line="206" w:lineRule="auto"/>
        <w:ind w:left="119" w:right="112" w:firstLine="408"/>
        <w:jc w:val="both"/>
        <w:rPr>
          <w:sz w:val="20"/>
        </w:rPr>
      </w:pPr>
      <w:r>
        <w:rPr>
          <w:color w:val="231F20"/>
          <w:spacing w:val="1"/>
          <w:w w:val="102"/>
          <w:sz w:val="20"/>
        </w:rPr>
        <w:t>在地區懲戒委員會的轄區內若得地區指導委員會和主管區</w:t>
      </w:r>
      <w:r>
        <w:rPr>
          <w:color w:val="231F20"/>
          <w:spacing w:val="2"/>
          <w:w w:val="102"/>
          <w:sz w:val="20"/>
        </w:rPr>
        <w:t>總監督核准，可藉被告與地區監督雙方以書面同意之方式解決，這種</w:t>
      </w:r>
      <w:r>
        <w:rPr>
          <w:color w:val="231F20"/>
          <w:w w:val="102"/>
          <w:sz w:val="20"/>
        </w:rPr>
        <w:t>同意書的內容與地區懲戒委員會採取的行動有同等的效力。</w:t>
      </w:r>
    </w:p>
    <w:p w14:paraId="69722AA8" w14:textId="77777777" w:rsidR="003345E9" w:rsidRDefault="007169A0">
      <w:pPr>
        <w:pStyle w:val="2"/>
        <w:spacing w:before="39"/>
      </w:pPr>
      <w:r>
        <w:rPr>
          <w:color w:val="231F20"/>
          <w:spacing w:val="-2"/>
        </w:rPr>
        <w:t>四、信徒懲戒之抗告</w:t>
      </w:r>
    </w:p>
    <w:p w14:paraId="5BDB5BFA" w14:textId="77777777" w:rsidR="003345E9" w:rsidRDefault="007169A0">
      <w:pPr>
        <w:pStyle w:val="a5"/>
        <w:numPr>
          <w:ilvl w:val="0"/>
          <w:numId w:val="12"/>
        </w:numPr>
        <w:tabs>
          <w:tab w:val="left" w:pos="1005"/>
        </w:tabs>
        <w:spacing w:before="47" w:line="206" w:lineRule="auto"/>
        <w:ind w:right="15" w:firstLine="408"/>
        <w:rPr>
          <w:sz w:val="20"/>
        </w:rPr>
      </w:pPr>
      <w:r>
        <w:rPr>
          <w:color w:val="231F20"/>
          <w:spacing w:val="-5"/>
          <w:w w:val="102"/>
          <w:sz w:val="20"/>
        </w:rPr>
        <w:t>若有信徒被指控有不合基督徒之行為，該指控應以書面為之，</w:t>
      </w:r>
      <w:r>
        <w:rPr>
          <w:color w:val="231F20"/>
          <w:spacing w:val="3"/>
          <w:w w:val="102"/>
          <w:sz w:val="20"/>
        </w:rPr>
        <w:t>並且至少有二位在過去六個月忠心出席聚會的會友簽署。經地區監督</w:t>
      </w:r>
      <w:r>
        <w:rPr>
          <w:color w:val="231F20"/>
          <w:spacing w:val="1"/>
          <w:w w:val="102"/>
          <w:sz w:val="20"/>
        </w:rPr>
        <w:t>之核准，座堂牧師得指派一個由地方教會中三個會友組成的調查委員</w:t>
      </w:r>
      <w:r>
        <w:rPr>
          <w:color w:val="231F20"/>
          <w:spacing w:val="-17"/>
          <w:w w:val="102"/>
          <w:sz w:val="20"/>
        </w:rPr>
        <w:t>會。該委員會應提出書面之調查報告，該報告須有半數以上之委員簽署，</w:t>
      </w:r>
      <w:r>
        <w:rPr>
          <w:color w:val="231F20"/>
          <w:w w:val="102"/>
          <w:sz w:val="20"/>
        </w:rPr>
        <w:t>並提至教會委員會。</w:t>
      </w:r>
    </w:p>
    <w:p w14:paraId="096463B6" w14:textId="77777777" w:rsidR="003345E9" w:rsidRDefault="007169A0">
      <w:pPr>
        <w:pStyle w:val="a3"/>
        <w:spacing w:line="206" w:lineRule="auto"/>
        <w:ind w:right="111" w:firstLine="408"/>
        <w:jc w:val="both"/>
      </w:pPr>
      <w:r>
        <w:rPr>
          <w:color w:val="231F20"/>
          <w:spacing w:val="3"/>
          <w:w w:val="102"/>
        </w:rPr>
        <w:t>經過調查且完成必要之程序後，地方教會中任何二位有優良身份</w:t>
      </w:r>
      <w:r>
        <w:rPr>
          <w:color w:val="231F20"/>
          <w:spacing w:val="2"/>
          <w:w w:val="102"/>
        </w:rPr>
        <w:t>的會友得向教會委員會具名指控被告。之後教會委員會應指派一個由</w:t>
      </w:r>
      <w:r>
        <w:rPr>
          <w:color w:val="231F20"/>
          <w:w w:val="102"/>
        </w:rPr>
        <w:t>五位會友組成的地方懲戒委員會，並送呈地區監督核准，由該委員會</w:t>
      </w:r>
    </w:p>
    <w:p w14:paraId="6B51E115"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3F34C3A9" w14:textId="77777777" w:rsidR="003345E9" w:rsidRDefault="007169A0">
      <w:pPr>
        <w:pStyle w:val="a3"/>
        <w:spacing w:before="101" w:line="206" w:lineRule="auto"/>
        <w:ind w:right="17"/>
        <w:rPr>
          <w:rFonts w:ascii="Noto Sans TC" w:eastAsia="Noto Sans TC"/>
        </w:rPr>
      </w:pPr>
      <w:r>
        <w:rPr>
          <w:color w:val="231F20"/>
          <w:spacing w:val="3"/>
          <w:w w:val="102"/>
        </w:rPr>
        <w:lastRenderedPageBreak/>
        <w:t>以公正無私的態度聽證並處理該案件。若地區監督意認為由於教會人</w:t>
      </w:r>
      <w:r>
        <w:rPr>
          <w:color w:val="231F20"/>
          <w:w w:val="102"/>
        </w:rPr>
        <w:t>數所限、申訴的性質、或被告在教會之影響力和地位，由地方教會選出五位會友不切實際，地區監督應在與座堂牧師協商之後，任命同地</w:t>
      </w:r>
      <w:r>
        <w:rPr>
          <w:color w:val="231F20"/>
          <w:spacing w:val="5"/>
          <w:w w:val="102"/>
        </w:rPr>
        <w:t>區其他教會之五位會友為懲戒委員會。該委員會應立即舉行聽證會，</w:t>
      </w:r>
      <w:r>
        <w:rPr>
          <w:color w:val="231F20"/>
          <w:spacing w:val="2"/>
          <w:w w:val="102"/>
        </w:rPr>
        <w:t>決定該項案件。聽證及考查證據後，懲戒委員會應決定撤銷被告人之</w:t>
      </w:r>
      <w:r>
        <w:rPr>
          <w:color w:val="231F20"/>
          <w:spacing w:val="1"/>
          <w:w w:val="102"/>
        </w:rPr>
        <w:t>罪名，或依事實確定執行適當之懲戒。該項決定必須獲全體成員一致</w:t>
      </w:r>
      <w:r>
        <w:rPr>
          <w:color w:val="231F20"/>
          <w:spacing w:val="-4"/>
          <w:w w:val="102"/>
        </w:rPr>
        <w:t>通過。懲戒的方式包括申戒、暫停或開除地方教會之會籍。</w:t>
      </w:r>
      <w:r>
        <w:rPr>
          <w:rFonts w:ascii="Noto Sans TC" w:eastAsia="Noto Sans TC"/>
          <w:color w:val="231F20"/>
          <w:w w:val="102"/>
        </w:rPr>
        <w:t>（125.8）</w:t>
      </w:r>
    </w:p>
    <w:p w14:paraId="66430CEC" w14:textId="77777777" w:rsidR="003345E9" w:rsidRDefault="007169A0">
      <w:pPr>
        <w:pStyle w:val="a5"/>
        <w:numPr>
          <w:ilvl w:val="1"/>
          <w:numId w:val="12"/>
        </w:numPr>
        <w:tabs>
          <w:tab w:val="left" w:pos="1193"/>
        </w:tabs>
        <w:spacing w:line="204" w:lineRule="auto"/>
        <w:ind w:right="115" w:firstLine="408"/>
        <w:jc w:val="both"/>
        <w:rPr>
          <w:sz w:val="20"/>
        </w:rPr>
      </w:pPr>
      <w:r>
        <w:rPr>
          <w:color w:val="231F20"/>
          <w:spacing w:val="1"/>
          <w:w w:val="102"/>
          <w:sz w:val="20"/>
        </w:rPr>
        <w:t>對地方懲戒委員會之判決若有不服，得由被控者或教會委</w:t>
      </w:r>
      <w:r>
        <w:rPr>
          <w:color w:val="231F20"/>
          <w:w w:val="102"/>
          <w:sz w:val="20"/>
        </w:rPr>
        <w:t>員會於三十天內，向地區上訴法庭提出上訴。</w:t>
      </w:r>
    </w:p>
    <w:p w14:paraId="3553B478" w14:textId="77777777" w:rsidR="003345E9" w:rsidRDefault="007169A0">
      <w:pPr>
        <w:pStyle w:val="a5"/>
        <w:numPr>
          <w:ilvl w:val="1"/>
          <w:numId w:val="12"/>
        </w:numPr>
        <w:tabs>
          <w:tab w:val="left" w:pos="1193"/>
        </w:tabs>
        <w:spacing w:line="204" w:lineRule="auto"/>
        <w:ind w:right="15" w:firstLine="408"/>
        <w:jc w:val="both"/>
        <w:rPr>
          <w:rFonts w:ascii="Noto Sans TC" w:eastAsia="Noto Sans TC"/>
          <w:sz w:val="20"/>
        </w:rPr>
      </w:pPr>
      <w:r>
        <w:rPr>
          <w:color w:val="231F20"/>
          <w:spacing w:val="1"/>
          <w:w w:val="102"/>
          <w:sz w:val="20"/>
        </w:rPr>
        <w:t>若一名信徒被地方懲戒委員會開解除會友籍，經地區指導委員會之核准後，他可加入同一地區內之宣聖會。若蒙核准，他可被</w:t>
      </w:r>
      <w:r>
        <w:rPr>
          <w:color w:val="231F20"/>
          <w:spacing w:val="5"/>
          <w:w w:val="102"/>
          <w:sz w:val="20"/>
        </w:rPr>
        <w:t>該地方教會依據接納會友禮，接納為該教會之會友</w:t>
      </w:r>
      <w:r>
        <w:rPr>
          <w:color w:val="231F20"/>
          <w:spacing w:val="-102"/>
          <w:w w:val="102"/>
          <w:sz w:val="20"/>
        </w:rPr>
        <w:t>。</w:t>
      </w:r>
      <w:r>
        <w:rPr>
          <w:rFonts w:ascii="Noto Sans TC" w:eastAsia="Noto Sans TC"/>
          <w:color w:val="231F20"/>
          <w:w w:val="102"/>
          <w:sz w:val="20"/>
        </w:rPr>
        <w:t>（21，28</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33，</w:t>
      </w:r>
    </w:p>
    <w:p w14:paraId="673F274C" w14:textId="77777777" w:rsidR="003345E9" w:rsidRDefault="007169A0">
      <w:pPr>
        <w:pStyle w:val="a3"/>
        <w:spacing w:line="312" w:lineRule="exact"/>
        <w:rPr>
          <w:rFonts w:ascii="Noto Sans TC" w:eastAsia="Noto Sans TC"/>
        </w:rPr>
      </w:pPr>
      <w:r>
        <w:rPr>
          <w:rFonts w:ascii="Noto Sans TC" w:eastAsia="Noto Sans TC"/>
          <w:color w:val="231F20"/>
        </w:rPr>
        <w:t>114.1</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3"/>
        </w:rPr>
        <w:t xml:space="preserve"> </w:t>
      </w:r>
      <w:r>
        <w:rPr>
          <w:rFonts w:ascii="Noto Sans TC" w:eastAsia="Noto Sans TC"/>
          <w:color w:val="231F20"/>
          <w:spacing w:val="-2"/>
        </w:rPr>
        <w:t>114.4，704）</w:t>
      </w:r>
    </w:p>
    <w:p w14:paraId="7CD3884A" w14:textId="77777777" w:rsidR="003345E9" w:rsidRDefault="007169A0">
      <w:pPr>
        <w:pStyle w:val="a5"/>
        <w:numPr>
          <w:ilvl w:val="1"/>
          <w:numId w:val="12"/>
        </w:numPr>
        <w:tabs>
          <w:tab w:val="left" w:pos="1193"/>
        </w:tabs>
        <w:spacing w:before="3" w:line="204" w:lineRule="auto"/>
        <w:ind w:right="112" w:firstLine="408"/>
        <w:jc w:val="both"/>
        <w:rPr>
          <w:rFonts w:ascii="Noto Sans TC" w:eastAsia="Noto Sans TC"/>
          <w:sz w:val="20"/>
        </w:rPr>
      </w:pPr>
      <w:r>
        <w:rPr>
          <w:color w:val="231F20"/>
          <w:w w:val="102"/>
          <w:sz w:val="20"/>
        </w:rPr>
        <w:t>對信徒領袖有高的要求是合宜的。當有失德時，其影響也</w:t>
      </w:r>
      <w:r>
        <w:rPr>
          <w:color w:val="231F20"/>
          <w:spacing w:val="3"/>
          <w:w w:val="102"/>
          <w:sz w:val="20"/>
        </w:rPr>
        <w:t>是廣泛的。一名犯上與未成年青少年有性行為不能再擔任任何和未成</w:t>
      </w:r>
      <w:r>
        <w:rPr>
          <w:color w:val="231F20"/>
          <w:spacing w:val="1"/>
          <w:w w:val="102"/>
          <w:sz w:val="20"/>
        </w:rPr>
        <w:t>年青少年的事奉，或擔任教會任何領導的地位。未成年青少年是指未</w:t>
      </w:r>
      <w:r>
        <w:rPr>
          <w:color w:val="231F20"/>
          <w:w w:val="102"/>
          <w:sz w:val="20"/>
        </w:rPr>
        <w:t>滿</w:t>
      </w:r>
      <w:r>
        <w:rPr>
          <w:color w:val="231F20"/>
          <w:spacing w:val="-1"/>
          <w:sz w:val="20"/>
        </w:rPr>
        <w:t xml:space="preserve"> </w:t>
      </w:r>
      <w:r>
        <w:rPr>
          <w:color w:val="231F20"/>
          <w:w w:val="102"/>
          <w:sz w:val="20"/>
        </w:rPr>
        <w:t>18</w:t>
      </w:r>
      <w:r>
        <w:rPr>
          <w:color w:val="231F20"/>
          <w:spacing w:val="-1"/>
          <w:sz w:val="20"/>
        </w:rPr>
        <w:t xml:space="preserve"> </w:t>
      </w:r>
      <w:r>
        <w:rPr>
          <w:color w:val="231F20"/>
          <w:spacing w:val="-7"/>
          <w:w w:val="102"/>
          <w:sz w:val="20"/>
        </w:rPr>
        <w:t>歲或當地政府界定為更高的年齡。</w:t>
      </w:r>
      <w:r>
        <w:rPr>
          <w:rFonts w:ascii="Noto Sans TC" w:eastAsia="Noto Sans TC"/>
          <w:color w:val="231F20"/>
          <w:w w:val="102"/>
          <w:sz w:val="20"/>
        </w:rPr>
        <w:t>（503.1）</w:t>
      </w:r>
    </w:p>
    <w:p w14:paraId="5A207E7C" w14:textId="77777777" w:rsidR="003345E9" w:rsidRDefault="007169A0">
      <w:pPr>
        <w:pStyle w:val="2"/>
        <w:spacing w:before="67"/>
      </w:pPr>
      <w:r>
        <w:rPr>
          <w:color w:val="231F20"/>
          <w:spacing w:val="-1"/>
        </w:rPr>
        <w:t>五、教牧人員懲戒之抗告</w:t>
      </w:r>
    </w:p>
    <w:p w14:paraId="2BA141C6" w14:textId="77777777" w:rsidR="003345E9" w:rsidRDefault="007169A0">
      <w:pPr>
        <w:pStyle w:val="a5"/>
        <w:numPr>
          <w:ilvl w:val="0"/>
          <w:numId w:val="12"/>
        </w:numPr>
        <w:tabs>
          <w:tab w:val="left" w:pos="1007"/>
        </w:tabs>
        <w:spacing w:before="46" w:line="206" w:lineRule="auto"/>
        <w:ind w:right="15" w:firstLine="408"/>
        <w:rPr>
          <w:sz w:val="20"/>
        </w:rPr>
      </w:pPr>
      <w:r>
        <w:rPr>
          <w:color w:val="231F20"/>
          <w:spacing w:val="3"/>
          <w:w w:val="102"/>
          <w:sz w:val="20"/>
        </w:rPr>
        <w:t>宣聖會的永續和效力大大地依賴其教牧之屬靈資格、品行、</w:t>
      </w:r>
      <w:r>
        <w:rPr>
          <w:color w:val="231F20"/>
          <w:spacing w:val="2"/>
          <w:w w:val="102"/>
          <w:sz w:val="20"/>
        </w:rPr>
        <w:t>和生活方式。作為受膏者的教牧人員瞻仰崇高的天職和功能，為教會</w:t>
      </w:r>
      <w:r>
        <w:rPr>
          <w:color w:val="231F20"/>
          <w:spacing w:val="-16"/>
          <w:w w:val="102"/>
          <w:sz w:val="20"/>
        </w:rPr>
        <w:t>愛之深、責之切。他們蒙召深知被他們所服事的人期以崇高的個人標準。</w:t>
      </w:r>
      <w:r>
        <w:rPr>
          <w:color w:val="231F20"/>
          <w:spacing w:val="3"/>
          <w:w w:val="102"/>
          <w:sz w:val="20"/>
        </w:rPr>
        <w:t>由於加在他們身上的高度期許，教牧及其事工特別易受不當行為之任</w:t>
      </w:r>
      <w:r>
        <w:rPr>
          <w:color w:val="231F20"/>
          <w:spacing w:val="1"/>
          <w:w w:val="102"/>
          <w:sz w:val="20"/>
        </w:rPr>
        <w:t>何控訴。因此教牧有義務以聖經的智慧和成熟的判斷來使用下列配稱</w:t>
      </w:r>
      <w:r>
        <w:rPr>
          <w:color w:val="231F20"/>
          <w:w w:val="102"/>
          <w:sz w:val="20"/>
        </w:rPr>
        <w:t>上帝百姓的程序。</w:t>
      </w:r>
    </w:p>
    <w:p w14:paraId="646523E4" w14:textId="77777777" w:rsidR="003345E9" w:rsidRDefault="007169A0">
      <w:pPr>
        <w:pStyle w:val="a5"/>
        <w:numPr>
          <w:ilvl w:val="1"/>
          <w:numId w:val="12"/>
        </w:numPr>
        <w:tabs>
          <w:tab w:val="left" w:pos="1193"/>
        </w:tabs>
        <w:spacing w:line="206" w:lineRule="auto"/>
        <w:ind w:right="112" w:firstLine="408"/>
        <w:jc w:val="both"/>
        <w:rPr>
          <w:sz w:val="20"/>
        </w:rPr>
      </w:pPr>
      <w:r>
        <w:rPr>
          <w:color w:val="231F20"/>
          <w:w w:val="102"/>
          <w:sz w:val="20"/>
        </w:rPr>
        <w:t>一位教牧人員，若被指控有不合教牧體統之不當行為，或</w:t>
      </w:r>
      <w:r>
        <w:rPr>
          <w:color w:val="231F20"/>
          <w:spacing w:val="2"/>
          <w:w w:val="102"/>
          <w:sz w:val="20"/>
        </w:rPr>
        <w:t>傳講之教義不符合宣聖會教義之聲明，應以書面指控，該控告狀應至</w:t>
      </w:r>
      <w:r>
        <w:rPr>
          <w:color w:val="231F20"/>
          <w:spacing w:val="1"/>
          <w:w w:val="102"/>
          <w:sz w:val="20"/>
        </w:rPr>
        <w:t>少有二名在當時有優良身份的宣聖會會友之簽署。不正當性行為之控</w:t>
      </w:r>
      <w:r>
        <w:rPr>
          <w:color w:val="231F20"/>
          <w:w w:val="102"/>
          <w:sz w:val="20"/>
        </w:rPr>
        <w:t>告狀，不得由被控犯有此不正當性行為者簽署。控告狀應呈送被告持有教牧所屬地區之地區監督，地區監督應交予地區指導委員會。該控告狀應成為本案記錄之一部份。聖會教義之聲明，這項指控應以書面</w:t>
      </w:r>
      <w:r>
        <w:rPr>
          <w:color w:val="231F20"/>
          <w:spacing w:val="1"/>
          <w:w w:val="102"/>
          <w:sz w:val="20"/>
        </w:rPr>
        <w:t>指控，該控告狀應至少有二名在當時為宣聖會有優良身份已按立的牧</w:t>
      </w:r>
    </w:p>
    <w:p w14:paraId="171ECF4D" w14:textId="77777777" w:rsidR="003345E9" w:rsidRDefault="003345E9">
      <w:pPr>
        <w:pStyle w:val="a5"/>
        <w:spacing w:line="206" w:lineRule="auto"/>
        <w:jc w:val="both"/>
        <w:rPr>
          <w:sz w:val="20"/>
        </w:rPr>
        <w:sectPr w:rsidR="003345E9">
          <w:pgSz w:w="8640" w:h="12960"/>
          <w:pgMar w:top="1040" w:right="1080" w:bottom="1180" w:left="1080" w:header="0" w:footer="997" w:gutter="0"/>
          <w:cols w:space="720"/>
        </w:sectPr>
      </w:pPr>
    </w:p>
    <w:p w14:paraId="14037EEA"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528847D" w14:textId="77777777" w:rsidR="003345E9" w:rsidRDefault="007169A0">
      <w:pPr>
        <w:pStyle w:val="a3"/>
        <w:spacing w:before="201" w:line="344" w:lineRule="exact"/>
      </w:pPr>
      <w:r>
        <w:rPr>
          <w:color w:val="231F20"/>
          <w:spacing w:val="-2"/>
        </w:rPr>
        <w:t>師之簽署。</w:t>
      </w:r>
    </w:p>
    <w:p w14:paraId="5E6F9310" w14:textId="77777777" w:rsidR="003345E9" w:rsidRDefault="007169A0">
      <w:pPr>
        <w:pStyle w:val="a3"/>
        <w:spacing w:before="12" w:line="206" w:lineRule="auto"/>
        <w:ind w:right="15" w:firstLine="408"/>
        <w:rPr>
          <w:rFonts w:ascii="Noto Sans TC" w:eastAsia="Noto Sans TC"/>
        </w:rPr>
      </w:pPr>
      <w:r>
        <w:rPr>
          <w:color w:val="231F20"/>
          <w:spacing w:val="3"/>
          <w:w w:val="102"/>
        </w:rPr>
        <w:t>上述書面控告狀應呈送地區監督，並提交受控教牧所屬地區之地</w:t>
      </w:r>
      <w:r>
        <w:rPr>
          <w:color w:val="231F20"/>
          <w:spacing w:val="1"/>
          <w:w w:val="102"/>
        </w:rPr>
        <w:t>區資格審查委員會。該控告狀應成為本案記錄之一部分。地區指導委</w:t>
      </w:r>
      <w:r>
        <w:rPr>
          <w:color w:val="231F20"/>
          <w:w w:val="102"/>
        </w:rPr>
        <w:t>員會應盡速以任何方法將通知書送達被告手中。當通知書一時無法送</w:t>
      </w:r>
      <w:r>
        <w:rPr>
          <w:color w:val="231F20"/>
          <w:spacing w:val="1"/>
          <w:w w:val="102"/>
        </w:rPr>
        <w:t>達，可以當地習慣傳遞法律通告之形式為之。被告及其律師在收到通</w:t>
      </w:r>
      <w:r>
        <w:rPr>
          <w:color w:val="231F20"/>
          <w:spacing w:val="-14"/>
          <w:w w:val="102"/>
        </w:rPr>
        <w:t>知書後均有權查閱控告狀，並在提出要求時，可立刻獲得控告狀之副本。</w:t>
      </w:r>
      <w:r>
        <w:rPr>
          <w:color w:val="231F20"/>
          <w:w w:val="102"/>
        </w:rPr>
        <w:t xml:space="preserve"> </w:t>
      </w:r>
      <w:r>
        <w:rPr>
          <w:rFonts w:ascii="Noto Sans TC" w:eastAsia="Noto Sans TC"/>
          <w:color w:val="231F20"/>
          <w:w w:val="102"/>
        </w:rPr>
        <w:t>(532.4，532.9，532.13)</w:t>
      </w:r>
    </w:p>
    <w:p w14:paraId="7969BCFA" w14:textId="77777777" w:rsidR="003345E9" w:rsidRDefault="007169A0">
      <w:pPr>
        <w:pStyle w:val="a5"/>
        <w:numPr>
          <w:ilvl w:val="1"/>
          <w:numId w:val="12"/>
        </w:numPr>
        <w:tabs>
          <w:tab w:val="left" w:pos="1193"/>
        </w:tabs>
        <w:spacing w:line="204" w:lineRule="auto"/>
        <w:ind w:right="16" w:firstLine="408"/>
        <w:rPr>
          <w:rFonts w:ascii="Noto Sans TC" w:eastAsia="Noto Sans TC"/>
          <w:sz w:val="20"/>
        </w:rPr>
      </w:pPr>
      <w:r>
        <w:rPr>
          <w:color w:val="231F20"/>
          <w:spacing w:val="1"/>
          <w:w w:val="102"/>
          <w:sz w:val="20"/>
        </w:rPr>
        <w:t>當某人在控告教牧人員的狀詞上簽名，表明具名者認為控</w:t>
      </w:r>
      <w:r>
        <w:rPr>
          <w:color w:val="231F20"/>
          <w:spacing w:val="-19"/>
          <w:w w:val="102"/>
          <w:sz w:val="20"/>
        </w:rPr>
        <w:t>訴是據其所知、所聞、所信在合理探討後是有充足的事實根據。</w:t>
      </w:r>
      <w:r>
        <w:rPr>
          <w:rFonts w:ascii="Noto Sans TC" w:eastAsia="Noto Sans TC"/>
          <w:color w:val="231F20"/>
          <w:spacing w:val="-3"/>
          <w:w w:val="102"/>
          <w:sz w:val="20"/>
        </w:rPr>
        <w:t>（532.4，</w:t>
      </w:r>
      <w:r>
        <w:rPr>
          <w:rFonts w:ascii="Noto Sans TC" w:eastAsia="Noto Sans TC"/>
          <w:color w:val="231F20"/>
          <w:w w:val="102"/>
          <w:sz w:val="20"/>
        </w:rPr>
        <w:t xml:space="preserve"> 532.13）</w:t>
      </w:r>
    </w:p>
    <w:p w14:paraId="6883BFCC" w14:textId="77777777" w:rsidR="003345E9" w:rsidRDefault="007169A0">
      <w:pPr>
        <w:pStyle w:val="a5"/>
        <w:numPr>
          <w:ilvl w:val="1"/>
          <w:numId w:val="12"/>
        </w:numPr>
        <w:tabs>
          <w:tab w:val="left" w:pos="1193"/>
        </w:tabs>
        <w:spacing w:line="206" w:lineRule="auto"/>
        <w:ind w:right="111" w:firstLine="408"/>
        <w:jc w:val="both"/>
        <w:rPr>
          <w:sz w:val="20"/>
        </w:rPr>
      </w:pPr>
      <w:r>
        <w:rPr>
          <w:b/>
          <w:color w:val="231F20"/>
          <w:spacing w:val="2"/>
          <w:w w:val="110"/>
          <w:sz w:val="20"/>
        </w:rPr>
        <w:t>當一位教牧被指控</w:t>
      </w:r>
      <w:r>
        <w:rPr>
          <w:color w:val="231F20"/>
          <w:spacing w:val="1"/>
          <w:w w:val="102"/>
          <w:sz w:val="20"/>
        </w:rPr>
        <w:t>教牧失德行為，書面控告狀送交地區</w:t>
      </w:r>
      <w:r>
        <w:rPr>
          <w:color w:val="231F20"/>
          <w:spacing w:val="-130"/>
          <w:w w:val="102"/>
          <w:sz w:val="20"/>
        </w:rPr>
        <w:t>監</w:t>
      </w:r>
      <w:r>
        <w:rPr>
          <w:color w:val="231F20"/>
          <w:spacing w:val="1"/>
          <w:w w:val="102"/>
          <w:sz w:val="20"/>
        </w:rPr>
        <w:t>督，且交予地區指導委員會之後，地區指導委員認定一個委員會的數目後，指派一個由不少於三位受委任按立之教牧人員以及不少於兩位</w:t>
      </w:r>
      <w:r>
        <w:rPr>
          <w:color w:val="231F20"/>
          <w:w w:val="102"/>
          <w:sz w:val="20"/>
        </w:rPr>
        <w:t>信徒代表之委員會，進行調查事實及情況，並將調查寫成報告，由半數以上之委員簽署。</w:t>
      </w:r>
    </w:p>
    <w:p w14:paraId="2161F46A" w14:textId="77777777" w:rsidR="003345E9" w:rsidRDefault="007169A0">
      <w:pPr>
        <w:pStyle w:val="a3"/>
        <w:spacing w:line="206" w:lineRule="auto"/>
        <w:ind w:right="111" w:firstLine="408"/>
        <w:jc w:val="both"/>
      </w:pPr>
      <w:r>
        <w:rPr>
          <w:color w:val="231F20"/>
          <w:spacing w:val="3"/>
          <w:w w:val="102"/>
        </w:rPr>
        <w:t>當提出與本會教義不符之書面控告狀，地區指導委員會或是受控</w:t>
      </w:r>
      <w:r>
        <w:rPr>
          <w:color w:val="231F20"/>
          <w:spacing w:val="2"/>
          <w:w w:val="102"/>
        </w:rPr>
        <w:t>教牧可以要求區域神學委員會審酌此控訴以提供對於此控訴狀應有的</w:t>
      </w:r>
      <w:r>
        <w:rPr>
          <w:color w:val="231F20"/>
          <w:spacing w:val="3"/>
          <w:w w:val="102"/>
        </w:rPr>
        <w:t>見解及清晰度。區域神學委員會應由總監督會指派並由區域內大學或</w:t>
      </w:r>
      <w:r>
        <w:rPr>
          <w:color w:val="231F20"/>
          <w:w w:val="102"/>
        </w:rPr>
        <w:t>神學院中之三位神學家及兩位具有優良身份之按立教牧組成。</w:t>
      </w:r>
    </w:p>
    <w:p w14:paraId="45EA5149" w14:textId="77777777" w:rsidR="003345E9" w:rsidRDefault="007169A0">
      <w:pPr>
        <w:pStyle w:val="a3"/>
        <w:spacing w:line="206" w:lineRule="auto"/>
        <w:ind w:right="113" w:firstLine="408"/>
        <w:jc w:val="both"/>
      </w:pPr>
      <w:r>
        <w:rPr>
          <w:color w:val="231F20"/>
          <w:spacing w:val="1"/>
          <w:w w:val="102"/>
        </w:rPr>
        <w:t>若考慮區域神學委員會之報告，覺查有控訴之理據，地區指導委</w:t>
      </w:r>
      <w:r>
        <w:rPr>
          <w:color w:val="231F20"/>
          <w:spacing w:val="3"/>
          <w:w w:val="102"/>
        </w:rPr>
        <w:t>員會應指派由三位以上按立之教牧及不少於二位信徒之調查委員會調查與此相關之事實及情況並以書面提出調查結果，此報告應由調查委</w:t>
      </w:r>
      <w:r>
        <w:rPr>
          <w:color w:val="231F20"/>
          <w:w w:val="102"/>
        </w:rPr>
        <w:t>員會過半數委員簽署。</w:t>
      </w:r>
    </w:p>
    <w:p w14:paraId="493D4200" w14:textId="77777777" w:rsidR="003345E9" w:rsidRDefault="007169A0">
      <w:pPr>
        <w:pStyle w:val="a3"/>
        <w:spacing w:line="206" w:lineRule="auto"/>
        <w:ind w:right="111" w:firstLine="408"/>
        <w:jc w:val="both"/>
        <w:rPr>
          <w:rFonts w:ascii="Noto Sans TC" w:eastAsia="Noto Sans TC"/>
        </w:rPr>
      </w:pPr>
      <w:r>
        <w:rPr>
          <w:color w:val="231F20"/>
          <w:spacing w:val="3"/>
          <w:w w:val="102"/>
        </w:rPr>
        <w:t>若在審查調查委員會之報告顯示表面證據成立可提出控訴，應將</w:t>
      </w:r>
      <w:r>
        <w:rPr>
          <w:color w:val="231F20"/>
          <w:w w:val="102"/>
        </w:rPr>
        <w:t>控罪列明，並由受控教牧所屬地區之二位按立之教牧簽署。地區指導委員會應儘速在接獲報告後將控訴以書面送達被告手中。當控訴書無法送達，可以當地習慣傳遞法律通告之形式為之。被告及其律師在收到控訴書後均有權查閱控告狀並相關資訊。未書面告知之被告，不得</w:t>
      </w:r>
      <w:r>
        <w:rPr>
          <w:color w:val="231F20"/>
          <w:spacing w:val="-15"/>
          <w:w w:val="102"/>
        </w:rPr>
        <w:t>要求被告答辯。</w:t>
      </w:r>
      <w:r>
        <w:rPr>
          <w:rFonts w:ascii="Noto Sans TC" w:eastAsia="Noto Sans TC"/>
          <w:color w:val="231F20"/>
          <w:w w:val="102"/>
        </w:rPr>
        <w:t>（225.3）</w:t>
      </w:r>
    </w:p>
    <w:p w14:paraId="4E19C3BB" w14:textId="77777777" w:rsidR="003345E9" w:rsidRDefault="007169A0">
      <w:pPr>
        <w:pStyle w:val="a5"/>
        <w:numPr>
          <w:ilvl w:val="1"/>
          <w:numId w:val="12"/>
        </w:numPr>
        <w:tabs>
          <w:tab w:val="left" w:pos="1193"/>
        </w:tabs>
        <w:spacing w:line="204" w:lineRule="auto"/>
        <w:ind w:right="115" w:firstLine="408"/>
        <w:jc w:val="both"/>
        <w:rPr>
          <w:sz w:val="20"/>
        </w:rPr>
      </w:pPr>
      <w:r>
        <w:rPr>
          <w:color w:val="231F20"/>
          <w:spacing w:val="1"/>
          <w:w w:val="102"/>
          <w:sz w:val="20"/>
        </w:rPr>
        <w:t>若在調查後發現控告教牧人員之事缺乏事實根據，並且是</w:t>
      </w:r>
      <w:r>
        <w:rPr>
          <w:color w:val="231F20"/>
          <w:w w:val="102"/>
          <w:sz w:val="20"/>
        </w:rPr>
        <w:t>出於虛謊，此控訴行為可作為懲戒那些簽名控告者的依據。</w:t>
      </w:r>
    </w:p>
    <w:p w14:paraId="4D76AC95" w14:textId="77777777" w:rsidR="003345E9" w:rsidRDefault="007169A0">
      <w:pPr>
        <w:pStyle w:val="a5"/>
        <w:numPr>
          <w:ilvl w:val="1"/>
          <w:numId w:val="12"/>
        </w:numPr>
        <w:tabs>
          <w:tab w:val="left" w:pos="1195"/>
        </w:tabs>
        <w:spacing w:line="340" w:lineRule="exact"/>
        <w:ind w:left="1195" w:hanging="667"/>
        <w:jc w:val="both"/>
        <w:rPr>
          <w:sz w:val="20"/>
        </w:rPr>
      </w:pPr>
      <w:r>
        <w:rPr>
          <w:color w:val="231F20"/>
          <w:spacing w:val="9"/>
          <w:sz w:val="20"/>
        </w:rPr>
        <w:t>提出控告的同時，地區指導委員會應指派該地區的五位</w:t>
      </w:r>
    </w:p>
    <w:p w14:paraId="5CC7AD30" w14:textId="77777777" w:rsidR="003345E9" w:rsidRDefault="003345E9">
      <w:pPr>
        <w:pStyle w:val="a5"/>
        <w:spacing w:line="340" w:lineRule="exact"/>
        <w:jc w:val="both"/>
        <w:rPr>
          <w:sz w:val="20"/>
        </w:rPr>
        <w:sectPr w:rsidR="003345E9">
          <w:pgSz w:w="8640" w:h="12960"/>
          <w:pgMar w:top="480" w:right="1080" w:bottom="1180" w:left="1080" w:header="0" w:footer="997" w:gutter="0"/>
          <w:cols w:space="720"/>
        </w:sectPr>
      </w:pPr>
    </w:p>
    <w:p w14:paraId="734BFB34" w14:textId="77777777" w:rsidR="003345E9" w:rsidRDefault="007169A0">
      <w:pPr>
        <w:pStyle w:val="a3"/>
        <w:spacing w:before="50"/>
        <w:ind w:left="0"/>
        <w:jc w:val="center"/>
      </w:pPr>
      <w:r>
        <w:rPr>
          <w:color w:val="231F20"/>
          <w:spacing w:val="-3"/>
        </w:rPr>
        <w:lastRenderedPageBreak/>
        <w:t>司法行政</w:t>
      </w:r>
    </w:p>
    <w:p w14:paraId="44F0E1E4" w14:textId="77777777" w:rsidR="003345E9" w:rsidRDefault="007169A0">
      <w:pPr>
        <w:pStyle w:val="a3"/>
        <w:spacing w:before="237" w:line="206" w:lineRule="auto"/>
        <w:ind w:left="119" w:right="16"/>
        <w:jc w:val="both"/>
        <w:rPr>
          <w:rFonts w:ascii="Noto Sans TC" w:eastAsia="Noto Sans TC"/>
        </w:rPr>
      </w:pPr>
      <w:r>
        <w:rPr>
          <w:color w:val="231F20"/>
          <w:spacing w:val="4"/>
          <w:w w:val="102"/>
        </w:rPr>
        <w:t>受委任按立教牧與至少兩位信徒代表組成一地區懲戒委員會召開聽證</w:t>
      </w:r>
      <w:r>
        <w:rPr>
          <w:color w:val="231F20"/>
          <w:spacing w:val="6"/>
          <w:w w:val="102"/>
        </w:rPr>
        <w:t>會，以審查該案件。這些人要舉行聽證，並依據教會的法律處理該</w:t>
      </w:r>
      <w:r>
        <w:rPr>
          <w:color w:val="231F20"/>
          <w:spacing w:val="1"/>
          <w:w w:val="102"/>
        </w:rPr>
        <w:t>案。一位按立教牧或領有執照的教牧在審訊時，地區監督不得充任控</w:t>
      </w:r>
      <w:r>
        <w:rPr>
          <w:color w:val="231F20"/>
          <w:w w:val="102"/>
        </w:rPr>
        <w:t>告人或助理控告人。懲戒委員會有權撤銷或判定被告之罪名，也有權對被告所犯的過失執行適當之懲戒。此懲戒可提供用以導引犯罪者之救贖和復建。懲戒項目包括悔改、認罪、賠償、停職、建議撤銷資格證書、開除傳道或會友資格，或兩者均予開除、公開或私下申戒，或</w:t>
      </w:r>
      <w:r>
        <w:rPr>
          <w:color w:val="231F20"/>
          <w:spacing w:val="4"/>
          <w:w w:val="102"/>
        </w:rPr>
        <w:t>其他適當之懲戒，包括察看期之中止或延長懲戒期</w:t>
      </w:r>
      <w:r>
        <w:rPr>
          <w:color w:val="231F20"/>
          <w:spacing w:val="-104"/>
          <w:w w:val="102"/>
        </w:rPr>
        <w:t>。</w:t>
      </w:r>
      <w:r>
        <w:rPr>
          <w:rFonts w:ascii="Noto Sans TC" w:eastAsia="Noto Sans TC"/>
          <w:color w:val="231F20"/>
          <w:spacing w:val="-2"/>
          <w:w w:val="102"/>
        </w:rPr>
        <w:t>（225.4，532.4，</w:t>
      </w:r>
      <w:r>
        <w:rPr>
          <w:rFonts w:ascii="Noto Sans TC" w:eastAsia="Noto Sans TC"/>
          <w:color w:val="231F20"/>
          <w:w w:val="102"/>
        </w:rPr>
        <w:t xml:space="preserve"> 532.13，606.11</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606.12）</w:t>
      </w:r>
    </w:p>
    <w:p w14:paraId="6816C629" w14:textId="77777777" w:rsidR="003345E9" w:rsidRDefault="007169A0">
      <w:pPr>
        <w:pStyle w:val="a5"/>
        <w:numPr>
          <w:ilvl w:val="1"/>
          <w:numId w:val="12"/>
        </w:numPr>
        <w:tabs>
          <w:tab w:val="left" w:pos="1192"/>
        </w:tabs>
        <w:spacing w:line="295" w:lineRule="exact"/>
        <w:ind w:left="1192" w:hanging="665"/>
        <w:rPr>
          <w:sz w:val="20"/>
        </w:rPr>
      </w:pPr>
      <w:r>
        <w:rPr>
          <w:color w:val="231F20"/>
          <w:spacing w:val="-1"/>
          <w:sz w:val="20"/>
        </w:rPr>
        <w:t>若被告或地區指導委員會提出要求，可由組成一區域懲戒</w:t>
      </w:r>
    </w:p>
    <w:p w14:paraId="4CBD0708" w14:textId="77777777" w:rsidR="003345E9" w:rsidRDefault="007169A0">
      <w:pPr>
        <w:pStyle w:val="a3"/>
        <w:spacing w:before="9" w:line="206" w:lineRule="auto"/>
        <w:ind w:left="119" w:right="113"/>
      </w:pPr>
      <w:r>
        <w:rPr>
          <w:color w:val="231F20"/>
          <w:spacing w:val="3"/>
          <w:w w:val="102"/>
        </w:rPr>
        <w:t>委員會處理懲戒案件。處理每件案件的區域懲戒委員會應由被告傳道</w:t>
      </w:r>
      <w:r>
        <w:rPr>
          <w:color w:val="231F20"/>
          <w:w w:val="102"/>
        </w:rPr>
        <w:t>懲戒委員會人持有會籍地區之該管區總監督來指派。</w:t>
      </w:r>
    </w:p>
    <w:p w14:paraId="0AC3AC94" w14:textId="77777777" w:rsidR="003345E9" w:rsidRDefault="007169A0">
      <w:pPr>
        <w:pStyle w:val="a5"/>
        <w:numPr>
          <w:ilvl w:val="1"/>
          <w:numId w:val="12"/>
        </w:numPr>
        <w:tabs>
          <w:tab w:val="left" w:pos="1191"/>
        </w:tabs>
        <w:spacing w:line="307" w:lineRule="exact"/>
        <w:ind w:left="1191" w:hanging="664"/>
        <w:rPr>
          <w:sz w:val="20"/>
        </w:rPr>
      </w:pPr>
      <w:r>
        <w:rPr>
          <w:color w:val="231F20"/>
          <w:spacing w:val="-1"/>
          <w:sz w:val="20"/>
        </w:rPr>
        <w:t>本會規定第一期地區，不得對一名宣教士採取懲戒之行動。</w:t>
      </w:r>
    </w:p>
    <w:p w14:paraId="0FC0681C" w14:textId="77777777" w:rsidR="003345E9" w:rsidRDefault="007169A0">
      <w:pPr>
        <w:pStyle w:val="a5"/>
        <w:numPr>
          <w:ilvl w:val="1"/>
          <w:numId w:val="12"/>
        </w:numPr>
        <w:tabs>
          <w:tab w:val="left" w:pos="1192"/>
        </w:tabs>
        <w:spacing w:before="9" w:line="206" w:lineRule="auto"/>
        <w:ind w:left="119" w:right="16" w:firstLine="408"/>
        <w:rPr>
          <w:sz w:val="20"/>
        </w:rPr>
      </w:pPr>
      <w:r>
        <w:rPr>
          <w:color w:val="231F20"/>
          <w:spacing w:val="1"/>
          <w:w w:val="102"/>
          <w:sz w:val="20"/>
        </w:rPr>
        <w:t>懲戒委員會所做的判決，應經全體委員一致通過，判決書</w:t>
      </w:r>
      <w:r>
        <w:rPr>
          <w:color w:val="231F20"/>
          <w:spacing w:val="-14"/>
          <w:w w:val="102"/>
          <w:sz w:val="20"/>
        </w:rPr>
        <w:t>應由全體委員會簽署，並在每位被告之判決書上加註「有罪」或「無罪」</w:t>
      </w:r>
      <w:r>
        <w:rPr>
          <w:color w:val="231F20"/>
          <w:w w:val="102"/>
          <w:sz w:val="20"/>
        </w:rPr>
        <w:t>及詳細說明。</w:t>
      </w:r>
    </w:p>
    <w:p w14:paraId="6366B271" w14:textId="77777777" w:rsidR="003345E9" w:rsidRDefault="007169A0">
      <w:pPr>
        <w:pStyle w:val="a5"/>
        <w:numPr>
          <w:ilvl w:val="1"/>
          <w:numId w:val="12"/>
        </w:numPr>
        <w:tabs>
          <w:tab w:val="left" w:pos="1192"/>
        </w:tabs>
        <w:spacing w:line="204" w:lineRule="auto"/>
        <w:ind w:left="119" w:right="115" w:firstLine="408"/>
        <w:rPr>
          <w:sz w:val="20"/>
        </w:rPr>
      </w:pPr>
      <w:r>
        <w:rPr>
          <w:color w:val="231F20"/>
          <w:spacing w:val="1"/>
          <w:w w:val="102"/>
          <w:sz w:val="20"/>
        </w:rPr>
        <w:t>懲戒委員會根據規定所進行之審訊，應在提出控告之地區</w:t>
      </w:r>
      <w:r>
        <w:rPr>
          <w:color w:val="231F20"/>
          <w:w w:val="102"/>
          <w:sz w:val="20"/>
        </w:rPr>
        <w:t>範圍內，在委員會所指定之地點進行審訊。</w:t>
      </w:r>
    </w:p>
    <w:p w14:paraId="75D882B2" w14:textId="77777777" w:rsidR="003345E9" w:rsidRDefault="007169A0">
      <w:pPr>
        <w:pStyle w:val="a5"/>
        <w:numPr>
          <w:ilvl w:val="1"/>
          <w:numId w:val="12"/>
        </w:numPr>
        <w:tabs>
          <w:tab w:val="left" w:pos="1313"/>
        </w:tabs>
        <w:spacing w:line="204" w:lineRule="auto"/>
        <w:ind w:left="119" w:right="109" w:firstLine="408"/>
        <w:rPr>
          <w:rFonts w:ascii="Noto Sans TC" w:eastAsia="Noto Sans TC"/>
          <w:sz w:val="20"/>
        </w:rPr>
      </w:pPr>
      <w:r>
        <w:rPr>
          <w:color w:val="231F20"/>
          <w:spacing w:val="3"/>
          <w:w w:val="102"/>
          <w:sz w:val="20"/>
        </w:rPr>
        <w:t>任何審訊之程序，應依照下列所規定之「程序規則」進</w:t>
      </w:r>
      <w:r>
        <w:rPr>
          <w:color w:val="231F20"/>
          <w:spacing w:val="-34"/>
          <w:w w:val="102"/>
          <w:sz w:val="20"/>
        </w:rPr>
        <w:t>行之。</w:t>
      </w:r>
      <w:r>
        <w:rPr>
          <w:rFonts w:ascii="Noto Sans TC" w:eastAsia="Noto Sans TC"/>
          <w:color w:val="231F20"/>
          <w:w w:val="102"/>
          <w:sz w:val="20"/>
        </w:rPr>
        <w:t>（225.3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225.4，524.9，530.13，609）</w:t>
      </w:r>
    </w:p>
    <w:p w14:paraId="0E1AEB37" w14:textId="77777777" w:rsidR="003345E9" w:rsidRDefault="007169A0">
      <w:pPr>
        <w:pStyle w:val="a5"/>
        <w:numPr>
          <w:ilvl w:val="1"/>
          <w:numId w:val="12"/>
        </w:numPr>
        <w:tabs>
          <w:tab w:val="left" w:pos="1312"/>
        </w:tabs>
        <w:spacing w:line="309" w:lineRule="exact"/>
        <w:ind w:left="1312" w:hanging="785"/>
        <w:jc w:val="both"/>
        <w:rPr>
          <w:sz w:val="20"/>
        </w:rPr>
      </w:pPr>
      <w:r>
        <w:rPr>
          <w:color w:val="231F20"/>
          <w:spacing w:val="-1"/>
          <w:sz w:val="20"/>
        </w:rPr>
        <w:t>當一位教牧正式被控告行為不檢，不適合為教牧時認罪，</w:t>
      </w:r>
    </w:p>
    <w:p w14:paraId="39BE5CE5" w14:textId="77777777" w:rsidR="003345E9" w:rsidRDefault="007169A0">
      <w:pPr>
        <w:pStyle w:val="a3"/>
        <w:spacing w:before="10" w:line="204" w:lineRule="auto"/>
        <w:ind w:left="119" w:right="113"/>
        <w:jc w:val="both"/>
        <w:rPr>
          <w:rFonts w:ascii="Noto Sans TC" w:eastAsia="Noto Sans TC"/>
        </w:rPr>
      </w:pPr>
      <w:r>
        <w:rPr>
          <w:color w:val="231F20"/>
          <w:spacing w:val="1"/>
        </w:rPr>
        <w:t xml:space="preserve">或未經起訴而認罪，地區指導委員會得採取 </w:t>
      </w:r>
      <w:r>
        <w:rPr>
          <w:rFonts w:ascii="Noto Sans TC" w:eastAsia="Noto Sans TC"/>
          <w:color w:val="231F20"/>
        </w:rPr>
        <w:t>606.5</w:t>
      </w:r>
      <w:r>
        <w:rPr>
          <w:rFonts w:ascii="Noto Sans TC" w:eastAsia="Noto Sans TC"/>
          <w:color w:val="231F20"/>
          <w:spacing w:val="38"/>
        </w:rPr>
        <w:t xml:space="preserve"> </w:t>
      </w:r>
      <w:r>
        <w:rPr>
          <w:color w:val="231F20"/>
        </w:rPr>
        <w:t>所規定之方式而執</w:t>
      </w:r>
      <w:r>
        <w:rPr>
          <w:color w:val="231F20"/>
          <w:spacing w:val="-17"/>
        </w:rPr>
        <w:t>行恰當的懲戒。</w:t>
      </w:r>
      <w:r>
        <w:rPr>
          <w:rFonts w:ascii="Noto Sans TC" w:eastAsia="Noto Sans TC"/>
          <w:color w:val="231F20"/>
          <w:spacing w:val="-2"/>
        </w:rPr>
        <w:t>（532.4，532.13）</w:t>
      </w:r>
    </w:p>
    <w:p w14:paraId="56FE94B5" w14:textId="77777777" w:rsidR="003345E9" w:rsidRDefault="007169A0">
      <w:pPr>
        <w:pStyle w:val="a5"/>
        <w:numPr>
          <w:ilvl w:val="1"/>
          <w:numId w:val="12"/>
        </w:numPr>
        <w:tabs>
          <w:tab w:val="left" w:pos="1313"/>
        </w:tabs>
        <w:spacing w:line="309" w:lineRule="exact"/>
        <w:ind w:left="1313" w:hanging="786"/>
        <w:jc w:val="both"/>
        <w:rPr>
          <w:sz w:val="20"/>
        </w:rPr>
      </w:pPr>
      <w:r>
        <w:rPr>
          <w:color w:val="231F20"/>
          <w:spacing w:val="-1"/>
          <w:sz w:val="20"/>
        </w:rPr>
        <w:t>當一位教牧被指控行為不檢不適合為教牧，在提交懲戒</w:t>
      </w:r>
    </w:p>
    <w:p w14:paraId="7F9BC395" w14:textId="77777777" w:rsidR="003345E9" w:rsidRDefault="007169A0">
      <w:pPr>
        <w:pStyle w:val="a3"/>
        <w:spacing w:before="11" w:line="204" w:lineRule="auto"/>
        <w:ind w:left="119" w:right="113"/>
        <w:jc w:val="both"/>
        <w:rPr>
          <w:rFonts w:ascii="Noto Sans TC" w:eastAsia="Noto Sans TC"/>
        </w:rPr>
      </w:pPr>
      <w:r>
        <w:rPr>
          <w:color w:val="231F20"/>
          <w:spacing w:val="1"/>
        </w:rPr>
        <w:t xml:space="preserve">委員會前已坦承有罪，地區指導委員會得依據 </w:t>
      </w:r>
      <w:r>
        <w:rPr>
          <w:rFonts w:ascii="Noto Sans TC" w:eastAsia="Noto Sans TC"/>
          <w:color w:val="231F20"/>
        </w:rPr>
        <w:t>606.5</w:t>
      </w:r>
      <w:r>
        <w:rPr>
          <w:rFonts w:ascii="Noto Sans TC" w:eastAsia="Noto Sans TC"/>
          <w:color w:val="231F20"/>
          <w:spacing w:val="38"/>
        </w:rPr>
        <w:t xml:space="preserve"> </w:t>
      </w:r>
      <w:r>
        <w:rPr>
          <w:color w:val="231F20"/>
        </w:rPr>
        <w:t>所規定之方式而</w:t>
      </w:r>
      <w:r>
        <w:rPr>
          <w:color w:val="231F20"/>
          <w:spacing w:val="-15"/>
        </w:rPr>
        <w:t>執行恰當的懲戒。</w:t>
      </w:r>
      <w:r>
        <w:rPr>
          <w:rFonts w:ascii="Noto Sans TC" w:eastAsia="Noto Sans TC"/>
          <w:color w:val="231F20"/>
          <w:spacing w:val="-2"/>
        </w:rPr>
        <w:t>（532.4，532.13）</w:t>
      </w:r>
    </w:p>
    <w:p w14:paraId="15AB378C" w14:textId="77777777" w:rsidR="003345E9" w:rsidRDefault="007169A0">
      <w:pPr>
        <w:pStyle w:val="a5"/>
        <w:numPr>
          <w:ilvl w:val="0"/>
          <w:numId w:val="12"/>
        </w:numPr>
        <w:tabs>
          <w:tab w:val="left" w:pos="1005"/>
        </w:tabs>
        <w:spacing w:line="206" w:lineRule="auto"/>
        <w:ind w:left="119" w:right="112" w:firstLine="408"/>
        <w:jc w:val="both"/>
        <w:rPr>
          <w:sz w:val="20"/>
        </w:rPr>
      </w:pPr>
      <w:r>
        <w:rPr>
          <w:color w:val="231F20"/>
          <w:w w:val="102"/>
          <w:sz w:val="20"/>
        </w:rPr>
        <w:t>在懲戒委員會判決之後，被告，地區指導委員會，或那些簽</w:t>
      </w:r>
      <w:r>
        <w:rPr>
          <w:color w:val="231F20"/>
          <w:spacing w:val="2"/>
          <w:w w:val="102"/>
          <w:sz w:val="20"/>
        </w:rPr>
        <w:t>名控告的人，可向區域上訴法庭提出上訴。上訴須在判決後的三十日</w:t>
      </w:r>
      <w:r>
        <w:rPr>
          <w:color w:val="231F20"/>
          <w:w w:val="102"/>
          <w:sz w:val="20"/>
        </w:rPr>
        <w:t>內提出，法庭應複審該案之全部記錄及已採取的所有步驟。法庭若發現有損及任何人權利之任何實質錯誤時，得要求有關委員會重新審訊以糾正錯誤，為先前因錯誤判決而受到影響的人尋求解決之道。</w:t>
      </w:r>
    </w:p>
    <w:p w14:paraId="647EB89E" w14:textId="77777777" w:rsidR="003345E9" w:rsidRDefault="007169A0">
      <w:pPr>
        <w:pStyle w:val="a5"/>
        <w:numPr>
          <w:ilvl w:val="0"/>
          <w:numId w:val="12"/>
        </w:numPr>
        <w:tabs>
          <w:tab w:val="left" w:pos="1005"/>
        </w:tabs>
        <w:spacing w:line="331" w:lineRule="exact"/>
        <w:ind w:left="1005" w:hanging="478"/>
        <w:jc w:val="both"/>
        <w:rPr>
          <w:sz w:val="20"/>
        </w:rPr>
      </w:pPr>
      <w:r>
        <w:rPr>
          <w:color w:val="231F20"/>
          <w:spacing w:val="-1"/>
          <w:sz w:val="20"/>
        </w:rPr>
        <w:t>當懲戒委員會的判決對被告的教牧不利，且判決被告停止其</w:t>
      </w:r>
    </w:p>
    <w:p w14:paraId="6C7D7F87" w14:textId="77777777" w:rsidR="003345E9" w:rsidRDefault="003345E9">
      <w:pPr>
        <w:pStyle w:val="a5"/>
        <w:spacing w:line="331" w:lineRule="exact"/>
        <w:jc w:val="both"/>
        <w:rPr>
          <w:sz w:val="20"/>
        </w:rPr>
        <w:sectPr w:rsidR="003345E9">
          <w:pgSz w:w="8640" w:h="12960"/>
          <w:pgMar w:top="480" w:right="1080" w:bottom="1180" w:left="1080" w:header="0" w:footer="997" w:gutter="0"/>
          <w:cols w:space="720"/>
        </w:sectPr>
      </w:pPr>
    </w:p>
    <w:p w14:paraId="25926118"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BA3A3B7" w14:textId="77777777" w:rsidR="003345E9" w:rsidRDefault="007169A0">
      <w:pPr>
        <w:pStyle w:val="a3"/>
        <w:spacing w:before="237" w:line="206" w:lineRule="auto"/>
        <w:ind w:right="111"/>
      </w:pPr>
      <w:r>
        <w:rPr>
          <w:color w:val="231F20"/>
          <w:spacing w:val="1"/>
          <w:w w:val="102"/>
        </w:rPr>
        <w:t>傳道事工，或撤銷其證書，該名教牧應立即停止所有傳道活動。若被</w:t>
      </w:r>
      <w:r>
        <w:rPr>
          <w:color w:val="231F20"/>
          <w:w w:val="102"/>
        </w:rPr>
        <w:t>告拒絕遵行，將導致喪失其上訴權利。</w:t>
      </w:r>
    </w:p>
    <w:p w14:paraId="4FCCA70E" w14:textId="77777777" w:rsidR="003345E9" w:rsidRDefault="007169A0">
      <w:pPr>
        <w:pStyle w:val="a5"/>
        <w:numPr>
          <w:ilvl w:val="1"/>
          <w:numId w:val="12"/>
        </w:numPr>
        <w:tabs>
          <w:tab w:val="left" w:pos="1193"/>
        </w:tabs>
        <w:spacing w:line="206" w:lineRule="auto"/>
        <w:ind w:right="17" w:firstLine="408"/>
        <w:rPr>
          <w:sz w:val="20"/>
        </w:rPr>
      </w:pPr>
      <w:r>
        <w:rPr>
          <w:color w:val="231F20"/>
          <w:spacing w:val="1"/>
          <w:w w:val="102"/>
          <w:sz w:val="20"/>
        </w:rPr>
        <w:t>當懲戒委員會之判決為暫停或撤銷被告之證書，而被告欲</w:t>
      </w:r>
      <w:r>
        <w:rPr>
          <w:color w:val="231F20"/>
          <w:spacing w:val="3"/>
          <w:w w:val="102"/>
          <w:sz w:val="20"/>
        </w:rPr>
        <w:t>提出上訴時，他應在提出上訴之同時將其證書送交上訴法庭的秘書存</w:t>
      </w:r>
      <w:r>
        <w:rPr>
          <w:color w:val="231F20"/>
          <w:w w:val="102"/>
          <w:sz w:val="20"/>
        </w:rPr>
        <w:t>檔，他是否能再重獲證書作教牧，以及是否有上訴權，全賴他是否遵從這項規則而定。當證書交出後，它們由上述之秘書安全地保存起來，直到該案結束，依照判決將證書寄繳總秘書或發還給原持有人。</w:t>
      </w:r>
    </w:p>
    <w:p w14:paraId="79319C6C" w14:textId="77777777" w:rsidR="003345E9" w:rsidRDefault="007169A0">
      <w:pPr>
        <w:pStyle w:val="a5"/>
        <w:numPr>
          <w:ilvl w:val="1"/>
          <w:numId w:val="12"/>
        </w:numPr>
        <w:tabs>
          <w:tab w:val="left" w:pos="1193"/>
        </w:tabs>
        <w:spacing w:line="206" w:lineRule="auto"/>
        <w:ind w:right="113" w:firstLine="408"/>
        <w:jc w:val="both"/>
        <w:rPr>
          <w:sz w:val="20"/>
        </w:rPr>
      </w:pPr>
      <w:r>
        <w:rPr>
          <w:color w:val="231F20"/>
          <w:spacing w:val="1"/>
          <w:w w:val="102"/>
          <w:sz w:val="20"/>
        </w:rPr>
        <w:t>被告或執行判決區域之區域懲戒委員會可向總會上訴法庭</w:t>
      </w:r>
      <w:r>
        <w:rPr>
          <w:color w:val="231F20"/>
          <w:spacing w:val="3"/>
          <w:w w:val="102"/>
          <w:sz w:val="20"/>
        </w:rPr>
        <w:t>提出上訴。該項上訴應依照其他向總會上訴法庭提出上訴的規定程序</w:t>
      </w:r>
      <w:r>
        <w:rPr>
          <w:color w:val="231F20"/>
          <w:w w:val="102"/>
          <w:sz w:val="20"/>
        </w:rPr>
        <w:t>辦理。</w:t>
      </w:r>
    </w:p>
    <w:p w14:paraId="7F4AE15A" w14:textId="77777777" w:rsidR="003345E9" w:rsidRDefault="007169A0">
      <w:pPr>
        <w:pStyle w:val="2"/>
        <w:spacing w:before="46"/>
      </w:pPr>
      <w:r>
        <w:rPr>
          <w:color w:val="231F20"/>
          <w:spacing w:val="-2"/>
        </w:rPr>
        <w:t>六、訴訟程序規則</w:t>
      </w:r>
    </w:p>
    <w:p w14:paraId="76B43F4A" w14:textId="77777777" w:rsidR="003345E9" w:rsidRDefault="007169A0">
      <w:pPr>
        <w:pStyle w:val="a5"/>
        <w:numPr>
          <w:ilvl w:val="0"/>
          <w:numId w:val="12"/>
        </w:numPr>
        <w:tabs>
          <w:tab w:val="left" w:pos="1006"/>
        </w:tabs>
        <w:spacing w:before="46" w:line="206" w:lineRule="auto"/>
        <w:ind w:right="17" w:firstLine="408"/>
        <w:rPr>
          <w:rFonts w:ascii="Noto Sans TC" w:eastAsia="Noto Sans TC"/>
          <w:sz w:val="20"/>
        </w:rPr>
      </w:pPr>
      <w:r>
        <w:rPr>
          <w:color w:val="231F20"/>
          <w:spacing w:val="1"/>
          <w:w w:val="102"/>
          <w:sz w:val="20"/>
        </w:rPr>
        <w:t>總會上訴法庭應採用統一的訴訟規則，來管理各懲戒委員會</w:t>
      </w:r>
      <w:r>
        <w:rPr>
          <w:color w:val="231F20"/>
          <w:spacing w:val="5"/>
          <w:w w:val="102"/>
          <w:sz w:val="20"/>
        </w:rPr>
        <w:t>和上訴法庭之所有審理案件之訴訟程序。在此規則被採用且公佈後，</w:t>
      </w:r>
      <w:r>
        <w:rPr>
          <w:color w:val="231F20"/>
          <w:spacing w:val="2"/>
          <w:w w:val="102"/>
          <w:sz w:val="20"/>
        </w:rPr>
        <w:t>它們即成為所有司法程序之最終權威。總秘書須提供印妥之「訴訟程</w:t>
      </w:r>
      <w:r>
        <w:rPr>
          <w:color w:val="231F20"/>
          <w:spacing w:val="-11"/>
          <w:w w:val="102"/>
          <w:sz w:val="20"/>
        </w:rPr>
        <w:t>序規則」。總上訴法庭得隨時修訂或變更該規則，當修訂或變更之規定</w:t>
      </w:r>
      <w:r>
        <w:rPr>
          <w:color w:val="231F20"/>
          <w:spacing w:val="2"/>
          <w:w w:val="102"/>
          <w:sz w:val="20"/>
        </w:rPr>
        <w:t>印妥出版後，即在所有之案件審理上產生效力與權威。此後所採取之</w:t>
      </w:r>
      <w:r>
        <w:rPr>
          <w:color w:val="231F20"/>
          <w:spacing w:val="-5"/>
          <w:w w:val="102"/>
          <w:sz w:val="20"/>
        </w:rPr>
        <w:t>任何訴訟步驟，均應遵照該修訂或變更之條文辦理。</w:t>
      </w:r>
      <w:r>
        <w:rPr>
          <w:rFonts w:ascii="Noto Sans TC" w:eastAsia="Noto Sans TC"/>
          <w:color w:val="231F20"/>
          <w:w w:val="102"/>
          <w:sz w:val="20"/>
        </w:rPr>
        <w:t>（606.1）</w:t>
      </w:r>
    </w:p>
    <w:p w14:paraId="7BECF4FD" w14:textId="77777777" w:rsidR="003345E9" w:rsidRDefault="007169A0">
      <w:pPr>
        <w:pStyle w:val="2"/>
        <w:spacing w:before="53"/>
      </w:pPr>
      <w:r>
        <w:rPr>
          <w:color w:val="231F20"/>
          <w:spacing w:val="-2"/>
        </w:rPr>
        <w:t>七、地區上訴法庭</w:t>
      </w:r>
    </w:p>
    <w:p w14:paraId="4C7F7888" w14:textId="77777777" w:rsidR="003345E9" w:rsidRDefault="007169A0">
      <w:pPr>
        <w:pStyle w:val="a5"/>
        <w:numPr>
          <w:ilvl w:val="0"/>
          <w:numId w:val="12"/>
        </w:numPr>
        <w:tabs>
          <w:tab w:val="left" w:pos="1006"/>
        </w:tabs>
        <w:spacing w:before="49" w:line="204" w:lineRule="auto"/>
        <w:ind w:right="112" w:firstLine="408"/>
        <w:jc w:val="both"/>
        <w:rPr>
          <w:rFonts w:ascii="Noto Sans TC" w:eastAsia="Noto Sans TC"/>
          <w:sz w:val="20"/>
        </w:rPr>
      </w:pPr>
      <w:r>
        <w:rPr>
          <w:color w:val="231F20"/>
          <w:w w:val="102"/>
          <w:sz w:val="20"/>
        </w:rPr>
        <w:t>每個已組織之地區，應組成一個地區上訴法庭，由兩位信徒</w:t>
      </w:r>
      <w:r>
        <w:rPr>
          <w:color w:val="231F20"/>
          <w:spacing w:val="1"/>
          <w:w w:val="102"/>
          <w:sz w:val="20"/>
        </w:rPr>
        <w:t>代表、三位包括地區監督在內的受委任按立教牧組成，選舉應依據手</w:t>
      </w:r>
      <w:r>
        <w:rPr>
          <w:color w:val="231F20"/>
          <w:w w:val="102"/>
          <w:sz w:val="20"/>
        </w:rPr>
        <w:t>冊第</w:t>
      </w:r>
      <w:r>
        <w:rPr>
          <w:color w:val="231F20"/>
          <w:spacing w:val="4"/>
          <w:sz w:val="20"/>
        </w:rPr>
        <w:t xml:space="preserve"> </w:t>
      </w:r>
      <w:r>
        <w:rPr>
          <w:rFonts w:ascii="Noto Sans TC" w:eastAsia="Noto Sans TC"/>
          <w:color w:val="231F20"/>
          <w:w w:val="102"/>
          <w:sz w:val="20"/>
        </w:rPr>
        <w:t>205.22</w:t>
      </w:r>
      <w:r>
        <w:rPr>
          <w:rFonts w:ascii="Noto Sans TC" w:eastAsia="Noto Sans TC"/>
          <w:color w:val="231F20"/>
          <w:spacing w:val="9"/>
          <w:sz w:val="20"/>
        </w:rPr>
        <w:t xml:space="preserve"> </w:t>
      </w:r>
      <w:r>
        <w:rPr>
          <w:color w:val="231F20"/>
          <w:spacing w:val="-1"/>
          <w:w w:val="102"/>
          <w:sz w:val="20"/>
        </w:rPr>
        <w:t>條之規定在地區年議會進行。地區上訴法庭要接受會友對</w:t>
      </w:r>
      <w:r>
        <w:rPr>
          <w:color w:val="231F20"/>
          <w:spacing w:val="3"/>
          <w:w w:val="102"/>
          <w:sz w:val="20"/>
        </w:rPr>
        <w:t>地方懲戒委員會之判決之上訴案件。上訴狀必須於判決後或被告被告</w:t>
      </w:r>
      <w:r>
        <w:rPr>
          <w:color w:val="231F20"/>
          <w:spacing w:val="1"/>
          <w:w w:val="102"/>
          <w:sz w:val="20"/>
        </w:rPr>
        <w:t>知判決後的三十日內，以書面提出上訴。上訴狀應遞交地區上訴法庭</w:t>
      </w:r>
      <w:r>
        <w:rPr>
          <w:color w:val="231F20"/>
          <w:w w:val="102"/>
          <w:sz w:val="20"/>
        </w:rPr>
        <w:t>或其中的一位成員。一份副本應送交地方教會的座堂牧師及所屬教會</w:t>
      </w:r>
      <w:r>
        <w:rPr>
          <w:color w:val="231F20"/>
          <w:spacing w:val="-15"/>
          <w:w w:val="102"/>
          <w:sz w:val="20"/>
        </w:rPr>
        <w:t>委員會之秘書。</w:t>
      </w:r>
      <w:r>
        <w:rPr>
          <w:rFonts w:ascii="Noto Sans TC" w:eastAsia="Noto Sans TC"/>
          <w:color w:val="231F20"/>
          <w:w w:val="102"/>
          <w:sz w:val="20"/>
        </w:rPr>
        <w:t>（205.22）</w:t>
      </w:r>
    </w:p>
    <w:p w14:paraId="513FE587" w14:textId="77777777" w:rsidR="003345E9" w:rsidRDefault="007169A0">
      <w:pPr>
        <w:pStyle w:val="a5"/>
        <w:numPr>
          <w:ilvl w:val="1"/>
          <w:numId w:val="12"/>
        </w:numPr>
        <w:tabs>
          <w:tab w:val="left" w:pos="1193"/>
        </w:tabs>
        <w:spacing w:before="10" w:line="204" w:lineRule="auto"/>
        <w:ind w:right="117" w:firstLine="408"/>
        <w:jc w:val="both"/>
        <w:rPr>
          <w:sz w:val="20"/>
        </w:rPr>
      </w:pPr>
      <w:r>
        <w:rPr>
          <w:color w:val="231F20"/>
          <w:spacing w:val="1"/>
          <w:w w:val="102"/>
          <w:sz w:val="20"/>
        </w:rPr>
        <w:t>地區上訴法庭有權審訊並判決地方懲戒委員會對信徒採取的懲戒之上訴。</w:t>
      </w:r>
    </w:p>
    <w:p w14:paraId="1B554A01" w14:textId="77777777" w:rsidR="003345E9" w:rsidRDefault="007169A0">
      <w:pPr>
        <w:pStyle w:val="2"/>
        <w:spacing w:before="64"/>
      </w:pPr>
      <w:r>
        <w:rPr>
          <w:color w:val="231F20"/>
          <w:spacing w:val="-2"/>
        </w:rPr>
        <w:t>八、區域上訴法庭</w:t>
      </w:r>
    </w:p>
    <w:p w14:paraId="3204D9A9" w14:textId="77777777" w:rsidR="003345E9" w:rsidRDefault="007169A0">
      <w:pPr>
        <w:pStyle w:val="a5"/>
        <w:numPr>
          <w:ilvl w:val="0"/>
          <w:numId w:val="12"/>
        </w:numPr>
        <w:tabs>
          <w:tab w:val="left" w:pos="1006"/>
        </w:tabs>
        <w:spacing w:before="49" w:line="204" w:lineRule="auto"/>
        <w:ind w:right="113" w:firstLine="408"/>
        <w:rPr>
          <w:sz w:val="20"/>
        </w:rPr>
      </w:pPr>
      <w:r>
        <w:rPr>
          <w:color w:val="231F20"/>
          <w:w w:val="102"/>
          <w:sz w:val="20"/>
        </w:rPr>
        <w:t>全球每一個區域，應設有區域上訴法庭。各區域上訴法庭係</w:t>
      </w:r>
      <w:r>
        <w:rPr>
          <w:color w:val="231F20"/>
          <w:spacing w:val="3"/>
          <w:w w:val="102"/>
          <w:sz w:val="20"/>
        </w:rPr>
        <w:t>由不少於五位受委任按立之教牧所組成，由總監督會於總議會閉幕後</w:t>
      </w:r>
    </w:p>
    <w:p w14:paraId="7F1F054D" w14:textId="77777777" w:rsidR="003345E9" w:rsidRDefault="003345E9">
      <w:pPr>
        <w:pStyle w:val="a5"/>
        <w:spacing w:line="204" w:lineRule="auto"/>
        <w:rPr>
          <w:sz w:val="20"/>
        </w:rPr>
        <w:sectPr w:rsidR="003345E9">
          <w:pgSz w:w="8640" w:h="12960"/>
          <w:pgMar w:top="480" w:right="1080" w:bottom="1180" w:left="1080" w:header="0" w:footer="997" w:gutter="0"/>
          <w:cols w:space="720"/>
        </w:sectPr>
      </w:pPr>
    </w:p>
    <w:p w14:paraId="641B642A" w14:textId="77777777" w:rsidR="003345E9" w:rsidRDefault="007169A0">
      <w:pPr>
        <w:pStyle w:val="a3"/>
        <w:spacing w:before="50"/>
        <w:ind w:left="0"/>
        <w:jc w:val="center"/>
      </w:pPr>
      <w:r>
        <w:rPr>
          <w:color w:val="231F20"/>
          <w:spacing w:val="-3"/>
        </w:rPr>
        <w:lastRenderedPageBreak/>
        <w:t>司法行政</w:t>
      </w:r>
    </w:p>
    <w:p w14:paraId="09DE8F94" w14:textId="77777777" w:rsidR="003345E9" w:rsidRDefault="007169A0">
      <w:pPr>
        <w:pStyle w:val="a3"/>
        <w:spacing w:before="237" w:line="206" w:lineRule="auto"/>
        <w:ind w:right="16"/>
      </w:pPr>
      <w:r>
        <w:rPr>
          <w:color w:val="231F20"/>
          <w:spacing w:val="-1"/>
          <w:w w:val="102"/>
        </w:rPr>
        <w:t>選出。有出缺時則由總監督會遴選遞補。區域上訴法庭之「程序規則」</w:t>
      </w:r>
      <w:r>
        <w:rPr>
          <w:color w:val="231F20"/>
          <w:w w:val="102"/>
        </w:rPr>
        <w:t>與總會上訴法庭相同，記載於「教會手冊」及「司法手冊」內。上訴法庭的法定人數為五位成員。</w:t>
      </w:r>
    </w:p>
    <w:p w14:paraId="3A36DEF5" w14:textId="77777777" w:rsidR="003345E9" w:rsidRDefault="007169A0">
      <w:pPr>
        <w:pStyle w:val="2"/>
        <w:spacing w:before="60"/>
      </w:pPr>
      <w:r>
        <w:rPr>
          <w:color w:val="231F20"/>
          <w:spacing w:val="-2"/>
        </w:rPr>
        <w:t>九、總會上訴法庭</w:t>
      </w:r>
    </w:p>
    <w:p w14:paraId="66142DB3" w14:textId="77777777" w:rsidR="003345E9" w:rsidRDefault="007169A0">
      <w:pPr>
        <w:pStyle w:val="a5"/>
        <w:numPr>
          <w:ilvl w:val="0"/>
          <w:numId w:val="12"/>
        </w:numPr>
        <w:tabs>
          <w:tab w:val="left" w:pos="1006"/>
        </w:tabs>
        <w:spacing w:before="46" w:line="206" w:lineRule="auto"/>
        <w:ind w:right="112" w:firstLine="408"/>
        <w:jc w:val="both"/>
        <w:rPr>
          <w:sz w:val="20"/>
        </w:rPr>
      </w:pPr>
      <w:r>
        <w:rPr>
          <w:color w:val="231F20"/>
          <w:w w:val="102"/>
          <w:sz w:val="20"/>
        </w:rPr>
        <w:t>總議會應選出五位受委任按立之教牧組成總會上訴法庭，任</w:t>
      </w:r>
      <w:r>
        <w:rPr>
          <w:color w:val="231F20"/>
          <w:spacing w:val="2"/>
          <w:w w:val="102"/>
          <w:sz w:val="20"/>
        </w:rPr>
        <w:t>期為總議會休會後的四年，或直到合格的繼任者選出為止。該法庭有</w:t>
      </w:r>
      <w:r>
        <w:rPr>
          <w:color w:val="231F20"/>
          <w:w w:val="102"/>
          <w:sz w:val="20"/>
        </w:rPr>
        <w:t>下列之司法權：</w:t>
      </w:r>
    </w:p>
    <w:p w14:paraId="2F2A1DEB" w14:textId="77777777" w:rsidR="003345E9" w:rsidRDefault="007169A0">
      <w:pPr>
        <w:pStyle w:val="a5"/>
        <w:numPr>
          <w:ilvl w:val="1"/>
          <w:numId w:val="12"/>
        </w:numPr>
        <w:tabs>
          <w:tab w:val="left" w:pos="1193"/>
        </w:tabs>
        <w:spacing w:line="204" w:lineRule="auto"/>
        <w:ind w:right="117" w:firstLine="408"/>
        <w:jc w:val="both"/>
        <w:rPr>
          <w:rFonts w:ascii="Noto Sans TC" w:eastAsia="Noto Sans TC"/>
          <w:sz w:val="20"/>
        </w:rPr>
      </w:pPr>
      <w:r>
        <w:rPr>
          <w:color w:val="231F20"/>
          <w:spacing w:val="1"/>
          <w:w w:val="102"/>
          <w:sz w:val="20"/>
        </w:rPr>
        <w:t>對控告任一地區懲戒委員會或區域上訴法庭之行動或判決</w:t>
      </w:r>
      <w:r>
        <w:rPr>
          <w:color w:val="231F20"/>
          <w:spacing w:val="-6"/>
          <w:w w:val="102"/>
          <w:sz w:val="20"/>
        </w:rPr>
        <w:t>的上訴案件，予以終極的審訊及判決。</w:t>
      </w:r>
      <w:r>
        <w:rPr>
          <w:rFonts w:ascii="Noto Sans TC" w:eastAsia="Noto Sans TC"/>
          <w:color w:val="231F20"/>
          <w:w w:val="102"/>
          <w:sz w:val="20"/>
        </w:rPr>
        <w:t>（305.7）</w:t>
      </w:r>
    </w:p>
    <w:p w14:paraId="7DCA9DCE" w14:textId="77777777" w:rsidR="003345E9" w:rsidRDefault="007169A0">
      <w:pPr>
        <w:pStyle w:val="a5"/>
        <w:numPr>
          <w:ilvl w:val="0"/>
          <w:numId w:val="12"/>
        </w:numPr>
        <w:tabs>
          <w:tab w:val="left" w:pos="1006"/>
        </w:tabs>
        <w:spacing w:line="204" w:lineRule="auto"/>
        <w:ind w:right="117" w:firstLine="408"/>
        <w:rPr>
          <w:rFonts w:ascii="Noto Sans TC" w:eastAsia="Noto Sans TC"/>
          <w:sz w:val="20"/>
        </w:rPr>
      </w:pPr>
      <w:r>
        <w:rPr>
          <w:color w:val="231F20"/>
          <w:spacing w:val="-1"/>
          <w:w w:val="102"/>
          <w:sz w:val="20"/>
        </w:rPr>
        <w:t>在總議會的休會期間，總會上訴法庭若有出缺，應由總監督</w:t>
      </w:r>
      <w:r>
        <w:rPr>
          <w:color w:val="231F20"/>
          <w:spacing w:val="-15"/>
          <w:w w:val="102"/>
          <w:sz w:val="20"/>
        </w:rPr>
        <w:t>會指派遞補之。</w:t>
      </w:r>
      <w:r>
        <w:rPr>
          <w:rFonts w:ascii="Noto Sans TC" w:eastAsia="Noto Sans TC"/>
          <w:color w:val="231F20"/>
          <w:w w:val="102"/>
          <w:sz w:val="20"/>
        </w:rPr>
        <w:t>（317.6）</w:t>
      </w:r>
    </w:p>
    <w:p w14:paraId="6114D514" w14:textId="77777777" w:rsidR="003345E9" w:rsidRDefault="007169A0">
      <w:pPr>
        <w:pStyle w:val="a5"/>
        <w:numPr>
          <w:ilvl w:val="0"/>
          <w:numId w:val="12"/>
        </w:numPr>
        <w:tabs>
          <w:tab w:val="left" w:pos="1006"/>
        </w:tabs>
        <w:spacing w:line="204" w:lineRule="auto"/>
        <w:ind w:right="116" w:firstLine="408"/>
        <w:rPr>
          <w:sz w:val="20"/>
        </w:rPr>
      </w:pPr>
      <w:r>
        <w:rPr>
          <w:color w:val="231F20"/>
          <w:w w:val="102"/>
          <w:sz w:val="20"/>
        </w:rPr>
        <w:t>總會上訴法庭之成員於處理法庭事務期間，其日用費及津貼應比照總董事會之董事給付，其酬勞由總司庫支出。</w:t>
      </w:r>
    </w:p>
    <w:p w14:paraId="773F5A2C" w14:textId="77777777" w:rsidR="003345E9" w:rsidRDefault="007169A0">
      <w:pPr>
        <w:pStyle w:val="a5"/>
        <w:numPr>
          <w:ilvl w:val="0"/>
          <w:numId w:val="12"/>
        </w:numPr>
        <w:tabs>
          <w:tab w:val="left" w:pos="1011"/>
        </w:tabs>
        <w:spacing w:line="312" w:lineRule="exact"/>
        <w:ind w:left="1011" w:hanging="483"/>
        <w:rPr>
          <w:sz w:val="20"/>
        </w:rPr>
      </w:pPr>
      <w:r>
        <w:rPr>
          <w:color w:val="231F20"/>
          <w:spacing w:val="21"/>
          <w:sz w:val="20"/>
        </w:rPr>
        <w:t>總秘書應為總會上訴法庭永久記錄和判決書之保管人。</w:t>
      </w:r>
    </w:p>
    <w:p w14:paraId="54733821" w14:textId="77777777" w:rsidR="003345E9" w:rsidRDefault="007169A0">
      <w:pPr>
        <w:pStyle w:val="a3"/>
        <w:spacing w:line="348" w:lineRule="exact"/>
        <w:ind w:left="18"/>
        <w:rPr>
          <w:rFonts w:ascii="Noto Sans TC" w:eastAsia="Noto Sans TC"/>
        </w:rPr>
      </w:pPr>
      <w:r>
        <w:rPr>
          <w:rFonts w:ascii="Noto Sans TC" w:eastAsia="Noto Sans TC"/>
          <w:color w:val="231F20"/>
          <w:spacing w:val="-2"/>
        </w:rPr>
        <w:t>（326.4）</w:t>
      </w:r>
    </w:p>
    <w:p w14:paraId="633D246D" w14:textId="77777777" w:rsidR="003345E9" w:rsidRDefault="007169A0">
      <w:pPr>
        <w:pStyle w:val="2"/>
        <w:spacing w:before="42"/>
      </w:pPr>
      <w:r>
        <w:rPr>
          <w:color w:val="231F20"/>
          <w:spacing w:val="-2"/>
        </w:rPr>
        <w:t>九、區域上訴法庭</w:t>
      </w:r>
    </w:p>
    <w:p w14:paraId="3BAB4CA7" w14:textId="77777777" w:rsidR="003345E9" w:rsidRDefault="007169A0">
      <w:pPr>
        <w:pStyle w:val="a5"/>
        <w:numPr>
          <w:ilvl w:val="0"/>
          <w:numId w:val="11"/>
        </w:numPr>
        <w:tabs>
          <w:tab w:val="left" w:pos="1006"/>
        </w:tabs>
        <w:spacing w:before="46" w:line="206" w:lineRule="auto"/>
        <w:ind w:right="16" w:firstLine="408"/>
        <w:rPr>
          <w:sz w:val="20"/>
        </w:rPr>
      </w:pPr>
      <w:r>
        <w:rPr>
          <w:color w:val="231F20"/>
          <w:w w:val="102"/>
          <w:sz w:val="20"/>
        </w:rPr>
        <w:t>全球每一個區域，應設有區域上訴法庭。各區域上訴法庭係</w:t>
      </w:r>
      <w:r>
        <w:rPr>
          <w:color w:val="231F20"/>
          <w:spacing w:val="3"/>
          <w:w w:val="102"/>
          <w:sz w:val="20"/>
        </w:rPr>
        <w:t>由不少於五位受委任按立之教牧所組成，由總監督會於總議會閉幕後</w:t>
      </w:r>
      <w:r>
        <w:rPr>
          <w:color w:val="231F20"/>
          <w:spacing w:val="-1"/>
          <w:w w:val="102"/>
          <w:sz w:val="20"/>
        </w:rPr>
        <w:t>選出。有出缺時則由總監督會遴選遞補。區域上訴法庭之「程序規則」</w:t>
      </w:r>
      <w:r>
        <w:rPr>
          <w:color w:val="231F20"/>
          <w:w w:val="102"/>
          <w:sz w:val="20"/>
        </w:rPr>
        <w:t>與總會上訴法庭相同，記載於「教會手冊」及「司法手冊」內。上訴法庭的法定人數為五位成員。</w:t>
      </w:r>
    </w:p>
    <w:p w14:paraId="35A88174" w14:textId="77777777" w:rsidR="003345E9" w:rsidRDefault="007169A0">
      <w:pPr>
        <w:pStyle w:val="2"/>
        <w:spacing w:before="56"/>
      </w:pPr>
      <w:r>
        <w:rPr>
          <w:color w:val="231F20"/>
          <w:spacing w:val="-2"/>
        </w:rPr>
        <w:t>十、權利之保障</w:t>
      </w:r>
    </w:p>
    <w:p w14:paraId="1C7B105E" w14:textId="77777777" w:rsidR="003345E9" w:rsidRDefault="007169A0">
      <w:pPr>
        <w:pStyle w:val="a5"/>
        <w:numPr>
          <w:ilvl w:val="0"/>
          <w:numId w:val="11"/>
        </w:numPr>
        <w:tabs>
          <w:tab w:val="left" w:pos="1006"/>
        </w:tabs>
        <w:spacing w:before="47" w:line="206" w:lineRule="auto"/>
        <w:ind w:right="16" w:firstLine="408"/>
        <w:rPr>
          <w:sz w:val="20"/>
        </w:rPr>
      </w:pPr>
      <w:r>
        <w:rPr>
          <w:color w:val="231F20"/>
          <w:spacing w:val="1"/>
          <w:w w:val="102"/>
          <w:sz w:val="20"/>
        </w:rPr>
        <w:t>對被告之教牧或信徒給予公平公正之審訊權利，是不容否定或延誤的。書面之控告應儘速予以審訊，使無辜者得以平反，有罪的</w:t>
      </w:r>
      <w:r>
        <w:rPr>
          <w:color w:val="231F20"/>
          <w:w w:val="102"/>
          <w:sz w:val="20"/>
        </w:rPr>
        <w:t>予以懲戒。在被告尚未證實有罪之前，均應視為無罪。每件訴訟案及詳細列述事件時，主告在證明被告之罪行時應負有道德上之確認責任，並且無可置疑。</w:t>
      </w:r>
    </w:p>
    <w:p w14:paraId="382F95BB" w14:textId="77777777" w:rsidR="003345E9" w:rsidRDefault="007169A0">
      <w:pPr>
        <w:pStyle w:val="a5"/>
        <w:numPr>
          <w:ilvl w:val="1"/>
          <w:numId w:val="11"/>
        </w:numPr>
        <w:tabs>
          <w:tab w:val="left" w:pos="1193"/>
        </w:tabs>
        <w:spacing w:line="206" w:lineRule="auto"/>
        <w:ind w:right="111" w:firstLine="408"/>
        <w:jc w:val="both"/>
        <w:rPr>
          <w:sz w:val="20"/>
        </w:rPr>
      </w:pPr>
      <w:r>
        <w:rPr>
          <w:color w:val="231F20"/>
          <w:spacing w:val="1"/>
          <w:w w:val="102"/>
          <w:sz w:val="20"/>
        </w:rPr>
        <w:t>準備每件案件控訴教牧之花費，包括為了向總會上訴法庭</w:t>
      </w:r>
      <w:r>
        <w:rPr>
          <w:color w:val="231F20"/>
          <w:spacing w:val="3"/>
          <w:w w:val="102"/>
          <w:sz w:val="20"/>
        </w:rPr>
        <w:t>上訴審問中每一位證人所說的做成逐字稿之記錄花費，將由審問及懲</w:t>
      </w:r>
      <w:r>
        <w:rPr>
          <w:color w:val="231F20"/>
          <w:w w:val="102"/>
          <w:sz w:val="20"/>
        </w:rPr>
        <w:t>戒地區負擔。每一位教牧上訴時，有權以口頭或文書進行，被告人可</w:t>
      </w:r>
    </w:p>
    <w:p w14:paraId="148FE786"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6FB1C92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27FF12F" w14:textId="77777777" w:rsidR="003345E9" w:rsidRDefault="007169A0">
      <w:pPr>
        <w:pStyle w:val="a3"/>
        <w:spacing w:before="201" w:line="347" w:lineRule="exact"/>
      </w:pPr>
      <w:r>
        <w:rPr>
          <w:color w:val="231F20"/>
          <w:spacing w:val="-1"/>
        </w:rPr>
        <w:t>以書面方式宣示放棄此項權力。</w:t>
      </w:r>
    </w:p>
    <w:p w14:paraId="51545B22" w14:textId="77777777" w:rsidR="003345E9" w:rsidRDefault="007169A0">
      <w:pPr>
        <w:pStyle w:val="a3"/>
        <w:spacing w:before="10" w:line="206" w:lineRule="auto"/>
        <w:ind w:right="111" w:firstLine="408"/>
        <w:jc w:val="both"/>
      </w:pPr>
      <w:r>
        <w:rPr>
          <w:color w:val="231F20"/>
          <w:spacing w:val="3"/>
          <w:w w:val="102"/>
        </w:rPr>
        <w:t>準備每件案件控訴信徒之花費，包括為了向總會上訴法庭上訴審</w:t>
      </w:r>
      <w:r>
        <w:rPr>
          <w:color w:val="231F20"/>
          <w:spacing w:val="2"/>
          <w:w w:val="102"/>
        </w:rPr>
        <w:t>問中每一位證人所說的做成逐字稿之記錄花費，將由審問及懲戒教會</w:t>
      </w:r>
      <w:r>
        <w:rPr>
          <w:color w:val="231F20"/>
          <w:w w:val="102"/>
        </w:rPr>
        <w:t>負擔。每一位信徒上訴時，有權以口頭或文書進行，被告人可以書面方式宣示放棄此項權力。</w:t>
      </w:r>
    </w:p>
    <w:p w14:paraId="2C3916FF" w14:textId="77777777" w:rsidR="003345E9" w:rsidRDefault="007169A0">
      <w:pPr>
        <w:pStyle w:val="a5"/>
        <w:numPr>
          <w:ilvl w:val="1"/>
          <w:numId w:val="11"/>
        </w:numPr>
        <w:tabs>
          <w:tab w:val="left" w:pos="1193"/>
        </w:tabs>
        <w:spacing w:line="204" w:lineRule="auto"/>
        <w:ind w:right="115" w:firstLine="408"/>
        <w:jc w:val="both"/>
        <w:rPr>
          <w:sz w:val="20"/>
        </w:rPr>
      </w:pPr>
      <w:r>
        <w:rPr>
          <w:color w:val="231F20"/>
          <w:spacing w:val="1"/>
          <w:w w:val="102"/>
          <w:sz w:val="20"/>
        </w:rPr>
        <w:t>教牧上訴的最高機關為總上訴庭，信徒上訴的最高機關為</w:t>
      </w:r>
      <w:r>
        <w:rPr>
          <w:color w:val="231F20"/>
          <w:w w:val="102"/>
          <w:sz w:val="20"/>
        </w:rPr>
        <w:t>地區上訴庭。</w:t>
      </w:r>
    </w:p>
    <w:p w14:paraId="253400D7" w14:textId="77777777" w:rsidR="003345E9" w:rsidRDefault="007169A0">
      <w:pPr>
        <w:pStyle w:val="a5"/>
        <w:numPr>
          <w:ilvl w:val="1"/>
          <w:numId w:val="11"/>
        </w:numPr>
        <w:tabs>
          <w:tab w:val="left" w:pos="1194"/>
        </w:tabs>
        <w:spacing w:line="204" w:lineRule="auto"/>
        <w:ind w:right="6" w:firstLine="408"/>
        <w:jc w:val="both"/>
        <w:rPr>
          <w:sz w:val="20"/>
        </w:rPr>
      </w:pPr>
      <w:r>
        <w:rPr>
          <w:color w:val="231F20"/>
          <w:spacing w:val="6"/>
          <w:w w:val="102"/>
          <w:sz w:val="20"/>
        </w:rPr>
        <w:t>一位教牧或信徒被控有行為不檢或任何違反「教會手冊」</w:t>
      </w:r>
      <w:r>
        <w:rPr>
          <w:color w:val="231F20"/>
          <w:w w:val="102"/>
          <w:sz w:val="20"/>
        </w:rPr>
        <w:t>之行為時，其有權與控告人面對面對質，並對本案之證人交叉檢驗。</w:t>
      </w:r>
    </w:p>
    <w:p w14:paraId="57110787" w14:textId="77777777" w:rsidR="003345E9" w:rsidRDefault="007169A0">
      <w:pPr>
        <w:pStyle w:val="a5"/>
        <w:numPr>
          <w:ilvl w:val="1"/>
          <w:numId w:val="11"/>
        </w:numPr>
        <w:tabs>
          <w:tab w:val="left" w:pos="1192"/>
        </w:tabs>
        <w:spacing w:line="312" w:lineRule="exact"/>
        <w:ind w:left="1192" w:hanging="664"/>
        <w:jc w:val="both"/>
        <w:rPr>
          <w:sz w:val="20"/>
        </w:rPr>
      </w:pPr>
      <w:r>
        <w:rPr>
          <w:color w:val="231F20"/>
          <w:spacing w:val="-1"/>
          <w:sz w:val="20"/>
        </w:rPr>
        <w:t>任何人在懲戒委員會的供詞必經宣誓後才為有效。</w:t>
      </w:r>
    </w:p>
    <w:p w14:paraId="435AB490" w14:textId="77777777" w:rsidR="003345E9" w:rsidRDefault="007169A0">
      <w:pPr>
        <w:pStyle w:val="a5"/>
        <w:numPr>
          <w:ilvl w:val="1"/>
          <w:numId w:val="11"/>
        </w:numPr>
        <w:tabs>
          <w:tab w:val="left" w:pos="1193"/>
        </w:tabs>
        <w:spacing w:before="6" w:line="206" w:lineRule="auto"/>
        <w:ind w:right="112" w:firstLine="408"/>
        <w:jc w:val="both"/>
        <w:rPr>
          <w:sz w:val="20"/>
        </w:rPr>
      </w:pPr>
      <w:r>
        <w:rPr>
          <w:color w:val="231F20"/>
          <w:spacing w:val="1"/>
          <w:w w:val="102"/>
          <w:sz w:val="20"/>
        </w:rPr>
        <w:t>任何教牧或信徒被傳到懲戒委員會前，對控告他的事提出答辯時，他永遠有權請其律師或自己的代理人代表出庭答辯，惟該律</w:t>
      </w:r>
      <w:r>
        <w:rPr>
          <w:color w:val="231F20"/>
          <w:w w:val="102"/>
          <w:sz w:val="20"/>
        </w:rPr>
        <w:t>師必須是宣聖會具優良身份的會友。任何正式會員，若並無任何已組織教會之會友對他提出書面指控，均應被視為具優良身份者。</w:t>
      </w:r>
    </w:p>
    <w:p w14:paraId="09CDCF15" w14:textId="77777777" w:rsidR="003345E9" w:rsidRDefault="007169A0">
      <w:pPr>
        <w:pStyle w:val="a5"/>
        <w:numPr>
          <w:ilvl w:val="1"/>
          <w:numId w:val="11"/>
        </w:numPr>
        <w:tabs>
          <w:tab w:val="left" w:pos="1193"/>
        </w:tabs>
        <w:spacing w:line="206" w:lineRule="auto"/>
        <w:ind w:right="15" w:firstLine="408"/>
        <w:rPr>
          <w:sz w:val="20"/>
        </w:rPr>
      </w:pPr>
      <w:r>
        <w:rPr>
          <w:color w:val="231F20"/>
          <w:spacing w:val="1"/>
          <w:w w:val="102"/>
          <w:sz w:val="20"/>
        </w:rPr>
        <w:t>不得要求一位教牧或信徒對五年前發生之事提出答辯，而控訴日期之五年前所發生任何事都不能成為證據。然而，假如，受這</w:t>
      </w:r>
      <w:r>
        <w:rPr>
          <w:color w:val="231F20"/>
          <w:w w:val="102"/>
          <w:sz w:val="20"/>
        </w:rPr>
        <w:t>種行為侵害的人，在十八歲以下，或是在心智上無法指控，或提出控</w:t>
      </w:r>
      <w:r>
        <w:rPr>
          <w:color w:val="231F20"/>
          <w:spacing w:val="-17"/>
          <w:w w:val="102"/>
          <w:sz w:val="20"/>
        </w:rPr>
        <w:t>告，這五年限期由受侵害者達到十八歲，或在心智上勝任始得開始計算。</w:t>
      </w:r>
      <w:r>
        <w:rPr>
          <w:color w:val="231F20"/>
          <w:spacing w:val="3"/>
          <w:w w:val="102"/>
          <w:sz w:val="20"/>
        </w:rPr>
        <w:t>若是對兒童性虐待的案件，將</w:t>
      </w:r>
      <w:r>
        <w:rPr>
          <w:rFonts w:ascii="Noto Serif SC" w:eastAsia="Noto Serif SC"/>
          <w:color w:val="231F20"/>
          <w:spacing w:val="3"/>
          <w:w w:val="102"/>
          <w:sz w:val="20"/>
        </w:rPr>
        <w:t>没</w:t>
      </w:r>
      <w:r>
        <w:rPr>
          <w:color w:val="231F20"/>
          <w:spacing w:val="3"/>
          <w:w w:val="102"/>
          <w:sz w:val="20"/>
        </w:rPr>
        <w:t xml:space="preserve">有時間限制。未成年青少年是指未滿 </w:t>
      </w:r>
      <w:r>
        <w:rPr>
          <w:color w:val="231F20"/>
          <w:w w:val="102"/>
          <w:sz w:val="20"/>
        </w:rPr>
        <w:t>18</w:t>
      </w:r>
      <w:r>
        <w:rPr>
          <w:color w:val="231F20"/>
          <w:spacing w:val="-1"/>
          <w:sz w:val="20"/>
        </w:rPr>
        <w:t xml:space="preserve"> </w:t>
      </w:r>
      <w:r>
        <w:rPr>
          <w:color w:val="231F20"/>
          <w:w w:val="102"/>
          <w:sz w:val="20"/>
        </w:rPr>
        <w:t>歲或當地政府界定為更高的年齡。</w:t>
      </w:r>
    </w:p>
    <w:p w14:paraId="378E1925" w14:textId="77777777" w:rsidR="003345E9" w:rsidRDefault="007169A0">
      <w:pPr>
        <w:pStyle w:val="a3"/>
        <w:spacing w:line="206" w:lineRule="auto"/>
        <w:ind w:right="112" w:firstLine="408"/>
        <w:jc w:val="both"/>
      </w:pPr>
      <w:r>
        <w:rPr>
          <w:color w:val="231F20"/>
          <w:spacing w:val="1"/>
          <w:w w:val="102"/>
        </w:rPr>
        <w:t>若是一個教牧被地方法院判重罪，應繳回其證書給地區監督。在</w:t>
      </w:r>
      <w:r>
        <w:rPr>
          <w:color w:val="231F20"/>
          <w:spacing w:val="2"/>
          <w:w w:val="102"/>
        </w:rPr>
        <w:t>此教牧請求之下，又如果懲戒委員會從未涉入，地區指導委員會應調</w:t>
      </w:r>
      <w:r>
        <w:rPr>
          <w:color w:val="231F20"/>
          <w:w w:val="102"/>
        </w:rPr>
        <w:t>查定罪的情況，又若它視為適當，亦可恢復其證書資格。</w:t>
      </w:r>
    </w:p>
    <w:p w14:paraId="616762FA" w14:textId="77777777" w:rsidR="003345E9" w:rsidRDefault="007169A0">
      <w:pPr>
        <w:pStyle w:val="a5"/>
        <w:numPr>
          <w:ilvl w:val="1"/>
          <w:numId w:val="11"/>
        </w:numPr>
        <w:tabs>
          <w:tab w:val="left" w:pos="1194"/>
        </w:tabs>
        <w:spacing w:line="206" w:lineRule="auto"/>
        <w:ind w:right="17" w:firstLine="408"/>
        <w:rPr>
          <w:sz w:val="20"/>
        </w:rPr>
      </w:pPr>
      <w:r>
        <w:rPr>
          <w:color w:val="231F20"/>
          <w:spacing w:val="4"/>
          <w:w w:val="102"/>
          <w:sz w:val="20"/>
        </w:rPr>
        <w:t>一個教牧或信徒不可為了同一案件遭受兩次審訊。然而，</w:t>
      </w:r>
      <w:r>
        <w:rPr>
          <w:color w:val="231F20"/>
          <w:spacing w:val="2"/>
          <w:w w:val="102"/>
          <w:sz w:val="20"/>
        </w:rPr>
        <w:t>當上訴法庭在上訴中，發現先前懲戒委員會在訴訟程序中，犯了可挽</w:t>
      </w:r>
      <w:r>
        <w:rPr>
          <w:color w:val="231F20"/>
          <w:w w:val="102"/>
          <w:sz w:val="20"/>
        </w:rPr>
        <w:t>救的錯誤時，則不在此考慮之下。</w:t>
      </w:r>
    </w:p>
    <w:p w14:paraId="564CF60C" w14:textId="77777777" w:rsidR="003345E9" w:rsidRDefault="003345E9">
      <w:pPr>
        <w:pStyle w:val="a5"/>
        <w:spacing w:line="206" w:lineRule="auto"/>
        <w:rPr>
          <w:sz w:val="20"/>
        </w:rPr>
        <w:sectPr w:rsidR="003345E9">
          <w:pgSz w:w="8640" w:h="12960"/>
          <w:pgMar w:top="480" w:right="1080" w:bottom="1180" w:left="1080" w:header="0" w:footer="997" w:gutter="0"/>
          <w:cols w:space="720"/>
        </w:sectPr>
      </w:pPr>
    </w:p>
    <w:p w14:paraId="61881368" w14:textId="77777777" w:rsidR="003345E9" w:rsidRDefault="007169A0">
      <w:pPr>
        <w:pStyle w:val="a3"/>
        <w:spacing w:before="50"/>
        <w:ind w:left="0"/>
        <w:jc w:val="center"/>
      </w:pPr>
      <w:r>
        <w:rPr>
          <w:color w:val="231F20"/>
          <w:spacing w:val="-3"/>
        </w:rPr>
        <w:lastRenderedPageBreak/>
        <w:t>司法行政</w:t>
      </w:r>
    </w:p>
    <w:p w14:paraId="3C5D6FF2" w14:textId="77777777" w:rsidR="003345E9" w:rsidRDefault="003345E9">
      <w:pPr>
        <w:pStyle w:val="a3"/>
        <w:spacing w:before="401"/>
        <w:ind w:left="0"/>
        <w:rPr>
          <w:sz w:val="28"/>
        </w:rPr>
      </w:pPr>
    </w:p>
    <w:p w14:paraId="679C77B8" w14:textId="77777777" w:rsidR="003345E9" w:rsidRDefault="007169A0">
      <w:pPr>
        <w:ind w:left="528"/>
        <w:rPr>
          <w:rFonts w:ascii="Noto Serif TC Medium" w:eastAsia="Noto Serif TC Medium"/>
          <w:sz w:val="28"/>
        </w:rPr>
      </w:pPr>
      <w:r>
        <w:rPr>
          <w:rFonts w:ascii="Noto Serif TC Medium" w:eastAsia="Noto Serif TC Medium"/>
          <w:color w:val="231F20"/>
          <w:spacing w:val="-4"/>
          <w:sz w:val="28"/>
        </w:rPr>
        <w:t>第八篇</w:t>
      </w:r>
    </w:p>
    <w:p w14:paraId="78A9C1C1" w14:textId="77777777" w:rsidR="003345E9" w:rsidRDefault="007169A0">
      <w:pPr>
        <w:pStyle w:val="1"/>
        <w:spacing w:before="114"/>
      </w:pPr>
      <w:r>
        <w:rPr>
          <w:color w:val="231F20"/>
          <w:spacing w:val="-5"/>
        </w:rPr>
        <w:t>禮儀</w:t>
      </w:r>
    </w:p>
    <w:p w14:paraId="237B093E" w14:textId="77777777" w:rsidR="003345E9" w:rsidRDefault="007169A0">
      <w:pPr>
        <w:spacing w:before="163" w:line="300" w:lineRule="auto"/>
        <w:ind w:left="360" w:right="5639"/>
        <w:rPr>
          <w:b/>
          <w:sz w:val="24"/>
        </w:rPr>
      </w:pPr>
      <w:r>
        <w:rPr>
          <w:b/>
          <w:color w:val="231F20"/>
          <w:spacing w:val="-6"/>
          <w:sz w:val="24"/>
        </w:rPr>
        <w:t>聖禮</w:t>
      </w:r>
      <w:r>
        <w:rPr>
          <w:b/>
          <w:color w:val="231F20"/>
          <w:spacing w:val="-5"/>
          <w:sz w:val="24"/>
        </w:rPr>
        <w:t>儀式</w:t>
      </w:r>
    </w:p>
    <w:p w14:paraId="421E5A61" w14:textId="77777777" w:rsidR="003345E9" w:rsidRDefault="003345E9">
      <w:pPr>
        <w:spacing w:line="300" w:lineRule="auto"/>
        <w:rPr>
          <w:b/>
          <w:sz w:val="24"/>
        </w:rPr>
        <w:sectPr w:rsidR="003345E9">
          <w:pgSz w:w="8640" w:h="12960"/>
          <w:pgMar w:top="480" w:right="1080" w:bottom="1180" w:left="1080" w:header="0" w:footer="997" w:gutter="0"/>
          <w:cols w:space="720"/>
        </w:sectPr>
      </w:pPr>
    </w:p>
    <w:p w14:paraId="217E0053" w14:textId="77777777" w:rsidR="003345E9" w:rsidRDefault="007169A0">
      <w:pPr>
        <w:pStyle w:val="1"/>
        <w:spacing w:before="12"/>
      </w:pPr>
      <w:r>
        <w:rPr>
          <w:color w:val="231F20"/>
          <w:spacing w:val="-5"/>
        </w:rPr>
        <w:lastRenderedPageBreak/>
        <w:t>禮儀</w:t>
      </w:r>
    </w:p>
    <w:p w14:paraId="79DF35C2" w14:textId="77777777" w:rsidR="003345E9" w:rsidRDefault="007169A0">
      <w:pPr>
        <w:pStyle w:val="2"/>
        <w:numPr>
          <w:ilvl w:val="0"/>
          <w:numId w:val="10"/>
        </w:numPr>
        <w:tabs>
          <w:tab w:val="left" w:pos="922"/>
        </w:tabs>
        <w:spacing w:before="161"/>
        <w:ind w:hanging="562"/>
      </w:pPr>
      <w:r>
        <w:rPr>
          <w:color w:val="231F20"/>
          <w:spacing w:val="-4"/>
        </w:rPr>
        <w:t>聖餐禮</w:t>
      </w:r>
    </w:p>
    <w:p w14:paraId="031E49DE" w14:textId="77777777" w:rsidR="003345E9" w:rsidRDefault="007169A0">
      <w:pPr>
        <w:pStyle w:val="a3"/>
        <w:spacing w:before="11" w:line="347" w:lineRule="exact"/>
        <w:ind w:left="528"/>
      </w:pPr>
      <w:r>
        <w:rPr>
          <w:color w:val="231F20"/>
          <w:spacing w:val="4"/>
        </w:rPr>
        <w:t xml:space="preserve">舉行聖餐前，應以講道說明聖餐之意義，並讀哥林多前書十一 </w:t>
      </w:r>
      <w:r>
        <w:rPr>
          <w:color w:val="231F20"/>
          <w:spacing w:val="-5"/>
        </w:rPr>
        <w:t>23</w:t>
      </w:r>
    </w:p>
    <w:p w14:paraId="3C047CD3" w14:textId="77777777" w:rsidR="003345E9" w:rsidRDefault="007169A0">
      <w:pPr>
        <w:pStyle w:val="a3"/>
        <w:spacing w:before="9" w:line="206" w:lineRule="auto"/>
        <w:ind w:right="115"/>
      </w:pPr>
      <w:r>
        <w:rPr>
          <w:color w:val="231F20"/>
          <w:w w:val="155"/>
        </w:rPr>
        <w:t>~</w:t>
      </w:r>
      <w:r>
        <w:rPr>
          <w:color w:val="231F20"/>
          <w:spacing w:val="-6"/>
          <w:w w:val="155"/>
        </w:rPr>
        <w:t xml:space="preserve"> </w:t>
      </w:r>
      <w:r>
        <w:rPr>
          <w:color w:val="231F20"/>
        </w:rPr>
        <w:t>29，路加福音廿二 14 ～ 20 或其他適當之經文。之後，傳道人要做</w:t>
      </w:r>
      <w:r>
        <w:rPr>
          <w:color w:val="231F20"/>
          <w:spacing w:val="-2"/>
        </w:rPr>
        <w:t>如下的邀請：</w:t>
      </w:r>
    </w:p>
    <w:p w14:paraId="133586D2" w14:textId="77777777" w:rsidR="003345E9" w:rsidRDefault="007169A0">
      <w:pPr>
        <w:pStyle w:val="a3"/>
        <w:spacing w:before="318" w:line="206" w:lineRule="auto"/>
        <w:ind w:right="17" w:firstLine="408"/>
      </w:pPr>
      <w:r>
        <w:rPr>
          <w:color w:val="231F20"/>
          <w:spacing w:val="5"/>
          <w:w w:val="102"/>
        </w:rPr>
        <w:t>我們的救主耶穌基督親自設立了這聖禮，以宣告祂的生，受難，</w:t>
      </w:r>
      <w:r>
        <w:rPr>
          <w:color w:val="231F20"/>
          <w:w w:val="102"/>
        </w:rPr>
        <w:t>犧牲的死，復活和再來的盼望。是表明主的死，直等到祂再來。</w:t>
      </w:r>
    </w:p>
    <w:p w14:paraId="0781DA71" w14:textId="77777777" w:rsidR="003345E9" w:rsidRDefault="007169A0">
      <w:pPr>
        <w:pStyle w:val="a3"/>
        <w:spacing w:line="206" w:lineRule="auto"/>
        <w:ind w:right="111" w:firstLine="408"/>
      </w:pPr>
      <w:r>
        <w:rPr>
          <w:color w:val="231F20"/>
          <w:spacing w:val="3"/>
          <w:w w:val="102"/>
        </w:rPr>
        <w:t>主餐是聖靈呈現基督的一個得恩典的途徑，我們要存敬畏和感謝</w:t>
      </w:r>
      <w:r>
        <w:rPr>
          <w:color w:val="231F20"/>
          <w:w w:val="102"/>
        </w:rPr>
        <w:t>的心來領受基督的工作。</w:t>
      </w:r>
    </w:p>
    <w:p w14:paraId="1BA5E4B7" w14:textId="77777777" w:rsidR="003345E9" w:rsidRDefault="007169A0">
      <w:pPr>
        <w:pStyle w:val="a3"/>
        <w:spacing w:line="206" w:lineRule="auto"/>
        <w:ind w:right="112" w:firstLine="408"/>
        <w:jc w:val="both"/>
      </w:pPr>
      <w:r>
        <w:rPr>
          <w:color w:val="231F20"/>
          <w:spacing w:val="1"/>
          <w:w w:val="102"/>
        </w:rPr>
        <w:t>凡誠心悔罪，離棄罪惡，相信基督的救贖者都被邀請進入基督的死和復活。我們來到聖餐桌前讓我們生命和救贖得以更新，並靠聖靈</w:t>
      </w:r>
      <w:r>
        <w:rPr>
          <w:color w:val="231F20"/>
          <w:spacing w:val="-18"/>
          <w:w w:val="102"/>
        </w:rPr>
        <w:t>合而為一。。</w:t>
      </w:r>
    </w:p>
    <w:p w14:paraId="4643F4C8" w14:textId="77777777" w:rsidR="003345E9" w:rsidRDefault="007169A0">
      <w:pPr>
        <w:pStyle w:val="a3"/>
        <w:spacing w:line="206" w:lineRule="auto"/>
        <w:ind w:right="113" w:firstLine="408"/>
        <w:jc w:val="both"/>
      </w:pPr>
      <w:r>
        <w:rPr>
          <w:color w:val="231F20"/>
        </w:rPr>
        <w:t>我們與普世教會心口如一的認信 : 基督已死，基督已復活，基督必再來。我們同心禱告 :</w:t>
      </w:r>
    </w:p>
    <w:p w14:paraId="38126E41" w14:textId="77777777" w:rsidR="003345E9" w:rsidRDefault="007169A0">
      <w:pPr>
        <w:pStyle w:val="a3"/>
        <w:spacing w:before="308" w:line="206" w:lineRule="auto"/>
        <w:ind w:right="111" w:firstLine="408"/>
        <w:jc w:val="both"/>
      </w:pPr>
      <w:r>
        <w:rPr>
          <w:color w:val="231F20"/>
          <w:spacing w:val="3"/>
          <w:w w:val="102"/>
        </w:rPr>
        <w:t>教牧可帶領會眾作一個認罪和代求的禱告，並用以下的祝聖的禱</w:t>
      </w:r>
      <w:r>
        <w:rPr>
          <w:color w:val="231F20"/>
          <w:w w:val="102"/>
        </w:rPr>
        <w:t>文結束</w:t>
      </w:r>
      <w:r>
        <w:rPr>
          <w:color w:val="231F20"/>
          <w:spacing w:val="1"/>
        </w:rPr>
        <w:t xml:space="preserve"> </w:t>
      </w:r>
      <w:r>
        <w:rPr>
          <w:color w:val="231F20"/>
          <w:w w:val="102"/>
        </w:rPr>
        <w:t>:</w:t>
      </w:r>
    </w:p>
    <w:p w14:paraId="361C8609" w14:textId="77777777" w:rsidR="003345E9" w:rsidRDefault="007169A0">
      <w:pPr>
        <w:pStyle w:val="a3"/>
        <w:spacing w:before="281" w:line="347" w:lineRule="exact"/>
        <w:ind w:left="528"/>
      </w:pPr>
      <w:r>
        <w:rPr>
          <w:color w:val="231F20"/>
          <w:spacing w:val="-2"/>
        </w:rPr>
        <w:t>聖潔的神，</w:t>
      </w:r>
    </w:p>
    <w:p w14:paraId="7F4ED99D" w14:textId="77777777" w:rsidR="003345E9" w:rsidRDefault="007169A0">
      <w:pPr>
        <w:pStyle w:val="a3"/>
        <w:spacing w:before="10" w:line="206" w:lineRule="auto"/>
        <w:ind w:right="111" w:firstLine="408"/>
        <w:jc w:val="both"/>
      </w:pPr>
      <w:r>
        <w:rPr>
          <w:color w:val="231F20"/>
          <w:spacing w:val="3"/>
          <w:w w:val="102"/>
        </w:rPr>
        <w:t>我們奉祢兒子耶穌基督聚集在主餐桌前，祢的靈膏</w:t>
      </w:r>
      <w:r>
        <w:rPr>
          <w:rFonts w:ascii="Noto Serif SC" w:eastAsia="Noto Serif SC"/>
          <w:color w:val="231F20"/>
          <w:spacing w:val="3"/>
          <w:w w:val="102"/>
        </w:rPr>
        <w:t>没</w:t>
      </w:r>
      <w:r>
        <w:rPr>
          <w:color w:val="231F20"/>
          <w:spacing w:val="4"/>
          <w:w w:val="102"/>
        </w:rPr>
        <w:t>抹主去傳福</w:t>
      </w:r>
      <w:r>
        <w:rPr>
          <w:color w:val="231F20"/>
          <w:spacing w:val="1"/>
          <w:w w:val="102"/>
        </w:rPr>
        <w:t>音給貧窮人，差遣去報告被擄的得釋放，受壓制的得自由，讓饑餓的</w:t>
      </w:r>
      <w:r>
        <w:rPr>
          <w:color w:val="231F20"/>
          <w:w w:val="102"/>
        </w:rPr>
        <w:t>得飽足，與罪人同桌，並定一個赦罪的新約。我們活在這個等待主再來的盼望中。</w:t>
      </w:r>
    </w:p>
    <w:p w14:paraId="0EFF4DC8" w14:textId="77777777" w:rsidR="003345E9" w:rsidRDefault="007169A0">
      <w:pPr>
        <w:pStyle w:val="a3"/>
        <w:spacing w:line="206" w:lineRule="auto"/>
        <w:ind w:right="111" w:firstLine="408"/>
        <w:jc w:val="both"/>
      </w:pPr>
      <w:r>
        <w:rPr>
          <w:color w:val="231F20"/>
          <w:w w:val="102"/>
        </w:rPr>
        <w:t>我主耶穌基督被賣的那一夜，拿起餅來，祝謝了，就擘開，遞給</w:t>
      </w:r>
      <w:r>
        <w:rPr>
          <w:color w:val="231F20"/>
          <w:spacing w:val="-1"/>
          <w:w w:val="102"/>
        </w:rPr>
        <w:t>祂的門徒，說，這是我的身體，為你們捨的，你們應當如此行：為的</w:t>
      </w:r>
      <w:r>
        <w:rPr>
          <w:color w:val="231F20"/>
          <w:w w:val="102"/>
        </w:rPr>
        <w:t>是記念我。</w:t>
      </w:r>
    </w:p>
    <w:p w14:paraId="73579AF0" w14:textId="77777777" w:rsidR="003345E9" w:rsidRDefault="007169A0">
      <w:pPr>
        <w:pStyle w:val="a3"/>
        <w:spacing w:line="307" w:lineRule="exact"/>
        <w:ind w:left="528"/>
      </w:pPr>
      <w:r>
        <w:rPr>
          <w:color w:val="231F20"/>
          <w:spacing w:val="1"/>
        </w:rPr>
        <w:t xml:space="preserve">( 路加福音 </w:t>
      </w:r>
      <w:r>
        <w:rPr>
          <w:color w:val="231F20"/>
          <w:spacing w:val="-2"/>
        </w:rPr>
        <w:t>22:19)</w:t>
      </w:r>
    </w:p>
    <w:p w14:paraId="02DFEC9E" w14:textId="77777777" w:rsidR="003345E9" w:rsidRDefault="007169A0">
      <w:pPr>
        <w:pStyle w:val="a3"/>
        <w:spacing w:before="5" w:line="206" w:lineRule="auto"/>
        <w:ind w:right="17" w:firstLine="408"/>
      </w:pPr>
      <w:r>
        <w:rPr>
          <w:color w:val="231F20"/>
          <w:w w:val="102"/>
        </w:rPr>
        <w:t>飯後，也照樣拿起杯來，祝謝了，遞給祂的門徒，說，你們都喝這杯，因為這是用我的血所立的新約，為你們和眾人免除罪惡所流的，</w:t>
      </w:r>
    </w:p>
    <w:p w14:paraId="63850D96" w14:textId="77777777" w:rsidR="003345E9" w:rsidRDefault="003345E9">
      <w:pPr>
        <w:pStyle w:val="a3"/>
        <w:spacing w:line="206" w:lineRule="auto"/>
        <w:sectPr w:rsidR="003345E9">
          <w:pgSz w:w="8640" w:h="12960"/>
          <w:pgMar w:top="960" w:right="1080" w:bottom="1180" w:left="1080" w:header="0" w:footer="997" w:gutter="0"/>
          <w:cols w:space="720"/>
        </w:sectPr>
      </w:pPr>
    </w:p>
    <w:p w14:paraId="02672970" w14:textId="77777777" w:rsidR="003345E9" w:rsidRDefault="007169A0">
      <w:pPr>
        <w:pStyle w:val="a3"/>
        <w:spacing w:before="50"/>
        <w:ind w:left="0"/>
        <w:jc w:val="center"/>
      </w:pPr>
      <w:r>
        <w:rPr>
          <w:color w:val="231F20"/>
          <w:spacing w:val="-3"/>
        </w:rPr>
        <w:lastRenderedPageBreak/>
        <w:t>司法行政</w:t>
      </w:r>
    </w:p>
    <w:p w14:paraId="4AAD4E0E" w14:textId="77777777" w:rsidR="003345E9" w:rsidRDefault="007169A0">
      <w:pPr>
        <w:pStyle w:val="a3"/>
        <w:spacing w:before="201" w:line="347" w:lineRule="exact"/>
      </w:pPr>
      <w:r>
        <w:rPr>
          <w:color w:val="231F20"/>
          <w:spacing w:val="-1"/>
        </w:rPr>
        <w:t>你們每逢喝的時候，要這樣行，為的是記念我。</w:t>
      </w:r>
    </w:p>
    <w:p w14:paraId="75985AE8" w14:textId="77777777" w:rsidR="003345E9" w:rsidRDefault="007169A0">
      <w:pPr>
        <w:pStyle w:val="a3"/>
        <w:spacing w:line="320" w:lineRule="exact"/>
        <w:ind w:left="426"/>
        <w:jc w:val="both"/>
      </w:pPr>
      <w:r>
        <w:rPr>
          <w:color w:val="231F20"/>
        </w:rPr>
        <w:t>（</w:t>
      </w:r>
      <w:r>
        <w:rPr>
          <w:color w:val="231F20"/>
          <w:spacing w:val="3"/>
        </w:rPr>
        <w:t xml:space="preserve">馬太福音 </w:t>
      </w:r>
      <w:r>
        <w:rPr>
          <w:color w:val="231F20"/>
        </w:rPr>
        <w:t>26:27-29</w:t>
      </w:r>
      <w:r>
        <w:rPr>
          <w:color w:val="231F20"/>
          <w:spacing w:val="4"/>
        </w:rPr>
        <w:t xml:space="preserve"> 路加福音 </w:t>
      </w:r>
      <w:r>
        <w:rPr>
          <w:color w:val="231F20"/>
          <w:spacing w:val="-2"/>
        </w:rPr>
        <w:t>22:19）</w:t>
      </w:r>
    </w:p>
    <w:p w14:paraId="70E475BB" w14:textId="77777777" w:rsidR="003345E9" w:rsidRDefault="007169A0">
      <w:pPr>
        <w:pStyle w:val="a3"/>
        <w:spacing w:before="10" w:line="206" w:lineRule="auto"/>
        <w:ind w:right="112" w:firstLine="408"/>
        <w:jc w:val="both"/>
      </w:pPr>
      <w:r>
        <w:rPr>
          <w:color w:val="231F20"/>
          <w:w w:val="102"/>
        </w:rPr>
        <w:t>為此，作為基督的身體，我們以讚美和感恩為祭獻上自已。讓聖</w:t>
      </w:r>
      <w:r>
        <w:rPr>
          <w:color w:val="231F20"/>
          <w:spacing w:val="2"/>
          <w:w w:val="102"/>
        </w:rPr>
        <w:t>靈澆灌在我們和祢所賜的餅和杯。藉著聖靈，讓這些餅和杯成為基督</w:t>
      </w:r>
      <w:r>
        <w:rPr>
          <w:color w:val="231F20"/>
          <w:w w:val="102"/>
        </w:rPr>
        <w:t>的身體和血，基督的血救贖我們，向世界活出基督的身體。</w:t>
      </w:r>
    </w:p>
    <w:p w14:paraId="07858617" w14:textId="77777777" w:rsidR="003345E9" w:rsidRDefault="007169A0">
      <w:pPr>
        <w:pStyle w:val="a3"/>
        <w:spacing w:line="206" w:lineRule="auto"/>
        <w:ind w:right="17" w:firstLine="408"/>
      </w:pPr>
      <w:r>
        <w:rPr>
          <w:color w:val="231F20"/>
          <w:spacing w:val="2"/>
          <w:w w:val="102"/>
        </w:rPr>
        <w:t>藉著聖靈，讓我們合而為一，互相連繫，向世界有合一的事奉，直到基督最後的得勝。奉聖父，聖子，聖靈的名，阿門們。</w:t>
      </w:r>
    </w:p>
    <w:p w14:paraId="2875DD46" w14:textId="77777777" w:rsidR="003345E9" w:rsidRDefault="007169A0">
      <w:pPr>
        <w:pStyle w:val="a3"/>
        <w:spacing w:line="308" w:lineRule="exact"/>
        <w:ind w:left="528"/>
      </w:pPr>
      <w:r>
        <w:rPr>
          <w:color w:val="231F20"/>
          <w:spacing w:val="-1"/>
        </w:rPr>
        <w:t>按救主耶穌的教導，我們一同禱告</w:t>
      </w:r>
    </w:p>
    <w:p w14:paraId="4CB693C1" w14:textId="77777777" w:rsidR="003345E9" w:rsidRDefault="007169A0">
      <w:pPr>
        <w:pStyle w:val="a3"/>
        <w:spacing w:line="320" w:lineRule="exact"/>
        <w:ind w:left="426"/>
      </w:pPr>
      <w:r>
        <w:rPr>
          <w:color w:val="231F20"/>
        </w:rPr>
        <w:t>（</w:t>
      </w:r>
      <w:r>
        <w:rPr>
          <w:color w:val="231F20"/>
          <w:spacing w:val="-9"/>
        </w:rPr>
        <w:t>會眾可以同聲背頌主禱文。</w:t>
      </w:r>
      <w:r>
        <w:rPr>
          <w:color w:val="231F20"/>
          <w:spacing w:val="-10"/>
        </w:rPr>
        <w:t>）</w:t>
      </w:r>
    </w:p>
    <w:p w14:paraId="134F3E57" w14:textId="77777777" w:rsidR="003345E9" w:rsidRDefault="007169A0">
      <w:pPr>
        <w:pStyle w:val="a3"/>
        <w:spacing w:before="5" w:line="206" w:lineRule="auto"/>
        <w:ind w:right="15" w:firstLine="408"/>
      </w:pPr>
      <w:r>
        <w:rPr>
          <w:color w:val="231F20"/>
          <w:spacing w:val="1"/>
          <w:w w:val="102"/>
        </w:rPr>
        <w:t>我們在天上的父，願人都尊祢的名為聖，願祢的國降臨，願祢的</w:t>
      </w:r>
      <w:r>
        <w:rPr>
          <w:color w:val="231F20"/>
          <w:w w:val="102"/>
        </w:rPr>
        <w:t>旨意行在地上，如同行在天上。我們日用的飲食，今日賜給我們，免</w:t>
      </w:r>
      <w:r>
        <w:rPr>
          <w:color w:val="231F20"/>
          <w:spacing w:val="-16"/>
          <w:w w:val="102"/>
        </w:rPr>
        <w:t>我們的債，如同我們免了人的債，不叫我們遇見試探，救我們脫離兇惡，</w:t>
      </w:r>
      <w:r>
        <w:rPr>
          <w:color w:val="231F20"/>
          <w:w w:val="102"/>
        </w:rPr>
        <w:t>因為國度、權柄、榮耀，全是祢的，直到永遠。阿們！</w:t>
      </w:r>
    </w:p>
    <w:p w14:paraId="6217404F" w14:textId="77777777" w:rsidR="003345E9" w:rsidRDefault="007169A0">
      <w:pPr>
        <w:pStyle w:val="a3"/>
        <w:spacing w:line="306" w:lineRule="exact"/>
        <w:ind w:left="528"/>
      </w:pPr>
      <w:r>
        <w:rPr>
          <w:color w:val="231F20"/>
          <w:spacing w:val="-1"/>
        </w:rPr>
        <w:t>分餅時，傳道人要說：</w:t>
      </w:r>
    </w:p>
    <w:p w14:paraId="310AF316" w14:textId="77777777" w:rsidR="003345E9" w:rsidRDefault="007169A0">
      <w:pPr>
        <w:pStyle w:val="a3"/>
        <w:spacing w:before="10" w:line="206" w:lineRule="auto"/>
        <w:ind w:right="18" w:firstLine="408"/>
      </w:pPr>
      <w:r>
        <w:rPr>
          <w:color w:val="231F20"/>
          <w:spacing w:val="-2"/>
        </w:rPr>
        <w:t>這是主耶穌基督的身體是為你捨的，好使你無可指摘的進入永生。請吃這餅，為的是記念基督為你死。</w:t>
      </w:r>
    </w:p>
    <w:p w14:paraId="0C1C6B69" w14:textId="77777777" w:rsidR="003345E9" w:rsidRDefault="007169A0">
      <w:pPr>
        <w:pStyle w:val="a3"/>
        <w:spacing w:line="308" w:lineRule="exact"/>
        <w:ind w:left="528"/>
      </w:pPr>
      <w:r>
        <w:rPr>
          <w:color w:val="231F20"/>
          <w:spacing w:val="-1"/>
        </w:rPr>
        <w:t>分杯時，傳道人要說：</w:t>
      </w:r>
    </w:p>
    <w:p w14:paraId="39515B82" w14:textId="77777777" w:rsidR="003345E9" w:rsidRDefault="007169A0">
      <w:pPr>
        <w:pStyle w:val="a3"/>
        <w:spacing w:before="9" w:line="206" w:lineRule="auto"/>
        <w:ind w:right="15" w:firstLine="408"/>
      </w:pPr>
      <w:r>
        <w:rPr>
          <w:color w:val="231F20"/>
          <w:spacing w:val="5"/>
          <w:w w:val="102"/>
        </w:rPr>
        <w:t>這是主耶穌基督的寶血為你而流，好使你無可指摘的進入永生。請以感恩的心情領受這杯，為的是記念基督為你們流的血。</w:t>
      </w:r>
    </w:p>
    <w:p w14:paraId="01306532" w14:textId="77777777" w:rsidR="003345E9" w:rsidRDefault="007169A0">
      <w:pPr>
        <w:pStyle w:val="a3"/>
        <w:spacing w:line="307" w:lineRule="exact"/>
        <w:ind w:left="528"/>
      </w:pPr>
      <w:r>
        <w:rPr>
          <w:color w:val="231F20"/>
          <w:spacing w:val="-1"/>
        </w:rPr>
        <w:t>領完聖餐後，傳道人可以感謝與交託的禱告作為結束。</w:t>
      </w:r>
    </w:p>
    <w:p w14:paraId="38A6CFE9" w14:textId="77777777" w:rsidR="003345E9" w:rsidRDefault="007169A0">
      <w:pPr>
        <w:pStyle w:val="a3"/>
        <w:spacing w:line="322" w:lineRule="exact"/>
        <w:ind w:left="426"/>
        <w:rPr>
          <w:rFonts w:ascii="Noto Sans TC" w:eastAsia="Noto Sans TC"/>
        </w:rPr>
      </w:pPr>
      <w:r>
        <w:rPr>
          <w:rFonts w:ascii="Noto Sans TC" w:eastAsia="Noto Sans TC"/>
          <w:color w:val="231F20"/>
          <w:spacing w:val="-2"/>
        </w:rPr>
        <w:t>（29.5，124515.4，524.75327，52533.2，52634.1）</w:t>
      </w:r>
    </w:p>
    <w:p w14:paraId="7282DF94" w14:textId="77777777" w:rsidR="003345E9" w:rsidRDefault="007169A0">
      <w:pPr>
        <w:spacing w:line="346" w:lineRule="exact"/>
        <w:ind w:left="528"/>
        <w:rPr>
          <w:b/>
          <w:sz w:val="20"/>
        </w:rPr>
      </w:pPr>
      <w:r>
        <w:rPr>
          <w:b/>
          <w:color w:val="231F20"/>
          <w:spacing w:val="-1"/>
          <w:sz w:val="20"/>
        </w:rPr>
        <w:t>註：只有未發酵的酒方可在聖餐禮中使用。</w:t>
      </w:r>
    </w:p>
    <w:p w14:paraId="21C83671" w14:textId="77777777" w:rsidR="003345E9" w:rsidRDefault="007169A0">
      <w:pPr>
        <w:pStyle w:val="2"/>
        <w:numPr>
          <w:ilvl w:val="0"/>
          <w:numId w:val="10"/>
        </w:numPr>
        <w:tabs>
          <w:tab w:val="left" w:pos="922"/>
        </w:tabs>
        <w:spacing w:before="43"/>
        <w:ind w:hanging="562"/>
      </w:pPr>
      <w:r>
        <w:rPr>
          <w:color w:val="231F20"/>
          <w:spacing w:val="-3"/>
        </w:rPr>
        <w:t>信徒洗禮</w:t>
      </w:r>
    </w:p>
    <w:p w14:paraId="18DD4254" w14:textId="77777777" w:rsidR="003345E9" w:rsidRDefault="007169A0">
      <w:pPr>
        <w:pStyle w:val="a3"/>
        <w:spacing w:before="47" w:line="206" w:lineRule="auto"/>
        <w:ind w:right="111" w:firstLine="408"/>
        <w:jc w:val="both"/>
      </w:pPr>
      <w:r>
        <w:rPr>
          <w:color w:val="231F20"/>
          <w:spacing w:val="-19"/>
          <w:w w:val="102"/>
        </w:rPr>
        <w:t>親愛的【】</w:t>
      </w:r>
      <w:r>
        <w:rPr>
          <w:color w:val="231F20"/>
          <w:spacing w:val="5"/>
          <w:w w:val="102"/>
        </w:rPr>
        <w:t>（弟兄／姐妹</w:t>
      </w:r>
      <w:r>
        <w:rPr>
          <w:color w:val="231F20"/>
          <w:spacing w:val="-102"/>
          <w:w w:val="102"/>
        </w:rPr>
        <w:t>）</w:t>
      </w:r>
      <w:r>
        <w:rPr>
          <w:color w:val="231F20"/>
          <w:spacing w:val="4"/>
          <w:w w:val="102"/>
        </w:rPr>
        <w:t>：洗禮是恩典新約之表徵和印記，表明</w:t>
      </w:r>
      <w:r>
        <w:rPr>
          <w:color w:val="231F20"/>
          <w:spacing w:val="1"/>
          <w:w w:val="102"/>
        </w:rPr>
        <w:t>我們憑信心進入耶穌基督的死和復活，加入祂的身體，就是教會。這</w:t>
      </w:r>
      <w:r>
        <w:rPr>
          <w:color w:val="231F20"/>
          <w:w w:val="102"/>
        </w:rPr>
        <w:t>是宣告耶穌基督為主和救主的得恩途徑。</w:t>
      </w:r>
    </w:p>
    <w:p w14:paraId="7B46499C" w14:textId="77777777" w:rsidR="003345E9" w:rsidRDefault="007169A0">
      <w:pPr>
        <w:pStyle w:val="a3"/>
        <w:spacing w:line="206" w:lineRule="auto"/>
        <w:ind w:right="18" w:firstLine="408"/>
        <w:jc w:val="both"/>
      </w:pPr>
      <w:r>
        <w:rPr>
          <w:color w:val="231F20"/>
          <w:w w:val="102"/>
        </w:rPr>
        <w:t>使徒保羅宣告所有受洗歸入基督耶穌的是歸入祂的死。藉著洗禮，</w:t>
      </w:r>
      <w:r>
        <w:rPr>
          <w:color w:val="231F20"/>
          <w:spacing w:val="1"/>
          <w:w w:val="102"/>
        </w:rPr>
        <w:t>我們與祂一同埋葬。照樣，基督從死裡復活，我們也復活得著新生的</w:t>
      </w:r>
      <w:r>
        <w:rPr>
          <w:color w:val="231F20"/>
          <w:w w:val="102"/>
        </w:rPr>
        <w:t>樣式。我們若在祂死上與祂聯合，也要在祂復活上與祂聯合。</w:t>
      </w:r>
    </w:p>
    <w:p w14:paraId="5282CF3F" w14:textId="77777777" w:rsidR="003345E9" w:rsidRDefault="007169A0">
      <w:pPr>
        <w:pStyle w:val="a3"/>
        <w:spacing w:line="206" w:lineRule="auto"/>
        <w:ind w:left="528" w:right="119"/>
        <w:jc w:val="both"/>
      </w:pPr>
      <w:r>
        <w:rPr>
          <w:color w:val="231F20"/>
        </w:rPr>
        <w:t>你們現在要接受洗禮，是使徒信經所肯定的信仰，我們一同認信 :</w:t>
      </w:r>
      <w:r>
        <w:rPr>
          <w:color w:val="231F20"/>
          <w:spacing w:val="-2"/>
        </w:rPr>
        <w:t>傳道人帶領會眾一同認信</w:t>
      </w:r>
    </w:p>
    <w:p w14:paraId="7F557B2D"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0D635EA5"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83285A2" w14:textId="77777777" w:rsidR="003345E9" w:rsidRDefault="007169A0">
      <w:pPr>
        <w:pStyle w:val="a3"/>
        <w:spacing w:before="201" w:line="347" w:lineRule="exact"/>
        <w:ind w:left="426"/>
      </w:pPr>
      <w:r>
        <w:rPr>
          <w:color w:val="231F20"/>
          <w:spacing w:val="-1"/>
        </w:rPr>
        <w:t>「我信神，全能的父，創造天地的主，</w:t>
      </w:r>
    </w:p>
    <w:p w14:paraId="053D5958" w14:textId="77777777" w:rsidR="003345E9" w:rsidRDefault="007169A0">
      <w:pPr>
        <w:pStyle w:val="a3"/>
        <w:spacing w:before="10" w:line="206" w:lineRule="auto"/>
        <w:ind w:right="15" w:firstLine="306"/>
      </w:pPr>
      <w:r>
        <w:rPr>
          <w:color w:val="231F20"/>
          <w:w w:val="102"/>
        </w:rPr>
        <w:t>「我信我主耶穌基督，神的獨生子，因聖靈感孕，由童貞女馬利亞</w:t>
      </w:r>
      <w:r>
        <w:rPr>
          <w:color w:val="231F20"/>
          <w:spacing w:val="-23"/>
          <w:w w:val="102"/>
        </w:rPr>
        <w:t>所生，在本丟彼拉多任內受難，被釘在十字架上，死了，埋葬，下到陰間，</w:t>
      </w:r>
      <w:r>
        <w:rPr>
          <w:color w:val="231F20"/>
          <w:w w:val="102"/>
        </w:rPr>
        <w:t>第三天從死裡復活，升天，坐在全能父神的右邊，將來必從那裡降臨，審判活人死人。</w:t>
      </w:r>
    </w:p>
    <w:p w14:paraId="1D992F02" w14:textId="77777777" w:rsidR="003345E9" w:rsidRDefault="007169A0">
      <w:pPr>
        <w:pStyle w:val="a3"/>
        <w:spacing w:line="206" w:lineRule="auto"/>
        <w:ind w:right="15" w:firstLine="306"/>
      </w:pPr>
      <w:r>
        <w:rPr>
          <w:color w:val="231F20"/>
          <w:w w:val="102"/>
        </w:rPr>
        <w:t>「我信聖靈，我信聖而公之教會，我信聖徒相通，我信罪得赦免，</w:t>
      </w:r>
      <w:r>
        <w:rPr>
          <w:color w:val="231F20"/>
          <w:spacing w:val="-9"/>
          <w:w w:val="102"/>
        </w:rPr>
        <w:t>我信身體復活，我信永生。」</w:t>
      </w:r>
    </w:p>
    <w:p w14:paraId="18AD0F62" w14:textId="77777777" w:rsidR="003345E9" w:rsidRDefault="007169A0">
      <w:pPr>
        <w:pStyle w:val="a3"/>
        <w:spacing w:line="206" w:lineRule="auto"/>
        <w:ind w:left="528" w:right="3501"/>
      </w:pPr>
      <w:r>
        <w:rPr>
          <w:color w:val="231F20"/>
          <w:spacing w:val="-2"/>
        </w:rPr>
        <w:t>你願意，受洗歸入這信仰？</w:t>
      </w:r>
      <w:r>
        <w:rPr>
          <w:color w:val="231F20"/>
          <w:spacing w:val="-26"/>
        </w:rPr>
        <w:t>回答：「我願意。」</w:t>
      </w:r>
    </w:p>
    <w:p w14:paraId="4233EA29" w14:textId="77777777" w:rsidR="003345E9" w:rsidRDefault="007169A0">
      <w:pPr>
        <w:pStyle w:val="a3"/>
        <w:spacing w:line="206" w:lineRule="auto"/>
        <w:ind w:right="111" w:firstLine="408"/>
      </w:pPr>
      <w:r>
        <w:rPr>
          <w:color w:val="231F20"/>
          <w:spacing w:val="3"/>
          <w:w w:val="102"/>
        </w:rPr>
        <w:t>你願意承認耶穌基督為你個人的主及救主，並明白相信祂現在要</w:t>
      </w:r>
      <w:r>
        <w:rPr>
          <w:color w:val="231F20"/>
          <w:w w:val="102"/>
        </w:rPr>
        <w:t>拯救你嗎？</w:t>
      </w:r>
    </w:p>
    <w:p w14:paraId="5CAAEC47" w14:textId="77777777" w:rsidR="003345E9" w:rsidRDefault="007169A0">
      <w:pPr>
        <w:pStyle w:val="a3"/>
        <w:spacing w:line="308" w:lineRule="exact"/>
        <w:ind w:left="528"/>
      </w:pPr>
      <w:r>
        <w:rPr>
          <w:color w:val="231F20"/>
          <w:spacing w:val="-19"/>
        </w:rPr>
        <w:t>答：「憑著信心，我願意。」</w:t>
      </w:r>
    </w:p>
    <w:p w14:paraId="24374147" w14:textId="77777777" w:rsidR="003345E9" w:rsidRDefault="007169A0">
      <w:pPr>
        <w:pStyle w:val="a3"/>
        <w:spacing w:line="206" w:lineRule="auto"/>
        <w:ind w:right="15" w:firstLine="408"/>
      </w:pPr>
      <w:r>
        <w:rPr>
          <w:color w:val="231F20"/>
          <w:w w:val="102"/>
        </w:rPr>
        <w:t>作為基督教會的一份子，你願意順服神聖潔的旨意，一生跟從祂，</w:t>
      </w:r>
      <w:r>
        <w:rPr>
          <w:color w:val="231F20"/>
          <w:spacing w:val="3"/>
          <w:w w:val="102"/>
        </w:rPr>
        <w:t>在恩典中成長及在愛神及愛鄰舍中成長遵守祂的命令，一生遵行祂的</w:t>
      </w:r>
      <w:r>
        <w:rPr>
          <w:color w:val="231F20"/>
          <w:w w:val="102"/>
        </w:rPr>
        <w:t>話語嗎？</w:t>
      </w:r>
    </w:p>
    <w:p w14:paraId="76D00054" w14:textId="77777777" w:rsidR="003345E9" w:rsidRDefault="007169A0">
      <w:pPr>
        <w:pStyle w:val="a3"/>
        <w:spacing w:line="307" w:lineRule="exact"/>
        <w:ind w:left="528"/>
      </w:pPr>
      <w:r>
        <w:rPr>
          <w:color w:val="231F20"/>
          <w:spacing w:val="-18"/>
        </w:rPr>
        <w:t>答：「靠著神的幫忙，我願意。」</w:t>
      </w:r>
    </w:p>
    <w:p w14:paraId="24A997EB" w14:textId="77777777" w:rsidR="003345E9" w:rsidRDefault="007169A0">
      <w:pPr>
        <w:pStyle w:val="a3"/>
        <w:spacing w:before="9" w:line="206" w:lineRule="auto"/>
        <w:ind w:right="14" w:firstLine="408"/>
      </w:pPr>
      <w:r>
        <w:rPr>
          <w:color w:val="231F20"/>
          <w:spacing w:val="-2"/>
        </w:rPr>
        <w:t>傳道人要說出受洗人的全名，選擇較喜愛的方式，如點水、灑水、或浸水，為他施洗，並說：</w:t>
      </w:r>
    </w:p>
    <w:p w14:paraId="1935E086" w14:textId="77777777" w:rsidR="003345E9" w:rsidRDefault="007169A0">
      <w:pPr>
        <w:pStyle w:val="a3"/>
        <w:spacing w:line="335" w:lineRule="exact"/>
        <w:ind w:left="426"/>
      </w:pPr>
      <w:r>
        <w:rPr>
          <w:color w:val="231F20"/>
          <w:spacing w:val="-11"/>
        </w:rPr>
        <w:t>【】，我奉聖父、聖子、聖靈的名給你受洗。阿們。</w:t>
      </w:r>
    </w:p>
    <w:p w14:paraId="42F33977" w14:textId="77777777" w:rsidR="003345E9" w:rsidRDefault="007169A0">
      <w:pPr>
        <w:pStyle w:val="2"/>
        <w:numPr>
          <w:ilvl w:val="0"/>
          <w:numId w:val="10"/>
        </w:numPr>
        <w:tabs>
          <w:tab w:val="left" w:pos="922"/>
        </w:tabs>
        <w:spacing w:before="42"/>
        <w:ind w:hanging="562"/>
      </w:pPr>
      <w:r>
        <w:rPr>
          <w:color w:val="231F20"/>
          <w:spacing w:val="-2"/>
        </w:rPr>
        <w:t>嬰兒或兒童洗禮</w:t>
      </w:r>
    </w:p>
    <w:p w14:paraId="07F05A55" w14:textId="77777777" w:rsidR="003345E9" w:rsidRDefault="007169A0">
      <w:pPr>
        <w:pStyle w:val="a3"/>
        <w:spacing w:before="47" w:line="206" w:lineRule="auto"/>
        <w:ind w:right="119" w:firstLine="306"/>
      </w:pPr>
      <w:r>
        <w:rPr>
          <w:color w:val="231F20"/>
          <w:spacing w:val="-2"/>
        </w:rPr>
        <w:t>（當叫到名字後，父母或監護人帶著孩子站到傳道人跟前，傳道人</w:t>
      </w:r>
      <w:r>
        <w:rPr>
          <w:color w:val="231F20"/>
          <w:spacing w:val="-4"/>
        </w:rPr>
        <w:t>要說：）</w:t>
      </w:r>
    </w:p>
    <w:p w14:paraId="2AC62906" w14:textId="77777777" w:rsidR="003345E9" w:rsidRDefault="007169A0">
      <w:pPr>
        <w:pStyle w:val="a3"/>
        <w:spacing w:line="206" w:lineRule="auto"/>
        <w:ind w:right="16" w:firstLine="408"/>
      </w:pPr>
      <w:r>
        <w:rPr>
          <w:color w:val="231F20"/>
          <w:spacing w:val="-11"/>
          <w:w w:val="102"/>
        </w:rPr>
        <w:t>親愛的【】：洗禮是新約神恩的記號與印記，雖然我們並不認為洗</w:t>
      </w:r>
      <w:r>
        <w:rPr>
          <w:color w:val="231F20"/>
          <w:spacing w:val="3"/>
          <w:w w:val="102"/>
        </w:rPr>
        <w:t>禮能賦予神重生之恩典，但我們深信基督徒的洗禮表明神藉著在基督</w:t>
      </w:r>
      <w:r>
        <w:rPr>
          <w:color w:val="231F20"/>
          <w:w w:val="102"/>
        </w:rPr>
        <w:t>裡先在的恩典以及在基督徒信心團體裡接納這個小孩，並期待他（她）親自承認自己在基督裡的信仰。</w:t>
      </w:r>
    </w:p>
    <w:p w14:paraId="0F20A339" w14:textId="77777777" w:rsidR="003345E9" w:rsidRDefault="007169A0">
      <w:pPr>
        <w:pStyle w:val="a3"/>
        <w:spacing w:line="206" w:lineRule="auto"/>
        <w:ind w:right="112" w:firstLine="408"/>
      </w:pPr>
      <w:r>
        <w:rPr>
          <w:color w:val="231F20"/>
          <w:spacing w:val="2"/>
          <w:w w:val="102"/>
        </w:rPr>
        <w:t>你們現在帶這孩童接受洗禮，是使徒信經所肯定的信仰，我們一</w:t>
      </w:r>
      <w:r>
        <w:rPr>
          <w:color w:val="231F20"/>
          <w:w w:val="102"/>
        </w:rPr>
        <w:t>同認信</w:t>
      </w:r>
      <w:r>
        <w:rPr>
          <w:color w:val="231F20"/>
          <w:spacing w:val="1"/>
        </w:rPr>
        <w:t xml:space="preserve"> </w:t>
      </w:r>
      <w:r>
        <w:rPr>
          <w:color w:val="231F20"/>
          <w:w w:val="102"/>
        </w:rPr>
        <w:t>:</w:t>
      </w:r>
    </w:p>
    <w:p w14:paraId="72228597" w14:textId="77777777" w:rsidR="003345E9" w:rsidRDefault="007169A0">
      <w:pPr>
        <w:pStyle w:val="a3"/>
        <w:spacing w:line="308" w:lineRule="exact"/>
        <w:ind w:left="528"/>
      </w:pPr>
      <w:r>
        <w:rPr>
          <w:color w:val="231F20"/>
          <w:spacing w:val="-1"/>
        </w:rPr>
        <w:t>傳道人帶領會眾一同認信</w:t>
      </w:r>
    </w:p>
    <w:p w14:paraId="316BE16D" w14:textId="77777777" w:rsidR="003345E9" w:rsidRDefault="007169A0">
      <w:pPr>
        <w:pStyle w:val="a3"/>
        <w:spacing w:line="320" w:lineRule="exact"/>
        <w:ind w:left="426"/>
      </w:pPr>
      <w:r>
        <w:rPr>
          <w:color w:val="231F20"/>
          <w:spacing w:val="-1"/>
        </w:rPr>
        <w:t>「我信神，全能的父，創造天地的主，</w:t>
      </w:r>
    </w:p>
    <w:p w14:paraId="12B3D7E9" w14:textId="77777777" w:rsidR="003345E9" w:rsidRDefault="007169A0">
      <w:pPr>
        <w:pStyle w:val="a3"/>
        <w:spacing w:line="347" w:lineRule="exact"/>
        <w:ind w:left="426"/>
      </w:pPr>
      <w:r>
        <w:rPr>
          <w:color w:val="231F20"/>
          <w:spacing w:val="-1"/>
        </w:rPr>
        <w:t>「我信我主耶穌基督，神的獨生子，因聖靈感孕，由童貞女馬利亞</w:t>
      </w:r>
    </w:p>
    <w:p w14:paraId="186EB9CC" w14:textId="77777777" w:rsidR="003345E9" w:rsidRDefault="003345E9">
      <w:pPr>
        <w:pStyle w:val="a3"/>
        <w:spacing w:line="347" w:lineRule="exact"/>
        <w:sectPr w:rsidR="003345E9">
          <w:pgSz w:w="8640" w:h="12960"/>
          <w:pgMar w:top="480" w:right="1080" w:bottom="1180" w:left="1080" w:header="0" w:footer="997" w:gutter="0"/>
          <w:cols w:space="720"/>
        </w:sectPr>
      </w:pPr>
    </w:p>
    <w:p w14:paraId="6ADA8AC4" w14:textId="77777777" w:rsidR="003345E9" w:rsidRDefault="007169A0">
      <w:pPr>
        <w:pStyle w:val="a3"/>
        <w:spacing w:before="101" w:line="206" w:lineRule="auto"/>
        <w:ind w:left="119" w:right="16"/>
        <w:jc w:val="both"/>
      </w:pPr>
      <w:r>
        <w:rPr>
          <w:color w:val="231F20"/>
          <w:spacing w:val="-23"/>
          <w:w w:val="102"/>
        </w:rPr>
        <w:lastRenderedPageBreak/>
        <w:t>所生，在本丟彼拉多任內受難，被釘在十字架上，死了，埋葬，下到陰間，</w:t>
      </w:r>
      <w:r>
        <w:rPr>
          <w:color w:val="231F20"/>
          <w:w w:val="102"/>
        </w:rPr>
        <w:t>第三天從死裡復活，升天，坐在全能父神的右邊，將來必從那裡降臨，審判活人死人。</w:t>
      </w:r>
    </w:p>
    <w:p w14:paraId="5D0A823A" w14:textId="77777777" w:rsidR="003345E9" w:rsidRDefault="007169A0">
      <w:pPr>
        <w:pStyle w:val="a3"/>
        <w:spacing w:line="206" w:lineRule="auto"/>
        <w:ind w:left="527" w:right="1156" w:hanging="102"/>
      </w:pPr>
      <w:r>
        <w:rPr>
          <w:color w:val="231F20"/>
          <w:spacing w:val="-2"/>
        </w:rPr>
        <w:t>「我信聖靈，我信聖而公之教會，我信聖徒相通，我信</w:t>
      </w:r>
      <w:r>
        <w:rPr>
          <w:color w:val="231F20"/>
          <w:spacing w:val="-8"/>
        </w:rPr>
        <w:t>罪得赦免，我信身體復活，我信永生。」</w:t>
      </w:r>
    </w:p>
    <w:p w14:paraId="7732E32D" w14:textId="77777777" w:rsidR="003345E9" w:rsidRDefault="007169A0">
      <w:pPr>
        <w:pStyle w:val="a3"/>
        <w:spacing w:line="206" w:lineRule="auto"/>
        <w:ind w:left="527" w:right="2482"/>
      </w:pPr>
      <w:r>
        <w:rPr>
          <w:color w:val="231F20"/>
          <w:spacing w:val="-2"/>
        </w:rPr>
        <w:t>你願意讓你的孩子受洗歸入這信仰嗎？</w:t>
      </w:r>
      <w:r>
        <w:rPr>
          <w:color w:val="231F20"/>
          <w:spacing w:val="-26"/>
        </w:rPr>
        <w:t>回答：「我願意。」</w:t>
      </w:r>
    </w:p>
    <w:p w14:paraId="76423C11" w14:textId="77777777" w:rsidR="003345E9" w:rsidRDefault="007169A0">
      <w:pPr>
        <w:pStyle w:val="a3"/>
        <w:spacing w:before="311" w:line="206" w:lineRule="auto"/>
        <w:ind w:left="119" w:right="16" w:firstLine="408"/>
      </w:pPr>
      <w:r>
        <w:rPr>
          <w:color w:val="231F20"/>
          <w:spacing w:val="3"/>
          <w:w w:val="102"/>
        </w:rPr>
        <w:t>今天你帶這孩子來接受兒童洗禮，不單表明了你個人對基督的信</w:t>
      </w:r>
      <w:r>
        <w:rPr>
          <w:color w:val="231F20"/>
          <w:spacing w:val="5"/>
          <w:w w:val="102"/>
        </w:rPr>
        <w:t>仰，也表明你願意在他的生命的早期幫助她</w:t>
      </w:r>
      <w:r>
        <w:rPr>
          <w:color w:val="231F20"/>
          <w:spacing w:val="2"/>
        </w:rPr>
        <w:t xml:space="preserve"> </w:t>
      </w:r>
      <w:r>
        <w:rPr>
          <w:color w:val="231F20"/>
          <w:w w:val="102"/>
        </w:rPr>
        <w:t>/</w:t>
      </w:r>
      <w:r>
        <w:rPr>
          <w:color w:val="231F20"/>
          <w:spacing w:val="2"/>
        </w:rPr>
        <w:t xml:space="preserve"> </w:t>
      </w:r>
      <w:r>
        <w:rPr>
          <w:color w:val="231F20"/>
          <w:spacing w:val="7"/>
          <w:w w:val="102"/>
        </w:rPr>
        <w:t>他能認識基督為救主。</w:t>
      </w:r>
      <w:r>
        <w:rPr>
          <w:color w:val="231F20"/>
          <w:w w:val="102"/>
        </w:rPr>
        <w:t>因此，你有責任趁他年幼可教之時教導她</w:t>
      </w:r>
      <w:r>
        <w:rPr>
          <w:color w:val="231F20"/>
        </w:rPr>
        <w:t xml:space="preserve"> </w:t>
      </w:r>
      <w:r>
        <w:rPr>
          <w:color w:val="231F20"/>
          <w:w w:val="102"/>
        </w:rPr>
        <w:t>/</w:t>
      </w:r>
      <w:r>
        <w:rPr>
          <w:color w:val="231F20"/>
        </w:rPr>
        <w:t xml:space="preserve"> </w:t>
      </w:r>
      <w:r>
        <w:rPr>
          <w:color w:val="231F20"/>
          <w:w w:val="102"/>
        </w:rPr>
        <w:t>他、監督她</w:t>
      </w:r>
      <w:r>
        <w:rPr>
          <w:color w:val="231F20"/>
        </w:rPr>
        <w:t xml:space="preserve"> </w:t>
      </w:r>
      <w:r>
        <w:rPr>
          <w:color w:val="231F20"/>
          <w:w w:val="102"/>
        </w:rPr>
        <w:t>/</w:t>
      </w:r>
      <w:r>
        <w:rPr>
          <w:color w:val="231F20"/>
        </w:rPr>
        <w:t xml:space="preserve"> </w:t>
      </w:r>
      <w:r>
        <w:rPr>
          <w:color w:val="231F20"/>
          <w:w w:val="102"/>
        </w:rPr>
        <w:t>他、教育她</w:t>
      </w:r>
      <w:r>
        <w:rPr>
          <w:color w:val="231F20"/>
        </w:rPr>
        <w:t xml:space="preserve"> </w:t>
      </w:r>
      <w:r>
        <w:rPr>
          <w:color w:val="231F20"/>
          <w:w w:val="102"/>
        </w:rPr>
        <w:t>/</w:t>
      </w:r>
      <w:r>
        <w:rPr>
          <w:color w:val="231F20"/>
          <w:spacing w:val="1"/>
          <w:w w:val="102"/>
        </w:rPr>
        <w:t>他免入歧途，指引她</w:t>
      </w:r>
      <w:r>
        <w:rPr>
          <w:color w:val="231F20"/>
        </w:rPr>
        <w:t xml:space="preserve"> </w:t>
      </w:r>
      <w:r>
        <w:rPr>
          <w:color w:val="231F20"/>
          <w:w w:val="102"/>
        </w:rPr>
        <w:t>/</w:t>
      </w:r>
      <w:r>
        <w:rPr>
          <w:color w:val="231F20"/>
        </w:rPr>
        <w:t xml:space="preserve"> </w:t>
      </w:r>
      <w:r>
        <w:rPr>
          <w:color w:val="231F20"/>
          <w:spacing w:val="1"/>
          <w:w w:val="102"/>
        </w:rPr>
        <w:t>他明白聖禮的本質和目的，帶領她</w:t>
      </w:r>
      <w:r>
        <w:rPr>
          <w:color w:val="231F20"/>
        </w:rPr>
        <w:t xml:space="preserve"> </w:t>
      </w:r>
      <w:r>
        <w:rPr>
          <w:color w:val="231F20"/>
          <w:w w:val="102"/>
        </w:rPr>
        <w:t>/</w:t>
      </w:r>
      <w:r>
        <w:rPr>
          <w:color w:val="231F20"/>
        </w:rPr>
        <w:t xml:space="preserve"> </w:t>
      </w:r>
      <w:r>
        <w:rPr>
          <w:color w:val="231F20"/>
          <w:spacing w:val="1"/>
          <w:w w:val="102"/>
        </w:rPr>
        <w:t>他到教會，</w:t>
      </w:r>
      <w:r>
        <w:rPr>
          <w:color w:val="231F20"/>
          <w:spacing w:val="3"/>
          <w:w w:val="102"/>
        </w:rPr>
        <w:t>約束她</w:t>
      </w:r>
      <w:r>
        <w:rPr>
          <w:color w:val="231F20"/>
          <w:spacing w:val="1"/>
        </w:rPr>
        <w:t xml:space="preserve"> </w:t>
      </w:r>
      <w:r>
        <w:rPr>
          <w:color w:val="231F20"/>
          <w:w w:val="102"/>
        </w:rPr>
        <w:t>/</w:t>
      </w:r>
      <w:r>
        <w:rPr>
          <w:color w:val="231F20"/>
          <w:spacing w:val="1"/>
        </w:rPr>
        <w:t xml:space="preserve"> </w:t>
      </w:r>
      <w:r>
        <w:rPr>
          <w:color w:val="231F20"/>
          <w:spacing w:val="3"/>
          <w:w w:val="102"/>
        </w:rPr>
        <w:t>他不濫交朋友、不養成不良嗜好，要盡你所能的照著主的教</w:t>
      </w:r>
      <w:r>
        <w:rPr>
          <w:color w:val="231F20"/>
          <w:w w:val="102"/>
        </w:rPr>
        <w:t>訓和警戒養育她</w:t>
      </w:r>
      <w:r>
        <w:rPr>
          <w:color w:val="231F20"/>
          <w:spacing w:val="-1"/>
        </w:rPr>
        <w:t xml:space="preserve"> </w:t>
      </w:r>
      <w:r>
        <w:rPr>
          <w:color w:val="231F20"/>
          <w:w w:val="102"/>
        </w:rPr>
        <w:t>/</w:t>
      </w:r>
      <w:r>
        <w:rPr>
          <w:color w:val="231F20"/>
          <w:spacing w:val="-1"/>
        </w:rPr>
        <w:t xml:space="preserve"> </w:t>
      </w:r>
      <w:r>
        <w:rPr>
          <w:color w:val="231F20"/>
          <w:w w:val="102"/>
        </w:rPr>
        <w:t>他。</w:t>
      </w:r>
    </w:p>
    <w:p w14:paraId="660748CA" w14:textId="77777777" w:rsidR="003345E9" w:rsidRDefault="007169A0">
      <w:pPr>
        <w:pStyle w:val="a3"/>
        <w:spacing w:line="303" w:lineRule="exact"/>
        <w:ind w:left="527"/>
      </w:pPr>
      <w:r>
        <w:rPr>
          <w:color w:val="231F20"/>
          <w:spacing w:val="-10"/>
        </w:rPr>
        <w:t>你願意倚靠神，盡力如此行嗎？如果是的，請回答：「我願意。」</w:t>
      </w:r>
    </w:p>
    <w:p w14:paraId="40806DE3" w14:textId="77777777" w:rsidR="003345E9" w:rsidRDefault="007169A0">
      <w:pPr>
        <w:pStyle w:val="a3"/>
        <w:spacing w:before="10" w:line="206" w:lineRule="auto"/>
        <w:ind w:left="119" w:right="118" w:firstLine="306"/>
      </w:pPr>
      <w:r>
        <w:rPr>
          <w:color w:val="231F20"/>
          <w:spacing w:val="-2"/>
        </w:rPr>
        <w:t>（傳道人此刻可以向孩子的父母或監護人問明孩子的名字，然後為</w:t>
      </w:r>
      <w:r>
        <w:rPr>
          <w:color w:val="231F20"/>
        </w:rPr>
        <w:t>孩子施洗，重複她 / 他的全名，說：）</w:t>
      </w:r>
    </w:p>
    <w:p w14:paraId="1A0464A6" w14:textId="77777777" w:rsidR="003345E9" w:rsidRDefault="007169A0">
      <w:pPr>
        <w:pStyle w:val="a3"/>
        <w:tabs>
          <w:tab w:val="left" w:pos="1099"/>
        </w:tabs>
        <w:spacing w:line="308" w:lineRule="exact"/>
        <w:ind w:left="425"/>
      </w:pPr>
      <w:r>
        <w:rPr>
          <w:color w:val="231F20"/>
          <w:spacing w:val="-10"/>
        </w:rPr>
        <w:t>【</w:t>
      </w:r>
      <w:r>
        <w:rPr>
          <w:color w:val="231F20"/>
        </w:rPr>
        <w:tab/>
      </w:r>
      <w:r>
        <w:rPr>
          <w:color w:val="231F20"/>
          <w:spacing w:val="-102"/>
        </w:rPr>
        <w:t>】</w:t>
      </w:r>
      <w:r>
        <w:rPr>
          <w:color w:val="231F20"/>
        </w:rPr>
        <w:t>，我奉聖父、聖子、聖靈的名給你施洗，阿們</w:t>
      </w:r>
      <w:r>
        <w:rPr>
          <w:color w:val="231F20"/>
          <w:spacing w:val="-10"/>
        </w:rPr>
        <w:t>。</w:t>
      </w:r>
    </w:p>
    <w:p w14:paraId="3595FD36" w14:textId="77777777" w:rsidR="003345E9" w:rsidRDefault="007169A0">
      <w:pPr>
        <w:pStyle w:val="a3"/>
        <w:spacing w:before="9" w:line="206" w:lineRule="auto"/>
        <w:ind w:left="119" w:right="111" w:firstLine="408"/>
        <w:jc w:val="both"/>
      </w:pPr>
      <w:r>
        <w:rPr>
          <w:color w:val="231F20"/>
          <w:w w:val="102"/>
        </w:rPr>
        <w:t>傳道人：洗禮也象徵接納這孩子進入這個基督徒信心的團體，現</w:t>
      </w:r>
      <w:r>
        <w:rPr>
          <w:color w:val="231F20"/>
          <w:spacing w:val="3"/>
          <w:w w:val="102"/>
        </w:rPr>
        <w:t>在我請問你們</w:t>
      </w:r>
      <w:r>
        <w:rPr>
          <w:color w:val="231F20"/>
          <w:spacing w:val="4"/>
          <w:w w:val="102"/>
        </w:rPr>
        <w:t>（會眾）</w:t>
      </w:r>
      <w:r>
        <w:rPr>
          <w:color w:val="231F20"/>
          <w:spacing w:val="1"/>
          <w:w w:val="102"/>
        </w:rPr>
        <w:t>承諾，當孩童的父母，他們努力地設法完成在</w:t>
      </w:r>
      <w:r>
        <w:rPr>
          <w:color w:val="231F20"/>
          <w:w w:val="102"/>
        </w:rPr>
        <w:t>孩子身上的職責並且培育孩子在屬靈方面的成長與成熟時，你們願意支持並鼓勵孩子的父母嗎？</w:t>
      </w:r>
    </w:p>
    <w:p w14:paraId="561FD057" w14:textId="77777777" w:rsidR="003345E9" w:rsidRDefault="007169A0">
      <w:pPr>
        <w:pStyle w:val="a3"/>
        <w:spacing w:line="306" w:lineRule="exact"/>
        <w:ind w:left="527"/>
      </w:pPr>
      <w:r>
        <w:rPr>
          <w:color w:val="231F20"/>
          <w:spacing w:val="-23"/>
        </w:rPr>
        <w:t>回答：「我們願意。」</w:t>
      </w:r>
    </w:p>
    <w:p w14:paraId="1D887DA3" w14:textId="77777777" w:rsidR="003345E9" w:rsidRDefault="007169A0">
      <w:pPr>
        <w:pStyle w:val="a3"/>
        <w:spacing w:line="320" w:lineRule="exact"/>
        <w:ind w:left="425"/>
      </w:pPr>
      <w:r>
        <w:rPr>
          <w:color w:val="231F20"/>
        </w:rPr>
        <w:t>（傳道人此刻可用下面的禱告詞帶領祈禱，或做即興的</w:t>
      </w:r>
      <w:r>
        <w:rPr>
          <w:color w:val="231F20"/>
          <w:spacing w:val="-10"/>
        </w:rPr>
        <w:t>）</w:t>
      </w:r>
    </w:p>
    <w:p w14:paraId="18489C80" w14:textId="77777777" w:rsidR="003345E9" w:rsidRDefault="007169A0">
      <w:pPr>
        <w:pStyle w:val="a3"/>
        <w:spacing w:before="10" w:line="206" w:lineRule="auto"/>
        <w:ind w:left="119" w:right="14" w:firstLine="408"/>
      </w:pPr>
      <w:r>
        <w:rPr>
          <w:color w:val="231F20"/>
          <w:spacing w:val="-15"/>
          <w:w w:val="102"/>
        </w:rPr>
        <w:t>天父，我們謙卑地懇求祢以祢的慈愛看顧這孩子，將祢屬天的恩惠，</w:t>
      </w:r>
      <w:r>
        <w:rPr>
          <w:color w:val="231F20"/>
          <w:spacing w:val="2"/>
          <w:w w:val="102"/>
        </w:rPr>
        <w:t>豐豐富富地賜給她</w:t>
      </w:r>
      <w:r>
        <w:rPr>
          <w:color w:val="231F20"/>
        </w:rPr>
        <w:t xml:space="preserve"> </w:t>
      </w:r>
      <w:r>
        <w:rPr>
          <w:color w:val="231F20"/>
          <w:w w:val="102"/>
        </w:rPr>
        <w:t>/</w:t>
      </w:r>
      <w:r>
        <w:rPr>
          <w:color w:val="231F20"/>
        </w:rPr>
        <w:t xml:space="preserve"> </w:t>
      </w:r>
      <w:r>
        <w:rPr>
          <w:color w:val="231F20"/>
          <w:w w:val="102"/>
        </w:rPr>
        <w:t>他，保守引領她</w:t>
      </w:r>
      <w:r>
        <w:rPr>
          <w:color w:val="231F20"/>
        </w:rPr>
        <w:t xml:space="preserve"> </w:t>
      </w:r>
      <w:r>
        <w:rPr>
          <w:color w:val="231F20"/>
          <w:w w:val="102"/>
        </w:rPr>
        <w:t>/</w:t>
      </w:r>
      <w:r>
        <w:rPr>
          <w:color w:val="231F20"/>
        </w:rPr>
        <w:t xml:space="preserve"> </w:t>
      </w:r>
      <w:r>
        <w:rPr>
          <w:color w:val="231F20"/>
          <w:spacing w:val="1"/>
          <w:w w:val="102"/>
        </w:rPr>
        <w:t>他平安的渡過童年一切的危險，救她</w:t>
      </w:r>
      <w:r>
        <w:rPr>
          <w:color w:val="231F20"/>
          <w:spacing w:val="-1"/>
        </w:rPr>
        <w:t xml:space="preserve"> </w:t>
      </w:r>
      <w:r>
        <w:rPr>
          <w:color w:val="231F20"/>
          <w:w w:val="102"/>
        </w:rPr>
        <w:t>/</w:t>
      </w:r>
      <w:r>
        <w:rPr>
          <w:color w:val="231F20"/>
          <w:spacing w:val="-1"/>
        </w:rPr>
        <w:t xml:space="preserve"> </w:t>
      </w:r>
      <w:r>
        <w:rPr>
          <w:color w:val="231F20"/>
          <w:spacing w:val="-7"/>
          <w:w w:val="102"/>
        </w:rPr>
        <w:t>他脫離童年的試探，引導她</w:t>
      </w:r>
      <w:r>
        <w:rPr>
          <w:color w:val="231F20"/>
          <w:spacing w:val="-1"/>
        </w:rPr>
        <w:t xml:space="preserve"> </w:t>
      </w:r>
      <w:r>
        <w:rPr>
          <w:color w:val="231F20"/>
          <w:w w:val="102"/>
        </w:rPr>
        <w:t>/</w:t>
      </w:r>
      <w:r>
        <w:rPr>
          <w:color w:val="231F20"/>
          <w:spacing w:val="-1"/>
        </w:rPr>
        <w:t xml:space="preserve"> </w:t>
      </w:r>
      <w:r>
        <w:rPr>
          <w:color w:val="231F20"/>
          <w:spacing w:val="-8"/>
          <w:w w:val="102"/>
        </w:rPr>
        <w:t>他認識基督為救主，幫助他的智慧、</w:t>
      </w:r>
      <w:r>
        <w:rPr>
          <w:color w:val="231F20"/>
          <w:w w:val="102"/>
        </w:rPr>
        <w:t>身量，並神和人喜愛的心，都一齊增長，保守她</w:t>
      </w:r>
      <w:r>
        <w:rPr>
          <w:color w:val="231F20"/>
          <w:spacing w:val="1"/>
        </w:rPr>
        <w:t xml:space="preserve"> </w:t>
      </w:r>
      <w:r>
        <w:rPr>
          <w:color w:val="231F20"/>
          <w:w w:val="102"/>
        </w:rPr>
        <w:t>/</w:t>
      </w:r>
      <w:r>
        <w:rPr>
          <w:color w:val="231F20"/>
          <w:spacing w:val="1"/>
        </w:rPr>
        <w:t xml:space="preserve"> </w:t>
      </w:r>
      <w:r>
        <w:rPr>
          <w:color w:val="231F20"/>
          <w:spacing w:val="4"/>
          <w:w w:val="102"/>
        </w:rPr>
        <w:t>他直到永遠。求以</w:t>
      </w:r>
      <w:r>
        <w:rPr>
          <w:color w:val="231F20"/>
          <w:spacing w:val="3"/>
          <w:w w:val="102"/>
        </w:rPr>
        <w:t>祢的慈愛看顧孩子的父母</w:t>
      </w:r>
      <w:r>
        <w:rPr>
          <w:color w:val="231F20"/>
          <w:spacing w:val="4"/>
          <w:w w:val="102"/>
        </w:rPr>
        <w:t>（監護人</w:t>
      </w:r>
      <w:r>
        <w:rPr>
          <w:color w:val="231F20"/>
          <w:spacing w:val="-102"/>
          <w:w w:val="102"/>
        </w:rPr>
        <w:t>）</w:t>
      </w:r>
      <w:r>
        <w:rPr>
          <w:color w:val="231F20"/>
          <w:spacing w:val="2"/>
          <w:w w:val="102"/>
        </w:rPr>
        <w:t>，使他們滿有智慧和聖潔的榜樣，盡上做父母的責任，也對祢盡忠。奉主耶穌基督的名，阿們。</w:t>
      </w:r>
    </w:p>
    <w:p w14:paraId="34A89C83" w14:textId="77777777" w:rsidR="003345E9" w:rsidRDefault="003345E9">
      <w:pPr>
        <w:pStyle w:val="a3"/>
        <w:spacing w:line="206" w:lineRule="auto"/>
        <w:sectPr w:rsidR="003345E9">
          <w:pgSz w:w="8640" w:h="12960"/>
          <w:pgMar w:top="1040" w:right="1080" w:bottom="1180" w:left="1080" w:header="0" w:footer="997" w:gutter="0"/>
          <w:cols w:space="720"/>
        </w:sectPr>
      </w:pPr>
    </w:p>
    <w:p w14:paraId="43892867"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7FDFD6F3" w14:textId="77777777" w:rsidR="003345E9" w:rsidRDefault="007169A0">
      <w:pPr>
        <w:pStyle w:val="2"/>
        <w:numPr>
          <w:ilvl w:val="0"/>
          <w:numId w:val="10"/>
        </w:numPr>
        <w:tabs>
          <w:tab w:val="left" w:pos="922"/>
        </w:tabs>
        <w:spacing w:before="179"/>
        <w:ind w:hanging="562"/>
      </w:pPr>
      <w:r>
        <w:rPr>
          <w:color w:val="231F20"/>
          <w:spacing w:val="-2"/>
        </w:rPr>
        <w:t>嬰兒或兒童奉獻禮</w:t>
      </w:r>
    </w:p>
    <w:p w14:paraId="494618D2" w14:textId="77777777" w:rsidR="003345E9" w:rsidRDefault="007169A0">
      <w:pPr>
        <w:pStyle w:val="a3"/>
        <w:spacing w:before="47" w:line="206" w:lineRule="auto"/>
        <w:ind w:right="112" w:firstLine="408"/>
      </w:pPr>
      <w:r>
        <w:rPr>
          <w:color w:val="231F20"/>
          <w:spacing w:val="2"/>
          <w:w w:val="102"/>
        </w:rPr>
        <w:t>當叫到名字後，父母或其監護人帶著孩子站到傳道人跟前，傳道</w:t>
      </w:r>
      <w:r>
        <w:rPr>
          <w:color w:val="231F20"/>
          <w:w w:val="102"/>
        </w:rPr>
        <w:t>人要說：</w:t>
      </w:r>
    </w:p>
    <w:p w14:paraId="21330389" w14:textId="77777777" w:rsidR="003345E9" w:rsidRDefault="007169A0">
      <w:pPr>
        <w:pStyle w:val="a3"/>
        <w:spacing w:line="206" w:lineRule="auto"/>
        <w:ind w:right="117" w:firstLine="306"/>
        <w:jc w:val="both"/>
      </w:pPr>
      <w:r>
        <w:rPr>
          <w:color w:val="231F20"/>
          <w:w w:val="102"/>
        </w:rPr>
        <w:t>「那時有人帶著小孩子來見耶穌，要耶穌給他們按手禱告，門徒就責備那些人。耶穌說，讓小孩子到我這裡來，不要禁止他們，因為在</w:t>
      </w:r>
      <w:r>
        <w:rPr>
          <w:color w:val="231F20"/>
          <w:spacing w:val="-9"/>
          <w:w w:val="102"/>
        </w:rPr>
        <w:t>天國裡的，正是這樣的人。」</w:t>
      </w:r>
    </w:p>
    <w:p w14:paraId="3D1B710B" w14:textId="77777777" w:rsidR="003345E9" w:rsidRDefault="007169A0">
      <w:pPr>
        <w:pStyle w:val="a3"/>
        <w:spacing w:line="307" w:lineRule="exact"/>
        <w:ind w:left="426"/>
        <w:jc w:val="both"/>
      </w:pPr>
      <w:r>
        <w:rPr>
          <w:color w:val="231F20"/>
        </w:rPr>
        <w:t>（</w:t>
      </w:r>
      <w:r>
        <w:rPr>
          <w:color w:val="231F20"/>
          <w:spacing w:val="1"/>
        </w:rPr>
        <w:t xml:space="preserve">馬太福音十九 </w:t>
      </w:r>
      <w:r>
        <w:rPr>
          <w:color w:val="231F20"/>
        </w:rPr>
        <w:t>13</w:t>
      </w:r>
      <w:r>
        <w:rPr>
          <w:color w:val="231F20"/>
          <w:spacing w:val="11"/>
        </w:rPr>
        <w:t xml:space="preserve"> </w:t>
      </w:r>
      <w:r>
        <w:rPr>
          <w:color w:val="231F20"/>
        </w:rPr>
        <w:t>～</w:t>
      </w:r>
      <w:r>
        <w:rPr>
          <w:color w:val="231F20"/>
          <w:spacing w:val="11"/>
        </w:rPr>
        <w:t xml:space="preserve"> </w:t>
      </w:r>
      <w:r>
        <w:rPr>
          <w:color w:val="231F20"/>
          <w:spacing w:val="-5"/>
        </w:rPr>
        <w:t>14）</w:t>
      </w:r>
    </w:p>
    <w:p w14:paraId="60CC7767" w14:textId="77777777" w:rsidR="003345E9" w:rsidRDefault="007169A0">
      <w:pPr>
        <w:pStyle w:val="a3"/>
        <w:spacing w:before="7" w:line="206" w:lineRule="auto"/>
        <w:ind w:right="17" w:firstLine="408"/>
      </w:pPr>
      <w:r>
        <w:rPr>
          <w:color w:val="231F20"/>
          <w:spacing w:val="2"/>
          <w:w w:val="102"/>
        </w:rPr>
        <w:t>今天你帶這孩子來到主前奉獻，不單表明你對基督的信仰，也表</w:t>
      </w:r>
      <w:r>
        <w:rPr>
          <w:color w:val="231F20"/>
          <w:w w:val="102"/>
        </w:rPr>
        <w:t>明你願意她</w:t>
      </w:r>
      <w:r>
        <w:rPr>
          <w:color w:val="231F20"/>
        </w:rPr>
        <w:t xml:space="preserve"> </w:t>
      </w:r>
      <w:r>
        <w:rPr>
          <w:color w:val="231F20"/>
          <w:w w:val="102"/>
        </w:rPr>
        <w:t>/</w:t>
      </w:r>
      <w:r>
        <w:rPr>
          <w:color w:val="231F20"/>
        </w:rPr>
        <w:t xml:space="preserve"> </w:t>
      </w:r>
      <w:r>
        <w:rPr>
          <w:color w:val="231F20"/>
          <w:w w:val="102"/>
        </w:rPr>
        <w:t>他能儘早認識神，遵行祂的旨意，自始至終成為基督徒，直到進入永遠的福樂。</w:t>
      </w:r>
    </w:p>
    <w:p w14:paraId="1F0DA467" w14:textId="77777777" w:rsidR="003345E9" w:rsidRDefault="007169A0">
      <w:pPr>
        <w:pStyle w:val="a3"/>
        <w:spacing w:line="206" w:lineRule="auto"/>
        <w:ind w:right="116" w:firstLine="408"/>
        <w:jc w:val="both"/>
      </w:pPr>
      <w:r>
        <w:rPr>
          <w:color w:val="231F20"/>
        </w:rPr>
        <w:t>為了這個聖潔的目的，身為父母的（監護人</w:t>
      </w:r>
      <w:r>
        <w:rPr>
          <w:color w:val="231F20"/>
          <w:spacing w:val="-52"/>
        </w:rPr>
        <w:t>）</w:t>
      </w:r>
      <w:r>
        <w:rPr>
          <w:color w:val="231F20"/>
          <w:spacing w:val="2"/>
        </w:rPr>
        <w:t>，有責任趁她 / 他年</w:t>
      </w:r>
      <w:r>
        <w:rPr>
          <w:color w:val="231F20"/>
        </w:rPr>
        <w:t>幼時教導他敬畏神，監督她 / 他、教育她 / 他免入歧途，指引她 / 他明白聖經，帶領她 / 他到教會，約束她 / 他不結交不良朋友，不養成不良嗜好，要盡你所能的照著主的教訓和警戒養育她 / 他。</w:t>
      </w:r>
    </w:p>
    <w:p w14:paraId="6968D22A" w14:textId="77777777" w:rsidR="003345E9" w:rsidRDefault="007169A0">
      <w:pPr>
        <w:pStyle w:val="a3"/>
        <w:spacing w:line="206" w:lineRule="auto"/>
        <w:ind w:left="528" w:right="115"/>
      </w:pPr>
      <w:r>
        <w:rPr>
          <w:color w:val="231F20"/>
          <w:spacing w:val="-9"/>
          <w:w w:val="102"/>
        </w:rPr>
        <w:t>你願意倚靠神，盡力如此行嗎？如果是的，請回答：「我願意。」傳道人：親愛的弟兄姐妹（會眾</w:t>
      </w:r>
      <w:r>
        <w:rPr>
          <w:color w:val="231F20"/>
          <w:spacing w:val="-102"/>
          <w:w w:val="102"/>
        </w:rPr>
        <w:t>）</w:t>
      </w:r>
      <w:r>
        <w:rPr>
          <w:color w:val="231F20"/>
          <w:w w:val="102"/>
        </w:rPr>
        <w:t>，我請問你們；你們是否願以基</w:t>
      </w:r>
    </w:p>
    <w:p w14:paraId="755391C9" w14:textId="77777777" w:rsidR="003345E9" w:rsidRDefault="007169A0">
      <w:pPr>
        <w:pStyle w:val="a3"/>
        <w:spacing w:line="206" w:lineRule="auto"/>
        <w:ind w:right="118"/>
      </w:pPr>
      <w:r>
        <w:rPr>
          <w:color w:val="231F20"/>
          <w:w w:val="102"/>
        </w:rPr>
        <w:t>督肢體的身份，鼓勵這對父母（監護人</w:t>
      </w:r>
      <w:r>
        <w:rPr>
          <w:color w:val="231F20"/>
          <w:spacing w:val="-102"/>
          <w:w w:val="102"/>
        </w:rPr>
        <w:t>）</w:t>
      </w:r>
      <w:r>
        <w:rPr>
          <w:color w:val="231F20"/>
          <w:w w:val="102"/>
        </w:rPr>
        <w:t>。使他們能對他們的孩子克盡父母之職責，協助屬靈生命的成長？</w:t>
      </w:r>
    </w:p>
    <w:p w14:paraId="220CC7E1" w14:textId="77777777" w:rsidR="003345E9" w:rsidRDefault="007169A0">
      <w:pPr>
        <w:pStyle w:val="a3"/>
        <w:spacing w:line="308" w:lineRule="exact"/>
        <w:ind w:left="528"/>
      </w:pPr>
      <w:r>
        <w:rPr>
          <w:color w:val="231F20"/>
          <w:spacing w:val="-26"/>
        </w:rPr>
        <w:t>回答：「我願意。」</w:t>
      </w:r>
    </w:p>
    <w:p w14:paraId="5F5CBFF4" w14:textId="77777777" w:rsidR="003345E9" w:rsidRDefault="007169A0">
      <w:pPr>
        <w:pStyle w:val="a3"/>
        <w:spacing w:line="320" w:lineRule="exact"/>
        <w:ind w:left="528"/>
      </w:pPr>
      <w:r>
        <w:rPr>
          <w:color w:val="231F20"/>
          <w:spacing w:val="-6"/>
        </w:rPr>
        <w:t>慈愛的天父，現在我們奉聖父、聖子、聖靈的名，奉獻。【】阿們。</w:t>
      </w:r>
    </w:p>
    <w:p w14:paraId="043CDCD8" w14:textId="77777777" w:rsidR="003345E9" w:rsidRDefault="007169A0">
      <w:pPr>
        <w:pStyle w:val="a3"/>
        <w:spacing w:line="320" w:lineRule="exact"/>
        <w:ind w:left="426"/>
      </w:pPr>
      <w:r>
        <w:rPr>
          <w:color w:val="231F20"/>
        </w:rPr>
        <w:t>（</w:t>
      </w:r>
      <w:r>
        <w:rPr>
          <w:color w:val="231F20"/>
          <w:spacing w:val="-5"/>
        </w:rPr>
        <w:t>隨即，傳道人可用下面的禱告文帶領祈禱，或做即興的。</w:t>
      </w:r>
      <w:r>
        <w:rPr>
          <w:color w:val="231F20"/>
          <w:spacing w:val="-10"/>
        </w:rPr>
        <w:t>）</w:t>
      </w:r>
    </w:p>
    <w:p w14:paraId="2DF0FED8" w14:textId="77777777" w:rsidR="003345E9" w:rsidRDefault="007169A0">
      <w:pPr>
        <w:pStyle w:val="a3"/>
        <w:spacing w:line="206" w:lineRule="auto"/>
        <w:ind w:right="16" w:firstLine="408"/>
      </w:pPr>
      <w:r>
        <w:rPr>
          <w:color w:val="231F20"/>
          <w:spacing w:val="-16"/>
          <w:w w:val="102"/>
        </w:rPr>
        <w:t>天父，我們謙卑地懇求祢以祢的慈愛看顧這孩子，將祢屬天的恩惠，</w:t>
      </w:r>
      <w:r>
        <w:rPr>
          <w:color w:val="231F20"/>
          <w:spacing w:val="2"/>
          <w:w w:val="102"/>
        </w:rPr>
        <w:t>豐豐富富地賜給她</w:t>
      </w:r>
      <w:r>
        <w:rPr>
          <w:color w:val="231F20"/>
        </w:rPr>
        <w:t xml:space="preserve"> </w:t>
      </w:r>
      <w:r>
        <w:rPr>
          <w:color w:val="231F20"/>
          <w:w w:val="102"/>
        </w:rPr>
        <w:t>/</w:t>
      </w:r>
      <w:r>
        <w:rPr>
          <w:color w:val="231F20"/>
        </w:rPr>
        <w:t xml:space="preserve"> </w:t>
      </w:r>
      <w:r>
        <w:rPr>
          <w:color w:val="231F20"/>
          <w:w w:val="102"/>
        </w:rPr>
        <w:t>他，保守引領她</w:t>
      </w:r>
      <w:r>
        <w:rPr>
          <w:color w:val="231F20"/>
        </w:rPr>
        <w:t xml:space="preserve"> </w:t>
      </w:r>
      <w:r>
        <w:rPr>
          <w:color w:val="231F20"/>
          <w:w w:val="102"/>
        </w:rPr>
        <w:t>/</w:t>
      </w:r>
      <w:r>
        <w:rPr>
          <w:color w:val="231F20"/>
        </w:rPr>
        <w:t xml:space="preserve"> </w:t>
      </w:r>
      <w:r>
        <w:rPr>
          <w:color w:val="231F20"/>
          <w:w w:val="102"/>
        </w:rPr>
        <w:t>他平安的渡過童年一切的危險，救她</w:t>
      </w:r>
      <w:r>
        <w:rPr>
          <w:color w:val="231F20"/>
          <w:spacing w:val="-1"/>
        </w:rPr>
        <w:t xml:space="preserve"> </w:t>
      </w:r>
      <w:r>
        <w:rPr>
          <w:color w:val="231F20"/>
          <w:w w:val="102"/>
        </w:rPr>
        <w:t>/</w:t>
      </w:r>
      <w:r>
        <w:rPr>
          <w:color w:val="231F20"/>
          <w:spacing w:val="-1"/>
        </w:rPr>
        <w:t xml:space="preserve"> </w:t>
      </w:r>
      <w:r>
        <w:rPr>
          <w:color w:val="231F20"/>
          <w:spacing w:val="-10"/>
          <w:w w:val="102"/>
        </w:rPr>
        <w:t>他脫離童年的試探，引導他認識基督為救主，幫助她</w:t>
      </w:r>
      <w:r>
        <w:rPr>
          <w:color w:val="231F20"/>
          <w:spacing w:val="-1"/>
        </w:rPr>
        <w:t xml:space="preserve"> </w:t>
      </w:r>
      <w:r>
        <w:rPr>
          <w:color w:val="231F20"/>
          <w:w w:val="102"/>
        </w:rPr>
        <w:t>/</w:t>
      </w:r>
      <w:r>
        <w:rPr>
          <w:color w:val="231F20"/>
          <w:spacing w:val="-1"/>
        </w:rPr>
        <w:t xml:space="preserve"> </w:t>
      </w:r>
      <w:r>
        <w:rPr>
          <w:color w:val="231F20"/>
          <w:spacing w:val="-3"/>
          <w:w w:val="102"/>
        </w:rPr>
        <w:t>他的智慧、</w:t>
      </w:r>
      <w:r>
        <w:rPr>
          <w:color w:val="231F20"/>
          <w:w w:val="102"/>
        </w:rPr>
        <w:t>身量，並神和人喜愛的心，都一齊增長，保守她</w:t>
      </w:r>
      <w:r>
        <w:rPr>
          <w:color w:val="231F20"/>
          <w:spacing w:val="1"/>
        </w:rPr>
        <w:t xml:space="preserve"> </w:t>
      </w:r>
      <w:r>
        <w:rPr>
          <w:color w:val="231F20"/>
          <w:w w:val="102"/>
        </w:rPr>
        <w:t>/</w:t>
      </w:r>
      <w:r>
        <w:rPr>
          <w:color w:val="231F20"/>
          <w:spacing w:val="1"/>
        </w:rPr>
        <w:t xml:space="preserve"> </w:t>
      </w:r>
      <w:r>
        <w:rPr>
          <w:color w:val="231F20"/>
          <w:spacing w:val="4"/>
          <w:w w:val="102"/>
        </w:rPr>
        <w:t>他直到永遠。求祢</w:t>
      </w:r>
      <w:r>
        <w:rPr>
          <w:color w:val="231F20"/>
          <w:w w:val="102"/>
        </w:rPr>
        <w:t>以祢的慈愛看顧孩子的父母（監護人</w:t>
      </w:r>
      <w:r>
        <w:rPr>
          <w:color w:val="231F20"/>
          <w:spacing w:val="-102"/>
          <w:w w:val="102"/>
        </w:rPr>
        <w:t>）</w:t>
      </w:r>
      <w:r>
        <w:rPr>
          <w:color w:val="231F20"/>
          <w:spacing w:val="-11"/>
          <w:w w:val="102"/>
        </w:rPr>
        <w:t>，使他們滿有智慧和聖潔的榜樣，</w:t>
      </w:r>
      <w:r>
        <w:rPr>
          <w:color w:val="231F20"/>
          <w:w w:val="102"/>
        </w:rPr>
        <w:t>盡做父母的責任，也對祢盡忠。奉主耶穌基督的名，阿們。</w:t>
      </w:r>
    </w:p>
    <w:p w14:paraId="116D7D0A" w14:textId="77777777" w:rsidR="003345E9" w:rsidRDefault="007169A0">
      <w:pPr>
        <w:pStyle w:val="2"/>
        <w:numPr>
          <w:ilvl w:val="0"/>
          <w:numId w:val="10"/>
        </w:numPr>
        <w:tabs>
          <w:tab w:val="left" w:pos="922"/>
        </w:tabs>
        <w:spacing w:before="50"/>
        <w:ind w:hanging="562"/>
      </w:pPr>
      <w:r>
        <w:rPr>
          <w:color w:val="231F20"/>
          <w:spacing w:val="-2"/>
        </w:rPr>
        <w:t>接納會友禮</w:t>
      </w:r>
    </w:p>
    <w:p w14:paraId="30629092" w14:textId="77777777" w:rsidR="003345E9" w:rsidRDefault="007169A0">
      <w:pPr>
        <w:pStyle w:val="a3"/>
        <w:spacing w:before="48" w:line="206" w:lineRule="auto"/>
        <w:ind w:right="111" w:firstLine="408"/>
        <w:jc w:val="both"/>
      </w:pPr>
      <w:r>
        <w:rPr>
          <w:color w:val="231F20"/>
          <w:spacing w:val="3"/>
          <w:w w:val="102"/>
        </w:rPr>
        <w:t>要加入教會的會友必承認基督徒的信心，並已接受宣聖會信仰和</w:t>
      </w:r>
      <w:r>
        <w:rPr>
          <w:color w:val="231F20"/>
          <w:w w:val="102"/>
        </w:rPr>
        <w:t>實踐的教導。即將被接納的會友，應走上前站在教會聖壇前，座堂牧師要向他們說：</w:t>
      </w:r>
    </w:p>
    <w:p w14:paraId="505103C2"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4F0A17B2" w14:textId="77777777" w:rsidR="003345E9" w:rsidRDefault="007169A0">
      <w:pPr>
        <w:pStyle w:val="a3"/>
        <w:spacing w:before="50"/>
        <w:ind w:left="0"/>
        <w:jc w:val="center"/>
      </w:pPr>
      <w:r>
        <w:rPr>
          <w:color w:val="231F20"/>
          <w:spacing w:val="-5"/>
        </w:rPr>
        <w:lastRenderedPageBreak/>
        <w:t>禮儀</w:t>
      </w:r>
    </w:p>
    <w:p w14:paraId="513BE8EC" w14:textId="77777777" w:rsidR="003345E9" w:rsidRDefault="003345E9">
      <w:pPr>
        <w:pStyle w:val="a3"/>
        <w:spacing w:before="184"/>
        <w:ind w:left="0"/>
      </w:pPr>
    </w:p>
    <w:p w14:paraId="026376BC" w14:textId="77777777" w:rsidR="003345E9" w:rsidRDefault="007169A0">
      <w:pPr>
        <w:pStyle w:val="a3"/>
        <w:spacing w:line="206" w:lineRule="auto"/>
        <w:ind w:right="111" w:firstLine="408"/>
        <w:jc w:val="both"/>
      </w:pPr>
      <w:r>
        <w:rPr>
          <w:color w:val="231F20"/>
          <w:spacing w:val="1"/>
          <w:w w:val="102"/>
        </w:rPr>
        <w:t>親愛的弟兄姐妹：我們在耶穌基督的教會裡，能享有彼此聯誼的特權和福份，這是非常神聖與寶貴的。在教會中聖潔的團契，是在別</w:t>
      </w:r>
      <w:r>
        <w:rPr>
          <w:color w:val="231F20"/>
          <w:w w:val="102"/>
        </w:rPr>
        <w:t>處得不到的。只有在教會中，才能獲得如兄弟般的幫助、照應、關懷和勸導。</w:t>
      </w:r>
    </w:p>
    <w:p w14:paraId="3CCECB56" w14:textId="77777777" w:rsidR="003345E9" w:rsidRDefault="007169A0">
      <w:pPr>
        <w:pStyle w:val="a3"/>
        <w:spacing w:line="206" w:lineRule="auto"/>
        <w:ind w:right="17" w:firstLine="408"/>
      </w:pPr>
      <w:r>
        <w:rPr>
          <w:color w:val="231F20"/>
          <w:spacing w:val="3"/>
          <w:w w:val="102"/>
        </w:rPr>
        <w:t>在教會中，有座堂牧師以敬虔的愛心照顧，以神的話教導眾人，</w:t>
      </w:r>
      <w:r>
        <w:rPr>
          <w:color w:val="231F20"/>
          <w:spacing w:val="2"/>
          <w:w w:val="102"/>
        </w:rPr>
        <w:t>及在公共崇拜中的聖靈感動。在服事上共襄盛舉，可以成就在其他地</w:t>
      </w:r>
      <w:r>
        <w:rPr>
          <w:color w:val="231F20"/>
          <w:w w:val="102"/>
        </w:rPr>
        <w:t>方不能達成的工作。</w:t>
      </w:r>
    </w:p>
    <w:p w14:paraId="645B6F32" w14:textId="77777777" w:rsidR="003345E9" w:rsidRDefault="007169A0">
      <w:pPr>
        <w:pStyle w:val="a3"/>
        <w:spacing w:line="206" w:lineRule="auto"/>
        <w:ind w:left="528" w:right="2073" w:firstLine="365"/>
      </w:pPr>
      <w:r>
        <w:rPr>
          <w:color w:val="231F20"/>
          <w:spacing w:val="-2"/>
        </w:rPr>
        <w:t>今天我們要肯定教會的信仰和實踐。</w:t>
      </w:r>
      <w:r>
        <w:rPr>
          <w:color w:val="231F20"/>
          <w:spacing w:val="80"/>
        </w:rPr>
        <w:t xml:space="preserve">  </w:t>
      </w:r>
      <w:r>
        <w:rPr>
          <w:color w:val="231F20"/>
          <w:spacing w:val="-2"/>
        </w:rPr>
        <w:t>我們信聖父、聖子、聖靈，三位一體的神。</w:t>
      </w:r>
    </w:p>
    <w:p w14:paraId="22C5B08D" w14:textId="77777777" w:rsidR="003345E9" w:rsidRDefault="007169A0">
      <w:pPr>
        <w:pStyle w:val="a3"/>
        <w:spacing w:line="206" w:lineRule="auto"/>
        <w:ind w:right="111" w:firstLine="408"/>
        <w:jc w:val="both"/>
      </w:pPr>
      <w:r>
        <w:rPr>
          <w:color w:val="231F20"/>
          <w:spacing w:val="1"/>
          <w:w w:val="102"/>
        </w:rPr>
        <w:t>我們相信人生來就有罪，因此需要藉基督的赦罪工作，依靠聖靈得著新生，重生後，還要更深一層的做心靈潔淨，或藉聖靈的內住全</w:t>
      </w:r>
      <w:r>
        <w:rPr>
          <w:color w:val="231F20"/>
          <w:w w:val="102"/>
        </w:rPr>
        <w:t>然成聖，聖靈要為這些恩典的工作作見證。</w:t>
      </w:r>
    </w:p>
    <w:p w14:paraId="1512CD78" w14:textId="77777777" w:rsidR="003345E9" w:rsidRDefault="007169A0">
      <w:pPr>
        <w:pStyle w:val="a3"/>
        <w:spacing w:line="206" w:lineRule="auto"/>
        <w:ind w:right="117" w:firstLine="408"/>
      </w:pPr>
      <w:r>
        <w:rPr>
          <w:color w:val="231F20"/>
          <w:spacing w:val="1"/>
          <w:w w:val="102"/>
        </w:rPr>
        <w:t>我們相信我們的主要再來，已死的人將要復活，並且眾人都要接受最後的審判，包括賞賜或刑罰。</w:t>
      </w:r>
    </w:p>
    <w:p w14:paraId="0D612992" w14:textId="77777777" w:rsidR="003345E9" w:rsidRDefault="007169A0">
      <w:pPr>
        <w:pStyle w:val="a3"/>
        <w:spacing w:line="206" w:lineRule="auto"/>
        <w:ind w:right="117" w:firstLine="408"/>
      </w:pPr>
      <w:r>
        <w:rPr>
          <w:b/>
          <w:color w:val="231F20"/>
          <w:spacing w:val="3"/>
          <w:w w:val="102"/>
        </w:rPr>
        <w:t>註：</w:t>
      </w:r>
      <w:r>
        <w:rPr>
          <w:color w:val="231F20"/>
          <w:spacing w:val="5"/>
          <w:w w:val="102"/>
        </w:rPr>
        <w:t>牧者也可選用信仰宣言</w:t>
      </w:r>
      <w:r>
        <w:rPr>
          <w:color w:val="231F20"/>
          <w:spacing w:val="-102"/>
          <w:w w:val="102"/>
        </w:rPr>
        <w:t>（</w:t>
      </w:r>
      <w:r>
        <w:rPr>
          <w:color w:val="231F20"/>
          <w:spacing w:val="5"/>
          <w:w w:val="102"/>
        </w:rPr>
        <w:t>「教會手冊」</w:t>
      </w:r>
      <w:r>
        <w:rPr>
          <w:color w:val="231F20"/>
          <w:w w:val="102"/>
        </w:rPr>
        <w:t>20</w:t>
      </w:r>
      <w:r>
        <w:rPr>
          <w:color w:val="231F20"/>
          <w:spacing w:val="1"/>
        </w:rPr>
        <w:t xml:space="preserve"> </w:t>
      </w:r>
      <w:r>
        <w:rPr>
          <w:color w:val="231F20"/>
          <w:spacing w:val="6"/>
          <w:w w:val="102"/>
        </w:rPr>
        <w:t>條信仰宣言）</w:t>
      </w:r>
      <w:r>
        <w:rPr>
          <w:color w:val="231F20"/>
          <w:spacing w:val="3"/>
          <w:w w:val="102"/>
        </w:rPr>
        <w:t>來表達我們信念。</w:t>
      </w:r>
    </w:p>
    <w:p w14:paraId="6384899F" w14:textId="77777777" w:rsidR="003345E9" w:rsidRDefault="007169A0">
      <w:pPr>
        <w:pStyle w:val="a3"/>
        <w:spacing w:line="206" w:lineRule="auto"/>
        <w:ind w:right="17" w:firstLine="408"/>
      </w:pPr>
      <w:r>
        <w:rPr>
          <w:color w:val="231F20"/>
          <w:spacing w:val="1"/>
          <w:w w:val="102"/>
        </w:rPr>
        <w:t>我們信獨一無二的真神──父、子與聖靈，我們信新舊約聖經是</w:t>
      </w:r>
      <w:r>
        <w:rPr>
          <w:color w:val="231F20"/>
          <w:spacing w:val="5"/>
          <w:w w:val="102"/>
        </w:rPr>
        <w:t>神所默示和充份的靈感，包含了基督徒信仰與生活所需的全部真理。</w:t>
      </w:r>
      <w:r>
        <w:rPr>
          <w:color w:val="231F20"/>
          <w:spacing w:val="2"/>
          <w:w w:val="102"/>
        </w:rPr>
        <w:t>我們信人有與生俱來的墮落性質，因此人不斷地有邪惡的傾向。我們</w:t>
      </w:r>
      <w:r>
        <w:rPr>
          <w:color w:val="231F20"/>
          <w:w w:val="102"/>
        </w:rPr>
        <w:t>信至終不悔改的人，必無指望，並要永遠地流失。我們信耶穌基督的贖罪是為了全人類，凡悔改相信主耶穌基督的人，都得稱義重生，從</w:t>
      </w:r>
      <w:r>
        <w:rPr>
          <w:color w:val="231F20"/>
          <w:spacing w:val="9"/>
          <w:w w:val="102"/>
        </w:rPr>
        <w:t>罪的轄制中得救。我們信信徒於重生後，藉著在主耶穌基督裡的信</w:t>
      </w:r>
      <w:r>
        <w:rPr>
          <w:color w:val="231F20"/>
          <w:w w:val="102"/>
        </w:rPr>
        <w:t>心，得以全然成聖。我們信聖靈為信徒的重生及全然成聖作見證。我</w:t>
      </w:r>
      <w:r>
        <w:rPr>
          <w:color w:val="231F20"/>
          <w:spacing w:val="-5"/>
          <w:w w:val="102"/>
        </w:rPr>
        <w:t>們信我們的主必要再來，死人要復活，並有最後的審判。</w:t>
      </w:r>
      <w:r>
        <w:rPr>
          <w:color w:val="231F20"/>
          <w:spacing w:val="-102"/>
          <w:w w:val="102"/>
        </w:rPr>
        <w:t>（</w:t>
      </w:r>
      <w:r>
        <w:rPr>
          <w:color w:val="231F20"/>
          <w:w w:val="102"/>
        </w:rPr>
        <w:t>「教會手冊」</w:t>
      </w:r>
    </w:p>
    <w:p w14:paraId="6EA092D1" w14:textId="77777777" w:rsidR="003345E9" w:rsidRDefault="007169A0">
      <w:pPr>
        <w:pStyle w:val="a3"/>
        <w:spacing w:line="301" w:lineRule="exact"/>
      </w:pPr>
      <w:r>
        <w:rPr>
          <w:rFonts w:ascii="Noto Sans TC" w:eastAsia="Noto Sans TC"/>
          <w:color w:val="231F20"/>
        </w:rPr>
        <w:t>20.1</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2"/>
        </w:rPr>
        <w:t xml:space="preserve"> </w:t>
      </w:r>
      <w:r>
        <w:rPr>
          <w:rFonts w:ascii="Noto Sans TC" w:eastAsia="Noto Sans TC"/>
          <w:color w:val="231F20"/>
          <w:spacing w:val="-2"/>
        </w:rPr>
        <w:t>20.8</w:t>
      </w:r>
      <w:r>
        <w:rPr>
          <w:color w:val="231F20"/>
          <w:spacing w:val="-2"/>
        </w:rPr>
        <w:t>）</w:t>
      </w:r>
    </w:p>
    <w:p w14:paraId="212D5802" w14:textId="77777777" w:rsidR="003345E9" w:rsidRDefault="007169A0">
      <w:pPr>
        <w:pStyle w:val="a3"/>
        <w:spacing w:line="320" w:lineRule="exact"/>
        <w:ind w:left="528"/>
      </w:pPr>
      <w:r>
        <w:rPr>
          <w:color w:val="231F20"/>
        </w:rPr>
        <w:t>你（們）</w:t>
      </w:r>
      <w:r>
        <w:rPr>
          <w:color w:val="231F20"/>
          <w:spacing w:val="-1"/>
        </w:rPr>
        <w:t>是否誠心相信這些真理？如果願意，回答：我願意。</w:t>
      </w:r>
    </w:p>
    <w:p w14:paraId="639616C5" w14:textId="77777777" w:rsidR="003345E9" w:rsidRDefault="007169A0">
      <w:pPr>
        <w:pStyle w:val="a3"/>
        <w:spacing w:line="206" w:lineRule="auto"/>
        <w:ind w:right="117" w:firstLine="408"/>
      </w:pPr>
      <w:r>
        <w:rPr>
          <w:color w:val="231F20"/>
          <w:w w:val="102"/>
        </w:rPr>
        <w:t>你</w:t>
      </w:r>
      <w:r>
        <w:rPr>
          <w:color w:val="231F20"/>
          <w:spacing w:val="4"/>
          <w:w w:val="102"/>
        </w:rPr>
        <w:t>（們）</w:t>
      </w:r>
      <w:r>
        <w:rPr>
          <w:color w:val="231F20"/>
          <w:spacing w:val="2"/>
          <w:w w:val="102"/>
        </w:rPr>
        <w:t>是否承認耶穌基督為你的主和救主，你是否也知道相信祂現在已經拯救你了？</w:t>
      </w:r>
    </w:p>
    <w:p w14:paraId="0FF47FCD" w14:textId="77777777" w:rsidR="003345E9" w:rsidRDefault="007169A0">
      <w:pPr>
        <w:pStyle w:val="a3"/>
        <w:spacing w:line="308" w:lineRule="exact"/>
        <w:ind w:left="528"/>
      </w:pPr>
      <w:r>
        <w:rPr>
          <w:color w:val="231F20"/>
          <w:spacing w:val="-1"/>
        </w:rPr>
        <w:t>回答：我憑信心接受。</w:t>
      </w:r>
    </w:p>
    <w:p w14:paraId="31D79518" w14:textId="77777777" w:rsidR="003345E9" w:rsidRDefault="007169A0">
      <w:pPr>
        <w:pStyle w:val="a3"/>
        <w:spacing w:line="206" w:lineRule="auto"/>
        <w:ind w:right="15" w:firstLine="408"/>
      </w:pPr>
      <w:r>
        <w:rPr>
          <w:color w:val="231F20"/>
          <w:w w:val="102"/>
        </w:rPr>
        <w:t>你</w:t>
      </w:r>
      <w:r>
        <w:rPr>
          <w:color w:val="231F20"/>
          <w:spacing w:val="5"/>
          <w:w w:val="102"/>
        </w:rPr>
        <w:t>（們）</w:t>
      </w:r>
      <w:r>
        <w:rPr>
          <w:color w:val="231F20"/>
          <w:spacing w:val="3"/>
          <w:w w:val="102"/>
        </w:rPr>
        <w:t>要加入宣聖會，你</w:t>
      </w:r>
      <w:r>
        <w:rPr>
          <w:color w:val="231F20"/>
          <w:spacing w:val="5"/>
          <w:w w:val="102"/>
        </w:rPr>
        <w:t>（們）</w:t>
      </w:r>
      <w:r>
        <w:rPr>
          <w:color w:val="231F20"/>
          <w:spacing w:val="4"/>
          <w:w w:val="102"/>
        </w:rPr>
        <w:t>是否願意按基督徒品格和基督</w:t>
      </w:r>
      <w:r>
        <w:rPr>
          <w:color w:val="231F20"/>
          <w:spacing w:val="-11"/>
          <w:w w:val="102"/>
        </w:rPr>
        <w:t>行為公約委身去盡心、盡性、盡意、盡力去愛神，並愛人如己？你</w:t>
      </w:r>
      <w:r>
        <w:rPr>
          <w:color w:val="231F20"/>
          <w:w w:val="102"/>
        </w:rPr>
        <w:t>（們</w:t>
      </w:r>
      <w:r>
        <w:rPr>
          <w:color w:val="231F20"/>
          <w:spacing w:val="-15"/>
          <w:w w:val="102"/>
        </w:rPr>
        <w:t>）</w:t>
      </w:r>
    </w:p>
    <w:p w14:paraId="367F8758" w14:textId="77777777" w:rsidR="003345E9" w:rsidRDefault="003345E9">
      <w:pPr>
        <w:pStyle w:val="a3"/>
        <w:spacing w:line="206" w:lineRule="auto"/>
        <w:sectPr w:rsidR="003345E9">
          <w:pgSz w:w="8640" w:h="12960"/>
          <w:pgMar w:top="480" w:right="1080" w:bottom="1180" w:left="1080" w:header="0" w:footer="997" w:gutter="0"/>
          <w:cols w:space="720"/>
        </w:sectPr>
      </w:pPr>
    </w:p>
    <w:p w14:paraId="55781BB3"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BCB8EF8" w14:textId="77777777" w:rsidR="003345E9" w:rsidRDefault="007169A0">
      <w:pPr>
        <w:pStyle w:val="a3"/>
        <w:spacing w:before="237" w:line="206" w:lineRule="auto"/>
        <w:ind w:left="119" w:right="17"/>
      </w:pPr>
      <w:r>
        <w:rPr>
          <w:color w:val="231F20"/>
          <w:spacing w:val="1"/>
          <w:w w:val="102"/>
        </w:rPr>
        <w:t>是否願意委身神的使命活出宣聖會的信仰，團契和事工？你</w:t>
      </w:r>
      <w:r>
        <w:rPr>
          <w:color w:val="231F20"/>
          <w:spacing w:val="4"/>
          <w:w w:val="102"/>
        </w:rPr>
        <w:t>（們）是</w:t>
      </w:r>
      <w:r>
        <w:rPr>
          <w:color w:val="231F20"/>
          <w:w w:val="102"/>
        </w:rPr>
        <w:t>否願意支持宣聖會的教導，靠著神的幫助，竭力追求和實踐這些教導，以增進教會的見證？你（們）是否願意在生活每一個範疇以謙卑的心，</w:t>
      </w:r>
      <w:r>
        <w:rPr>
          <w:color w:val="231F20"/>
          <w:spacing w:val="1"/>
          <w:w w:val="102"/>
        </w:rPr>
        <w:t>敬虔的語話，服事聖工，盡心分享神賜給你</w:t>
      </w:r>
      <w:r>
        <w:rPr>
          <w:color w:val="231F20"/>
          <w:spacing w:val="4"/>
          <w:w w:val="102"/>
        </w:rPr>
        <w:t>（們）的資源並信實地參</w:t>
      </w:r>
      <w:r>
        <w:rPr>
          <w:color w:val="231F20"/>
          <w:spacing w:val="2"/>
          <w:w w:val="102"/>
        </w:rPr>
        <w:t>與神施恩的途徑來榮耀神？你</w:t>
      </w:r>
      <w:r>
        <w:rPr>
          <w:color w:val="231F20"/>
          <w:spacing w:val="4"/>
          <w:w w:val="102"/>
        </w:rPr>
        <w:t>（們）</w:t>
      </w:r>
      <w:r>
        <w:rPr>
          <w:color w:val="231F20"/>
          <w:spacing w:val="3"/>
          <w:w w:val="102"/>
        </w:rPr>
        <w:t>是否願意終身跟隨基督，遠離一</w:t>
      </w:r>
      <w:r>
        <w:rPr>
          <w:color w:val="231F20"/>
          <w:w w:val="102"/>
        </w:rPr>
        <w:t>切惡事，誠懇地尋求心靈全然的聖潔，過敬虔的生活？</w:t>
      </w:r>
    </w:p>
    <w:p w14:paraId="4B38C458" w14:textId="77777777" w:rsidR="003345E9" w:rsidRDefault="007169A0">
      <w:pPr>
        <w:pStyle w:val="a3"/>
        <w:spacing w:line="303" w:lineRule="exact"/>
        <w:ind w:left="527"/>
      </w:pPr>
      <w:r>
        <w:rPr>
          <w:color w:val="231F20"/>
          <w:spacing w:val="-2"/>
        </w:rPr>
        <w:t>回答：我願意。</w:t>
      </w:r>
    </w:p>
    <w:p w14:paraId="5BD12E5F" w14:textId="77777777" w:rsidR="003345E9" w:rsidRDefault="007169A0">
      <w:pPr>
        <w:pStyle w:val="a3"/>
        <w:spacing w:line="320" w:lineRule="exact"/>
        <w:ind w:left="527"/>
      </w:pPr>
      <w:r>
        <w:rPr>
          <w:color w:val="231F20"/>
          <w:spacing w:val="-1"/>
        </w:rPr>
        <w:t>傳道人要對被接納的人說：</w:t>
      </w:r>
    </w:p>
    <w:p w14:paraId="02ECDA84" w14:textId="77777777" w:rsidR="003345E9" w:rsidRDefault="007169A0">
      <w:pPr>
        <w:pStyle w:val="a3"/>
        <w:spacing w:before="10" w:line="206" w:lineRule="auto"/>
        <w:ind w:left="119" w:right="16" w:firstLine="408"/>
      </w:pPr>
      <w:r>
        <w:rPr>
          <w:color w:val="231F20"/>
          <w:spacing w:val="-31"/>
          <w:w w:val="102"/>
        </w:rPr>
        <w:t>歡迎你</w:t>
      </w:r>
      <w:r>
        <w:rPr>
          <w:color w:val="231F20"/>
          <w:w w:val="102"/>
        </w:rPr>
        <w:t>（們</w:t>
      </w:r>
      <w:r>
        <w:rPr>
          <w:color w:val="231F20"/>
          <w:spacing w:val="-93"/>
          <w:w w:val="102"/>
        </w:rPr>
        <w:t>）</w:t>
      </w:r>
      <w:r>
        <w:rPr>
          <w:color w:val="231F20"/>
          <w:spacing w:val="-17"/>
          <w:w w:val="102"/>
        </w:rPr>
        <w:t>加入本教會，分享本教會在主裡神聖的團契、責任權利。</w:t>
      </w:r>
      <w:r>
        <w:rPr>
          <w:color w:val="231F20"/>
          <w:spacing w:val="2"/>
          <w:w w:val="102"/>
        </w:rPr>
        <w:t>願教會至尊的元首基督賜福保守你，使你在一切善行上忠心，叫你的</w:t>
      </w:r>
      <w:r>
        <w:rPr>
          <w:color w:val="231F20"/>
          <w:w w:val="102"/>
        </w:rPr>
        <w:t>生活滿有見證，在照顧貧窮人和受欺壓的人工作上有果效，引領他人歸向基督。</w:t>
      </w:r>
    </w:p>
    <w:p w14:paraId="5387B1EC" w14:textId="77777777" w:rsidR="003345E9" w:rsidRDefault="007169A0">
      <w:pPr>
        <w:pStyle w:val="2"/>
        <w:numPr>
          <w:ilvl w:val="0"/>
          <w:numId w:val="10"/>
        </w:numPr>
        <w:tabs>
          <w:tab w:val="left" w:pos="922"/>
        </w:tabs>
        <w:spacing w:before="55"/>
        <w:ind w:hanging="562"/>
      </w:pPr>
      <w:r>
        <w:rPr>
          <w:color w:val="231F20"/>
          <w:spacing w:val="-5"/>
        </w:rPr>
        <w:t>婚禮</w:t>
      </w:r>
    </w:p>
    <w:p w14:paraId="17C19EE1" w14:textId="77777777" w:rsidR="003345E9" w:rsidRDefault="007169A0">
      <w:pPr>
        <w:pStyle w:val="a3"/>
        <w:spacing w:before="47" w:line="206" w:lineRule="auto"/>
        <w:ind w:right="111" w:firstLine="408"/>
      </w:pPr>
      <w:r>
        <w:rPr>
          <w:color w:val="231F20"/>
          <w:spacing w:val="3"/>
          <w:w w:val="102"/>
        </w:rPr>
        <w:t>考慮到全球不同文化處境對婚姻有不同的認知，宣聖會建議下的</w:t>
      </w:r>
      <w:r>
        <w:rPr>
          <w:color w:val="231F20"/>
          <w:w w:val="102"/>
        </w:rPr>
        <w:t>基本原則</w:t>
      </w:r>
      <w:r>
        <w:rPr>
          <w:color w:val="231F20"/>
          <w:spacing w:val="1"/>
        </w:rPr>
        <w:t xml:space="preserve"> </w:t>
      </w:r>
      <w:r>
        <w:rPr>
          <w:color w:val="231F20"/>
          <w:w w:val="102"/>
        </w:rPr>
        <w:t>:</w:t>
      </w:r>
    </w:p>
    <w:p w14:paraId="79F8D6AE" w14:textId="77777777" w:rsidR="003345E9" w:rsidRDefault="007169A0">
      <w:pPr>
        <w:pStyle w:val="a3"/>
        <w:tabs>
          <w:tab w:val="left" w:pos="1019"/>
        </w:tabs>
        <w:spacing w:line="308" w:lineRule="exact"/>
        <w:ind w:left="612"/>
      </w:pPr>
      <w:r>
        <w:rPr>
          <w:color w:val="231F20"/>
          <w:spacing w:val="-10"/>
        </w:rPr>
        <w:t>➀</w:t>
      </w:r>
      <w:r>
        <w:rPr>
          <w:color w:val="231F20"/>
        </w:rPr>
        <w:tab/>
      </w:r>
      <w:r>
        <w:rPr>
          <w:color w:val="231F20"/>
          <w:spacing w:val="-2"/>
        </w:rPr>
        <w:t>丈夫與妻子為平等</w:t>
      </w:r>
    </w:p>
    <w:p w14:paraId="5A50D336" w14:textId="77777777" w:rsidR="003345E9" w:rsidRDefault="007169A0">
      <w:pPr>
        <w:pStyle w:val="a3"/>
        <w:tabs>
          <w:tab w:val="left" w:pos="1019"/>
        </w:tabs>
        <w:spacing w:line="320" w:lineRule="exact"/>
        <w:ind w:left="612"/>
      </w:pPr>
      <w:r>
        <w:rPr>
          <w:color w:val="231F20"/>
          <w:spacing w:val="-10"/>
        </w:rPr>
        <w:t>➁</w:t>
      </w:r>
      <w:r>
        <w:rPr>
          <w:color w:val="231F20"/>
        </w:rPr>
        <w:tab/>
      </w:r>
      <w:r>
        <w:rPr>
          <w:color w:val="231F20"/>
          <w:spacing w:val="-1"/>
        </w:rPr>
        <w:t>這個盟約反映基督和教會的盟誓</w:t>
      </w:r>
    </w:p>
    <w:p w14:paraId="69C39E26" w14:textId="77777777" w:rsidR="003345E9" w:rsidRDefault="007169A0">
      <w:pPr>
        <w:pStyle w:val="a3"/>
        <w:tabs>
          <w:tab w:val="left" w:pos="1019"/>
        </w:tabs>
        <w:spacing w:before="10" w:line="206" w:lineRule="auto"/>
        <w:ind w:left="1020" w:right="118" w:hanging="408"/>
      </w:pPr>
      <w:r>
        <w:rPr>
          <w:color w:val="231F20"/>
          <w:spacing w:val="-10"/>
        </w:rPr>
        <w:t>➂</w:t>
      </w:r>
      <w:r>
        <w:rPr>
          <w:color w:val="231F20"/>
        </w:rPr>
        <w:tab/>
      </w:r>
      <w:r>
        <w:rPr>
          <w:color w:val="231F20"/>
          <w:spacing w:val="-2"/>
        </w:rPr>
        <w:t>使用合法和適合於文化的言語。這個禮儀並不代替當地法律</w:t>
      </w:r>
      <w:r>
        <w:rPr>
          <w:color w:val="231F20"/>
          <w:spacing w:val="-4"/>
        </w:rPr>
        <w:t>的要求。</w:t>
      </w:r>
    </w:p>
    <w:p w14:paraId="1097085A" w14:textId="77777777" w:rsidR="003345E9" w:rsidRDefault="007169A0">
      <w:pPr>
        <w:pStyle w:val="a3"/>
        <w:spacing w:line="335" w:lineRule="exact"/>
        <w:ind w:left="528"/>
      </w:pPr>
      <w:r>
        <w:rPr>
          <w:color w:val="231F20"/>
          <w:spacing w:val="-1"/>
        </w:rPr>
        <w:t>以下的禮儀僅供參考。</w:t>
      </w:r>
    </w:p>
    <w:p w14:paraId="0D28116E" w14:textId="77777777" w:rsidR="003345E9" w:rsidRDefault="007169A0">
      <w:pPr>
        <w:pStyle w:val="a3"/>
        <w:spacing w:before="302" w:line="206" w:lineRule="auto"/>
        <w:ind w:right="112" w:firstLine="408"/>
        <w:jc w:val="both"/>
      </w:pPr>
      <w:r>
        <w:rPr>
          <w:color w:val="231F20"/>
          <w:spacing w:val="1"/>
          <w:w w:val="102"/>
        </w:rPr>
        <w:t>在所指定的日期和時間舉行莊嚴的婚禮時，依據法律，並經傳道</w:t>
      </w:r>
      <w:r>
        <w:rPr>
          <w:color w:val="231F20"/>
          <w:spacing w:val="2"/>
          <w:w w:val="102"/>
        </w:rPr>
        <w:t>人小心輔導，符合資格的兩位結婚人要站在一起，男的在教牧人員的</w:t>
      </w:r>
      <w:r>
        <w:rPr>
          <w:color w:val="231F20"/>
          <w:w w:val="102"/>
        </w:rPr>
        <w:t>左邊，女的在右邊醉轉向傳道人，傳道人要向會眾說</w:t>
      </w:r>
      <w:r>
        <w:rPr>
          <w:color w:val="231F20"/>
          <w:spacing w:val="1"/>
        </w:rPr>
        <w:t xml:space="preserve"> </w:t>
      </w:r>
      <w:r>
        <w:rPr>
          <w:color w:val="231F20"/>
          <w:w w:val="102"/>
        </w:rPr>
        <w:t>:</w:t>
      </w:r>
    </w:p>
    <w:p w14:paraId="55316D4B" w14:textId="77777777" w:rsidR="003345E9" w:rsidRDefault="007169A0">
      <w:pPr>
        <w:pStyle w:val="a3"/>
        <w:spacing w:before="317" w:line="206" w:lineRule="auto"/>
        <w:ind w:right="15" w:firstLine="408"/>
      </w:pPr>
      <w:r>
        <w:rPr>
          <w:color w:val="231F20"/>
          <w:spacing w:val="1"/>
          <w:w w:val="102"/>
        </w:rPr>
        <w:t>親愛的弟兄姐妹，我們在此一同聚集在神的面前，並在這些見證</w:t>
      </w:r>
      <w:r>
        <w:rPr>
          <w:color w:val="231F20"/>
          <w:w w:val="102"/>
        </w:rPr>
        <w:t>人前，為【】弟兄和【】姐妹舉行神聖的婚禮。婚禮是崇高的，是神</w:t>
      </w:r>
      <w:r>
        <w:rPr>
          <w:color w:val="231F20"/>
          <w:spacing w:val="3"/>
          <w:w w:val="102"/>
        </w:rPr>
        <w:t>在人未犯罪以前就設立的，向我們表明基督和祂的教會之間有著奧秘</w:t>
      </w:r>
      <w:r>
        <w:rPr>
          <w:color w:val="231F20"/>
          <w:spacing w:val="2"/>
          <w:w w:val="102"/>
        </w:rPr>
        <w:t>的聯合。耶穌在加利利的迦拿婚宣聖會筵中，行了祂的第一件神蹟，</w:t>
      </w:r>
      <w:r>
        <w:rPr>
          <w:color w:val="231F20"/>
          <w:spacing w:val="3"/>
          <w:w w:val="102"/>
        </w:rPr>
        <w:t>使婚禮顯得隆重而美麗神聖。希伯來書的作者也強調婚姻人人都當尊</w:t>
      </w:r>
      <w:r>
        <w:rPr>
          <w:color w:val="231F20"/>
          <w:w w:val="102"/>
        </w:rPr>
        <w:t>重。因此，當存虔誠、謹慎和敬畏神的心舉行婚禮。</w:t>
      </w:r>
    </w:p>
    <w:p w14:paraId="643AC942" w14:textId="77777777" w:rsidR="003345E9" w:rsidRDefault="003345E9">
      <w:pPr>
        <w:pStyle w:val="a3"/>
        <w:spacing w:line="206" w:lineRule="auto"/>
        <w:sectPr w:rsidR="003345E9">
          <w:pgSz w:w="8640" w:h="12960"/>
          <w:pgMar w:top="480" w:right="1080" w:bottom="1180" w:left="1080" w:header="0" w:footer="997" w:gutter="0"/>
          <w:cols w:space="720"/>
        </w:sectPr>
      </w:pPr>
    </w:p>
    <w:p w14:paraId="3E47E236" w14:textId="77777777" w:rsidR="003345E9" w:rsidRDefault="007169A0">
      <w:pPr>
        <w:pStyle w:val="a3"/>
        <w:spacing w:before="50"/>
        <w:ind w:left="0"/>
        <w:jc w:val="center"/>
      </w:pPr>
      <w:r>
        <w:rPr>
          <w:color w:val="231F20"/>
          <w:spacing w:val="-5"/>
        </w:rPr>
        <w:lastRenderedPageBreak/>
        <w:t>禮儀</w:t>
      </w:r>
    </w:p>
    <w:p w14:paraId="66BE0768" w14:textId="77777777" w:rsidR="003345E9" w:rsidRDefault="007169A0">
      <w:pPr>
        <w:pStyle w:val="a3"/>
        <w:spacing w:before="201" w:line="347" w:lineRule="exact"/>
        <w:ind w:left="527"/>
      </w:pPr>
      <w:r>
        <w:rPr>
          <w:color w:val="231F20"/>
          <w:spacing w:val="-1"/>
        </w:rPr>
        <w:t>現在，在此神聖婚禮中，這兩位將要結為夫婦。</w:t>
      </w:r>
    </w:p>
    <w:p w14:paraId="232F2029" w14:textId="77777777" w:rsidR="003345E9" w:rsidRDefault="007169A0">
      <w:pPr>
        <w:pStyle w:val="a3"/>
        <w:spacing w:line="320" w:lineRule="exact"/>
        <w:ind w:left="425"/>
      </w:pPr>
      <w:r>
        <w:rPr>
          <w:color w:val="231F20"/>
        </w:rPr>
        <w:t>（傳道人面向這對新人，說</w:t>
      </w:r>
      <w:r>
        <w:rPr>
          <w:color w:val="231F20"/>
          <w:spacing w:val="-5"/>
        </w:rPr>
        <w:t>：）</w:t>
      </w:r>
    </w:p>
    <w:p w14:paraId="61F196A4" w14:textId="77777777" w:rsidR="003345E9" w:rsidRDefault="007169A0">
      <w:pPr>
        <w:pStyle w:val="a3"/>
        <w:spacing w:before="10" w:line="206" w:lineRule="auto"/>
        <w:ind w:left="119" w:right="16" w:firstLine="306"/>
      </w:pPr>
      <w:r>
        <w:rPr>
          <w:color w:val="231F20"/>
          <w:spacing w:val="-20"/>
        </w:rPr>
        <w:t>【】和【】，我囑咐兩位，在神面前記住婚姻的託付，是永久的託付。</w:t>
      </w:r>
      <w:r>
        <w:rPr>
          <w:color w:val="231F20"/>
          <w:spacing w:val="-2"/>
        </w:rPr>
        <w:t>神的心意是白首偕老，至死方休。</w:t>
      </w:r>
    </w:p>
    <w:p w14:paraId="0C2CF1F0" w14:textId="77777777" w:rsidR="003345E9" w:rsidRDefault="007169A0">
      <w:pPr>
        <w:pStyle w:val="a3"/>
        <w:spacing w:line="206" w:lineRule="auto"/>
        <w:ind w:left="119" w:right="111" w:firstLine="408"/>
      </w:pPr>
      <w:r>
        <w:rPr>
          <w:color w:val="231F20"/>
          <w:spacing w:val="3"/>
          <w:w w:val="102"/>
        </w:rPr>
        <w:t>如果你們持守今日的信約而不違背，並永遠尋求認識遵行神的旨</w:t>
      </w:r>
      <w:r>
        <w:rPr>
          <w:color w:val="231F20"/>
          <w:w w:val="102"/>
        </w:rPr>
        <w:t>意，你們的一生將蒙神同在的福份，而你們的家常保平安。</w:t>
      </w:r>
    </w:p>
    <w:p w14:paraId="334A4E4B" w14:textId="77777777" w:rsidR="003345E9" w:rsidRDefault="007169A0">
      <w:pPr>
        <w:pStyle w:val="a3"/>
        <w:spacing w:line="308" w:lineRule="exact"/>
        <w:ind w:left="527"/>
      </w:pPr>
      <w:r>
        <w:rPr>
          <w:color w:val="231F20"/>
          <w:spacing w:val="-1"/>
        </w:rPr>
        <w:t>囑咐之後，傳道人要向新郎說：</w:t>
      </w:r>
    </w:p>
    <w:p w14:paraId="44AA5F60" w14:textId="77777777" w:rsidR="003345E9" w:rsidRDefault="007169A0">
      <w:pPr>
        <w:pStyle w:val="a3"/>
        <w:spacing w:before="7" w:line="206" w:lineRule="auto"/>
        <w:ind w:left="119" w:right="117" w:firstLine="306"/>
        <w:jc w:val="both"/>
      </w:pPr>
      <w:r>
        <w:rPr>
          <w:color w:val="231F20"/>
          <w:spacing w:val="-8"/>
          <w:w w:val="102"/>
        </w:rPr>
        <w:t>【】，你是否願意娶這女子為妻，遵照神對婚姻的律例典章，與她</w:t>
      </w:r>
      <w:r>
        <w:rPr>
          <w:color w:val="231F20"/>
          <w:w w:val="102"/>
        </w:rPr>
        <w:t>共同生活？無論生病或健康，你都願意始終如一的愛她、安慰她、尊敬她、保護她，棄絕所有其他的人，只對她忠實，與她白首偕老嗎？</w:t>
      </w:r>
    </w:p>
    <w:p w14:paraId="5719AE54" w14:textId="77777777" w:rsidR="003345E9" w:rsidRDefault="007169A0">
      <w:pPr>
        <w:pStyle w:val="a3"/>
        <w:spacing w:line="206" w:lineRule="auto"/>
        <w:ind w:left="527" w:right="4522"/>
      </w:pPr>
      <w:r>
        <w:rPr>
          <w:color w:val="231F20"/>
          <w:spacing w:val="-2"/>
        </w:rPr>
        <w:t>回答：我願意。然後對新娘說：</w:t>
      </w:r>
    </w:p>
    <w:p w14:paraId="0F41BF29" w14:textId="77777777" w:rsidR="003345E9" w:rsidRDefault="007169A0">
      <w:pPr>
        <w:pStyle w:val="a3"/>
        <w:spacing w:line="206" w:lineRule="auto"/>
        <w:ind w:left="119" w:right="16" w:firstLine="306"/>
        <w:jc w:val="both"/>
      </w:pPr>
      <w:r>
        <w:rPr>
          <w:color w:val="231F20"/>
          <w:spacing w:val="-19"/>
          <w:w w:val="102"/>
        </w:rPr>
        <w:t>【】，妳是否願意嫁這位男子做妳的丈夫，遵照神對婚姻的律例典章，</w:t>
      </w:r>
      <w:r>
        <w:rPr>
          <w:color w:val="231F20"/>
          <w:w w:val="102"/>
        </w:rPr>
        <w:t>與他共同生活？無論生病或健康，妳都願意始終如一的愛他、安慰他、</w:t>
      </w:r>
      <w:r>
        <w:rPr>
          <w:color w:val="231F20"/>
          <w:spacing w:val="-10"/>
          <w:w w:val="102"/>
        </w:rPr>
        <w:t>尊敬他、保護他，棄絕所有其他的人，只對他忠實，與他白首偕老嗎？</w:t>
      </w:r>
    </w:p>
    <w:p w14:paraId="684F37EC" w14:textId="77777777" w:rsidR="003345E9" w:rsidRDefault="007169A0">
      <w:pPr>
        <w:pStyle w:val="a3"/>
        <w:spacing w:line="307" w:lineRule="exact"/>
        <w:ind w:left="527"/>
      </w:pPr>
      <w:r>
        <w:rPr>
          <w:color w:val="231F20"/>
          <w:spacing w:val="-2"/>
        </w:rPr>
        <w:t>回答：我願意。</w:t>
      </w:r>
    </w:p>
    <w:p w14:paraId="42214322" w14:textId="77777777" w:rsidR="003345E9" w:rsidRDefault="007169A0">
      <w:pPr>
        <w:pStyle w:val="a3"/>
        <w:spacing w:line="320" w:lineRule="exact"/>
        <w:ind w:left="527"/>
      </w:pPr>
      <w:r>
        <w:rPr>
          <w:color w:val="231F20"/>
        </w:rPr>
        <w:t>然後傳道人要說</w:t>
      </w:r>
      <w:r>
        <w:rPr>
          <w:color w:val="231F20"/>
          <w:spacing w:val="-5"/>
        </w:rPr>
        <w:t>：）</w:t>
      </w:r>
    </w:p>
    <w:p w14:paraId="1119467F" w14:textId="77777777" w:rsidR="003345E9" w:rsidRDefault="007169A0">
      <w:pPr>
        <w:pStyle w:val="a3"/>
        <w:spacing w:before="3" w:line="206" w:lineRule="auto"/>
        <w:ind w:left="119" w:right="16" w:firstLine="408"/>
      </w:pPr>
      <w:r>
        <w:rPr>
          <w:color w:val="231F20"/>
        </w:rPr>
        <w:t>是誰把這位女子許配給這位男子作為 ( 新郎及新娘的家長，家人，及 / 或神家裡的人 )，你是否祝福這段結合？</w:t>
      </w:r>
    </w:p>
    <w:p w14:paraId="11B23322" w14:textId="77777777" w:rsidR="003345E9" w:rsidRDefault="007169A0">
      <w:pPr>
        <w:pStyle w:val="a3"/>
        <w:spacing w:line="206" w:lineRule="auto"/>
        <w:ind w:left="119" w:right="113" w:firstLine="408"/>
      </w:pPr>
      <w:r>
        <w:rPr>
          <w:color w:val="231F20"/>
          <w:spacing w:val="3"/>
          <w:w w:val="102"/>
        </w:rPr>
        <w:t>回答</w:t>
      </w:r>
      <w:r>
        <w:rPr>
          <w:color w:val="231F20"/>
          <w:spacing w:val="6"/>
          <w:w w:val="102"/>
        </w:rPr>
        <w:t>（</w:t>
      </w:r>
      <w:r>
        <w:rPr>
          <w:color w:val="231F20"/>
          <w:spacing w:val="4"/>
          <w:w w:val="102"/>
        </w:rPr>
        <w:t>由新郎及新娘的家長女方的父親或主婚人，家人及</w:t>
      </w:r>
      <w:r>
        <w:rPr>
          <w:color w:val="231F20"/>
          <w:spacing w:val="1"/>
        </w:rPr>
        <w:t xml:space="preserve"> </w:t>
      </w:r>
      <w:r>
        <w:rPr>
          <w:color w:val="231F20"/>
          <w:w w:val="102"/>
        </w:rPr>
        <w:t>/</w:t>
      </w:r>
      <w:r>
        <w:rPr>
          <w:color w:val="231F20"/>
          <w:spacing w:val="1"/>
        </w:rPr>
        <w:t xml:space="preserve"> </w:t>
      </w:r>
      <w:r>
        <w:rPr>
          <w:color w:val="231F20"/>
          <w:spacing w:val="6"/>
          <w:w w:val="102"/>
        </w:rPr>
        <w:t>或神</w:t>
      </w:r>
      <w:r>
        <w:rPr>
          <w:color w:val="231F20"/>
          <w:w w:val="102"/>
        </w:rPr>
        <w:t>家裡的人</w:t>
      </w:r>
      <w:r>
        <w:rPr>
          <w:color w:val="231F20"/>
          <w:spacing w:val="-102"/>
          <w:w w:val="102"/>
        </w:rPr>
        <w:t>）</w:t>
      </w:r>
      <w:r>
        <w:rPr>
          <w:color w:val="231F20"/>
          <w:w w:val="102"/>
        </w:rPr>
        <w:t>：是我們願意。</w:t>
      </w:r>
    </w:p>
    <w:p w14:paraId="7C604D47" w14:textId="77777777" w:rsidR="003345E9" w:rsidRDefault="007169A0">
      <w:pPr>
        <w:pStyle w:val="a3"/>
        <w:spacing w:line="206" w:lineRule="auto"/>
        <w:ind w:left="527" w:right="442"/>
      </w:pPr>
      <w:r>
        <w:rPr>
          <w:color w:val="231F20"/>
          <w:spacing w:val="-2"/>
        </w:rPr>
        <w:t>新郎和新娘要面對站立，右手相握，兩人要交換以下的誓言。新郎要隨著牧師說：</w:t>
      </w:r>
    </w:p>
    <w:p w14:paraId="1581AA43" w14:textId="77777777" w:rsidR="003345E9" w:rsidRDefault="007169A0">
      <w:pPr>
        <w:pStyle w:val="a3"/>
        <w:spacing w:line="206" w:lineRule="auto"/>
        <w:ind w:left="119" w:right="16" w:firstLine="408"/>
      </w:pPr>
      <w:r>
        <w:rPr>
          <w:color w:val="231F20"/>
          <w:w w:val="102"/>
        </w:rPr>
        <w:t>我【】願娶妳【】為妻，從今以後遵守神的聖約，無論順境或逆</w:t>
      </w:r>
      <w:r>
        <w:rPr>
          <w:color w:val="231F20"/>
          <w:spacing w:val="-14"/>
          <w:w w:val="102"/>
        </w:rPr>
        <w:t>境，富足或貧窮，無論疾病或健康，都要愛妳、照顧妳，與妳終身相守。</w:t>
      </w:r>
      <w:r>
        <w:rPr>
          <w:color w:val="231F20"/>
          <w:w w:val="102"/>
        </w:rPr>
        <w:t>我在此忠誠與妳立約。</w:t>
      </w:r>
    </w:p>
    <w:p w14:paraId="2A6D7D6B" w14:textId="77777777" w:rsidR="003345E9" w:rsidRDefault="007169A0">
      <w:pPr>
        <w:pStyle w:val="a3"/>
        <w:spacing w:line="307" w:lineRule="exact"/>
        <w:ind w:left="527"/>
      </w:pPr>
      <w:r>
        <w:rPr>
          <w:color w:val="231F20"/>
          <w:spacing w:val="-2"/>
        </w:rPr>
        <w:t>新娘要隨著牧師說：</w:t>
      </w:r>
    </w:p>
    <w:p w14:paraId="45714ABC" w14:textId="77777777" w:rsidR="003345E9" w:rsidRDefault="007169A0">
      <w:pPr>
        <w:pStyle w:val="a3"/>
        <w:spacing w:before="2" w:line="206" w:lineRule="auto"/>
        <w:ind w:left="119" w:right="112" w:firstLine="408"/>
        <w:jc w:val="both"/>
      </w:pPr>
      <w:r>
        <w:rPr>
          <w:color w:val="231F20"/>
          <w:w w:val="102"/>
        </w:rPr>
        <w:t>我【】願嫁你【】做我的丈夫，從今以後遵守神的聖約，無論順</w:t>
      </w:r>
      <w:r>
        <w:rPr>
          <w:color w:val="231F20"/>
          <w:spacing w:val="-1"/>
          <w:w w:val="102"/>
        </w:rPr>
        <w:t>逆或逆境，富足或貧窮，無論疾病或健康，都要愛你、照顧你，與你</w:t>
      </w:r>
      <w:r>
        <w:rPr>
          <w:color w:val="231F20"/>
          <w:w w:val="102"/>
        </w:rPr>
        <w:t>終身相守。我在此忠誠與你立約。</w:t>
      </w:r>
    </w:p>
    <w:p w14:paraId="264CF879" w14:textId="77777777" w:rsidR="003345E9" w:rsidRDefault="007169A0">
      <w:pPr>
        <w:pStyle w:val="a3"/>
        <w:spacing w:before="280"/>
        <w:ind w:left="527"/>
      </w:pPr>
      <w:r>
        <w:rPr>
          <w:color w:val="231F20"/>
          <w:spacing w:val="-1"/>
        </w:rPr>
        <w:t>若欲交換飾物可在此刻進行。傳道人從男儐相手中接過戒指，再</w:t>
      </w:r>
    </w:p>
    <w:p w14:paraId="71E4FC31" w14:textId="77777777" w:rsidR="003345E9" w:rsidRDefault="003345E9">
      <w:pPr>
        <w:pStyle w:val="a3"/>
        <w:sectPr w:rsidR="003345E9">
          <w:pgSz w:w="8640" w:h="12960"/>
          <w:pgMar w:top="480" w:right="1080" w:bottom="1180" w:left="1080" w:header="0" w:footer="997" w:gutter="0"/>
          <w:cols w:space="720"/>
        </w:sectPr>
      </w:pPr>
    </w:p>
    <w:p w14:paraId="78ABD384"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2DE688F" w14:textId="77777777" w:rsidR="003345E9" w:rsidRDefault="007169A0">
      <w:pPr>
        <w:pStyle w:val="a3"/>
        <w:spacing w:before="201"/>
      </w:pPr>
      <w:r>
        <w:rPr>
          <w:color w:val="231F20"/>
          <w:spacing w:val="-1"/>
        </w:rPr>
        <w:t>把它交給新郎。當他把戒指戴在新娘手指上時，他要跟著牧師說：</w:t>
      </w:r>
    </w:p>
    <w:p w14:paraId="595E2EA8" w14:textId="77777777" w:rsidR="003345E9" w:rsidRDefault="007169A0">
      <w:pPr>
        <w:pStyle w:val="a3"/>
        <w:spacing w:before="303" w:line="206" w:lineRule="auto"/>
        <w:ind w:right="117" w:firstLine="408"/>
      </w:pPr>
      <w:r>
        <w:rPr>
          <w:color w:val="231F20"/>
          <w:spacing w:val="1"/>
          <w:w w:val="102"/>
        </w:rPr>
        <w:t>我給妳這只戒指，表明我對妳的愛，以此作為我對妳永遠忠貞的保證。</w:t>
      </w:r>
    </w:p>
    <w:p w14:paraId="0D30D4DA" w14:textId="77777777" w:rsidR="003345E9" w:rsidRDefault="007169A0">
      <w:pPr>
        <w:pStyle w:val="a3"/>
        <w:spacing w:before="281"/>
        <w:ind w:left="528"/>
      </w:pPr>
      <w:r>
        <w:rPr>
          <w:color w:val="231F20"/>
          <w:spacing w:val="-1"/>
        </w:rPr>
        <w:t>新娘為新郎戴戒指時，照樣重覆以上的話。</w:t>
      </w:r>
    </w:p>
    <w:p w14:paraId="25625F4D" w14:textId="77777777" w:rsidR="003345E9" w:rsidRDefault="007169A0">
      <w:pPr>
        <w:pStyle w:val="a3"/>
        <w:spacing w:before="302" w:line="206" w:lineRule="auto"/>
        <w:ind w:left="528" w:right="17"/>
      </w:pPr>
      <w:r>
        <w:rPr>
          <w:color w:val="231F20"/>
          <w:spacing w:val="-2"/>
        </w:rPr>
        <w:t>新郎、新娘跪在聖壇前，傳道人要做下面的禱告，或即興的禱告：</w:t>
      </w:r>
      <w:r>
        <w:rPr>
          <w:color w:val="231F20"/>
          <w:spacing w:val="-1"/>
        </w:rPr>
        <w:t>永活的神、創造和保護宇宙萬物的主、一切屬靈恩惠的賞賜者、</w:t>
      </w:r>
    </w:p>
    <w:p w14:paraId="49EED7FA" w14:textId="77777777" w:rsidR="003345E9" w:rsidRDefault="007169A0">
      <w:pPr>
        <w:pStyle w:val="a3"/>
        <w:spacing w:line="206" w:lineRule="auto"/>
        <w:ind w:right="111"/>
        <w:jc w:val="both"/>
      </w:pPr>
      <w:r>
        <w:rPr>
          <w:color w:val="231F20"/>
          <w:spacing w:val="-9"/>
          <w:w w:val="102"/>
        </w:rPr>
        <w:t>永生的源頭，求祢賜福祢的兒女，【】和【】，我們現在奉祢的名為他</w:t>
      </w:r>
      <w:r>
        <w:rPr>
          <w:color w:val="231F20"/>
          <w:spacing w:val="1"/>
          <w:w w:val="102"/>
        </w:rPr>
        <w:t>們祝福，求使他們能虔誠地生活在一起，叫他們兩人能確實遵行彼此</w:t>
      </w:r>
      <w:r>
        <w:rPr>
          <w:color w:val="231F20"/>
          <w:w w:val="102"/>
        </w:rPr>
        <w:t>之間所立的誓言和盟約，永遠相愛並和諧的共同生活在一起。奉主耶穌基督的聖名。阿們。</w:t>
      </w:r>
    </w:p>
    <w:p w14:paraId="6AE064D7" w14:textId="77777777" w:rsidR="003345E9" w:rsidRDefault="007169A0">
      <w:pPr>
        <w:pStyle w:val="a3"/>
        <w:spacing w:line="306" w:lineRule="exact"/>
        <w:ind w:left="528"/>
      </w:pPr>
      <w:r>
        <w:rPr>
          <w:color w:val="231F20"/>
          <w:spacing w:val="-2"/>
        </w:rPr>
        <w:t>之後，傳道人要說：</w:t>
      </w:r>
    </w:p>
    <w:p w14:paraId="3D896FD6" w14:textId="77777777" w:rsidR="003345E9" w:rsidRDefault="007169A0">
      <w:pPr>
        <w:pStyle w:val="a3"/>
        <w:spacing w:before="7" w:line="206" w:lineRule="auto"/>
        <w:ind w:right="15" w:firstLine="408"/>
      </w:pPr>
      <w:r>
        <w:rPr>
          <w:color w:val="231F20"/>
          <w:spacing w:val="3"/>
          <w:w w:val="102"/>
        </w:rPr>
        <w:t>既然這位弟兄和這位姐妹已經同意要在神聖的婚姻裡，願意共同</w:t>
      </w:r>
      <w:r>
        <w:rPr>
          <w:color w:val="231F20"/>
          <w:spacing w:val="-16"/>
          <w:w w:val="102"/>
        </w:rPr>
        <w:t>生活在一起，也在神、人面前作見證，並以右手相握表明對彼此的忠誠，</w:t>
      </w:r>
      <w:r>
        <w:rPr>
          <w:color w:val="231F20"/>
          <w:w w:val="102"/>
        </w:rPr>
        <w:t>我現在奉聖父、聖子、聖靈的名，宣佈他們結為夫婦。神所配合的人，人不可以分開。阿們。</w:t>
      </w:r>
    </w:p>
    <w:p w14:paraId="5C943597" w14:textId="77777777" w:rsidR="003345E9" w:rsidRDefault="007169A0">
      <w:pPr>
        <w:pStyle w:val="a3"/>
        <w:spacing w:line="306" w:lineRule="exact"/>
        <w:ind w:left="426"/>
      </w:pPr>
      <w:r>
        <w:rPr>
          <w:color w:val="231F20"/>
        </w:rPr>
        <w:t>（傳道人接著為他們祝福</w:t>
      </w:r>
      <w:r>
        <w:rPr>
          <w:color w:val="231F20"/>
          <w:spacing w:val="-5"/>
        </w:rPr>
        <w:t>：）</w:t>
      </w:r>
    </w:p>
    <w:p w14:paraId="3CD8BB52" w14:textId="77777777" w:rsidR="003345E9" w:rsidRDefault="007169A0">
      <w:pPr>
        <w:pStyle w:val="a3"/>
        <w:spacing w:before="10" w:line="206" w:lineRule="auto"/>
        <w:ind w:right="17" w:firstLine="408"/>
      </w:pPr>
      <w:r>
        <w:rPr>
          <w:color w:val="231F20"/>
          <w:w w:val="102"/>
        </w:rPr>
        <w:t>願聖父、聖子、聖靈，三位一體的神，賜福、看顧、保護你們，</w:t>
      </w:r>
      <w:r>
        <w:rPr>
          <w:color w:val="231F20"/>
          <w:spacing w:val="2"/>
          <w:w w:val="102"/>
        </w:rPr>
        <w:t>願主的慈愛和恩惠臨到你們，賜你們各樣屬靈的福氣和恩典，使你們</w:t>
      </w:r>
      <w:r>
        <w:rPr>
          <w:color w:val="231F20"/>
          <w:w w:val="102"/>
        </w:rPr>
        <w:t>今生今世生活在一起，將來得永生。</w:t>
      </w:r>
    </w:p>
    <w:p w14:paraId="61970DFB" w14:textId="77777777" w:rsidR="003345E9" w:rsidRDefault="007169A0">
      <w:pPr>
        <w:pStyle w:val="a3"/>
        <w:spacing w:line="306" w:lineRule="exact"/>
        <w:ind w:left="426"/>
      </w:pPr>
      <w:r>
        <w:rPr>
          <w:color w:val="231F20"/>
        </w:rPr>
        <w:t>（</w:t>
      </w:r>
      <w:r>
        <w:rPr>
          <w:color w:val="231F20"/>
          <w:spacing w:val="-6"/>
        </w:rPr>
        <w:t>傳道人可以即興禱告，或用祝禱作為結束。</w:t>
      </w:r>
      <w:r>
        <w:rPr>
          <w:color w:val="231F20"/>
          <w:spacing w:val="-10"/>
        </w:rPr>
        <w:t>）</w:t>
      </w:r>
    </w:p>
    <w:p w14:paraId="7B00442D" w14:textId="77777777" w:rsidR="003345E9" w:rsidRDefault="007169A0">
      <w:pPr>
        <w:pStyle w:val="a3"/>
        <w:spacing w:line="349" w:lineRule="exact"/>
        <w:ind w:left="426"/>
        <w:rPr>
          <w:rFonts w:ascii="Noto Sans TC" w:eastAsia="Noto Sans TC"/>
        </w:rPr>
      </w:pPr>
      <w:r>
        <w:rPr>
          <w:rFonts w:ascii="Noto Sans TC" w:eastAsia="Noto Sans TC"/>
          <w:color w:val="231F20"/>
          <w:spacing w:val="-2"/>
        </w:rPr>
        <w:t>（52432.7，52533.2，52634.1，53038.19）</w:t>
      </w:r>
    </w:p>
    <w:p w14:paraId="54446510" w14:textId="77777777" w:rsidR="003345E9" w:rsidRDefault="007169A0">
      <w:pPr>
        <w:pStyle w:val="2"/>
        <w:numPr>
          <w:ilvl w:val="0"/>
          <w:numId w:val="10"/>
        </w:numPr>
        <w:tabs>
          <w:tab w:val="left" w:pos="922"/>
        </w:tabs>
        <w:spacing w:before="42"/>
        <w:ind w:hanging="562"/>
      </w:pPr>
      <w:r>
        <w:rPr>
          <w:color w:val="231F20"/>
          <w:spacing w:val="-5"/>
        </w:rPr>
        <w:t>喪禮</w:t>
      </w:r>
    </w:p>
    <w:p w14:paraId="5EE5F43F" w14:textId="77777777" w:rsidR="003345E9" w:rsidRDefault="007169A0">
      <w:pPr>
        <w:pStyle w:val="a3"/>
        <w:spacing w:before="47" w:line="206" w:lineRule="auto"/>
        <w:ind w:right="112" w:firstLine="408"/>
        <w:jc w:val="both"/>
      </w:pPr>
      <w:r>
        <w:rPr>
          <w:color w:val="231F20"/>
          <w:spacing w:val="1"/>
          <w:w w:val="102"/>
        </w:rPr>
        <w:t>親愛的弟兄姐妹：今天我們聚集在這裡，對我們已故的親人和朋</w:t>
      </w:r>
      <w:r>
        <w:rPr>
          <w:color w:val="231F20"/>
          <w:spacing w:val="2"/>
          <w:w w:val="102"/>
        </w:rPr>
        <w:t>友致最後的敬意。對失去親人的家庭，我們對你們的憂傷深表真摯的</w:t>
      </w:r>
      <w:r>
        <w:rPr>
          <w:color w:val="231F20"/>
          <w:w w:val="102"/>
        </w:rPr>
        <w:t>同情。在這個時刻，讓我們一同分享神安慰的言語：</w:t>
      </w:r>
    </w:p>
    <w:p w14:paraId="36D80222" w14:textId="77777777" w:rsidR="003345E9" w:rsidRDefault="007169A0">
      <w:pPr>
        <w:pStyle w:val="a3"/>
        <w:spacing w:line="206" w:lineRule="auto"/>
        <w:ind w:right="16" w:firstLine="306"/>
        <w:jc w:val="both"/>
      </w:pPr>
      <w:r>
        <w:rPr>
          <w:color w:val="231F20"/>
          <w:w w:val="102"/>
        </w:rPr>
        <w:t>「你們心裡不要憂愁，你們信神，也當信我。在我父的家裡，有許多住處，若是沒有，我就早已告訴你們了。我去原是為你們預備地方</w:t>
      </w:r>
      <w:r>
        <w:rPr>
          <w:color w:val="231F20"/>
          <w:spacing w:val="-12"/>
          <w:w w:val="102"/>
        </w:rPr>
        <w:t>去。我若去為你們預備了地方，就必再來接你們到我那裏去，我在哪裏，</w:t>
      </w:r>
    </w:p>
    <w:p w14:paraId="17D6A5C0"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20A17099" w14:textId="77777777" w:rsidR="003345E9" w:rsidRDefault="007169A0">
      <w:pPr>
        <w:pStyle w:val="a3"/>
        <w:spacing w:before="50"/>
        <w:ind w:left="0"/>
        <w:jc w:val="center"/>
      </w:pPr>
      <w:r>
        <w:rPr>
          <w:color w:val="231F20"/>
          <w:spacing w:val="-5"/>
        </w:rPr>
        <w:lastRenderedPageBreak/>
        <w:t>禮儀</w:t>
      </w:r>
    </w:p>
    <w:p w14:paraId="6C6959BF" w14:textId="77777777" w:rsidR="003345E9" w:rsidRDefault="007169A0">
      <w:pPr>
        <w:pStyle w:val="a3"/>
        <w:spacing w:before="201" w:line="347" w:lineRule="exact"/>
      </w:pPr>
      <w:r>
        <w:rPr>
          <w:color w:val="231F20"/>
          <w:spacing w:val="-22"/>
        </w:rPr>
        <w:t>叫你們也在那裏。。」</w:t>
      </w:r>
    </w:p>
    <w:p w14:paraId="20A4EF1F" w14:textId="77777777" w:rsidR="003345E9" w:rsidRDefault="007169A0">
      <w:pPr>
        <w:pStyle w:val="a3"/>
        <w:spacing w:line="318" w:lineRule="exact"/>
        <w:ind w:left="426"/>
      </w:pPr>
      <w:r>
        <w:rPr>
          <w:color w:val="231F20"/>
        </w:rPr>
        <w:t>（</w:t>
      </w:r>
      <w:r>
        <w:rPr>
          <w:color w:val="231F20"/>
          <w:spacing w:val="1"/>
        </w:rPr>
        <w:t xml:space="preserve">約翰福音十四 </w:t>
      </w:r>
      <w:r>
        <w:rPr>
          <w:color w:val="231F20"/>
        </w:rPr>
        <w:t>1</w:t>
      </w:r>
      <w:r>
        <w:rPr>
          <w:color w:val="231F20"/>
          <w:spacing w:val="10"/>
        </w:rPr>
        <w:t xml:space="preserve"> </w:t>
      </w:r>
      <w:r>
        <w:rPr>
          <w:color w:val="231F20"/>
        </w:rPr>
        <w:t>～</w:t>
      </w:r>
      <w:r>
        <w:rPr>
          <w:color w:val="231F20"/>
          <w:spacing w:val="10"/>
        </w:rPr>
        <w:t xml:space="preserve"> </w:t>
      </w:r>
      <w:r>
        <w:rPr>
          <w:color w:val="231F20"/>
          <w:spacing w:val="-5"/>
        </w:rPr>
        <w:t>3）</w:t>
      </w:r>
    </w:p>
    <w:p w14:paraId="7276401D" w14:textId="77777777" w:rsidR="003345E9" w:rsidRDefault="007169A0">
      <w:pPr>
        <w:pStyle w:val="a3"/>
        <w:spacing w:before="12" w:line="206" w:lineRule="auto"/>
        <w:ind w:right="115" w:firstLine="306"/>
      </w:pPr>
      <w:r>
        <w:rPr>
          <w:color w:val="231F20"/>
          <w:spacing w:val="-2"/>
        </w:rPr>
        <w:t>「復活在我，生命也在我，信我的人雖然死了，也必復活，凡活著</w:t>
      </w:r>
      <w:r>
        <w:rPr>
          <w:color w:val="231F20"/>
          <w:spacing w:val="-12"/>
        </w:rPr>
        <w:t>信我的人，必永遠不死。」</w:t>
      </w:r>
    </w:p>
    <w:p w14:paraId="3D86A028" w14:textId="77777777" w:rsidR="003345E9" w:rsidRDefault="007169A0">
      <w:pPr>
        <w:pStyle w:val="a3"/>
        <w:spacing w:line="308" w:lineRule="exact"/>
        <w:ind w:left="426"/>
      </w:pPr>
      <w:r>
        <w:rPr>
          <w:color w:val="231F20"/>
          <w:spacing w:val="-4"/>
        </w:rPr>
        <w:t>（約翰福音十一 25</w:t>
      </w:r>
      <w:r>
        <w:rPr>
          <w:color w:val="231F20"/>
          <w:spacing w:val="-3"/>
        </w:rPr>
        <w:t xml:space="preserve"> </w:t>
      </w:r>
      <w:r>
        <w:rPr>
          <w:color w:val="231F20"/>
          <w:spacing w:val="-4"/>
        </w:rPr>
        <w:t>～</w:t>
      </w:r>
      <w:r>
        <w:rPr>
          <w:color w:val="231F20"/>
          <w:spacing w:val="-3"/>
        </w:rPr>
        <w:t xml:space="preserve"> </w:t>
      </w:r>
      <w:r>
        <w:rPr>
          <w:color w:val="231F20"/>
          <w:spacing w:val="30"/>
        </w:rPr>
        <w:t>26</w:t>
      </w:r>
      <w:r>
        <w:rPr>
          <w:color w:val="231F20"/>
          <w:spacing w:val="-72"/>
        </w:rPr>
        <w:t>）</w:t>
      </w:r>
      <w:r>
        <w:rPr>
          <w:color w:val="231F20"/>
          <w:spacing w:val="-10"/>
        </w:rPr>
        <w:t>。</w:t>
      </w:r>
    </w:p>
    <w:p w14:paraId="70BAEFAD" w14:textId="77777777" w:rsidR="003345E9" w:rsidRDefault="007169A0">
      <w:pPr>
        <w:pStyle w:val="a3"/>
        <w:spacing w:line="320" w:lineRule="exact"/>
        <w:ind w:left="528"/>
      </w:pPr>
      <w:r>
        <w:rPr>
          <w:color w:val="231F20"/>
          <w:spacing w:val="-34"/>
        </w:rPr>
        <w:t>禱告：</w:t>
      </w:r>
      <w:r>
        <w:rPr>
          <w:color w:val="231F20"/>
        </w:rPr>
        <w:t>（牧者可以自行禱告，或用以下之禱文禱告</w:t>
      </w:r>
      <w:r>
        <w:rPr>
          <w:color w:val="231F20"/>
          <w:spacing w:val="-10"/>
        </w:rPr>
        <w:t>）</w:t>
      </w:r>
    </w:p>
    <w:p w14:paraId="4E89B52F" w14:textId="77777777" w:rsidR="003345E9" w:rsidRDefault="007169A0">
      <w:pPr>
        <w:pStyle w:val="a3"/>
        <w:spacing w:before="9" w:line="206" w:lineRule="auto"/>
        <w:ind w:right="111" w:firstLine="408"/>
        <w:jc w:val="both"/>
      </w:pPr>
      <w:r>
        <w:rPr>
          <w:color w:val="231F20"/>
          <w:w w:val="102"/>
        </w:rPr>
        <w:t>全能的神，我們的天父，我們來到這憂傷的處所，我們知道應當</w:t>
      </w:r>
      <w:r>
        <w:rPr>
          <w:color w:val="231F20"/>
          <w:spacing w:val="1"/>
          <w:w w:val="102"/>
        </w:rPr>
        <w:t>完全信靠祢。祢實在愛我們，將死亡的陰影轉變為早晨的陽光。求祢</w:t>
      </w:r>
      <w:r>
        <w:rPr>
          <w:color w:val="231F20"/>
          <w:w w:val="102"/>
        </w:rPr>
        <w:t>幫助我們以敬虔和順服的心，等候在祢面前。</w:t>
      </w:r>
    </w:p>
    <w:p w14:paraId="13F8B74D" w14:textId="77777777" w:rsidR="003345E9" w:rsidRDefault="007169A0">
      <w:pPr>
        <w:pStyle w:val="a3"/>
        <w:spacing w:line="206" w:lineRule="auto"/>
        <w:ind w:right="111" w:firstLine="408"/>
        <w:jc w:val="both"/>
      </w:pPr>
      <w:r>
        <w:rPr>
          <w:color w:val="231F20"/>
          <w:w w:val="102"/>
        </w:rPr>
        <w:t>神啊！祢是我們的避難所，是我們的力量，是我們在患難中隨時的幫助。求祢賜下豐盛的憐憫，好讓今天所憂傷的人，在祢永不止息的恩典中，得到安慰和醫治。我們謙卑的祈求，是奉靠我主耶穌基督的名，阿們。</w:t>
      </w:r>
    </w:p>
    <w:p w14:paraId="479CB5AD" w14:textId="77777777" w:rsidR="003345E9" w:rsidRDefault="007169A0">
      <w:pPr>
        <w:pStyle w:val="a3"/>
        <w:spacing w:before="9" w:line="640" w:lineRule="atLeast"/>
        <w:ind w:left="528" w:right="4929"/>
      </w:pPr>
      <w:r>
        <w:rPr>
          <w:color w:val="231F20"/>
          <w:spacing w:val="-2"/>
        </w:rPr>
        <w:t>詩歌或獻詩選讀經文：</w:t>
      </w:r>
    </w:p>
    <w:p w14:paraId="61F28A3C" w14:textId="77777777" w:rsidR="003345E9" w:rsidRDefault="007169A0">
      <w:pPr>
        <w:pStyle w:val="a3"/>
        <w:spacing w:line="293" w:lineRule="exact"/>
        <w:ind w:left="426"/>
      </w:pPr>
      <w:r>
        <w:rPr>
          <w:color w:val="231F20"/>
          <w:spacing w:val="-1"/>
        </w:rPr>
        <w:t>「願頌讚歸於我們的父神，祂曾照著自己的大憐憫，藉耶穌基督從</w:t>
      </w:r>
    </w:p>
    <w:p w14:paraId="30ADF837" w14:textId="77777777" w:rsidR="003345E9" w:rsidRDefault="007169A0">
      <w:pPr>
        <w:pStyle w:val="a3"/>
        <w:spacing w:before="9" w:line="206" w:lineRule="auto"/>
        <w:ind w:right="15"/>
      </w:pPr>
      <w:r>
        <w:rPr>
          <w:color w:val="231F20"/>
          <w:spacing w:val="2"/>
          <w:w w:val="102"/>
        </w:rPr>
        <w:t>死裡復活，重生了我們，叫我們有活潑的盼望，可以得著不能朽壞，</w:t>
      </w:r>
      <w:r>
        <w:rPr>
          <w:color w:val="231F20"/>
          <w:spacing w:val="1"/>
          <w:w w:val="102"/>
        </w:rPr>
        <w:t>不能玷污，不能衰殘，為你們存留在天上的基業。你們這因信蒙神能</w:t>
      </w:r>
      <w:r>
        <w:rPr>
          <w:color w:val="231F20"/>
          <w:w w:val="102"/>
        </w:rPr>
        <w:t>力保守的人，必能得著所預備，到末世要顯現的救恩。因此，你們是大有喜樂，但如今，在百般的試煉中暫時憂愁，叫你們信心既被試驗，</w:t>
      </w:r>
      <w:r>
        <w:rPr>
          <w:color w:val="231F20"/>
          <w:spacing w:val="1"/>
          <w:w w:val="102"/>
        </w:rPr>
        <w:t>就比那被火試驗，仍然能壞的金子，更顧寶貴，可以在耶穌基督顯現</w:t>
      </w:r>
      <w:r>
        <w:rPr>
          <w:color w:val="231F20"/>
          <w:spacing w:val="-15"/>
          <w:w w:val="102"/>
        </w:rPr>
        <w:t>的時候，得著稱讚、榮耀、尊貴。你們雖沒有見過他，如今雖不得看見，</w:t>
      </w:r>
      <w:r>
        <w:rPr>
          <w:color w:val="231F20"/>
          <w:spacing w:val="1"/>
          <w:w w:val="102"/>
        </w:rPr>
        <w:t>卻因信祂，就有說不出來，滿有榮光的大喜樂，並且得著你們信心的</w:t>
      </w:r>
      <w:r>
        <w:rPr>
          <w:color w:val="231F20"/>
          <w:spacing w:val="-10"/>
          <w:w w:val="102"/>
        </w:rPr>
        <w:t>果效，就是靈魂的救恩。」</w:t>
      </w:r>
    </w:p>
    <w:p w14:paraId="1D181659" w14:textId="77777777" w:rsidR="003345E9" w:rsidRDefault="007169A0">
      <w:pPr>
        <w:pStyle w:val="a3"/>
        <w:spacing w:line="327" w:lineRule="exact"/>
        <w:ind w:left="426"/>
      </w:pPr>
      <w:r>
        <w:rPr>
          <w:color w:val="231F20"/>
        </w:rPr>
        <w:t>（</w:t>
      </w:r>
      <w:r>
        <w:rPr>
          <w:color w:val="231F20"/>
          <w:spacing w:val="1"/>
        </w:rPr>
        <w:t xml:space="preserve">彼得前書一 </w:t>
      </w:r>
      <w:r>
        <w:rPr>
          <w:color w:val="231F20"/>
        </w:rPr>
        <w:t>3</w:t>
      </w:r>
      <w:r>
        <w:rPr>
          <w:color w:val="231F20"/>
          <w:spacing w:val="9"/>
        </w:rPr>
        <w:t xml:space="preserve"> </w:t>
      </w:r>
      <w:r>
        <w:rPr>
          <w:color w:val="231F20"/>
        </w:rPr>
        <w:t>～</w:t>
      </w:r>
      <w:r>
        <w:rPr>
          <w:color w:val="231F20"/>
          <w:spacing w:val="9"/>
        </w:rPr>
        <w:t xml:space="preserve"> </w:t>
      </w:r>
      <w:r>
        <w:rPr>
          <w:color w:val="231F20"/>
          <w:spacing w:val="-5"/>
        </w:rPr>
        <w:t>9）</w:t>
      </w:r>
    </w:p>
    <w:p w14:paraId="401E08EF" w14:textId="77777777" w:rsidR="003345E9" w:rsidRDefault="007169A0">
      <w:pPr>
        <w:spacing w:before="50" w:line="199" w:lineRule="auto"/>
        <w:ind w:left="780" w:right="588" w:hanging="90"/>
        <w:rPr>
          <w:sz w:val="18"/>
        </w:rPr>
      </w:pPr>
      <w:r>
        <w:rPr>
          <w:color w:val="231F20"/>
          <w:sz w:val="18"/>
        </w:rPr>
        <w:t>（也可採用其他的經文，如：馬太福音五 3 ～ 4、6、8，詩篇廿七 3 ～ 5、11、13 ～ 14、四十六 1 ～ 6、10 ～ 11</w:t>
      </w:r>
      <w:r>
        <w:rPr>
          <w:color w:val="231F20"/>
          <w:spacing w:val="-90"/>
          <w:sz w:val="18"/>
        </w:rPr>
        <w:t>。</w:t>
      </w:r>
      <w:r>
        <w:rPr>
          <w:color w:val="231F20"/>
          <w:sz w:val="18"/>
        </w:rPr>
        <w:t>）</w:t>
      </w:r>
    </w:p>
    <w:p w14:paraId="5B497FEE" w14:textId="77777777" w:rsidR="003345E9" w:rsidRDefault="007169A0">
      <w:pPr>
        <w:pStyle w:val="a3"/>
        <w:spacing w:before="17" w:line="347" w:lineRule="exact"/>
        <w:ind w:left="528"/>
      </w:pPr>
      <w:r>
        <w:rPr>
          <w:color w:val="231F20"/>
          <w:spacing w:val="-5"/>
        </w:rPr>
        <w:t>證道</w:t>
      </w:r>
    </w:p>
    <w:p w14:paraId="2DBDB5C3" w14:textId="77777777" w:rsidR="003345E9" w:rsidRDefault="007169A0">
      <w:pPr>
        <w:pStyle w:val="a3"/>
        <w:spacing w:before="10" w:line="206" w:lineRule="auto"/>
        <w:ind w:left="528" w:right="4931"/>
      </w:pPr>
      <w:r>
        <w:rPr>
          <w:color w:val="231F20"/>
          <w:spacing w:val="-2"/>
        </w:rPr>
        <w:t>唱詩或獻詩</w:t>
      </w:r>
      <w:r>
        <w:rPr>
          <w:color w:val="231F20"/>
          <w:spacing w:val="-4"/>
        </w:rPr>
        <w:t>結束禱告</w:t>
      </w:r>
    </w:p>
    <w:p w14:paraId="61F2CDAF" w14:textId="77777777" w:rsidR="003345E9" w:rsidRDefault="003345E9">
      <w:pPr>
        <w:pStyle w:val="a3"/>
        <w:spacing w:line="206" w:lineRule="auto"/>
        <w:sectPr w:rsidR="003345E9">
          <w:pgSz w:w="8640" w:h="12960"/>
          <w:pgMar w:top="480" w:right="1080" w:bottom="1180" w:left="1080" w:header="0" w:footer="997" w:gutter="0"/>
          <w:cols w:space="720"/>
        </w:sectPr>
      </w:pPr>
    </w:p>
    <w:p w14:paraId="3AC9963B"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2951F3C" w14:textId="77777777" w:rsidR="003345E9" w:rsidRDefault="007169A0">
      <w:pPr>
        <w:spacing w:before="201"/>
        <w:ind w:left="527"/>
        <w:rPr>
          <w:sz w:val="20"/>
        </w:rPr>
      </w:pPr>
      <w:r>
        <w:rPr>
          <w:color w:val="231F20"/>
          <w:spacing w:val="-5"/>
          <w:sz w:val="20"/>
        </w:rPr>
        <w:t>＊＊＊</w:t>
      </w:r>
    </w:p>
    <w:p w14:paraId="0DDC3DC8" w14:textId="77777777" w:rsidR="003345E9" w:rsidRDefault="007169A0">
      <w:pPr>
        <w:pStyle w:val="a3"/>
        <w:spacing w:before="266" w:line="347" w:lineRule="exact"/>
        <w:ind w:left="527"/>
      </w:pPr>
      <w:r>
        <w:rPr>
          <w:color w:val="231F20"/>
          <w:spacing w:val="-4"/>
        </w:rPr>
        <w:t>在墓旁</w:t>
      </w:r>
    </w:p>
    <w:p w14:paraId="553AD43B" w14:textId="77777777" w:rsidR="003345E9" w:rsidRDefault="007169A0">
      <w:pPr>
        <w:pStyle w:val="a3"/>
        <w:spacing w:line="320" w:lineRule="exact"/>
        <w:ind w:left="527"/>
      </w:pPr>
      <w:r>
        <w:rPr>
          <w:color w:val="231F20"/>
          <w:spacing w:val="-1"/>
        </w:rPr>
        <w:t>當送殯的人都聚集，傳道人可以讀下列任一處經文，或全部經文：</w:t>
      </w:r>
    </w:p>
    <w:p w14:paraId="4CECCC93" w14:textId="77777777" w:rsidR="003345E9" w:rsidRDefault="007169A0">
      <w:pPr>
        <w:pStyle w:val="a3"/>
        <w:spacing w:before="10" w:line="206" w:lineRule="auto"/>
        <w:ind w:left="119" w:right="15" w:firstLine="306"/>
        <w:jc w:val="both"/>
      </w:pPr>
      <w:r>
        <w:rPr>
          <w:color w:val="231F20"/>
          <w:spacing w:val="-7"/>
          <w:w w:val="102"/>
        </w:rPr>
        <w:t>「我知道我的救贖主活著，末了必站立在地上，我這皮肉滅絕之後，</w:t>
      </w:r>
      <w:r>
        <w:rPr>
          <w:color w:val="231F20"/>
          <w:spacing w:val="3"/>
          <w:w w:val="102"/>
        </w:rPr>
        <w:t>我必在肉體之外得見神。我自己要見祂，親眼要看祂，並不像外人，</w:t>
      </w:r>
      <w:r>
        <w:rPr>
          <w:color w:val="231F20"/>
          <w:spacing w:val="-6"/>
          <w:w w:val="102"/>
        </w:rPr>
        <w:t>我的心腸在我裡面消滅了。」</w:t>
      </w:r>
    </w:p>
    <w:p w14:paraId="337107E2" w14:textId="77777777" w:rsidR="003345E9" w:rsidRDefault="007169A0">
      <w:pPr>
        <w:pStyle w:val="a3"/>
        <w:spacing w:line="307" w:lineRule="exact"/>
        <w:ind w:left="425"/>
        <w:jc w:val="both"/>
      </w:pPr>
      <w:r>
        <w:rPr>
          <w:color w:val="231F20"/>
        </w:rPr>
        <w:t>（</w:t>
      </w:r>
      <w:r>
        <w:rPr>
          <w:color w:val="231F20"/>
          <w:spacing w:val="1"/>
        </w:rPr>
        <w:t xml:space="preserve">約伯記十九 </w:t>
      </w:r>
      <w:r>
        <w:rPr>
          <w:color w:val="231F20"/>
        </w:rPr>
        <w:t>25</w:t>
      </w:r>
      <w:r>
        <w:rPr>
          <w:color w:val="231F20"/>
          <w:spacing w:val="10"/>
        </w:rPr>
        <w:t xml:space="preserve"> </w:t>
      </w:r>
      <w:r>
        <w:rPr>
          <w:color w:val="231F20"/>
        </w:rPr>
        <w:t>～</w:t>
      </w:r>
      <w:r>
        <w:rPr>
          <w:color w:val="231F20"/>
          <w:spacing w:val="10"/>
        </w:rPr>
        <w:t xml:space="preserve"> </w:t>
      </w:r>
      <w:r>
        <w:rPr>
          <w:color w:val="231F20"/>
          <w:spacing w:val="-5"/>
        </w:rPr>
        <w:t>27）</w:t>
      </w:r>
    </w:p>
    <w:p w14:paraId="124832D6" w14:textId="77777777" w:rsidR="003345E9" w:rsidRDefault="007169A0">
      <w:pPr>
        <w:pStyle w:val="a3"/>
        <w:spacing w:before="9" w:line="206" w:lineRule="auto"/>
        <w:ind w:left="119" w:right="111" w:firstLine="306"/>
        <w:jc w:val="both"/>
      </w:pPr>
      <w:r>
        <w:rPr>
          <w:color w:val="231F20"/>
          <w:w w:val="102"/>
        </w:rPr>
        <w:t>「我如今把一件奧秘的事告訴你們，我們不是都要睡覺，乃是都要改變，就在一霎時，眨眼之間，號筒末次吹響的時候，死人要復活成</w:t>
      </w:r>
      <w:r>
        <w:rPr>
          <w:color w:val="231F20"/>
          <w:spacing w:val="1"/>
          <w:w w:val="102"/>
        </w:rPr>
        <w:t>為不朽壞的，我們也要改變，那時經上所記，死被得勝吞滅的話就應</w:t>
      </w:r>
      <w:r>
        <w:rPr>
          <w:color w:val="231F20"/>
          <w:w w:val="102"/>
        </w:rPr>
        <w:t>驗了。死阿，你得勝的權勢在那裡？死阿，你的毒鉤在那裡？死的毒</w:t>
      </w:r>
      <w:r>
        <w:rPr>
          <w:color w:val="231F20"/>
          <w:spacing w:val="1"/>
          <w:w w:val="102"/>
        </w:rPr>
        <w:t>鉤就是罪，罪的權勢就是律法，感謝神，使我們藉著我們的主耶穌基</w:t>
      </w:r>
      <w:r>
        <w:rPr>
          <w:color w:val="231F20"/>
          <w:w w:val="102"/>
        </w:rPr>
        <w:t>督得勝。</w:t>
      </w:r>
    </w:p>
    <w:p w14:paraId="76D2E506" w14:textId="77777777" w:rsidR="003345E9" w:rsidRDefault="007169A0">
      <w:pPr>
        <w:pStyle w:val="a3"/>
        <w:spacing w:line="206" w:lineRule="auto"/>
        <w:ind w:left="119" w:right="119" w:firstLine="306"/>
      </w:pPr>
      <w:r>
        <w:rPr>
          <w:color w:val="231F20"/>
          <w:spacing w:val="-2"/>
        </w:rPr>
        <w:t>「所以我親愛的弟兄們，你們務要堅固不可搖動，常常竭力多作主</w:t>
      </w:r>
      <w:r>
        <w:rPr>
          <w:color w:val="231F20"/>
          <w:spacing w:val="-7"/>
        </w:rPr>
        <w:t>工，因為知道你們的勞苦，在主裡面不是徒然的。」</w:t>
      </w:r>
    </w:p>
    <w:p w14:paraId="13A91A9B" w14:textId="77777777" w:rsidR="003345E9" w:rsidRDefault="007169A0">
      <w:pPr>
        <w:pStyle w:val="a3"/>
        <w:spacing w:line="308" w:lineRule="exact"/>
        <w:ind w:left="425"/>
      </w:pPr>
      <w:r>
        <w:rPr>
          <w:color w:val="231F20"/>
        </w:rPr>
        <w:t>（</w:t>
      </w:r>
      <w:r>
        <w:rPr>
          <w:color w:val="231F20"/>
          <w:spacing w:val="-2"/>
        </w:rPr>
        <w:t xml:space="preserve">哥林多前書十五 </w:t>
      </w:r>
      <w:r>
        <w:rPr>
          <w:color w:val="231F20"/>
        </w:rPr>
        <w:t>51</w:t>
      </w:r>
      <w:r>
        <w:rPr>
          <w:color w:val="231F20"/>
          <w:spacing w:val="-8"/>
        </w:rPr>
        <w:t xml:space="preserve"> </w:t>
      </w:r>
      <w:r>
        <w:rPr>
          <w:color w:val="231F20"/>
        </w:rPr>
        <w:t>～</w:t>
      </w:r>
      <w:r>
        <w:rPr>
          <w:color w:val="231F20"/>
          <w:spacing w:val="-8"/>
        </w:rPr>
        <w:t xml:space="preserve"> </w:t>
      </w:r>
      <w:r>
        <w:rPr>
          <w:color w:val="231F20"/>
        </w:rPr>
        <w:t>52、54</w:t>
      </w:r>
      <w:r>
        <w:rPr>
          <w:color w:val="231F20"/>
          <w:spacing w:val="-9"/>
        </w:rPr>
        <w:t xml:space="preserve"> </w:t>
      </w:r>
      <w:r>
        <w:rPr>
          <w:color w:val="231F20"/>
        </w:rPr>
        <w:t>～</w:t>
      </w:r>
      <w:r>
        <w:rPr>
          <w:color w:val="231F20"/>
          <w:spacing w:val="-8"/>
        </w:rPr>
        <w:t xml:space="preserve"> </w:t>
      </w:r>
      <w:r>
        <w:rPr>
          <w:color w:val="231F20"/>
          <w:spacing w:val="34"/>
        </w:rPr>
        <w:t>58</w:t>
      </w:r>
      <w:r>
        <w:rPr>
          <w:color w:val="231F20"/>
          <w:spacing w:val="-68"/>
        </w:rPr>
        <w:t>）</w:t>
      </w:r>
      <w:r>
        <w:rPr>
          <w:color w:val="231F20"/>
          <w:spacing w:val="-10"/>
        </w:rPr>
        <w:t>。</w:t>
      </w:r>
    </w:p>
    <w:p w14:paraId="596E76DC" w14:textId="77777777" w:rsidR="003345E9" w:rsidRDefault="007169A0">
      <w:pPr>
        <w:pStyle w:val="a3"/>
        <w:spacing w:before="2" w:line="206" w:lineRule="auto"/>
        <w:ind w:left="119" w:right="117" w:firstLine="306"/>
        <w:jc w:val="both"/>
      </w:pPr>
      <w:r>
        <w:rPr>
          <w:color w:val="231F20"/>
          <w:w w:val="102"/>
        </w:rPr>
        <w:t>「我聽見從天上有聲音說，你要寫下，從今以後，在主裡面而死的人有福了。聖靈說，是的，他們息了自己的勞苦，作工的果效也隨著</w:t>
      </w:r>
      <w:r>
        <w:rPr>
          <w:color w:val="231F20"/>
          <w:spacing w:val="-26"/>
          <w:w w:val="102"/>
        </w:rPr>
        <w:t>他們。」</w:t>
      </w:r>
    </w:p>
    <w:p w14:paraId="7DD2CBDB" w14:textId="77777777" w:rsidR="003345E9" w:rsidRDefault="007169A0">
      <w:pPr>
        <w:pStyle w:val="a3"/>
        <w:spacing w:line="307" w:lineRule="exact"/>
        <w:ind w:left="425"/>
        <w:jc w:val="both"/>
      </w:pPr>
      <w:r>
        <w:rPr>
          <w:color w:val="231F20"/>
          <w:spacing w:val="-8"/>
        </w:rPr>
        <w:t>（</w:t>
      </w:r>
      <w:r>
        <w:rPr>
          <w:color w:val="231F20"/>
          <w:spacing w:val="-7"/>
        </w:rPr>
        <w:t xml:space="preserve">啟示錄十四 </w:t>
      </w:r>
      <w:r>
        <w:rPr>
          <w:color w:val="231F20"/>
          <w:spacing w:val="26"/>
        </w:rPr>
        <w:t>13</w:t>
      </w:r>
      <w:r>
        <w:rPr>
          <w:color w:val="231F20"/>
          <w:spacing w:val="-76"/>
        </w:rPr>
        <w:t>）</w:t>
      </w:r>
      <w:r>
        <w:rPr>
          <w:color w:val="231F20"/>
          <w:spacing w:val="-10"/>
        </w:rPr>
        <w:t>。</w:t>
      </w:r>
    </w:p>
    <w:p w14:paraId="1AE38D04" w14:textId="77777777" w:rsidR="003345E9" w:rsidRDefault="007169A0">
      <w:pPr>
        <w:pStyle w:val="a3"/>
        <w:spacing w:before="10" w:line="206" w:lineRule="auto"/>
        <w:ind w:left="527" w:right="3094"/>
      </w:pPr>
      <w:r>
        <w:rPr>
          <w:color w:val="231F20"/>
          <w:spacing w:val="-2"/>
        </w:rPr>
        <w:t>隨後，傳道人要讀下列之宣告：</w:t>
      </w:r>
      <w:r>
        <w:rPr>
          <w:color w:val="231F20"/>
          <w:spacing w:val="-4"/>
        </w:rPr>
        <w:t>為信徒：</w:t>
      </w:r>
    </w:p>
    <w:p w14:paraId="26A5A10E" w14:textId="77777777" w:rsidR="003345E9" w:rsidRDefault="007169A0">
      <w:pPr>
        <w:pStyle w:val="a3"/>
        <w:spacing w:line="206" w:lineRule="auto"/>
        <w:ind w:left="119" w:right="112" w:firstLine="408"/>
        <w:jc w:val="both"/>
      </w:pPr>
      <w:r>
        <w:rPr>
          <w:color w:val="231F20"/>
          <w:spacing w:val="1"/>
          <w:w w:val="102"/>
        </w:rPr>
        <w:t>既然我們所愛的人靈魂已離開我們，回到神那裡去，我們在此帶</w:t>
      </w:r>
      <w:r>
        <w:rPr>
          <w:color w:val="231F20"/>
          <w:spacing w:val="4"/>
          <w:w w:val="102"/>
        </w:rPr>
        <w:t>著憂傷的心情，把她</w:t>
      </w:r>
      <w:r>
        <w:rPr>
          <w:color w:val="231F20"/>
          <w:spacing w:val="1"/>
        </w:rPr>
        <w:t xml:space="preserve"> </w:t>
      </w:r>
      <w:r>
        <w:rPr>
          <w:color w:val="231F20"/>
          <w:w w:val="102"/>
        </w:rPr>
        <w:t>/</w:t>
      </w:r>
      <w:r>
        <w:rPr>
          <w:color w:val="231F20"/>
          <w:spacing w:val="1"/>
        </w:rPr>
        <w:t xml:space="preserve"> </w:t>
      </w:r>
      <w:r>
        <w:rPr>
          <w:color w:val="231F20"/>
          <w:w w:val="102"/>
        </w:rPr>
        <w:t>他</w:t>
      </w:r>
      <w:r>
        <w:rPr>
          <w:color w:val="231F20"/>
          <w:spacing w:val="6"/>
          <w:w w:val="102"/>
        </w:rPr>
        <w:t>（她）</w:t>
      </w:r>
      <w:r>
        <w:rPr>
          <w:color w:val="231F20"/>
          <w:spacing w:val="4"/>
          <w:w w:val="102"/>
        </w:rPr>
        <w:t>的遺體埋葬在這墳墓裡，我們確信並</w:t>
      </w:r>
      <w:r>
        <w:rPr>
          <w:color w:val="231F20"/>
          <w:spacing w:val="2"/>
          <w:w w:val="102"/>
        </w:rPr>
        <w:t>盼望死人復活，將來靠著我們的主耶穌基督，祂要賜給我們一個新的</w:t>
      </w:r>
      <w:r>
        <w:rPr>
          <w:color w:val="231F20"/>
          <w:spacing w:val="-12"/>
          <w:w w:val="102"/>
        </w:rPr>
        <w:t>身體，像祂榮耀的身體一樣。「在主裡而死的人有福了。」</w:t>
      </w:r>
    </w:p>
    <w:p w14:paraId="3B205E51" w14:textId="77777777" w:rsidR="003345E9" w:rsidRDefault="007169A0">
      <w:pPr>
        <w:pStyle w:val="a3"/>
        <w:spacing w:line="306" w:lineRule="exact"/>
        <w:ind w:left="527"/>
      </w:pPr>
      <w:r>
        <w:rPr>
          <w:color w:val="231F20"/>
          <w:spacing w:val="-2"/>
        </w:rPr>
        <w:t>為非信徒：</w:t>
      </w:r>
    </w:p>
    <w:p w14:paraId="63CF2729" w14:textId="77777777" w:rsidR="003345E9" w:rsidRDefault="007169A0">
      <w:pPr>
        <w:pStyle w:val="a3"/>
        <w:spacing w:before="7" w:line="206" w:lineRule="auto"/>
        <w:ind w:left="119" w:right="111" w:firstLine="408"/>
        <w:jc w:val="both"/>
      </w:pPr>
      <w:r>
        <w:rPr>
          <w:color w:val="231F20"/>
          <w:spacing w:val="1"/>
          <w:w w:val="102"/>
        </w:rPr>
        <w:t>我們現在要為我們已故的朋友，將他的遺體埋葬在這墳墓裡，使</w:t>
      </w:r>
      <w:r>
        <w:rPr>
          <w:color w:val="231F20"/>
          <w:spacing w:val="2"/>
          <w:w w:val="102"/>
        </w:rPr>
        <w:t>塵土歸於塵土。深信神會按祂的公義和憐憫而行事。因為我們知道審</w:t>
      </w:r>
      <w:r>
        <w:rPr>
          <w:color w:val="231F20"/>
          <w:w w:val="102"/>
        </w:rPr>
        <w:t>判全地滿有憐憫的主，我們的審判官，將會做公正的判決。讓我們這些還留在世上的人，要獻上自己，過一個敬虔愛神的新生活，這樣我</w:t>
      </w:r>
    </w:p>
    <w:p w14:paraId="1D1E32A7"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2A89F395" w14:textId="77777777" w:rsidR="003345E9" w:rsidRDefault="007169A0">
      <w:pPr>
        <w:pStyle w:val="a3"/>
        <w:spacing w:before="50"/>
        <w:ind w:left="0"/>
        <w:jc w:val="center"/>
      </w:pPr>
      <w:r>
        <w:rPr>
          <w:color w:val="231F20"/>
          <w:spacing w:val="-5"/>
        </w:rPr>
        <w:lastRenderedPageBreak/>
        <w:t>禮儀</w:t>
      </w:r>
    </w:p>
    <w:p w14:paraId="0952567A" w14:textId="77777777" w:rsidR="003345E9" w:rsidRDefault="007169A0">
      <w:pPr>
        <w:pStyle w:val="a3"/>
        <w:spacing w:before="223" w:line="206" w:lineRule="auto"/>
        <w:ind w:left="528" w:right="3501" w:hanging="408"/>
      </w:pPr>
      <w:r>
        <w:rPr>
          <w:color w:val="231F20"/>
          <w:spacing w:val="-2"/>
        </w:rPr>
        <w:t>們才得以坦然無懼的進入天國。</w:t>
      </w:r>
      <w:r>
        <w:rPr>
          <w:color w:val="231F20"/>
          <w:spacing w:val="-4"/>
        </w:rPr>
        <w:t>為孩童：</w:t>
      </w:r>
    </w:p>
    <w:p w14:paraId="36CC3467" w14:textId="77777777" w:rsidR="003345E9" w:rsidRDefault="007169A0">
      <w:pPr>
        <w:pStyle w:val="a3"/>
        <w:spacing w:before="12" w:line="206" w:lineRule="auto"/>
        <w:ind w:right="15" w:firstLine="408"/>
      </w:pPr>
      <w:r>
        <w:rPr>
          <w:color w:val="231F20"/>
          <w:w w:val="102"/>
        </w:rPr>
        <w:t>靠著我們主耶穌基督，我們有復活進入永生的確據與盼望，為此，</w:t>
      </w:r>
      <w:r>
        <w:rPr>
          <w:color w:val="231F20"/>
          <w:spacing w:val="2"/>
          <w:w w:val="102"/>
        </w:rPr>
        <w:t>我們將這孩子的遺體葬在這墳墓裡。正如主耶穌在地上的時候，祂曾</w:t>
      </w:r>
      <w:r>
        <w:rPr>
          <w:color w:val="231F20"/>
          <w:w w:val="102"/>
        </w:rPr>
        <w:t>把小孩子抱在祂手裡，並給他們祝福，我們相信耶穌已經求主照樣接</w:t>
      </w:r>
      <w:r>
        <w:rPr>
          <w:color w:val="231F20"/>
          <w:spacing w:val="-5"/>
          <w:w w:val="102"/>
        </w:rPr>
        <w:t>納這個可愛的孩子，到祂自己的懷裡，因為祂說：「在天國裡的正是這</w:t>
      </w:r>
      <w:r>
        <w:rPr>
          <w:color w:val="231F20"/>
          <w:spacing w:val="-24"/>
          <w:w w:val="102"/>
        </w:rPr>
        <w:t>樣的人。」</w:t>
      </w:r>
    </w:p>
    <w:p w14:paraId="53032218" w14:textId="77777777" w:rsidR="003345E9" w:rsidRDefault="007169A0">
      <w:pPr>
        <w:pStyle w:val="a3"/>
        <w:spacing w:line="304" w:lineRule="exact"/>
        <w:ind w:left="528"/>
      </w:pPr>
      <w:r>
        <w:rPr>
          <w:color w:val="231F20"/>
          <w:spacing w:val="-4"/>
        </w:rPr>
        <w:t>禱告：</w:t>
      </w:r>
    </w:p>
    <w:p w14:paraId="3A3FC1EB" w14:textId="77777777" w:rsidR="003345E9" w:rsidRDefault="007169A0">
      <w:pPr>
        <w:pStyle w:val="a3"/>
        <w:spacing w:before="9" w:line="206" w:lineRule="auto"/>
        <w:ind w:right="15" w:firstLine="408"/>
      </w:pPr>
      <w:r>
        <w:rPr>
          <w:color w:val="231F20"/>
          <w:spacing w:val="-16"/>
          <w:w w:val="102"/>
        </w:rPr>
        <w:t>我們在天上的父、滿有憐憫的神，在這憂傷哀慟的時刻我們仰望祢。</w:t>
      </w:r>
      <w:r>
        <w:rPr>
          <w:color w:val="231F20"/>
          <w:spacing w:val="2"/>
          <w:w w:val="102"/>
        </w:rPr>
        <w:t>求祢安慰那些心裡哀傷沉慟的人。求祢與他們同在，在未來的日子中</w:t>
      </w:r>
      <w:r>
        <w:rPr>
          <w:color w:val="231F20"/>
          <w:w w:val="102"/>
        </w:rPr>
        <w:t>扶持引領他們。主啊，求祢使他們能夠愛祢，服事祢，在將來的日子中得到祢完全的應許。</w:t>
      </w:r>
    </w:p>
    <w:p w14:paraId="3AFF2DFC" w14:textId="77777777" w:rsidR="003345E9" w:rsidRDefault="007169A0">
      <w:pPr>
        <w:pStyle w:val="a3"/>
        <w:spacing w:line="206" w:lineRule="auto"/>
        <w:ind w:right="15" w:firstLine="306"/>
      </w:pPr>
      <w:r>
        <w:rPr>
          <w:color w:val="231F20"/>
          <w:spacing w:val="-9"/>
          <w:w w:val="102"/>
        </w:rPr>
        <w:t>「但願賜平安的神，就是那憑永約之血，使群羊的大牧人我主耶穌，</w:t>
      </w:r>
      <w:r>
        <w:rPr>
          <w:color w:val="231F20"/>
          <w:spacing w:val="2"/>
          <w:w w:val="102"/>
        </w:rPr>
        <w:t>從死裡復活的神，在各樣善事上，成全你們，叫你們遵行祂的旨意，</w:t>
      </w:r>
      <w:r>
        <w:rPr>
          <w:color w:val="231F20"/>
          <w:spacing w:val="1"/>
          <w:w w:val="102"/>
        </w:rPr>
        <w:t>又藉著耶穌基督在你們心裡，行祂所喜悅的事。願榮耀歸給祂，直到</w:t>
      </w:r>
      <w:r>
        <w:rPr>
          <w:color w:val="231F20"/>
          <w:spacing w:val="-12"/>
          <w:w w:val="102"/>
        </w:rPr>
        <w:t>永永遠遠。阿們。」</w:t>
      </w:r>
    </w:p>
    <w:p w14:paraId="6A93FFAD" w14:textId="77777777" w:rsidR="003345E9" w:rsidRDefault="007169A0">
      <w:pPr>
        <w:pStyle w:val="a3"/>
        <w:spacing w:line="332" w:lineRule="exact"/>
        <w:ind w:left="426"/>
      </w:pPr>
      <w:r>
        <w:rPr>
          <w:color w:val="231F20"/>
          <w:spacing w:val="-4"/>
        </w:rPr>
        <w:t>（希伯來書十三 20</w:t>
      </w:r>
      <w:r>
        <w:rPr>
          <w:color w:val="231F20"/>
          <w:spacing w:val="-3"/>
        </w:rPr>
        <w:t xml:space="preserve"> </w:t>
      </w:r>
      <w:r>
        <w:rPr>
          <w:color w:val="231F20"/>
          <w:spacing w:val="-4"/>
        </w:rPr>
        <w:t>～</w:t>
      </w:r>
      <w:r>
        <w:rPr>
          <w:color w:val="231F20"/>
          <w:spacing w:val="-3"/>
        </w:rPr>
        <w:t xml:space="preserve"> </w:t>
      </w:r>
      <w:r>
        <w:rPr>
          <w:color w:val="231F20"/>
          <w:spacing w:val="30"/>
        </w:rPr>
        <w:t>21</w:t>
      </w:r>
      <w:r>
        <w:rPr>
          <w:color w:val="231F20"/>
          <w:spacing w:val="-72"/>
        </w:rPr>
        <w:t>）</w:t>
      </w:r>
      <w:r>
        <w:rPr>
          <w:color w:val="231F20"/>
          <w:spacing w:val="-10"/>
        </w:rPr>
        <w:t>。</w:t>
      </w:r>
    </w:p>
    <w:p w14:paraId="4AC4759A" w14:textId="77777777" w:rsidR="003345E9" w:rsidRDefault="007169A0">
      <w:pPr>
        <w:pStyle w:val="2"/>
        <w:numPr>
          <w:ilvl w:val="0"/>
          <w:numId w:val="10"/>
        </w:numPr>
        <w:tabs>
          <w:tab w:val="left" w:pos="922"/>
        </w:tabs>
        <w:spacing w:before="38"/>
        <w:ind w:hanging="562"/>
      </w:pPr>
      <w:r>
        <w:rPr>
          <w:color w:val="231F20"/>
          <w:spacing w:val="-2"/>
        </w:rPr>
        <w:t>職員就任典禮</w:t>
      </w:r>
    </w:p>
    <w:p w14:paraId="6DE0620B" w14:textId="77777777" w:rsidR="003345E9" w:rsidRDefault="007169A0">
      <w:pPr>
        <w:pStyle w:val="a3"/>
        <w:spacing w:before="47" w:line="206" w:lineRule="auto"/>
        <w:ind w:right="111" w:firstLine="408"/>
        <w:jc w:val="both"/>
      </w:pPr>
      <w:r>
        <w:rPr>
          <w:color w:val="231F20"/>
          <w:spacing w:val="3"/>
          <w:w w:val="102"/>
        </w:rPr>
        <w:t>唱畢一首適當的詩歌後，請秘書宣讀要就任的職員的姓各名和職</w:t>
      </w:r>
      <w:r>
        <w:rPr>
          <w:color w:val="231F20"/>
          <w:w w:val="102"/>
        </w:rPr>
        <w:t>位。這些人要到聖壇前，面對傳道人站立。分給每人一張宣誓卡。然後傳道人要說：</w:t>
      </w:r>
    </w:p>
    <w:p w14:paraId="541E3CAD" w14:textId="77777777" w:rsidR="003345E9" w:rsidRDefault="007169A0">
      <w:pPr>
        <w:pStyle w:val="a3"/>
        <w:spacing w:before="316" w:line="206" w:lineRule="auto"/>
        <w:ind w:right="15" w:firstLine="408"/>
      </w:pPr>
      <w:r>
        <w:rPr>
          <w:color w:val="231F20"/>
          <w:spacing w:val="6"/>
          <w:w w:val="102"/>
        </w:rPr>
        <w:t>我們相信神設立方法以選出某些工人在特定的神國事工服事祂，現在我們要為這些經過正常程序選出的職員（和／或教師</w:t>
      </w:r>
      <w:r>
        <w:rPr>
          <w:color w:val="231F20"/>
          <w:spacing w:val="-102"/>
          <w:w w:val="102"/>
        </w:rPr>
        <w:t>）</w:t>
      </w:r>
      <w:r>
        <w:rPr>
          <w:color w:val="231F20"/>
          <w:w w:val="102"/>
        </w:rPr>
        <w:t>，舉行就任</w:t>
      </w:r>
      <w:r>
        <w:rPr>
          <w:color w:val="231F20"/>
          <w:spacing w:val="1"/>
          <w:w w:val="102"/>
        </w:rPr>
        <w:t>典禮，他們在未來的一年中要在我們的教會服事。讓我們從神的話語</w:t>
      </w:r>
      <w:r>
        <w:rPr>
          <w:color w:val="231F20"/>
          <w:w w:val="102"/>
        </w:rPr>
        <w:t>中來思想祂給我們的教訓。</w:t>
      </w:r>
    </w:p>
    <w:p w14:paraId="270A9C48" w14:textId="77777777" w:rsidR="003345E9" w:rsidRDefault="007169A0">
      <w:pPr>
        <w:pStyle w:val="a3"/>
        <w:spacing w:line="206" w:lineRule="auto"/>
        <w:ind w:right="111" w:firstLine="306"/>
        <w:jc w:val="both"/>
      </w:pPr>
      <w:r>
        <w:rPr>
          <w:color w:val="231F20"/>
          <w:w w:val="102"/>
        </w:rPr>
        <w:t>「所以弟兄們，我以神的慈悲勸你們，將身體獻上，當作活祭，是聖潔的，是神所喜悅的，你們如此事奉，乃是理所當然的。不要效法這個世界，只要心意更新而變化，叫你們察驗何為神的善良、純全可</w:t>
      </w:r>
      <w:r>
        <w:rPr>
          <w:color w:val="231F20"/>
          <w:spacing w:val="-15"/>
          <w:w w:val="102"/>
        </w:rPr>
        <w:t>喜悅的旨意。」</w:t>
      </w:r>
    </w:p>
    <w:p w14:paraId="5D1A2B0E" w14:textId="77777777" w:rsidR="003345E9" w:rsidRDefault="007169A0">
      <w:pPr>
        <w:pStyle w:val="a3"/>
        <w:spacing w:line="332" w:lineRule="exact"/>
        <w:ind w:left="426"/>
        <w:jc w:val="both"/>
      </w:pPr>
      <w:r>
        <w:rPr>
          <w:color w:val="231F20"/>
        </w:rPr>
        <w:t>（</w:t>
      </w:r>
      <w:r>
        <w:rPr>
          <w:color w:val="231F20"/>
          <w:spacing w:val="1"/>
        </w:rPr>
        <w:t xml:space="preserve">羅馬書十二 </w:t>
      </w:r>
      <w:r>
        <w:rPr>
          <w:color w:val="231F20"/>
        </w:rPr>
        <w:t>1</w:t>
      </w:r>
      <w:r>
        <w:rPr>
          <w:color w:val="231F20"/>
          <w:spacing w:val="11"/>
        </w:rPr>
        <w:t xml:space="preserve"> </w:t>
      </w:r>
      <w:r>
        <w:rPr>
          <w:color w:val="231F20"/>
        </w:rPr>
        <w:t>～</w:t>
      </w:r>
      <w:r>
        <w:rPr>
          <w:color w:val="231F20"/>
          <w:spacing w:val="11"/>
        </w:rPr>
        <w:t xml:space="preserve"> </w:t>
      </w:r>
      <w:r>
        <w:rPr>
          <w:color w:val="231F20"/>
        </w:rPr>
        <w:t>2</w:t>
      </w:r>
      <w:r>
        <w:rPr>
          <w:color w:val="231F20"/>
          <w:spacing w:val="-102"/>
        </w:rPr>
        <w:t>）</w:t>
      </w:r>
      <w:r>
        <w:rPr>
          <w:color w:val="231F20"/>
          <w:spacing w:val="-10"/>
        </w:rPr>
        <w:t>。</w:t>
      </w:r>
    </w:p>
    <w:p w14:paraId="4FF29B11" w14:textId="77777777" w:rsidR="003345E9" w:rsidRDefault="003345E9">
      <w:pPr>
        <w:pStyle w:val="a3"/>
        <w:spacing w:line="332" w:lineRule="exact"/>
        <w:jc w:val="both"/>
        <w:sectPr w:rsidR="003345E9">
          <w:pgSz w:w="8640" w:h="12960"/>
          <w:pgMar w:top="480" w:right="1080" w:bottom="1180" w:left="1080" w:header="0" w:footer="997" w:gutter="0"/>
          <w:cols w:space="720"/>
        </w:sectPr>
      </w:pPr>
    </w:p>
    <w:p w14:paraId="2933B2F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F668F9E" w14:textId="77777777" w:rsidR="003345E9" w:rsidRDefault="007169A0">
      <w:pPr>
        <w:pStyle w:val="a3"/>
        <w:spacing w:before="237" w:line="206" w:lineRule="auto"/>
        <w:ind w:right="119" w:firstLine="306"/>
      </w:pPr>
      <w:r>
        <w:rPr>
          <w:color w:val="231F20"/>
          <w:spacing w:val="-2"/>
        </w:rPr>
        <w:t>「你當竭力在神面前得蒙喜悅，作無愧的工人，按著正意分解真理</w:t>
      </w:r>
      <w:r>
        <w:rPr>
          <w:color w:val="231F20"/>
          <w:spacing w:val="-29"/>
        </w:rPr>
        <w:t>的道。」</w:t>
      </w:r>
    </w:p>
    <w:p w14:paraId="5CA075F7" w14:textId="77777777" w:rsidR="003345E9" w:rsidRDefault="007169A0">
      <w:pPr>
        <w:pStyle w:val="a3"/>
        <w:spacing w:line="308" w:lineRule="exact"/>
        <w:ind w:left="426"/>
      </w:pPr>
      <w:r>
        <w:rPr>
          <w:color w:val="231F20"/>
          <w:spacing w:val="-8"/>
        </w:rPr>
        <w:t>（</w:t>
      </w:r>
      <w:r>
        <w:rPr>
          <w:color w:val="231F20"/>
          <w:spacing w:val="-7"/>
        </w:rPr>
        <w:t xml:space="preserve">提摩太後二 </w:t>
      </w:r>
      <w:r>
        <w:rPr>
          <w:color w:val="231F20"/>
          <w:spacing w:val="26"/>
        </w:rPr>
        <w:t>15</w:t>
      </w:r>
      <w:r>
        <w:rPr>
          <w:color w:val="231F20"/>
          <w:spacing w:val="-76"/>
        </w:rPr>
        <w:t>）</w:t>
      </w:r>
      <w:r>
        <w:rPr>
          <w:color w:val="231F20"/>
          <w:spacing w:val="-10"/>
        </w:rPr>
        <w:t>。</w:t>
      </w:r>
    </w:p>
    <w:p w14:paraId="12DA6F35" w14:textId="77777777" w:rsidR="003345E9" w:rsidRDefault="007169A0">
      <w:pPr>
        <w:pStyle w:val="a3"/>
        <w:spacing w:before="10" w:line="206" w:lineRule="auto"/>
        <w:ind w:right="15" w:firstLine="306"/>
      </w:pPr>
      <w:r>
        <w:rPr>
          <w:color w:val="231F20"/>
          <w:spacing w:val="-2"/>
        </w:rPr>
        <w:t>「當用各樣的智慧，把基督的道理，豐豐富富的存在心裡，用詩章、</w:t>
      </w:r>
      <w:r>
        <w:rPr>
          <w:color w:val="231F20"/>
          <w:spacing w:val="-6"/>
        </w:rPr>
        <w:t>頌詞、靈歌、彼此教導，互相勸戒，心被恩感，歌頌神。」</w:t>
      </w:r>
    </w:p>
    <w:p w14:paraId="60E8FC00" w14:textId="77777777" w:rsidR="003345E9" w:rsidRDefault="007169A0">
      <w:pPr>
        <w:pStyle w:val="a3"/>
        <w:spacing w:line="308" w:lineRule="exact"/>
        <w:ind w:left="426"/>
      </w:pPr>
      <w:r>
        <w:rPr>
          <w:color w:val="231F20"/>
          <w:spacing w:val="-8"/>
        </w:rPr>
        <w:t>（</w:t>
      </w:r>
      <w:r>
        <w:rPr>
          <w:color w:val="231F20"/>
          <w:spacing w:val="-7"/>
        </w:rPr>
        <w:t xml:space="preserve">歌羅西書三 </w:t>
      </w:r>
      <w:r>
        <w:rPr>
          <w:color w:val="231F20"/>
          <w:spacing w:val="26"/>
        </w:rPr>
        <w:t>16</w:t>
      </w:r>
      <w:r>
        <w:rPr>
          <w:color w:val="231F20"/>
          <w:spacing w:val="-76"/>
        </w:rPr>
        <w:t>）</w:t>
      </w:r>
      <w:r>
        <w:rPr>
          <w:color w:val="231F20"/>
          <w:spacing w:val="-10"/>
        </w:rPr>
        <w:t>。</w:t>
      </w:r>
    </w:p>
    <w:p w14:paraId="65186B3B" w14:textId="77777777" w:rsidR="003345E9" w:rsidRDefault="007169A0">
      <w:pPr>
        <w:pStyle w:val="a3"/>
        <w:spacing w:line="320" w:lineRule="exact"/>
        <w:ind w:left="426"/>
      </w:pPr>
      <w:r>
        <w:rPr>
          <w:color w:val="231F20"/>
          <w:spacing w:val="-6"/>
        </w:rPr>
        <w:t>「在道理上受教的，當把一切需用的供給施教的人。」</w:t>
      </w:r>
    </w:p>
    <w:p w14:paraId="74D6B177" w14:textId="77777777" w:rsidR="003345E9" w:rsidRDefault="007169A0">
      <w:pPr>
        <w:pStyle w:val="a3"/>
        <w:spacing w:line="320" w:lineRule="exact"/>
        <w:ind w:left="426"/>
      </w:pPr>
      <w:r>
        <w:rPr>
          <w:color w:val="231F20"/>
        </w:rPr>
        <w:t>（</w:t>
      </w:r>
      <w:r>
        <w:rPr>
          <w:color w:val="231F20"/>
          <w:spacing w:val="4"/>
        </w:rPr>
        <w:t xml:space="preserve">加拉太書六 </w:t>
      </w:r>
      <w:r>
        <w:rPr>
          <w:color w:val="231F20"/>
        </w:rPr>
        <w:t>6</w:t>
      </w:r>
      <w:r>
        <w:rPr>
          <w:color w:val="231F20"/>
          <w:spacing w:val="-102"/>
        </w:rPr>
        <w:t>）</w:t>
      </w:r>
      <w:r>
        <w:rPr>
          <w:color w:val="231F20"/>
          <w:spacing w:val="-10"/>
        </w:rPr>
        <w:t>。</w:t>
      </w:r>
    </w:p>
    <w:p w14:paraId="6B6305CF" w14:textId="77777777" w:rsidR="003345E9" w:rsidRDefault="007169A0">
      <w:pPr>
        <w:pStyle w:val="a3"/>
        <w:spacing w:before="9" w:line="206" w:lineRule="auto"/>
        <w:ind w:right="15" w:firstLine="408"/>
      </w:pPr>
      <w:r>
        <w:rPr>
          <w:color w:val="231F20"/>
          <w:spacing w:val="1"/>
          <w:w w:val="102"/>
        </w:rPr>
        <w:t>在這重要的時刻，你們這些站在聖壇前的人，要擔當教會、及國際宣道團契（NMI</w:t>
      </w:r>
      <w:r>
        <w:rPr>
          <w:color w:val="231F20"/>
          <w:spacing w:val="-102"/>
          <w:w w:val="102"/>
        </w:rPr>
        <w:t>）</w:t>
      </w:r>
      <w:r>
        <w:rPr>
          <w:color w:val="231F20"/>
          <w:spacing w:val="-17"/>
          <w:w w:val="102"/>
        </w:rPr>
        <w:t>、國際青年部</w:t>
      </w:r>
      <w:r>
        <w:rPr>
          <w:color w:val="231F20"/>
          <w:w w:val="102"/>
        </w:rPr>
        <w:t>（NYI）以及門徒訓練教育部</w:t>
      </w:r>
      <w:r>
        <w:rPr>
          <w:color w:val="231F20"/>
          <w:spacing w:val="-4"/>
          <w:w w:val="102"/>
        </w:rPr>
        <w:t>（NDI）</w:t>
      </w:r>
      <w:r>
        <w:rPr>
          <w:color w:val="231F20"/>
          <w:spacing w:val="-1"/>
          <w:w w:val="102"/>
        </w:rPr>
        <w:t>的事工。你們當看重你們所承擔的工作，將之視為服事主的特別機會，在所擔負的工作中，得著喜樂和屬靈的福份。</w:t>
      </w:r>
    </w:p>
    <w:p w14:paraId="50E2BF79" w14:textId="77777777" w:rsidR="003345E9" w:rsidRDefault="007169A0">
      <w:pPr>
        <w:pStyle w:val="a3"/>
        <w:spacing w:line="206" w:lineRule="auto"/>
        <w:ind w:right="111" w:firstLine="408"/>
        <w:jc w:val="both"/>
      </w:pPr>
      <w:r>
        <w:rPr>
          <w:color w:val="231F20"/>
          <w:spacing w:val="3"/>
          <w:w w:val="102"/>
        </w:rPr>
        <w:t>你們的工作並非輕省的，因為教會的發展和許多人的靈魂都在你</w:t>
      </w:r>
      <w:r>
        <w:rPr>
          <w:color w:val="231F20"/>
          <w:w w:val="102"/>
        </w:rPr>
        <w:t>們手中。你們的責任是推展基督徒美善的品德，引領未得救的人歸向耶穌基督，這乃是你們的最高目標。願神賜智慧與加力量給你們，好叫你們有能力為祂工作，榮耀祂的名。</w:t>
      </w:r>
    </w:p>
    <w:p w14:paraId="25D866BE" w14:textId="77777777" w:rsidR="003345E9" w:rsidRDefault="007169A0">
      <w:pPr>
        <w:pStyle w:val="a3"/>
        <w:spacing w:line="332" w:lineRule="exact"/>
        <w:ind w:left="528"/>
      </w:pPr>
      <w:r>
        <w:rPr>
          <w:color w:val="231F20"/>
          <w:spacing w:val="-1"/>
        </w:rPr>
        <w:t>你們手上都拿到一張立約卡，請我們以誠摰奉獻的心齊聲宣讀。</w:t>
      </w:r>
    </w:p>
    <w:p w14:paraId="79EA3C12" w14:textId="77777777" w:rsidR="003345E9" w:rsidRDefault="007169A0">
      <w:pPr>
        <w:pStyle w:val="2"/>
        <w:spacing w:before="40"/>
        <w:ind w:left="528"/>
      </w:pPr>
      <w:r>
        <w:rPr>
          <w:color w:val="231F20"/>
          <w:spacing w:val="-2"/>
        </w:rPr>
        <w:t>教會職員之立約</w:t>
      </w:r>
    </w:p>
    <w:p w14:paraId="2A0F6F75" w14:textId="77777777" w:rsidR="003345E9" w:rsidRDefault="007169A0">
      <w:pPr>
        <w:pStyle w:val="a3"/>
        <w:spacing w:before="49" w:line="206" w:lineRule="auto"/>
        <w:ind w:left="528" w:right="35"/>
      </w:pPr>
      <w:r>
        <w:rPr>
          <w:color w:val="231F20"/>
          <w:spacing w:val="-2"/>
        </w:rPr>
        <w:t>因為教會對我的信任，選我出來擔任目前的職務，謹此立約如下：依照宣聖會的理想及標準，維持一個高水準的基督徒生活與模範。每天安排一般固定的時間禱告和讀經，以培養我的基督徒靈命。</w:t>
      </w:r>
      <w:r>
        <w:rPr>
          <w:color w:val="231F20"/>
          <w:spacing w:val="80"/>
        </w:rPr>
        <w:t xml:space="preserve">  </w:t>
      </w:r>
      <w:r>
        <w:rPr>
          <w:color w:val="231F20"/>
          <w:spacing w:val="-2"/>
        </w:rPr>
        <w:t>除了無法避免的因素，我願意每週出席主日學、主日崇拜、主日</w:t>
      </w:r>
    </w:p>
    <w:p w14:paraId="2D33AB27" w14:textId="77777777" w:rsidR="003345E9" w:rsidRDefault="007169A0">
      <w:pPr>
        <w:pStyle w:val="a3"/>
        <w:spacing w:line="306" w:lineRule="exact"/>
      </w:pPr>
      <w:r>
        <w:rPr>
          <w:color w:val="231F20"/>
          <w:spacing w:val="-1"/>
        </w:rPr>
        <w:t>晚拜，以及週間的禱告會。</w:t>
      </w:r>
    </w:p>
    <w:p w14:paraId="3239D43B" w14:textId="77777777" w:rsidR="003345E9" w:rsidRDefault="007169A0">
      <w:pPr>
        <w:pStyle w:val="a3"/>
        <w:spacing w:line="320" w:lineRule="exact"/>
        <w:ind w:left="528"/>
      </w:pPr>
      <w:r>
        <w:rPr>
          <w:color w:val="231F20"/>
          <w:spacing w:val="-1"/>
        </w:rPr>
        <w:t>忠心參與所推派職務有關的各種董事會或委員會。</w:t>
      </w:r>
    </w:p>
    <w:p w14:paraId="6F8FA5D6" w14:textId="77777777" w:rsidR="003345E9" w:rsidRDefault="007169A0">
      <w:pPr>
        <w:pStyle w:val="a3"/>
        <w:spacing w:before="9" w:line="206" w:lineRule="auto"/>
        <w:ind w:right="112" w:firstLine="408"/>
      </w:pPr>
      <w:r>
        <w:rPr>
          <w:color w:val="231F20"/>
          <w:spacing w:val="2"/>
          <w:w w:val="102"/>
        </w:rPr>
        <w:t>若我無法在指定的時間出席，或執行我職務上的責任時，應事先</w:t>
      </w:r>
      <w:r>
        <w:rPr>
          <w:color w:val="231F20"/>
          <w:w w:val="102"/>
        </w:rPr>
        <w:t>通知。</w:t>
      </w:r>
    </w:p>
    <w:p w14:paraId="74D9EABD" w14:textId="77777777" w:rsidR="003345E9" w:rsidRDefault="007169A0">
      <w:pPr>
        <w:pStyle w:val="a3"/>
        <w:spacing w:line="206" w:lineRule="auto"/>
        <w:ind w:right="117" w:firstLine="408"/>
      </w:pPr>
      <w:r>
        <w:rPr>
          <w:color w:val="231F20"/>
          <w:spacing w:val="1"/>
          <w:w w:val="102"/>
        </w:rPr>
        <w:t>廣覽本教派之出版書籍、其他書籍雜誌，藉以增廣我的知識並對所擔負的職務有助益。</w:t>
      </w:r>
    </w:p>
    <w:p w14:paraId="670F595B" w14:textId="77777777" w:rsidR="003345E9" w:rsidRDefault="007169A0">
      <w:pPr>
        <w:pStyle w:val="a3"/>
        <w:spacing w:line="206" w:lineRule="auto"/>
        <w:ind w:right="117" w:firstLine="408"/>
      </w:pPr>
      <w:r>
        <w:rPr>
          <w:color w:val="231F20"/>
          <w:spacing w:val="1"/>
          <w:w w:val="102"/>
        </w:rPr>
        <w:t>如有機會，我願參加基督徒進修事奉進修課程，以增長我的知識和才能。</w:t>
      </w:r>
    </w:p>
    <w:p w14:paraId="52E3EC46" w14:textId="77777777" w:rsidR="003345E9" w:rsidRDefault="007169A0">
      <w:pPr>
        <w:pStyle w:val="a3"/>
        <w:spacing w:line="335" w:lineRule="exact"/>
        <w:ind w:left="528"/>
      </w:pPr>
      <w:r>
        <w:rPr>
          <w:color w:val="231F20"/>
          <w:spacing w:val="-1"/>
        </w:rPr>
        <w:t>主動關心他人屬靈成長，支持教會舉行的所有佈道會，努力領人</w:t>
      </w:r>
    </w:p>
    <w:p w14:paraId="0CEC08B5" w14:textId="77777777" w:rsidR="003345E9" w:rsidRDefault="003345E9">
      <w:pPr>
        <w:pStyle w:val="a3"/>
        <w:spacing w:line="335" w:lineRule="exact"/>
        <w:sectPr w:rsidR="003345E9">
          <w:pgSz w:w="8640" w:h="12960"/>
          <w:pgMar w:top="480" w:right="1080" w:bottom="1180" w:left="1080" w:header="0" w:footer="997" w:gutter="0"/>
          <w:cols w:space="720"/>
        </w:sectPr>
      </w:pPr>
    </w:p>
    <w:p w14:paraId="5616C1F9" w14:textId="77777777" w:rsidR="003345E9" w:rsidRDefault="007169A0">
      <w:pPr>
        <w:pStyle w:val="a3"/>
        <w:spacing w:before="50"/>
        <w:ind w:left="0"/>
        <w:jc w:val="center"/>
      </w:pPr>
      <w:r>
        <w:rPr>
          <w:color w:val="231F20"/>
          <w:spacing w:val="-5"/>
        </w:rPr>
        <w:lastRenderedPageBreak/>
        <w:t>禮儀</w:t>
      </w:r>
    </w:p>
    <w:p w14:paraId="421C4C77" w14:textId="77777777" w:rsidR="003345E9" w:rsidRDefault="007169A0">
      <w:pPr>
        <w:pStyle w:val="a3"/>
        <w:spacing w:before="201" w:line="344" w:lineRule="exact"/>
        <w:ind w:left="119"/>
      </w:pPr>
      <w:r>
        <w:rPr>
          <w:color w:val="231F20"/>
          <w:spacing w:val="-2"/>
        </w:rPr>
        <w:t>歸向基督。</w:t>
      </w:r>
    </w:p>
    <w:p w14:paraId="52AE575B" w14:textId="77777777" w:rsidR="003345E9" w:rsidRDefault="007169A0">
      <w:pPr>
        <w:pStyle w:val="a3"/>
        <w:spacing w:before="12" w:line="206" w:lineRule="auto"/>
        <w:ind w:left="119" w:right="117" w:firstLine="306"/>
      </w:pPr>
      <w:r>
        <w:rPr>
          <w:color w:val="231F20"/>
          <w:spacing w:val="-2"/>
        </w:rPr>
        <w:t>（</w:t>
      </w:r>
      <w:r>
        <w:rPr>
          <w:color w:val="231F20"/>
          <w:spacing w:val="-3"/>
        </w:rPr>
        <w:t>傳道人此刻要做一個合適的禱告，唱一首獻身的詩歌，之後，他要</w:t>
      </w:r>
      <w:r>
        <w:rPr>
          <w:color w:val="231F20"/>
          <w:spacing w:val="-4"/>
        </w:rPr>
        <w:t>說：）</w:t>
      </w:r>
    </w:p>
    <w:p w14:paraId="055A2E01" w14:textId="77777777" w:rsidR="003345E9" w:rsidRDefault="007169A0">
      <w:pPr>
        <w:pStyle w:val="a3"/>
        <w:spacing w:line="206" w:lineRule="auto"/>
        <w:ind w:left="119" w:right="16" w:firstLine="408"/>
      </w:pPr>
      <w:r>
        <w:rPr>
          <w:color w:val="231F20"/>
          <w:spacing w:val="-16"/>
        </w:rPr>
        <w:t>你們已立誓約，願同心協力在所指派的工作上，推展本教會的事工，</w:t>
      </w:r>
      <w:r>
        <w:rPr>
          <w:color w:val="231F20"/>
          <w:spacing w:val="-2"/>
        </w:rPr>
        <w:t>現在我謹指派你們就任被選或被指派的職位。</w:t>
      </w:r>
    </w:p>
    <w:p w14:paraId="6FA39E13" w14:textId="77777777" w:rsidR="003345E9" w:rsidRDefault="007169A0">
      <w:pPr>
        <w:pStyle w:val="a3"/>
        <w:spacing w:line="206" w:lineRule="auto"/>
        <w:ind w:left="119" w:right="117" w:firstLine="408"/>
      </w:pPr>
      <w:r>
        <w:rPr>
          <w:color w:val="231F20"/>
          <w:spacing w:val="1"/>
          <w:w w:val="102"/>
        </w:rPr>
        <w:t>現在你們是本教會的領袖，願你們以好的榜樣、積極的態度和殷勤的服事，在主的葡萄園中做有果效的工人。</w:t>
      </w:r>
    </w:p>
    <w:p w14:paraId="72F42434" w14:textId="77777777" w:rsidR="003345E9" w:rsidRDefault="007169A0">
      <w:pPr>
        <w:pStyle w:val="a3"/>
        <w:spacing w:line="308" w:lineRule="exact"/>
        <w:ind w:left="425"/>
      </w:pPr>
      <w:r>
        <w:rPr>
          <w:color w:val="231F20"/>
        </w:rPr>
        <w:t>（傳道人請會眾站立，對他們說下面的話</w:t>
      </w:r>
      <w:r>
        <w:rPr>
          <w:color w:val="231F20"/>
          <w:spacing w:val="-5"/>
        </w:rPr>
        <w:t>：）</w:t>
      </w:r>
    </w:p>
    <w:p w14:paraId="1B1DCEE9" w14:textId="77777777" w:rsidR="003345E9" w:rsidRDefault="007169A0">
      <w:pPr>
        <w:pStyle w:val="a3"/>
        <w:spacing w:before="4" w:line="206" w:lineRule="auto"/>
        <w:ind w:left="119" w:right="34" w:firstLine="408"/>
        <w:jc w:val="both"/>
      </w:pPr>
      <w:r>
        <w:rPr>
          <w:color w:val="231F20"/>
          <w:spacing w:val="3"/>
          <w:w w:val="102"/>
        </w:rPr>
        <w:t>你們已聽見未來這一年教會領袖們的宣誓立約。現在我請全體會</w:t>
      </w:r>
      <w:r>
        <w:rPr>
          <w:color w:val="231F20"/>
          <w:spacing w:val="1"/>
          <w:w w:val="102"/>
        </w:rPr>
        <w:t>眾要忠心地支持他們。我們託付給他們的擔子是沉重的，他們需要你</w:t>
      </w:r>
      <w:r>
        <w:rPr>
          <w:color w:val="231F20"/>
          <w:w w:val="102"/>
        </w:rPr>
        <w:t>們的協助和禱告。當邀請你們參與的時候，請欣然地給予協助，只有</w:t>
      </w:r>
      <w:r>
        <w:rPr>
          <w:color w:val="231F20"/>
          <w:spacing w:val="-1"/>
          <w:w w:val="102"/>
        </w:rPr>
        <w:t>當我們同心同工時，我們的教會才能有效地拯救失喪的靈魂歸向基督。</w:t>
      </w:r>
    </w:p>
    <w:p w14:paraId="61978966" w14:textId="77777777" w:rsidR="003345E9" w:rsidRDefault="007169A0">
      <w:pPr>
        <w:pStyle w:val="a3"/>
        <w:spacing w:line="332" w:lineRule="exact"/>
        <w:ind w:left="425"/>
      </w:pPr>
      <w:r>
        <w:rPr>
          <w:color w:val="231F20"/>
        </w:rPr>
        <w:t>（</w:t>
      </w:r>
      <w:r>
        <w:rPr>
          <w:color w:val="231F20"/>
          <w:spacing w:val="-4"/>
        </w:rPr>
        <w:t>此時，傳道人可帶領做結束禱告，或請會眾同聲唸主禱文。</w:t>
      </w:r>
      <w:r>
        <w:rPr>
          <w:color w:val="231F20"/>
          <w:spacing w:val="-10"/>
        </w:rPr>
        <w:t>）</w:t>
      </w:r>
    </w:p>
    <w:p w14:paraId="0D7EF635" w14:textId="77777777" w:rsidR="003345E9" w:rsidRDefault="007169A0">
      <w:pPr>
        <w:pStyle w:val="2"/>
        <w:numPr>
          <w:ilvl w:val="0"/>
          <w:numId w:val="10"/>
        </w:numPr>
        <w:tabs>
          <w:tab w:val="left" w:pos="922"/>
        </w:tabs>
        <w:spacing w:before="43"/>
        <w:ind w:hanging="562"/>
      </w:pPr>
      <w:r>
        <w:rPr>
          <w:color w:val="231F20"/>
          <w:spacing w:val="-2"/>
        </w:rPr>
        <w:t>組織地方教會禮</w:t>
      </w:r>
    </w:p>
    <w:p w14:paraId="5AB81529" w14:textId="77777777" w:rsidR="003345E9" w:rsidRDefault="007169A0">
      <w:pPr>
        <w:pStyle w:val="a3"/>
        <w:spacing w:before="48" w:line="206" w:lineRule="auto"/>
        <w:ind w:right="16" w:firstLine="408"/>
      </w:pPr>
      <w:r>
        <w:rPr>
          <w:color w:val="231F20"/>
          <w:spacing w:val="1"/>
          <w:w w:val="102"/>
        </w:rPr>
        <w:t>地區監督：主內親愛的弟兄姊妹，今天在這個特別的日子裡我們</w:t>
      </w:r>
      <w:r>
        <w:rPr>
          <w:color w:val="231F20"/>
          <w:spacing w:val="-16"/>
          <w:w w:val="102"/>
        </w:rPr>
        <w:t>聚集在一起，為的是正式組織宣聖會【】教會。雖然你們已經組成教會，</w:t>
      </w:r>
      <w:r>
        <w:rPr>
          <w:color w:val="231F20"/>
          <w:spacing w:val="1"/>
          <w:w w:val="102"/>
        </w:rPr>
        <w:t>但是今天【】教會將正式進入宣聖會一項新的地位，你們將依照宣聖</w:t>
      </w:r>
      <w:r>
        <w:rPr>
          <w:color w:val="231F20"/>
          <w:w w:val="102"/>
        </w:rPr>
        <w:t>會之會章及法規成為正式組織的教會，並擁有正式教會的特權與義務。</w:t>
      </w:r>
    </w:p>
    <w:p w14:paraId="6310B1CA" w14:textId="77777777" w:rsidR="003345E9" w:rsidRDefault="007169A0">
      <w:pPr>
        <w:pStyle w:val="a3"/>
        <w:spacing w:line="206" w:lineRule="auto"/>
        <w:ind w:right="15" w:firstLine="408"/>
      </w:pPr>
      <w:r>
        <w:rPr>
          <w:color w:val="231F20"/>
          <w:spacing w:val="1"/>
          <w:w w:val="102"/>
        </w:rPr>
        <w:t>代表全球宣聖會這一個大家庭，我佩服你們的異象、你們的信心</w:t>
      </w:r>
      <w:r>
        <w:rPr>
          <w:color w:val="231F20"/>
          <w:w w:val="102"/>
        </w:rPr>
        <w:t>以及你們歡喜快樂的努力，看見你們手拉手、心連心地形成信心團體，</w:t>
      </w:r>
      <w:r>
        <w:rPr>
          <w:color w:val="231F20"/>
          <w:spacing w:val="2"/>
          <w:w w:val="102"/>
        </w:rPr>
        <w:t>以真實地展現並活出神的國度。經由組織教會這項行動，你我宣告你</w:t>
      </w:r>
      <w:r>
        <w:rPr>
          <w:color w:val="231F20"/>
          <w:w w:val="102"/>
        </w:rPr>
        <w:t>們將加入宣聖會這一個大家庭以共同完成『使萬民成為像基督的門徒』的使命。</w:t>
      </w:r>
    </w:p>
    <w:p w14:paraId="128181CE" w14:textId="77777777" w:rsidR="003345E9" w:rsidRDefault="007169A0">
      <w:pPr>
        <w:pStyle w:val="a3"/>
        <w:spacing w:line="303" w:lineRule="exact"/>
        <w:ind w:left="528"/>
      </w:pPr>
      <w:r>
        <w:rPr>
          <w:color w:val="231F20"/>
          <w:spacing w:val="-1"/>
        </w:rPr>
        <w:t>帶領我們進行這項使命的是以下三項核心價值：</w:t>
      </w:r>
    </w:p>
    <w:p w14:paraId="0D5D7323" w14:textId="77777777" w:rsidR="003345E9" w:rsidRDefault="007169A0">
      <w:pPr>
        <w:pStyle w:val="a5"/>
        <w:numPr>
          <w:ilvl w:val="1"/>
          <w:numId w:val="10"/>
        </w:numPr>
        <w:tabs>
          <w:tab w:val="left" w:pos="766"/>
        </w:tabs>
        <w:spacing w:before="3" w:line="206" w:lineRule="auto"/>
        <w:ind w:right="112" w:firstLine="408"/>
        <w:jc w:val="both"/>
        <w:rPr>
          <w:sz w:val="20"/>
        </w:rPr>
      </w:pPr>
      <w:r>
        <w:rPr>
          <w:color w:val="231F20"/>
          <w:spacing w:val="1"/>
          <w:w w:val="102"/>
          <w:sz w:val="20"/>
        </w:rPr>
        <w:t>我們是一群基督徒：我們與世界各地的基督徒一同承認，三一</w:t>
      </w:r>
      <w:r>
        <w:rPr>
          <w:color w:val="231F20"/>
          <w:spacing w:val="2"/>
          <w:w w:val="102"/>
          <w:sz w:val="20"/>
        </w:rPr>
        <w:t>真神的信條，並且我們看重我們獨特的衛斯理聖潔傳統。我們認定聖</w:t>
      </w:r>
      <w:r>
        <w:rPr>
          <w:color w:val="231F20"/>
          <w:w w:val="102"/>
          <w:sz w:val="20"/>
        </w:rPr>
        <w:t>經為真理的主要的來源，因為聖經將基督顯明給我們，並帶給我們明白救恩的所有必需的信息。</w:t>
      </w:r>
    </w:p>
    <w:p w14:paraId="5516BB23" w14:textId="77777777" w:rsidR="003345E9" w:rsidRDefault="007169A0">
      <w:pPr>
        <w:pStyle w:val="a5"/>
        <w:numPr>
          <w:ilvl w:val="1"/>
          <w:numId w:val="10"/>
        </w:numPr>
        <w:tabs>
          <w:tab w:val="left" w:pos="766"/>
        </w:tabs>
        <w:spacing w:line="206" w:lineRule="auto"/>
        <w:ind w:right="111" w:firstLine="408"/>
        <w:jc w:val="both"/>
        <w:rPr>
          <w:sz w:val="20"/>
        </w:rPr>
      </w:pPr>
      <w:r>
        <w:rPr>
          <w:color w:val="231F20"/>
          <w:spacing w:val="2"/>
          <w:w w:val="102"/>
          <w:sz w:val="20"/>
        </w:rPr>
        <w:t>我們是一群聖潔的子民：我們相信神的恩典讓我們不僅僅是罪</w:t>
      </w:r>
      <w:r>
        <w:rPr>
          <w:color w:val="231F20"/>
          <w:w w:val="102"/>
          <w:sz w:val="20"/>
        </w:rPr>
        <w:t>得赦免，並且也能經由信心得到心的潔淨，經由聖靈恩典的工作，我們得以成為聖潔，並得著能力在這個世界上活出像基督的生命。</w:t>
      </w:r>
    </w:p>
    <w:p w14:paraId="64161B1C"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3F1AE28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57046D5" w14:textId="77777777" w:rsidR="003345E9" w:rsidRDefault="007169A0">
      <w:pPr>
        <w:pStyle w:val="a5"/>
        <w:numPr>
          <w:ilvl w:val="1"/>
          <w:numId w:val="10"/>
        </w:numPr>
        <w:tabs>
          <w:tab w:val="left" w:pos="765"/>
        </w:tabs>
        <w:spacing w:before="236" w:line="206" w:lineRule="auto"/>
        <w:ind w:left="119" w:right="16" w:firstLine="408"/>
        <w:rPr>
          <w:sz w:val="20"/>
        </w:rPr>
      </w:pPr>
      <w:r>
        <w:rPr>
          <w:color w:val="231F20"/>
          <w:spacing w:val="2"/>
          <w:w w:val="102"/>
          <w:sz w:val="20"/>
        </w:rPr>
        <w:t>我們是一群被差遣的團隊：我們相信神呼召我們參與宣揚天國</w:t>
      </w:r>
      <w:r>
        <w:rPr>
          <w:color w:val="231F20"/>
          <w:spacing w:val="-16"/>
          <w:w w:val="102"/>
          <w:sz w:val="20"/>
        </w:rPr>
        <w:t>和好的福音。經由宣講、慈惠與公義的工作並經由培育追隨耶穌的門徒，</w:t>
      </w:r>
      <w:r>
        <w:rPr>
          <w:color w:val="231F20"/>
          <w:w w:val="102"/>
          <w:sz w:val="20"/>
        </w:rPr>
        <w:t>達成宣揚福音的目的。</w:t>
      </w:r>
    </w:p>
    <w:p w14:paraId="3F5A164C" w14:textId="77777777" w:rsidR="003345E9" w:rsidRDefault="007169A0">
      <w:pPr>
        <w:pStyle w:val="a3"/>
        <w:spacing w:line="206" w:lineRule="auto"/>
        <w:ind w:left="119" w:right="115" w:firstLine="408"/>
      </w:pPr>
      <w:r>
        <w:rPr>
          <w:color w:val="231F20"/>
          <w:spacing w:val="-12"/>
        </w:rPr>
        <w:t>地區監督向座堂牧師：【】牧師，現在請你提出即將組成教會的創</w:t>
      </w:r>
      <w:r>
        <w:rPr>
          <w:color w:val="231F20"/>
          <w:spacing w:val="-2"/>
        </w:rPr>
        <w:t>始會友名單。</w:t>
      </w:r>
    </w:p>
    <w:p w14:paraId="7E162EEF" w14:textId="77777777" w:rsidR="003345E9" w:rsidRDefault="007169A0">
      <w:pPr>
        <w:pStyle w:val="a3"/>
        <w:spacing w:line="206" w:lineRule="auto"/>
        <w:ind w:left="119" w:right="15" w:firstLine="408"/>
      </w:pPr>
      <w:r>
        <w:rPr>
          <w:color w:val="231F20"/>
          <w:w w:val="102"/>
        </w:rPr>
        <w:t>座堂牧師：地區監督，這是我的榮幸向您提出本教會的創會會友，</w:t>
      </w:r>
      <w:r>
        <w:rPr>
          <w:color w:val="231F20"/>
          <w:spacing w:val="3"/>
          <w:w w:val="102"/>
        </w:rPr>
        <w:t>我推薦他們成為您在基督裡的兄弟姊妹，他們願意以身為宣聖會一份</w:t>
      </w:r>
      <w:r>
        <w:rPr>
          <w:color w:val="231F20"/>
          <w:spacing w:val="-6"/>
          <w:w w:val="102"/>
        </w:rPr>
        <w:t>子的身份委身在我們共同的使命之下。</w:t>
      </w:r>
      <w:r>
        <w:rPr>
          <w:color w:val="231F20"/>
          <w:w w:val="102"/>
        </w:rPr>
        <w:t>（座堂牧師宣讀每一成員或家族的名稱）</w:t>
      </w:r>
    </w:p>
    <w:p w14:paraId="3413720C" w14:textId="77777777" w:rsidR="003345E9" w:rsidRDefault="007169A0">
      <w:pPr>
        <w:pStyle w:val="a3"/>
        <w:spacing w:line="206" w:lineRule="auto"/>
        <w:ind w:left="119" w:right="117" w:firstLine="408"/>
      </w:pPr>
      <w:r>
        <w:rPr>
          <w:color w:val="231F20"/>
          <w:spacing w:val="1"/>
          <w:w w:val="102"/>
        </w:rPr>
        <w:t>地區監督：弟兄姊妹們，我邀請您們再次確認你們成為會友的誓言—你們願意承認基督耶穌為你們個人的主及救主嗎？</w:t>
      </w:r>
    </w:p>
    <w:p w14:paraId="690B0D80" w14:textId="77777777" w:rsidR="003345E9" w:rsidRDefault="007169A0">
      <w:pPr>
        <w:pStyle w:val="a3"/>
        <w:spacing w:line="206" w:lineRule="auto"/>
        <w:ind w:left="527" w:right="2278"/>
      </w:pPr>
      <w:r>
        <w:rPr>
          <w:color w:val="231F20"/>
          <w:spacing w:val="-2"/>
        </w:rPr>
        <w:t>你是否也知道相信祂現在已經拯救你了？回答：我憑著信心承認。</w:t>
      </w:r>
    </w:p>
    <w:p w14:paraId="6811CADA" w14:textId="77777777" w:rsidR="003345E9" w:rsidRDefault="007169A0">
      <w:pPr>
        <w:pStyle w:val="a3"/>
        <w:spacing w:line="206" w:lineRule="auto"/>
        <w:ind w:left="527" w:right="2278"/>
      </w:pPr>
      <w:r>
        <w:rPr>
          <w:color w:val="231F20"/>
          <w:spacing w:val="-2"/>
        </w:rPr>
        <w:t>你們願意承認宣聖會共同的信仰告白嗎？回答：我願意承認。</w:t>
      </w:r>
    </w:p>
    <w:p w14:paraId="0DA007DB" w14:textId="77777777" w:rsidR="003345E9" w:rsidRDefault="007169A0">
      <w:pPr>
        <w:pStyle w:val="a3"/>
        <w:spacing w:line="206" w:lineRule="auto"/>
        <w:ind w:left="119" w:right="18" w:firstLine="408"/>
        <w:jc w:val="both"/>
      </w:pPr>
      <w:r>
        <w:rPr>
          <w:color w:val="231F20"/>
          <w:spacing w:val="3"/>
          <w:w w:val="102"/>
        </w:rPr>
        <w:t>你們願意將自己交託在宣聖會這個團契當中，並且與神在宣聖會</w:t>
      </w:r>
      <w:r>
        <w:rPr>
          <w:color w:val="231F20"/>
          <w:w w:val="102"/>
        </w:rPr>
        <w:t>的工作，呈現在『基督徒品格公約』以及『基督徒行為公約』這兩份文件中的信念立約嗎？你們是否願意謙卑地工作，以敬虔的言語和聖</w:t>
      </w:r>
      <w:r>
        <w:rPr>
          <w:color w:val="231F20"/>
          <w:spacing w:val="-1"/>
          <w:w w:val="102"/>
        </w:rPr>
        <w:t>潔的服事，竭力地榮耀神？你們是否願忠誠地奉獻，忠心地出席聚會，遠離一切惡事，誠懇地尋求心靈全然的聖潔，過敬虔的生活？</w:t>
      </w:r>
    </w:p>
    <w:p w14:paraId="4F5A1D4C" w14:textId="77777777" w:rsidR="003345E9" w:rsidRDefault="007169A0">
      <w:pPr>
        <w:pStyle w:val="a3"/>
        <w:spacing w:line="304" w:lineRule="exact"/>
        <w:ind w:left="527"/>
      </w:pPr>
      <w:r>
        <w:rPr>
          <w:color w:val="231F20"/>
          <w:spacing w:val="-2"/>
        </w:rPr>
        <w:t>回答：我願意。</w:t>
      </w:r>
    </w:p>
    <w:p w14:paraId="4F22C40D" w14:textId="77777777" w:rsidR="003345E9" w:rsidRDefault="007169A0">
      <w:pPr>
        <w:pStyle w:val="a3"/>
        <w:spacing w:line="206" w:lineRule="auto"/>
        <w:ind w:left="119" w:right="111" w:firstLine="408"/>
        <w:jc w:val="both"/>
      </w:pPr>
      <w:r>
        <w:rPr>
          <w:color w:val="231F20"/>
          <w:w w:val="102"/>
        </w:rPr>
        <w:t>地區監督：因此，藉著教會授與我，身為地區監督的權柄，我宣</w:t>
      </w:r>
      <w:r>
        <w:rPr>
          <w:color w:val="231F20"/>
          <w:spacing w:val="1"/>
          <w:w w:val="102"/>
        </w:rPr>
        <w:t>佈宣聖會【】教會正式成立。歡迎你們加入宣聖會這一個全球性的大</w:t>
      </w:r>
      <w:r>
        <w:rPr>
          <w:color w:val="231F20"/>
          <w:w w:val="102"/>
        </w:rPr>
        <w:t>家庭。願主因著祂的恩典每天供給你們行做他祂旨意的美好事物。並願基督的平安與你們同在。</w:t>
      </w:r>
    </w:p>
    <w:p w14:paraId="03C7FF97" w14:textId="77777777" w:rsidR="003345E9" w:rsidRDefault="007169A0">
      <w:pPr>
        <w:pStyle w:val="2"/>
        <w:numPr>
          <w:ilvl w:val="0"/>
          <w:numId w:val="10"/>
        </w:numPr>
        <w:tabs>
          <w:tab w:val="left" w:pos="922"/>
        </w:tabs>
        <w:spacing w:before="44"/>
        <w:ind w:hanging="562"/>
      </w:pPr>
      <w:r>
        <w:rPr>
          <w:color w:val="231F20"/>
          <w:spacing w:val="-3"/>
        </w:rPr>
        <w:t>獻堂典禮</w:t>
      </w:r>
    </w:p>
    <w:p w14:paraId="2AA507AB" w14:textId="77777777" w:rsidR="003345E9" w:rsidRDefault="007169A0">
      <w:pPr>
        <w:pStyle w:val="a3"/>
        <w:spacing w:before="47" w:line="206" w:lineRule="auto"/>
        <w:ind w:right="15" w:firstLine="408"/>
      </w:pPr>
      <w:r>
        <w:rPr>
          <w:color w:val="231F20"/>
          <w:w w:val="102"/>
        </w:rPr>
        <w:t>傳道人：藉著主大能的手，並靠祂奇妙的恩典和力量，使我們能</w:t>
      </w:r>
      <w:r>
        <w:rPr>
          <w:color w:val="231F20"/>
          <w:spacing w:val="4"/>
          <w:w w:val="102"/>
        </w:rPr>
        <w:t>成功地完成建堂工作，榮耀祂的名。現在我們在神面前奉獻這房子，作為服事祂的國度之用。</w:t>
      </w:r>
    </w:p>
    <w:p w14:paraId="1823ED5C" w14:textId="77777777" w:rsidR="003345E9" w:rsidRDefault="007169A0">
      <w:pPr>
        <w:pStyle w:val="a3"/>
        <w:spacing w:line="206" w:lineRule="auto"/>
        <w:ind w:right="15" w:firstLine="408"/>
      </w:pPr>
      <w:r>
        <w:rPr>
          <w:color w:val="231F20"/>
          <w:spacing w:val="5"/>
          <w:w w:val="102"/>
        </w:rPr>
        <w:t>願榮耀歸給賞賜各樣美善恩賜的父神，尊貴歸給我主耶穌基督，並將讚美歸給聖靈，光、生命和能力的源頭──我們至聖的神。</w:t>
      </w:r>
    </w:p>
    <w:p w14:paraId="3555ABC7" w14:textId="77777777" w:rsidR="003345E9" w:rsidRDefault="003345E9">
      <w:pPr>
        <w:pStyle w:val="a3"/>
        <w:spacing w:line="206" w:lineRule="auto"/>
        <w:sectPr w:rsidR="003345E9">
          <w:pgSz w:w="8640" w:h="12960"/>
          <w:pgMar w:top="480" w:right="1080" w:bottom="1180" w:left="1080" w:header="0" w:footer="997" w:gutter="0"/>
          <w:cols w:space="720"/>
        </w:sectPr>
      </w:pPr>
    </w:p>
    <w:p w14:paraId="32ABC477" w14:textId="77777777" w:rsidR="003345E9" w:rsidRDefault="007169A0">
      <w:pPr>
        <w:pStyle w:val="a3"/>
        <w:spacing w:before="50"/>
        <w:ind w:left="0"/>
        <w:jc w:val="center"/>
      </w:pPr>
      <w:r>
        <w:rPr>
          <w:color w:val="231F20"/>
          <w:spacing w:val="-5"/>
        </w:rPr>
        <w:lastRenderedPageBreak/>
        <w:t>禮儀</w:t>
      </w:r>
    </w:p>
    <w:p w14:paraId="029CD48A" w14:textId="77777777" w:rsidR="003345E9" w:rsidRDefault="007169A0">
      <w:pPr>
        <w:pStyle w:val="a3"/>
        <w:spacing w:before="201" w:line="347" w:lineRule="exact"/>
        <w:ind w:left="528"/>
      </w:pPr>
      <w:r>
        <w:rPr>
          <w:color w:val="231F20"/>
          <w:spacing w:val="-1"/>
        </w:rPr>
        <w:t>會眾：現在我們謹以歡喜、感謝和謙卑的心，奉獻這房子。</w:t>
      </w:r>
    </w:p>
    <w:p w14:paraId="5592544D" w14:textId="77777777" w:rsidR="003345E9" w:rsidRDefault="007169A0">
      <w:pPr>
        <w:pStyle w:val="a3"/>
        <w:spacing w:before="10" w:line="206" w:lineRule="auto"/>
        <w:ind w:right="117" w:firstLine="408"/>
      </w:pPr>
      <w:r>
        <w:rPr>
          <w:color w:val="231F20"/>
          <w:w w:val="102"/>
        </w:rPr>
        <w:t>傳道人：我們要記念曾經用愛心服事教會而已榮歸天家的人，因著他們的努力，我們現在才能有這個產業。</w:t>
      </w:r>
    </w:p>
    <w:p w14:paraId="69B8E138" w14:textId="77777777" w:rsidR="003345E9" w:rsidRDefault="007169A0">
      <w:pPr>
        <w:pStyle w:val="a3"/>
        <w:spacing w:line="206" w:lineRule="auto"/>
        <w:ind w:right="111" w:firstLine="408"/>
      </w:pPr>
      <w:r>
        <w:rPr>
          <w:color w:val="231F20"/>
          <w:spacing w:val="2"/>
          <w:w w:val="102"/>
        </w:rPr>
        <w:t>會眾：我們謹以感謝的心奉獻這座房子</w:t>
      </w:r>
      <w:r>
        <w:rPr>
          <w:color w:val="231F20"/>
          <w:spacing w:val="5"/>
          <w:w w:val="102"/>
        </w:rPr>
        <w:t>（</w:t>
      </w:r>
      <w:r>
        <w:rPr>
          <w:color w:val="231F20"/>
          <w:spacing w:val="1"/>
          <w:w w:val="102"/>
        </w:rPr>
        <w:t>聖堂、教育大樓、交誼</w:t>
      </w:r>
      <w:r>
        <w:rPr>
          <w:color w:val="231F20"/>
          <w:w w:val="102"/>
        </w:rPr>
        <w:t>廳等等</w:t>
      </w:r>
      <w:r>
        <w:rPr>
          <w:color w:val="231F20"/>
          <w:spacing w:val="-102"/>
          <w:w w:val="102"/>
        </w:rPr>
        <w:t>）</w:t>
      </w:r>
      <w:r>
        <w:rPr>
          <w:color w:val="231F20"/>
          <w:w w:val="102"/>
        </w:rPr>
        <w:t>。</w:t>
      </w:r>
    </w:p>
    <w:p w14:paraId="74A50A9D" w14:textId="77777777" w:rsidR="003345E9" w:rsidRDefault="007169A0">
      <w:pPr>
        <w:pStyle w:val="a3"/>
        <w:spacing w:line="206" w:lineRule="auto"/>
        <w:ind w:right="117" w:firstLine="408"/>
      </w:pPr>
      <w:r>
        <w:rPr>
          <w:color w:val="231F20"/>
          <w:w w:val="102"/>
        </w:rPr>
        <w:t>傳道人：為了以禱告和唱詩敬拜神，為了傳講神的話，為了教導聖經，為了眾聖徒的交通。</w:t>
      </w:r>
    </w:p>
    <w:p w14:paraId="7A95311A" w14:textId="77777777" w:rsidR="003345E9" w:rsidRDefault="007169A0">
      <w:pPr>
        <w:pStyle w:val="a3"/>
        <w:spacing w:line="308" w:lineRule="exact"/>
        <w:ind w:left="528"/>
      </w:pPr>
      <w:r>
        <w:rPr>
          <w:color w:val="231F20"/>
          <w:spacing w:val="-1"/>
        </w:rPr>
        <w:t>會眾：我們虔誠地奉獻這座神的殿。</w:t>
      </w:r>
    </w:p>
    <w:p w14:paraId="4889AD41" w14:textId="77777777" w:rsidR="003345E9" w:rsidRDefault="007169A0">
      <w:pPr>
        <w:pStyle w:val="a3"/>
        <w:spacing w:before="4" w:line="206" w:lineRule="auto"/>
        <w:ind w:right="111" w:firstLine="408"/>
      </w:pPr>
      <w:r>
        <w:rPr>
          <w:color w:val="231F20"/>
          <w:spacing w:val="-1"/>
          <w:w w:val="102"/>
        </w:rPr>
        <w:t>傳道人：為了安慰憂傷、剛強軟弱之人、幫助受試探的人，給予</w:t>
      </w:r>
      <w:r>
        <w:rPr>
          <w:color w:val="231F20"/>
          <w:w w:val="102"/>
        </w:rPr>
        <w:t>遭遇困難的人鼓勵和希望。</w:t>
      </w:r>
    </w:p>
    <w:p w14:paraId="64C8655C" w14:textId="77777777" w:rsidR="003345E9" w:rsidRDefault="007169A0">
      <w:pPr>
        <w:pStyle w:val="a3"/>
        <w:spacing w:line="308" w:lineRule="exact"/>
        <w:ind w:left="528"/>
      </w:pPr>
      <w:r>
        <w:rPr>
          <w:color w:val="231F20"/>
          <w:spacing w:val="-1"/>
        </w:rPr>
        <w:t>會眾：我們奉獻這地方作為交通和禱告之用途。</w:t>
      </w:r>
    </w:p>
    <w:p w14:paraId="76E576F3" w14:textId="77777777" w:rsidR="003345E9" w:rsidRDefault="007169A0">
      <w:pPr>
        <w:pStyle w:val="a3"/>
        <w:spacing w:before="10" w:line="206" w:lineRule="auto"/>
        <w:ind w:right="117" w:firstLine="408"/>
      </w:pPr>
      <w:r>
        <w:rPr>
          <w:color w:val="231F20"/>
          <w:w w:val="102"/>
        </w:rPr>
        <w:t>傳道人：為了分享罪得赦免的福音，為了宣揚神聖潔的言語，為了教導神的公義，並為了服事他人。</w:t>
      </w:r>
    </w:p>
    <w:p w14:paraId="5C114422" w14:textId="77777777" w:rsidR="003345E9" w:rsidRDefault="007169A0">
      <w:pPr>
        <w:pStyle w:val="a3"/>
        <w:spacing w:line="308" w:lineRule="exact"/>
        <w:ind w:left="528"/>
      </w:pPr>
      <w:r>
        <w:rPr>
          <w:color w:val="231F20"/>
          <w:spacing w:val="-1"/>
        </w:rPr>
        <w:t>會眾：我們誠心獻上這房子。</w:t>
      </w:r>
    </w:p>
    <w:p w14:paraId="1D6FAFEF" w14:textId="77777777" w:rsidR="003345E9" w:rsidRDefault="007169A0">
      <w:pPr>
        <w:pStyle w:val="a3"/>
        <w:spacing w:before="9" w:line="206" w:lineRule="auto"/>
        <w:ind w:right="15" w:firstLine="408"/>
      </w:pPr>
      <w:r>
        <w:rPr>
          <w:color w:val="231F20"/>
          <w:spacing w:val="1"/>
          <w:w w:val="102"/>
        </w:rPr>
        <w:t>傳道人與會眾同聲：我們是與神同工的，現在我們同心協力再次</w:t>
      </w:r>
      <w:r>
        <w:rPr>
          <w:color w:val="231F20"/>
          <w:w w:val="102"/>
        </w:rPr>
        <w:t>將自己獻上，為了更崇高和聖潔的目標，我們願將這座房子分別為聖。</w:t>
      </w:r>
      <w:r>
        <w:rPr>
          <w:color w:val="231F20"/>
          <w:spacing w:val="-14"/>
          <w:w w:val="102"/>
        </w:rPr>
        <w:t>我們立誓願竭誠的奉獻，做忠心的管家，殷勤的服事，直到世界的末了，</w:t>
      </w:r>
      <w:r>
        <w:rPr>
          <w:color w:val="231F20"/>
          <w:w w:val="102"/>
        </w:rPr>
        <w:t>使主名在這裡得榮耀，使祂的國度擴展，奉主耶穌基督的名，阿們。</w:t>
      </w:r>
    </w:p>
    <w:p w14:paraId="60BD26A9" w14:textId="77777777" w:rsidR="003345E9" w:rsidRDefault="003345E9">
      <w:pPr>
        <w:pStyle w:val="a3"/>
        <w:spacing w:line="206" w:lineRule="auto"/>
        <w:sectPr w:rsidR="003345E9">
          <w:pgSz w:w="8640" w:h="12960"/>
          <w:pgMar w:top="480" w:right="1080" w:bottom="1180" w:left="1080" w:header="0" w:footer="997" w:gutter="0"/>
          <w:cols w:space="720"/>
        </w:sectPr>
      </w:pPr>
    </w:p>
    <w:p w14:paraId="5380FC2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6557CEB" w14:textId="77777777" w:rsidR="003345E9" w:rsidRDefault="003345E9">
      <w:pPr>
        <w:pStyle w:val="a3"/>
        <w:spacing w:before="147"/>
        <w:ind w:left="0"/>
      </w:pPr>
    </w:p>
    <w:p w14:paraId="68A611AB" w14:textId="77777777" w:rsidR="003345E9" w:rsidRDefault="007169A0">
      <w:pPr>
        <w:pStyle w:val="1"/>
        <w:spacing w:before="0"/>
      </w:pPr>
      <w:r>
        <w:rPr>
          <w:color w:val="231F20"/>
        </w:rPr>
        <w:t>第十篇表格（略</w:t>
      </w:r>
      <w:r>
        <w:rPr>
          <w:color w:val="231F20"/>
          <w:spacing w:val="-10"/>
        </w:rPr>
        <w:t>）</w:t>
      </w:r>
    </w:p>
    <w:p w14:paraId="4600C635" w14:textId="77777777" w:rsidR="003345E9" w:rsidRDefault="007169A0">
      <w:pPr>
        <w:pStyle w:val="a3"/>
        <w:spacing w:before="64"/>
        <w:ind w:left="528"/>
      </w:pPr>
      <w:r>
        <w:rPr>
          <w:color w:val="231F20"/>
          <w:spacing w:val="-1"/>
        </w:rPr>
        <w:t>按國際總會決定本篇不用翻譯</w:t>
      </w:r>
    </w:p>
    <w:p w14:paraId="26C0A71D" w14:textId="77777777" w:rsidR="003345E9" w:rsidRDefault="007169A0">
      <w:pPr>
        <w:spacing w:before="366"/>
        <w:ind w:left="360"/>
        <w:rPr>
          <w:b/>
          <w:sz w:val="24"/>
        </w:rPr>
      </w:pPr>
      <w:r>
        <w:rPr>
          <w:b/>
          <w:color w:val="231F20"/>
          <w:spacing w:val="-2"/>
          <w:w w:val="110"/>
          <w:sz w:val="24"/>
        </w:rPr>
        <w:t>第十一篇附錄</w:t>
      </w:r>
    </w:p>
    <w:p w14:paraId="47D7BE6E" w14:textId="77777777" w:rsidR="003345E9" w:rsidRDefault="007169A0">
      <w:pPr>
        <w:spacing w:before="112" w:line="300" w:lineRule="auto"/>
        <w:ind w:left="360" w:right="3719"/>
        <w:rPr>
          <w:b/>
          <w:sz w:val="24"/>
        </w:rPr>
      </w:pPr>
      <w:r>
        <w:rPr>
          <w:b/>
          <w:color w:val="231F20"/>
          <w:spacing w:val="-2"/>
          <w:sz w:val="24"/>
        </w:rPr>
        <w:t>第一章總會職員（略</w:t>
      </w:r>
      <w:r>
        <w:rPr>
          <w:b/>
          <w:color w:val="231F20"/>
          <w:spacing w:val="-181"/>
          <w:sz w:val="24"/>
        </w:rPr>
        <w:t>）</w:t>
      </w:r>
      <w:r>
        <w:rPr>
          <w:b/>
          <w:color w:val="231F20"/>
          <w:spacing w:val="-2"/>
          <w:sz w:val="24"/>
        </w:rPr>
        <w:t>第二章行政委員會、</w:t>
      </w:r>
      <w:r>
        <w:rPr>
          <w:b/>
          <w:color w:val="231F20"/>
          <w:spacing w:val="40"/>
          <w:sz w:val="24"/>
        </w:rPr>
        <w:t xml:space="preserve"> </w:t>
      </w:r>
      <w:r>
        <w:rPr>
          <w:b/>
          <w:color w:val="231F20"/>
          <w:spacing w:val="-2"/>
          <w:sz w:val="24"/>
        </w:rPr>
        <w:t>會議和教育機構（略）</w:t>
      </w:r>
    </w:p>
    <w:p w14:paraId="3AB152F6" w14:textId="77777777" w:rsidR="003345E9" w:rsidRDefault="007169A0">
      <w:pPr>
        <w:spacing w:before="347" w:line="758" w:lineRule="exact"/>
        <w:ind w:left="120"/>
        <w:rPr>
          <w:sz w:val="46"/>
        </w:rPr>
      </w:pPr>
      <w:r>
        <w:rPr>
          <w:color w:val="231F20"/>
          <w:spacing w:val="-4"/>
          <w:sz w:val="46"/>
        </w:rPr>
        <w:t>第九篇</w:t>
      </w:r>
    </w:p>
    <w:p w14:paraId="3FC86868" w14:textId="77777777" w:rsidR="003345E9" w:rsidRDefault="007169A0">
      <w:pPr>
        <w:spacing w:before="113" w:line="153" w:lineRule="auto"/>
        <w:ind w:left="120" w:right="485" w:firstLine="360"/>
        <w:rPr>
          <w:sz w:val="46"/>
        </w:rPr>
      </w:pPr>
      <w:r>
        <w:rPr>
          <w:color w:val="231F20"/>
          <w:spacing w:val="-4"/>
          <w:sz w:val="46"/>
        </w:rPr>
        <w:t xml:space="preserve">憲章 </w:t>
      </w:r>
      <w:r>
        <w:rPr>
          <w:color w:val="231F20"/>
          <w:sz w:val="46"/>
        </w:rPr>
        <w:t>&amp;</w:t>
      </w:r>
      <w:r>
        <w:rPr>
          <w:color w:val="231F20"/>
          <w:spacing w:val="-7"/>
          <w:sz w:val="46"/>
        </w:rPr>
        <w:t xml:space="preserve"> 事工計劃 / 憲法 / 規</w:t>
      </w:r>
      <w:r>
        <w:rPr>
          <w:color w:val="231F20"/>
          <w:spacing w:val="-10"/>
          <w:sz w:val="46"/>
        </w:rPr>
        <w:t>章</w:t>
      </w:r>
    </w:p>
    <w:p w14:paraId="065A2ABD" w14:textId="77777777" w:rsidR="003345E9" w:rsidRDefault="007169A0">
      <w:pPr>
        <w:spacing w:before="51" w:line="199" w:lineRule="auto"/>
        <w:ind w:left="480" w:right="3237"/>
        <w:rPr>
          <w:sz w:val="46"/>
        </w:rPr>
      </w:pPr>
      <w:r>
        <w:rPr>
          <w:color w:val="231F20"/>
          <w:spacing w:val="-2"/>
          <w:sz w:val="46"/>
        </w:rPr>
        <w:t>國際青年團契國際宣道團契</w:t>
      </w:r>
    </w:p>
    <w:p w14:paraId="4C2636AD" w14:textId="77777777" w:rsidR="003345E9" w:rsidRDefault="007169A0">
      <w:pPr>
        <w:spacing w:line="756" w:lineRule="exact"/>
        <w:ind w:left="480"/>
        <w:rPr>
          <w:sz w:val="46"/>
        </w:rPr>
      </w:pPr>
      <w:r>
        <w:rPr>
          <w:color w:val="231F20"/>
          <w:spacing w:val="-2"/>
          <w:sz w:val="46"/>
        </w:rPr>
        <w:t>宣聖會門徒訓練事工</w:t>
      </w:r>
    </w:p>
    <w:p w14:paraId="710C7684" w14:textId="77777777" w:rsidR="003345E9" w:rsidRDefault="003345E9">
      <w:pPr>
        <w:spacing w:line="756" w:lineRule="exact"/>
        <w:rPr>
          <w:sz w:val="46"/>
        </w:rPr>
        <w:sectPr w:rsidR="003345E9">
          <w:pgSz w:w="8640" w:h="12960"/>
          <w:pgMar w:top="480" w:right="1080" w:bottom="1180" w:left="1080" w:header="0" w:footer="997" w:gutter="0"/>
          <w:cols w:space="720"/>
        </w:sectPr>
      </w:pPr>
    </w:p>
    <w:p w14:paraId="062BA6D5" w14:textId="77777777" w:rsidR="003345E9" w:rsidRDefault="007169A0">
      <w:pPr>
        <w:pStyle w:val="a3"/>
        <w:spacing w:before="50"/>
        <w:ind w:left="0"/>
        <w:jc w:val="center"/>
      </w:pPr>
      <w:r>
        <w:rPr>
          <w:color w:val="231F20"/>
          <w:spacing w:val="-5"/>
        </w:rPr>
        <w:lastRenderedPageBreak/>
        <w:t>禮儀</w:t>
      </w:r>
    </w:p>
    <w:p w14:paraId="53ABFD0A" w14:textId="77777777" w:rsidR="003345E9" w:rsidRDefault="007169A0">
      <w:pPr>
        <w:pStyle w:val="1"/>
      </w:pPr>
      <w:r>
        <w:rPr>
          <w:color w:val="231F20"/>
          <w:spacing w:val="-2"/>
          <w:w w:val="105"/>
        </w:rPr>
        <w:t>第一章國際青年團契</w:t>
      </w:r>
    </w:p>
    <w:p w14:paraId="0817434D" w14:textId="77777777" w:rsidR="003345E9" w:rsidRDefault="007169A0">
      <w:pPr>
        <w:pStyle w:val="a5"/>
        <w:numPr>
          <w:ilvl w:val="0"/>
          <w:numId w:val="9"/>
        </w:numPr>
        <w:tabs>
          <w:tab w:val="left" w:pos="1816"/>
        </w:tabs>
        <w:spacing w:before="183"/>
        <w:ind w:hanging="456"/>
        <w:jc w:val="left"/>
        <w:rPr>
          <w:b/>
          <w:sz w:val="20"/>
        </w:rPr>
      </w:pPr>
      <w:r>
        <w:rPr>
          <w:b/>
          <w:color w:val="231F20"/>
          <w:sz w:val="20"/>
        </w:rPr>
        <w:t>國際青年團契（</w:t>
      </w:r>
      <w:r>
        <w:rPr>
          <w:b/>
          <w:color w:val="231F20"/>
          <w:spacing w:val="12"/>
          <w:sz w:val="20"/>
        </w:rPr>
        <w:t xml:space="preserve">以下簡稱 </w:t>
      </w:r>
      <w:r>
        <w:rPr>
          <w:b/>
          <w:color w:val="231F20"/>
          <w:sz w:val="20"/>
        </w:rPr>
        <w:t>NYI）</w:t>
      </w:r>
      <w:r>
        <w:rPr>
          <w:b/>
          <w:color w:val="231F20"/>
          <w:spacing w:val="-5"/>
          <w:sz w:val="20"/>
        </w:rPr>
        <w:t>憲章</w:t>
      </w:r>
    </w:p>
    <w:p w14:paraId="7F7D8C34" w14:textId="77777777" w:rsidR="003345E9" w:rsidRDefault="007169A0">
      <w:pPr>
        <w:spacing w:before="66" w:line="347" w:lineRule="exact"/>
        <w:ind w:left="27"/>
        <w:rPr>
          <w:b/>
          <w:sz w:val="20"/>
        </w:rPr>
      </w:pPr>
      <w:r>
        <w:rPr>
          <w:b/>
          <w:color w:val="231F20"/>
          <w:spacing w:val="-1"/>
          <w:sz w:val="20"/>
        </w:rPr>
        <w:t>「不可叫人小看你年輕，總要在言語、行為、愛心、信心、清潔上，都</w:t>
      </w:r>
    </w:p>
    <w:p w14:paraId="0E789FAE" w14:textId="77777777" w:rsidR="003345E9" w:rsidRDefault="007169A0">
      <w:pPr>
        <w:spacing w:line="316" w:lineRule="exact"/>
        <w:ind w:left="1933"/>
        <w:rPr>
          <w:b/>
          <w:sz w:val="20"/>
        </w:rPr>
      </w:pPr>
      <w:r>
        <w:rPr>
          <w:b/>
          <w:color w:val="231F20"/>
          <w:spacing w:val="-26"/>
          <w:sz w:val="20"/>
        </w:rPr>
        <w:t>作信徒的榜樣。」</w:t>
      </w:r>
      <w:r>
        <w:rPr>
          <w:b/>
          <w:color w:val="231F20"/>
          <w:sz w:val="20"/>
        </w:rPr>
        <w:t>（</w:t>
      </w:r>
      <w:r>
        <w:rPr>
          <w:b/>
          <w:color w:val="231F20"/>
          <w:spacing w:val="12"/>
          <w:sz w:val="20"/>
        </w:rPr>
        <w:t xml:space="preserve">提前四 </w:t>
      </w:r>
      <w:r>
        <w:rPr>
          <w:b/>
          <w:color w:val="231F20"/>
          <w:spacing w:val="-5"/>
          <w:sz w:val="20"/>
        </w:rPr>
        <w:t>12）</w:t>
      </w:r>
    </w:p>
    <w:p w14:paraId="44928232" w14:textId="77777777" w:rsidR="003345E9" w:rsidRDefault="007169A0">
      <w:pPr>
        <w:pStyle w:val="a5"/>
        <w:numPr>
          <w:ilvl w:val="1"/>
          <w:numId w:val="9"/>
        </w:numPr>
        <w:tabs>
          <w:tab w:val="left" w:pos="784"/>
        </w:tabs>
        <w:spacing w:line="325" w:lineRule="exact"/>
        <w:ind w:left="784" w:hanging="664"/>
        <w:rPr>
          <w:b/>
          <w:sz w:val="20"/>
        </w:rPr>
      </w:pPr>
      <w:r>
        <w:rPr>
          <w:b/>
          <w:color w:val="231F20"/>
          <w:spacing w:val="-2"/>
          <w:sz w:val="20"/>
        </w:rPr>
        <w:t>我們的使命</w:t>
      </w:r>
    </w:p>
    <w:p w14:paraId="4399838B" w14:textId="77777777" w:rsidR="003345E9" w:rsidRDefault="007169A0">
      <w:pPr>
        <w:pStyle w:val="a3"/>
        <w:spacing w:line="319" w:lineRule="exact"/>
        <w:ind w:left="359"/>
        <w:jc w:val="both"/>
      </w:pPr>
      <w:r>
        <w:rPr>
          <w:color w:val="231F20"/>
        </w:rPr>
        <w:t>NYI</w:t>
      </w:r>
      <w:r>
        <w:rPr>
          <w:color w:val="231F20"/>
          <w:spacing w:val="56"/>
          <w:w w:val="150"/>
        </w:rPr>
        <w:t xml:space="preserve"> </w:t>
      </w:r>
      <w:r>
        <w:rPr>
          <w:color w:val="231F20"/>
          <w:spacing w:val="-1"/>
        </w:rPr>
        <w:t>的使命是呼召我們的世代在基督裡生活有力。</w:t>
      </w:r>
    </w:p>
    <w:p w14:paraId="73583AFE" w14:textId="77777777" w:rsidR="003345E9" w:rsidRDefault="007169A0">
      <w:pPr>
        <w:pStyle w:val="3"/>
        <w:numPr>
          <w:ilvl w:val="1"/>
          <w:numId w:val="9"/>
        </w:numPr>
        <w:tabs>
          <w:tab w:val="left" w:pos="784"/>
        </w:tabs>
        <w:spacing w:line="322" w:lineRule="exact"/>
        <w:ind w:left="784" w:hanging="664"/>
      </w:pPr>
      <w:r>
        <w:rPr>
          <w:color w:val="231F20"/>
          <w:spacing w:val="-2"/>
        </w:rPr>
        <w:t>我們的契友</w:t>
      </w:r>
    </w:p>
    <w:p w14:paraId="1ADC17C3" w14:textId="77777777" w:rsidR="003345E9" w:rsidRDefault="007169A0">
      <w:pPr>
        <w:pStyle w:val="a3"/>
        <w:spacing w:before="9" w:line="206" w:lineRule="auto"/>
        <w:ind w:left="359" w:right="115"/>
        <w:jc w:val="both"/>
      </w:pPr>
      <w:r>
        <w:rPr>
          <w:color w:val="231F20"/>
        </w:rPr>
        <w:t>NYI 契友包括一切參與國際青年事工，接受我們所宣告的異象和價</w:t>
      </w:r>
      <w:r>
        <w:rPr>
          <w:color w:val="231F20"/>
          <w:spacing w:val="-4"/>
        </w:rPr>
        <w:t>值</w:t>
      </w:r>
      <w:r>
        <w:rPr>
          <w:rFonts w:ascii="Noto Serif SC" w:eastAsia="Noto Serif SC"/>
          <w:color w:val="231F20"/>
          <w:spacing w:val="-4"/>
        </w:rPr>
        <w:t>观</w:t>
      </w:r>
      <w:r>
        <w:rPr>
          <w:color w:val="231F20"/>
          <w:spacing w:val="-4"/>
        </w:rPr>
        <w:t>者。</w:t>
      </w:r>
    </w:p>
    <w:p w14:paraId="0888667D" w14:textId="77777777" w:rsidR="003345E9" w:rsidRDefault="007169A0">
      <w:pPr>
        <w:pStyle w:val="3"/>
        <w:numPr>
          <w:ilvl w:val="1"/>
          <w:numId w:val="9"/>
        </w:numPr>
        <w:tabs>
          <w:tab w:val="left" w:pos="784"/>
        </w:tabs>
        <w:spacing w:line="308" w:lineRule="exact"/>
        <w:ind w:left="784" w:hanging="664"/>
      </w:pPr>
      <w:r>
        <w:rPr>
          <w:color w:val="231F20"/>
          <w:spacing w:val="-2"/>
        </w:rPr>
        <w:t>我們的異象</w:t>
      </w:r>
    </w:p>
    <w:p w14:paraId="73D08A4C" w14:textId="77777777" w:rsidR="003345E9" w:rsidRDefault="007169A0">
      <w:pPr>
        <w:pStyle w:val="a3"/>
        <w:spacing w:before="9" w:line="206" w:lineRule="auto"/>
        <w:ind w:left="359" w:right="116"/>
        <w:jc w:val="both"/>
      </w:pPr>
      <w:r>
        <w:rPr>
          <w:color w:val="231F20"/>
          <w:w w:val="102"/>
        </w:rPr>
        <w:t>宣聖會相信青年人乃是教會不可或缺的一部份。NYI</w:t>
      </w:r>
      <w:r>
        <w:rPr>
          <w:color w:val="231F20"/>
        </w:rPr>
        <w:t xml:space="preserve"> </w:t>
      </w:r>
      <w:r>
        <w:rPr>
          <w:color w:val="231F20"/>
          <w:spacing w:val="2"/>
          <w:w w:val="102"/>
        </w:rPr>
        <w:t>的存在是要引</w:t>
      </w:r>
      <w:r>
        <w:rPr>
          <w:color w:val="231F20"/>
          <w:spacing w:val="1"/>
          <w:w w:val="102"/>
        </w:rPr>
        <w:t>領青年人進入與耶穌基督的終身關係，並幫助他們在門徒之旅中不</w:t>
      </w:r>
      <w:r>
        <w:rPr>
          <w:color w:val="231F20"/>
          <w:w w:val="102"/>
        </w:rPr>
        <w:t>斷成長，參與基督徒事奉。</w:t>
      </w:r>
    </w:p>
    <w:p w14:paraId="22566AFD" w14:textId="77777777" w:rsidR="003345E9" w:rsidRDefault="007169A0">
      <w:pPr>
        <w:pStyle w:val="3"/>
        <w:numPr>
          <w:ilvl w:val="1"/>
          <w:numId w:val="9"/>
        </w:numPr>
        <w:tabs>
          <w:tab w:val="left" w:pos="784"/>
        </w:tabs>
        <w:spacing w:line="307" w:lineRule="exact"/>
        <w:ind w:left="784" w:hanging="664"/>
      </w:pPr>
      <w:r>
        <w:rPr>
          <w:color w:val="231F20"/>
          <w:spacing w:val="-2"/>
        </w:rPr>
        <w:t>我們的價值觀</w:t>
      </w:r>
    </w:p>
    <w:p w14:paraId="68533C9B" w14:textId="77777777" w:rsidR="003345E9" w:rsidRDefault="007169A0">
      <w:pPr>
        <w:pStyle w:val="a3"/>
        <w:tabs>
          <w:tab w:val="left" w:pos="960"/>
        </w:tabs>
        <w:spacing w:line="320" w:lineRule="exact"/>
        <w:ind w:left="552"/>
      </w:pPr>
      <w:r>
        <w:rPr>
          <w:color w:val="231F20"/>
          <w:spacing w:val="-10"/>
        </w:rPr>
        <w:t>➀</w:t>
      </w:r>
      <w:r>
        <w:rPr>
          <w:color w:val="231F20"/>
        </w:rPr>
        <w:tab/>
      </w:r>
      <w:r>
        <w:rPr>
          <w:color w:val="231F20"/>
          <w:spacing w:val="-1"/>
        </w:rPr>
        <w:t>我們看重青年人……在神的國度裡舉足輕重。</w:t>
      </w:r>
    </w:p>
    <w:p w14:paraId="5C48F833" w14:textId="77777777" w:rsidR="003345E9" w:rsidRDefault="007169A0">
      <w:pPr>
        <w:pStyle w:val="a3"/>
        <w:tabs>
          <w:tab w:val="left" w:pos="960"/>
        </w:tabs>
        <w:spacing w:line="320" w:lineRule="exact"/>
        <w:ind w:left="552"/>
      </w:pPr>
      <w:r>
        <w:rPr>
          <w:color w:val="231F20"/>
          <w:spacing w:val="-10"/>
        </w:rPr>
        <w:t>➁</w:t>
      </w:r>
      <w:r>
        <w:rPr>
          <w:color w:val="231F20"/>
        </w:rPr>
        <w:tab/>
      </w:r>
      <w:r>
        <w:rPr>
          <w:color w:val="231F20"/>
          <w:spacing w:val="-1"/>
        </w:rPr>
        <w:t>我們看重聖經……神對我們生命不變的真理。</w:t>
      </w:r>
    </w:p>
    <w:p w14:paraId="766699F6" w14:textId="77777777" w:rsidR="003345E9" w:rsidRDefault="007169A0">
      <w:pPr>
        <w:pStyle w:val="a3"/>
        <w:tabs>
          <w:tab w:val="left" w:pos="960"/>
        </w:tabs>
        <w:spacing w:line="320" w:lineRule="exact"/>
        <w:ind w:left="552"/>
      </w:pPr>
      <w:r>
        <w:rPr>
          <w:color w:val="231F20"/>
          <w:spacing w:val="-10"/>
        </w:rPr>
        <w:t>➂</w:t>
      </w:r>
      <w:r>
        <w:rPr>
          <w:color w:val="231F20"/>
        </w:rPr>
        <w:tab/>
      </w:r>
      <w:r>
        <w:rPr>
          <w:color w:val="231F20"/>
          <w:spacing w:val="-1"/>
        </w:rPr>
        <w:t>我們看重祈禱……與天父積極互動交通。</w:t>
      </w:r>
    </w:p>
    <w:p w14:paraId="592D5F9D" w14:textId="77777777" w:rsidR="003345E9" w:rsidRDefault="007169A0">
      <w:pPr>
        <w:pStyle w:val="a3"/>
        <w:tabs>
          <w:tab w:val="left" w:pos="960"/>
        </w:tabs>
        <w:spacing w:before="9" w:line="206" w:lineRule="auto"/>
        <w:ind w:left="960" w:right="115" w:hanging="408"/>
      </w:pPr>
      <w:r>
        <w:rPr>
          <w:color w:val="231F20"/>
          <w:w w:val="102"/>
        </w:rPr>
        <w:t>➃</w:t>
      </w:r>
      <w:r>
        <w:rPr>
          <w:color w:val="231F20"/>
        </w:rPr>
        <w:tab/>
      </w:r>
      <w:r>
        <w:rPr>
          <w:color w:val="231F20"/>
          <w:w w:val="102"/>
        </w:rPr>
        <w:t>我們看重教會……全球聖潔信心社群，文化有別，但在基督裡為一。</w:t>
      </w:r>
    </w:p>
    <w:p w14:paraId="3CB9DD95" w14:textId="77777777" w:rsidR="003345E9" w:rsidRDefault="007169A0">
      <w:pPr>
        <w:pStyle w:val="a3"/>
        <w:tabs>
          <w:tab w:val="left" w:pos="960"/>
        </w:tabs>
        <w:spacing w:line="206" w:lineRule="auto"/>
        <w:ind w:left="960" w:right="117" w:hanging="408"/>
      </w:pPr>
      <w:r>
        <w:rPr>
          <w:color w:val="231F20"/>
          <w:w w:val="102"/>
        </w:rPr>
        <w:t>➄</w:t>
      </w:r>
      <w:r>
        <w:rPr>
          <w:color w:val="231F20"/>
        </w:rPr>
        <w:tab/>
      </w:r>
      <w:r>
        <w:rPr>
          <w:color w:val="231F20"/>
          <w:spacing w:val="1"/>
          <w:w w:val="102"/>
        </w:rPr>
        <w:t>我們看重崇拜……與親密的上帝有深刻的相交，並由此產生</w:t>
      </w:r>
      <w:r>
        <w:rPr>
          <w:color w:val="231F20"/>
          <w:w w:val="102"/>
        </w:rPr>
        <w:t>生命的改變。</w:t>
      </w:r>
    </w:p>
    <w:p w14:paraId="417664E9" w14:textId="77777777" w:rsidR="003345E9" w:rsidRDefault="007169A0">
      <w:pPr>
        <w:pStyle w:val="a3"/>
        <w:tabs>
          <w:tab w:val="left" w:pos="960"/>
        </w:tabs>
        <w:spacing w:line="308" w:lineRule="exact"/>
        <w:ind w:left="552"/>
      </w:pPr>
      <w:r>
        <w:rPr>
          <w:color w:val="231F20"/>
          <w:spacing w:val="-10"/>
        </w:rPr>
        <w:t>➅</w:t>
      </w:r>
      <w:r>
        <w:rPr>
          <w:color w:val="231F20"/>
        </w:rPr>
        <w:tab/>
      </w:r>
      <w:r>
        <w:rPr>
          <w:color w:val="231F20"/>
          <w:spacing w:val="-1"/>
        </w:rPr>
        <w:t>我們看重門訓……學像基督的生活方式。</w:t>
      </w:r>
    </w:p>
    <w:p w14:paraId="760A18EE" w14:textId="77777777" w:rsidR="003345E9" w:rsidRDefault="007169A0">
      <w:pPr>
        <w:pStyle w:val="a3"/>
        <w:tabs>
          <w:tab w:val="left" w:pos="960"/>
        </w:tabs>
        <w:spacing w:before="8" w:line="206" w:lineRule="auto"/>
        <w:ind w:left="960" w:right="117" w:hanging="408"/>
      </w:pPr>
      <w:r>
        <w:rPr>
          <w:color w:val="231F20"/>
          <w:w w:val="102"/>
        </w:rPr>
        <w:t>➆</w:t>
      </w:r>
      <w:r>
        <w:rPr>
          <w:color w:val="231F20"/>
        </w:rPr>
        <w:tab/>
      </w:r>
      <w:r>
        <w:rPr>
          <w:color w:val="231F20"/>
          <w:spacing w:val="1"/>
          <w:w w:val="102"/>
        </w:rPr>
        <w:t>我們看重社群……建立幫助我們彼此連結、且與神連接的關</w:t>
      </w:r>
      <w:r>
        <w:rPr>
          <w:color w:val="231F20"/>
          <w:w w:val="102"/>
        </w:rPr>
        <w:t>係。</w:t>
      </w:r>
    </w:p>
    <w:p w14:paraId="7C6B5DF0" w14:textId="77777777" w:rsidR="003345E9" w:rsidRDefault="007169A0">
      <w:pPr>
        <w:pStyle w:val="a3"/>
        <w:tabs>
          <w:tab w:val="left" w:pos="960"/>
        </w:tabs>
        <w:spacing w:line="308" w:lineRule="exact"/>
        <w:ind w:left="552"/>
      </w:pPr>
      <w:r>
        <w:rPr>
          <w:color w:val="231F20"/>
          <w:spacing w:val="-10"/>
        </w:rPr>
        <w:t>➇</w:t>
      </w:r>
      <w:r>
        <w:rPr>
          <w:color w:val="231F20"/>
        </w:rPr>
        <w:tab/>
      </w:r>
      <w:r>
        <w:rPr>
          <w:color w:val="231F20"/>
          <w:spacing w:val="-1"/>
        </w:rPr>
        <w:t>我們看重事工……將上帝的恩典遍傳人間。</w:t>
      </w:r>
    </w:p>
    <w:p w14:paraId="3DFFCD94" w14:textId="77777777" w:rsidR="003345E9" w:rsidRDefault="007169A0">
      <w:pPr>
        <w:pStyle w:val="a3"/>
        <w:tabs>
          <w:tab w:val="left" w:pos="960"/>
        </w:tabs>
        <w:spacing w:line="320" w:lineRule="exact"/>
        <w:ind w:left="552"/>
      </w:pPr>
      <w:r>
        <w:rPr>
          <w:color w:val="231F20"/>
          <w:spacing w:val="-10"/>
        </w:rPr>
        <w:t>➈</w:t>
      </w:r>
      <w:r>
        <w:rPr>
          <w:color w:val="231F20"/>
        </w:rPr>
        <w:tab/>
      </w:r>
      <w:r>
        <w:rPr>
          <w:color w:val="231F20"/>
          <w:spacing w:val="-1"/>
        </w:rPr>
        <w:t>我們看重見證……在言行舉止上分享上帝的愛。</w:t>
      </w:r>
    </w:p>
    <w:p w14:paraId="197E7751" w14:textId="77777777" w:rsidR="003345E9" w:rsidRDefault="007169A0">
      <w:pPr>
        <w:pStyle w:val="a3"/>
        <w:tabs>
          <w:tab w:val="left" w:pos="960"/>
        </w:tabs>
        <w:spacing w:before="9" w:line="206" w:lineRule="auto"/>
        <w:ind w:left="960" w:right="16" w:hanging="408"/>
      </w:pPr>
      <w:r>
        <w:rPr>
          <w:color w:val="231F20"/>
          <w:w w:val="102"/>
        </w:rPr>
        <w:t>➉</w:t>
      </w:r>
      <w:r>
        <w:rPr>
          <w:color w:val="231F20"/>
        </w:rPr>
        <w:tab/>
      </w:r>
      <w:r>
        <w:rPr>
          <w:color w:val="231F20"/>
          <w:spacing w:val="3"/>
          <w:w w:val="102"/>
        </w:rPr>
        <w:t>我們看重聖潔……這是一種恩典之工，神藉著聖靈的工作，使我們在身份和行為上彰顯基督。</w:t>
      </w:r>
    </w:p>
    <w:p w14:paraId="23B41C05" w14:textId="77777777" w:rsidR="003345E9" w:rsidRDefault="007169A0">
      <w:pPr>
        <w:pStyle w:val="a3"/>
        <w:spacing w:line="206" w:lineRule="auto"/>
        <w:ind w:right="117"/>
      </w:pPr>
      <w:r>
        <w:rPr>
          <w:color w:val="231F20"/>
        </w:rPr>
        <w:t>這些價值觀是聖潔生活的重要課題，應反映在教會每一層次的 NYI 生活和事工上（</w:t>
      </w:r>
      <w:r>
        <w:rPr>
          <w:color w:val="231F20"/>
          <w:spacing w:val="-1"/>
        </w:rPr>
        <w:t>請參閱「宣聖會手冊」之“信條”部分，以詳細瞭解我</w:t>
      </w:r>
    </w:p>
    <w:p w14:paraId="4FA3AB21" w14:textId="77777777" w:rsidR="003345E9" w:rsidRDefault="003345E9">
      <w:pPr>
        <w:pStyle w:val="a3"/>
        <w:spacing w:line="206" w:lineRule="auto"/>
        <w:sectPr w:rsidR="003345E9">
          <w:pgSz w:w="8640" w:h="12960"/>
          <w:pgMar w:top="480" w:right="1080" w:bottom="1180" w:left="1080" w:header="0" w:footer="997" w:gutter="0"/>
          <w:cols w:space="720"/>
        </w:sectPr>
      </w:pPr>
    </w:p>
    <w:p w14:paraId="54E8FD7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951587D" w14:textId="77777777" w:rsidR="003345E9" w:rsidRDefault="007169A0">
      <w:pPr>
        <w:pStyle w:val="a3"/>
        <w:spacing w:before="201" w:line="346" w:lineRule="exact"/>
      </w:pPr>
      <w:r>
        <w:rPr>
          <w:color w:val="231F20"/>
        </w:rPr>
        <w:t>們的價值觀</w:t>
      </w:r>
      <w:r>
        <w:rPr>
          <w:color w:val="231F20"/>
          <w:spacing w:val="-102"/>
        </w:rPr>
        <w:t>）</w:t>
      </w:r>
      <w:r>
        <w:rPr>
          <w:color w:val="231F20"/>
          <w:spacing w:val="-1"/>
        </w:rPr>
        <w:t>。在反思這些價值觀的時候，我們認同下列指導原則：</w:t>
      </w:r>
    </w:p>
    <w:p w14:paraId="10BC701B" w14:textId="77777777" w:rsidR="003345E9" w:rsidRDefault="007169A0">
      <w:pPr>
        <w:pStyle w:val="3"/>
        <w:numPr>
          <w:ilvl w:val="1"/>
          <w:numId w:val="9"/>
        </w:numPr>
        <w:tabs>
          <w:tab w:val="left" w:pos="784"/>
        </w:tabs>
        <w:spacing w:line="322" w:lineRule="exact"/>
        <w:ind w:left="784" w:hanging="664"/>
      </w:pPr>
      <w:r>
        <w:rPr>
          <w:color w:val="231F20"/>
          <w:spacing w:val="-2"/>
        </w:rPr>
        <w:t>我們的指導原則</w:t>
      </w:r>
    </w:p>
    <w:p w14:paraId="2825743B" w14:textId="77777777" w:rsidR="003345E9" w:rsidRDefault="007169A0">
      <w:pPr>
        <w:tabs>
          <w:tab w:val="left" w:pos="960"/>
        </w:tabs>
        <w:spacing w:line="346" w:lineRule="exact"/>
        <w:ind w:left="552"/>
        <w:rPr>
          <w:b/>
          <w:sz w:val="20"/>
        </w:rPr>
      </w:pPr>
      <w:r>
        <w:rPr>
          <w:color w:val="231F20"/>
          <w:spacing w:val="-10"/>
          <w:sz w:val="20"/>
        </w:rPr>
        <w:t>➀</w:t>
      </w:r>
      <w:r>
        <w:rPr>
          <w:color w:val="231F20"/>
          <w:sz w:val="20"/>
        </w:rPr>
        <w:tab/>
      </w:r>
      <w:r>
        <w:rPr>
          <w:b/>
          <w:color w:val="231F20"/>
          <w:sz w:val="20"/>
        </w:rPr>
        <w:t>NYI</w:t>
      </w:r>
      <w:r>
        <w:rPr>
          <w:b/>
          <w:color w:val="231F20"/>
          <w:spacing w:val="1"/>
          <w:sz w:val="20"/>
        </w:rPr>
        <w:t xml:space="preserve"> 為青年而設</w:t>
      </w:r>
    </w:p>
    <w:p w14:paraId="3FE8CCA8" w14:textId="77777777" w:rsidR="003345E9" w:rsidRDefault="007169A0">
      <w:pPr>
        <w:pStyle w:val="a3"/>
        <w:spacing w:before="103" w:line="206" w:lineRule="auto"/>
        <w:ind w:left="960" w:right="16"/>
      </w:pPr>
      <w:r>
        <w:rPr>
          <w:color w:val="231F20"/>
          <w:w w:val="102"/>
        </w:rPr>
        <w:t>NYI</w:t>
      </w:r>
      <w:r>
        <w:rPr>
          <w:color w:val="231F20"/>
          <w:spacing w:val="1"/>
        </w:rPr>
        <w:t xml:space="preserve"> </w:t>
      </w:r>
      <w:r>
        <w:rPr>
          <w:color w:val="231F20"/>
          <w:spacing w:val="4"/>
          <w:w w:val="102"/>
        </w:rPr>
        <w:t>的存在是為了要吸引、裝備和授權青年人在神國服事，並促進他們融入宣聖會。</w:t>
      </w:r>
    </w:p>
    <w:p w14:paraId="61001EF9" w14:textId="77777777" w:rsidR="003345E9" w:rsidRDefault="007169A0">
      <w:pPr>
        <w:pStyle w:val="3"/>
        <w:tabs>
          <w:tab w:val="left" w:pos="960"/>
        </w:tabs>
        <w:spacing w:before="81" w:line="240" w:lineRule="auto"/>
        <w:ind w:left="552"/>
      </w:pPr>
      <w:r>
        <w:rPr>
          <w:b w:val="0"/>
          <w:color w:val="231F20"/>
          <w:spacing w:val="-10"/>
        </w:rPr>
        <w:t>➁</w:t>
      </w:r>
      <w:r>
        <w:rPr>
          <w:b w:val="0"/>
          <w:color w:val="231F20"/>
        </w:rPr>
        <w:tab/>
      </w:r>
      <w:r>
        <w:rPr>
          <w:color w:val="231F20"/>
        </w:rPr>
        <w:t>NYI</w:t>
      </w:r>
      <w:r>
        <w:rPr>
          <w:color w:val="231F20"/>
          <w:spacing w:val="1"/>
        </w:rPr>
        <w:t xml:space="preserve"> 專注於基督</w:t>
      </w:r>
    </w:p>
    <w:p w14:paraId="5CB11D68" w14:textId="77777777" w:rsidR="003345E9" w:rsidRDefault="007169A0">
      <w:pPr>
        <w:pStyle w:val="a3"/>
        <w:spacing w:before="103" w:line="206" w:lineRule="auto"/>
        <w:ind w:left="960" w:right="111"/>
      </w:pPr>
      <w:r>
        <w:rPr>
          <w:color w:val="231F20"/>
          <w:spacing w:val="2"/>
          <w:w w:val="102"/>
        </w:rPr>
        <w:t>基督是我們身份的核心，上帝的話是我們一切行動的權威依</w:t>
      </w:r>
      <w:r>
        <w:rPr>
          <w:color w:val="231F20"/>
          <w:w w:val="102"/>
        </w:rPr>
        <w:t>據，而聖潔是我們的生活模式。</w:t>
      </w:r>
    </w:p>
    <w:p w14:paraId="11C20EA7" w14:textId="77777777" w:rsidR="003345E9" w:rsidRDefault="007169A0">
      <w:pPr>
        <w:pStyle w:val="3"/>
        <w:tabs>
          <w:tab w:val="left" w:pos="960"/>
        </w:tabs>
        <w:spacing w:before="81" w:line="240" w:lineRule="auto"/>
        <w:ind w:left="552"/>
      </w:pPr>
      <w:r>
        <w:rPr>
          <w:b w:val="0"/>
          <w:color w:val="231F20"/>
          <w:spacing w:val="-10"/>
        </w:rPr>
        <w:t>➂</w:t>
      </w:r>
      <w:r>
        <w:rPr>
          <w:b w:val="0"/>
          <w:color w:val="231F20"/>
        </w:rPr>
        <w:tab/>
      </w:r>
      <w:r>
        <w:rPr>
          <w:color w:val="231F20"/>
        </w:rPr>
        <w:t>NYI</w:t>
      </w:r>
      <w:r>
        <w:rPr>
          <w:color w:val="231F20"/>
          <w:spacing w:val="-1"/>
        </w:rPr>
        <w:t xml:space="preserve"> 建立在地方教會之青年關係事工上</w:t>
      </w:r>
    </w:p>
    <w:p w14:paraId="5CB8D769" w14:textId="77777777" w:rsidR="003345E9" w:rsidRDefault="007169A0">
      <w:pPr>
        <w:pStyle w:val="a3"/>
        <w:spacing w:before="102" w:line="206" w:lineRule="auto"/>
        <w:ind w:left="960" w:right="109"/>
        <w:jc w:val="both"/>
      </w:pPr>
      <w:r>
        <w:rPr>
          <w:color w:val="231F20"/>
          <w:spacing w:val="9"/>
          <w:w w:val="102"/>
        </w:rPr>
        <w:t>有效服事在地方教會的青年人對</w:t>
      </w:r>
      <w:r>
        <w:rPr>
          <w:color w:val="231F20"/>
          <w:spacing w:val="2"/>
        </w:rPr>
        <w:t xml:space="preserve"> </w:t>
      </w:r>
      <w:r>
        <w:rPr>
          <w:color w:val="231F20"/>
          <w:w w:val="102"/>
        </w:rPr>
        <w:t>NYI</w:t>
      </w:r>
      <w:r>
        <w:rPr>
          <w:color w:val="231F20"/>
          <w:spacing w:val="2"/>
        </w:rPr>
        <w:t xml:space="preserve"> </w:t>
      </w:r>
      <w:r>
        <w:rPr>
          <w:color w:val="231F20"/>
          <w:spacing w:val="8"/>
          <w:w w:val="102"/>
        </w:rPr>
        <w:t>的健康和活力非常重</w:t>
      </w:r>
      <w:r>
        <w:rPr>
          <w:color w:val="231F20"/>
          <w:w w:val="102"/>
        </w:rPr>
        <w:t>要。關係和接地氣的事工是宣聖會青年事工的基礎，引導青年人邁向基督裡的靈性成熟。</w:t>
      </w:r>
    </w:p>
    <w:p w14:paraId="3A2CC092" w14:textId="77777777" w:rsidR="003345E9" w:rsidRDefault="007169A0">
      <w:pPr>
        <w:pStyle w:val="3"/>
        <w:spacing w:before="80" w:line="240" w:lineRule="auto"/>
        <w:ind w:left="552"/>
        <w:jc w:val="both"/>
      </w:pPr>
      <w:r>
        <w:rPr>
          <w:b w:val="0"/>
          <w:color w:val="231F20"/>
          <w:spacing w:val="44"/>
        </w:rPr>
        <w:t xml:space="preserve">➃  </w:t>
      </w:r>
      <w:r>
        <w:rPr>
          <w:color w:val="231F20"/>
        </w:rPr>
        <w:t>NYI</w:t>
      </w:r>
      <w:r>
        <w:rPr>
          <w:color w:val="231F20"/>
          <w:spacing w:val="-1"/>
        </w:rPr>
        <w:t xml:space="preserve"> 培養和輔導青年領袖</w:t>
      </w:r>
    </w:p>
    <w:p w14:paraId="61E46A51" w14:textId="77777777" w:rsidR="003345E9" w:rsidRDefault="007169A0">
      <w:pPr>
        <w:pStyle w:val="a3"/>
        <w:spacing w:before="103" w:line="206" w:lineRule="auto"/>
        <w:ind w:left="960" w:right="116"/>
        <w:jc w:val="both"/>
      </w:pPr>
      <w:r>
        <w:rPr>
          <w:color w:val="231F20"/>
          <w:w w:val="102"/>
        </w:rPr>
        <w:t>NYI</w:t>
      </w:r>
      <w:r>
        <w:rPr>
          <w:color w:val="231F20"/>
        </w:rPr>
        <w:t xml:space="preserve"> </w:t>
      </w:r>
      <w:r>
        <w:rPr>
          <w:color w:val="231F20"/>
          <w:spacing w:val="2"/>
          <w:w w:val="102"/>
        </w:rPr>
        <w:t>提供機會給嶄露頭角的領袖在滋養和支持的環境內發展</w:t>
      </w:r>
      <w:r>
        <w:rPr>
          <w:color w:val="231F20"/>
          <w:spacing w:val="1"/>
          <w:w w:val="102"/>
        </w:rPr>
        <w:t>並使用恩賜，由此確保宣聖會擁有堅實的領導儲備。領袖訓</w:t>
      </w:r>
      <w:r>
        <w:rPr>
          <w:color w:val="231F20"/>
          <w:w w:val="102"/>
        </w:rPr>
        <w:t>練、互助監督以及事工的評估和修正機制皆為</w:t>
      </w:r>
      <w:r>
        <w:rPr>
          <w:color w:val="231F20"/>
          <w:spacing w:val="-1"/>
        </w:rPr>
        <w:t xml:space="preserve"> </w:t>
      </w:r>
      <w:r>
        <w:rPr>
          <w:color w:val="231F20"/>
          <w:w w:val="102"/>
        </w:rPr>
        <w:t>NYI</w:t>
      </w:r>
      <w:r>
        <w:rPr>
          <w:color w:val="231F20"/>
          <w:spacing w:val="-1"/>
        </w:rPr>
        <w:t xml:space="preserve"> </w:t>
      </w:r>
      <w:r>
        <w:rPr>
          <w:color w:val="231F20"/>
          <w:w w:val="102"/>
        </w:rPr>
        <w:t>的重要功能。</w:t>
      </w:r>
    </w:p>
    <w:p w14:paraId="12CF97FF" w14:textId="77777777" w:rsidR="003345E9" w:rsidRDefault="007169A0">
      <w:pPr>
        <w:spacing w:before="79"/>
        <w:ind w:left="552"/>
        <w:jc w:val="both"/>
        <w:rPr>
          <w:b/>
          <w:sz w:val="20"/>
        </w:rPr>
      </w:pPr>
      <w:r>
        <w:rPr>
          <w:color w:val="231F20"/>
          <w:spacing w:val="41"/>
          <w:sz w:val="20"/>
        </w:rPr>
        <w:t xml:space="preserve">➄  </w:t>
      </w:r>
      <w:r>
        <w:rPr>
          <w:b/>
          <w:color w:val="231F20"/>
          <w:sz w:val="20"/>
        </w:rPr>
        <w:t>NYI</w:t>
      </w:r>
      <w:r>
        <w:rPr>
          <w:b/>
          <w:color w:val="231F20"/>
          <w:spacing w:val="-2"/>
          <w:sz w:val="20"/>
        </w:rPr>
        <w:t xml:space="preserve"> 得授權來領導</w:t>
      </w:r>
    </w:p>
    <w:p w14:paraId="4106BAB3" w14:textId="77777777" w:rsidR="003345E9" w:rsidRDefault="007169A0">
      <w:pPr>
        <w:pStyle w:val="a3"/>
        <w:spacing w:before="103" w:line="206" w:lineRule="auto"/>
        <w:ind w:left="960" w:right="16"/>
      </w:pPr>
      <w:r>
        <w:rPr>
          <w:color w:val="231F20"/>
          <w:spacing w:val="11"/>
          <w:w w:val="102"/>
        </w:rPr>
        <w:t xml:space="preserve">相關性的青年事工要求，事工職責和組織決策的責任須由 </w:t>
      </w:r>
      <w:r>
        <w:rPr>
          <w:color w:val="231F20"/>
          <w:w w:val="102"/>
        </w:rPr>
        <w:t>NYI</w:t>
      </w:r>
      <w:r>
        <w:rPr>
          <w:color w:val="231F20"/>
          <w:spacing w:val="1"/>
        </w:rPr>
        <w:t xml:space="preserve"> </w:t>
      </w:r>
      <w:r>
        <w:rPr>
          <w:color w:val="231F20"/>
          <w:spacing w:val="4"/>
          <w:w w:val="102"/>
        </w:rPr>
        <w:t>領袖和各級相應治理組織共同承擔。歸屬感和擁有感、事奉的熱情和參與決策的機會，是</w:t>
      </w:r>
      <w:r>
        <w:rPr>
          <w:color w:val="231F20"/>
          <w:spacing w:val="-1"/>
        </w:rPr>
        <w:t xml:space="preserve"> </w:t>
      </w:r>
      <w:r>
        <w:rPr>
          <w:color w:val="231F20"/>
          <w:w w:val="102"/>
        </w:rPr>
        <w:t>NYI</w:t>
      </w:r>
      <w:r>
        <w:rPr>
          <w:color w:val="231F20"/>
        </w:rPr>
        <w:t xml:space="preserve"> </w:t>
      </w:r>
      <w:r>
        <w:rPr>
          <w:color w:val="231F20"/>
          <w:w w:val="102"/>
        </w:rPr>
        <w:t>授權給青年人的核心要素。</w:t>
      </w:r>
    </w:p>
    <w:p w14:paraId="3A352D2F" w14:textId="77777777" w:rsidR="003345E9" w:rsidRDefault="007169A0">
      <w:pPr>
        <w:pStyle w:val="3"/>
        <w:tabs>
          <w:tab w:val="left" w:pos="960"/>
        </w:tabs>
        <w:spacing w:before="78" w:line="240" w:lineRule="auto"/>
        <w:ind w:left="552"/>
      </w:pPr>
      <w:r>
        <w:rPr>
          <w:b w:val="0"/>
          <w:color w:val="231F20"/>
          <w:spacing w:val="-10"/>
        </w:rPr>
        <w:t>➅</w:t>
      </w:r>
      <w:r>
        <w:rPr>
          <w:b w:val="0"/>
          <w:color w:val="231F20"/>
        </w:rPr>
        <w:tab/>
      </w:r>
      <w:r>
        <w:rPr>
          <w:color w:val="231F20"/>
        </w:rPr>
        <w:t>NYI</w:t>
      </w:r>
      <w:r>
        <w:rPr>
          <w:color w:val="231F20"/>
          <w:spacing w:val="1"/>
        </w:rPr>
        <w:t xml:space="preserve"> 在基督裡異中求同</w:t>
      </w:r>
    </w:p>
    <w:p w14:paraId="25133AD8" w14:textId="77777777" w:rsidR="003345E9" w:rsidRDefault="007169A0">
      <w:pPr>
        <w:pStyle w:val="a3"/>
        <w:spacing w:before="103" w:line="206" w:lineRule="auto"/>
        <w:ind w:left="960" w:right="16"/>
      </w:pPr>
      <w:r>
        <w:rPr>
          <w:color w:val="231F20"/>
          <w:w w:val="102"/>
        </w:rPr>
        <w:t>NYI</w:t>
      </w:r>
      <w:r>
        <w:rPr>
          <w:color w:val="231F20"/>
        </w:rPr>
        <w:t xml:space="preserve"> </w:t>
      </w:r>
      <w:r>
        <w:rPr>
          <w:color w:val="231F20"/>
          <w:w w:val="102"/>
        </w:rPr>
        <w:t>力求瞭解並樂見在語言、膚色、種族、文化、社會經濟</w:t>
      </w:r>
      <w:r>
        <w:rPr>
          <w:color w:val="231F20"/>
          <w:spacing w:val="5"/>
          <w:w w:val="102"/>
        </w:rPr>
        <w:t>階級和性別的不同和多樣性。我們的不同並不會削弱合一，</w:t>
      </w:r>
      <w:r>
        <w:rPr>
          <w:color w:val="231F20"/>
          <w:spacing w:val="3"/>
          <w:w w:val="102"/>
        </w:rPr>
        <w:t>反而會增加我們的潛力和效率。以文化適切的方式分享耶穌</w:t>
      </w:r>
      <w:r>
        <w:rPr>
          <w:color w:val="231F20"/>
          <w:w w:val="102"/>
        </w:rPr>
        <w:t>基督的好消息應該永遠是重中之重的事。</w:t>
      </w:r>
    </w:p>
    <w:p w14:paraId="6DC530FB" w14:textId="77777777" w:rsidR="003345E9" w:rsidRDefault="007169A0">
      <w:pPr>
        <w:pStyle w:val="3"/>
        <w:tabs>
          <w:tab w:val="left" w:pos="960"/>
        </w:tabs>
        <w:spacing w:before="79" w:line="240" w:lineRule="auto"/>
        <w:ind w:left="552"/>
      </w:pPr>
      <w:r>
        <w:rPr>
          <w:b w:val="0"/>
          <w:color w:val="231F20"/>
          <w:spacing w:val="-10"/>
        </w:rPr>
        <w:t>➆</w:t>
      </w:r>
      <w:r>
        <w:rPr>
          <w:b w:val="0"/>
          <w:color w:val="231F20"/>
        </w:rPr>
        <w:tab/>
      </w:r>
      <w:r>
        <w:rPr>
          <w:color w:val="231F20"/>
        </w:rPr>
        <w:t>NYI</w:t>
      </w:r>
      <w:r>
        <w:rPr>
          <w:color w:val="231F20"/>
          <w:spacing w:val="-1"/>
        </w:rPr>
        <w:t xml:space="preserve"> 創造了關係網和合作伙伴關係</w:t>
      </w:r>
    </w:p>
    <w:p w14:paraId="40F4F615" w14:textId="77777777" w:rsidR="003345E9" w:rsidRDefault="003345E9">
      <w:pPr>
        <w:pStyle w:val="3"/>
        <w:spacing w:line="240" w:lineRule="auto"/>
        <w:sectPr w:rsidR="003345E9">
          <w:pgSz w:w="8640" w:h="12960"/>
          <w:pgMar w:top="480" w:right="1080" w:bottom="1180" w:left="1080" w:header="0" w:footer="997" w:gutter="0"/>
          <w:cols w:space="720"/>
        </w:sectPr>
      </w:pPr>
    </w:p>
    <w:p w14:paraId="109168DC" w14:textId="77777777" w:rsidR="003345E9" w:rsidRDefault="007169A0">
      <w:pPr>
        <w:pStyle w:val="a3"/>
        <w:spacing w:before="50"/>
        <w:ind w:left="0"/>
        <w:jc w:val="center"/>
      </w:pPr>
      <w:r>
        <w:rPr>
          <w:color w:val="231F20"/>
          <w:spacing w:val="-5"/>
        </w:rPr>
        <w:lastRenderedPageBreak/>
        <w:t>禮儀</w:t>
      </w:r>
    </w:p>
    <w:p w14:paraId="3570829C" w14:textId="77777777" w:rsidR="003345E9" w:rsidRDefault="007169A0">
      <w:pPr>
        <w:pStyle w:val="a3"/>
        <w:spacing w:before="237" w:line="206" w:lineRule="auto"/>
        <w:ind w:left="960" w:right="115"/>
        <w:jc w:val="both"/>
      </w:pPr>
      <w:r>
        <w:rPr>
          <w:color w:val="231F20"/>
        </w:rPr>
        <w:t>合作的氛圍是 NYI 各層級的關係特徵。教會中彼此的聯絡促進青年成長，也推動他們受委派，參與服事；NYI 積極參與</w:t>
      </w:r>
      <w:r>
        <w:rPr>
          <w:color w:val="231F20"/>
          <w:spacing w:val="-2"/>
        </w:rPr>
        <w:t>這種合作努力。</w:t>
      </w:r>
    </w:p>
    <w:p w14:paraId="384F6779" w14:textId="77777777" w:rsidR="003345E9" w:rsidRDefault="007169A0">
      <w:pPr>
        <w:pStyle w:val="3"/>
        <w:numPr>
          <w:ilvl w:val="1"/>
          <w:numId w:val="9"/>
        </w:numPr>
        <w:tabs>
          <w:tab w:val="left" w:pos="784"/>
        </w:tabs>
        <w:spacing w:before="78" w:line="349" w:lineRule="exact"/>
        <w:ind w:left="784" w:hanging="664"/>
        <w:jc w:val="both"/>
      </w:pPr>
      <w:r>
        <w:rPr>
          <w:color w:val="231F20"/>
          <w:spacing w:val="-2"/>
        </w:rPr>
        <w:t>我們的事工框架</w:t>
      </w:r>
    </w:p>
    <w:p w14:paraId="59416DC3" w14:textId="77777777" w:rsidR="003345E9" w:rsidRDefault="007169A0">
      <w:pPr>
        <w:pStyle w:val="a3"/>
        <w:spacing w:before="9" w:line="206" w:lineRule="auto"/>
        <w:ind w:left="359" w:right="16"/>
      </w:pPr>
      <w:r>
        <w:rPr>
          <w:color w:val="231F20"/>
          <w:w w:val="102"/>
        </w:rPr>
        <w:t>NYI</w:t>
      </w:r>
      <w:r>
        <w:rPr>
          <w:color w:val="231F20"/>
          <w:spacing w:val="-1"/>
        </w:rPr>
        <w:t xml:space="preserve"> </w:t>
      </w:r>
      <w:r>
        <w:rPr>
          <w:color w:val="231F20"/>
          <w:spacing w:val="-5"/>
          <w:w w:val="102"/>
        </w:rPr>
        <w:t>憲章為宣聖會各層級青年事工的組織、計劃、和施行提供基礎。</w:t>
      </w:r>
      <w:r>
        <w:rPr>
          <w:color w:val="231F20"/>
          <w:w w:val="102"/>
        </w:rPr>
        <w:t>我們提供標準的事工計劃，鼓勵地方、地區和區域的</w:t>
      </w:r>
      <w:r>
        <w:rPr>
          <w:color w:val="231F20"/>
          <w:spacing w:val="-1"/>
        </w:rPr>
        <w:t xml:space="preserve"> </w:t>
      </w:r>
      <w:r>
        <w:rPr>
          <w:color w:val="231F20"/>
          <w:w w:val="102"/>
        </w:rPr>
        <w:t>NYI</w:t>
      </w:r>
      <w:r>
        <w:rPr>
          <w:color w:val="231F20"/>
          <w:spacing w:val="-1"/>
        </w:rPr>
        <w:t xml:space="preserve"> </w:t>
      </w:r>
      <w:r>
        <w:rPr>
          <w:color w:val="231F20"/>
          <w:w w:val="102"/>
        </w:rPr>
        <w:t>團體在各</w:t>
      </w:r>
      <w:r>
        <w:rPr>
          <w:color w:val="231F20"/>
          <w:spacing w:val="2"/>
          <w:w w:val="102"/>
        </w:rPr>
        <w:t>自的事工環境中適切因應青年事工的需要。各層級的事工計劃必須</w:t>
      </w:r>
      <w:r>
        <w:rPr>
          <w:color w:val="231F20"/>
          <w:w w:val="102"/>
        </w:rPr>
        <w:t>與</w:t>
      </w:r>
      <w:r>
        <w:rPr>
          <w:color w:val="231F20"/>
          <w:spacing w:val="-1"/>
        </w:rPr>
        <w:t xml:space="preserve"> </w:t>
      </w:r>
      <w:r>
        <w:rPr>
          <w:color w:val="231F20"/>
          <w:w w:val="102"/>
        </w:rPr>
        <w:t>NYI</w:t>
      </w:r>
      <w:r>
        <w:rPr>
          <w:color w:val="231F20"/>
          <w:spacing w:val="-1"/>
        </w:rPr>
        <w:t xml:space="preserve"> </w:t>
      </w:r>
      <w:r>
        <w:rPr>
          <w:color w:val="231F20"/>
          <w:w w:val="102"/>
        </w:rPr>
        <w:t>憲章和「宣聖會手冊」相一致。</w:t>
      </w:r>
    </w:p>
    <w:p w14:paraId="3E1CC5C1" w14:textId="77777777" w:rsidR="003345E9" w:rsidRDefault="007169A0">
      <w:pPr>
        <w:pStyle w:val="3"/>
        <w:numPr>
          <w:ilvl w:val="1"/>
          <w:numId w:val="9"/>
        </w:numPr>
        <w:tabs>
          <w:tab w:val="left" w:pos="784"/>
        </w:tabs>
        <w:spacing w:line="306" w:lineRule="exact"/>
        <w:ind w:left="784" w:hanging="664"/>
        <w:jc w:val="both"/>
      </w:pPr>
      <w:r>
        <w:rPr>
          <w:color w:val="231F20"/>
          <w:spacing w:val="-5"/>
        </w:rPr>
        <w:t>修訂</w:t>
      </w:r>
    </w:p>
    <w:p w14:paraId="70DB56E0" w14:textId="77777777" w:rsidR="003345E9" w:rsidRDefault="007169A0">
      <w:pPr>
        <w:pStyle w:val="a3"/>
        <w:spacing w:before="9" w:line="206" w:lineRule="auto"/>
        <w:ind w:left="359" w:right="108"/>
      </w:pPr>
      <w:r>
        <w:rPr>
          <w:color w:val="231F20"/>
        </w:rPr>
        <w:t>依據全球事工計劃，NYI</w:t>
      </w:r>
      <w:r>
        <w:rPr>
          <w:color w:val="231F20"/>
          <w:spacing w:val="5"/>
        </w:rPr>
        <w:t xml:space="preserve"> 憲章可以通過全球 </w:t>
      </w:r>
      <w:r>
        <w:rPr>
          <w:color w:val="231F20"/>
        </w:rPr>
        <w:t>NYI</w:t>
      </w:r>
      <w:r>
        <w:rPr>
          <w:color w:val="231F20"/>
          <w:spacing w:val="3"/>
        </w:rPr>
        <w:t xml:space="preserve"> 大會核准的決議</w:t>
      </w:r>
      <w:r>
        <w:rPr>
          <w:color w:val="231F20"/>
          <w:spacing w:val="-4"/>
        </w:rPr>
        <w:t>修訂。</w:t>
      </w:r>
    </w:p>
    <w:p w14:paraId="29A0C072" w14:textId="77777777" w:rsidR="003345E9" w:rsidRDefault="007169A0">
      <w:pPr>
        <w:spacing w:before="82"/>
        <w:jc w:val="center"/>
        <w:rPr>
          <w:b/>
          <w:sz w:val="20"/>
        </w:rPr>
      </w:pPr>
      <w:r>
        <w:rPr>
          <w:b/>
          <w:color w:val="231F20"/>
          <w:spacing w:val="-1"/>
          <w:sz w:val="20"/>
        </w:rPr>
        <w:t>一、地方事工計劃模板</w:t>
      </w:r>
    </w:p>
    <w:p w14:paraId="17038CA4" w14:textId="77777777" w:rsidR="003345E9" w:rsidRDefault="007169A0">
      <w:pPr>
        <w:pStyle w:val="2"/>
        <w:spacing w:before="45"/>
        <w:ind w:left="0" w:right="5279"/>
        <w:jc w:val="center"/>
      </w:pPr>
      <w:r>
        <w:rPr>
          <w:color w:val="231F20"/>
          <w:spacing w:val="-5"/>
        </w:rPr>
        <w:t>事工</w:t>
      </w:r>
    </w:p>
    <w:p w14:paraId="7E371E08" w14:textId="77777777" w:rsidR="003345E9" w:rsidRDefault="007169A0">
      <w:pPr>
        <w:pStyle w:val="3"/>
        <w:numPr>
          <w:ilvl w:val="1"/>
          <w:numId w:val="8"/>
        </w:numPr>
        <w:tabs>
          <w:tab w:val="left" w:pos="958"/>
        </w:tabs>
        <w:spacing w:before="10" w:line="347" w:lineRule="exact"/>
        <w:ind w:left="958" w:hanging="838"/>
      </w:pPr>
      <w:r>
        <w:rPr>
          <w:color w:val="231F20"/>
          <w:spacing w:val="-5"/>
        </w:rPr>
        <w:t>佈道</w:t>
      </w:r>
    </w:p>
    <w:p w14:paraId="23880A6D" w14:textId="77777777" w:rsidR="003345E9" w:rsidRDefault="007169A0">
      <w:pPr>
        <w:pStyle w:val="a3"/>
        <w:spacing w:line="322" w:lineRule="exact"/>
        <w:ind w:left="359"/>
        <w:jc w:val="both"/>
      </w:pPr>
      <w:r>
        <w:rPr>
          <w:color w:val="231F20"/>
        </w:rPr>
        <w:t>NYI</w:t>
      </w:r>
      <w:r>
        <w:rPr>
          <w:color w:val="231F20"/>
          <w:spacing w:val="-1"/>
        </w:rPr>
        <w:t xml:space="preserve">  要發展和推行各樣長期的事工和特別活動，帶領青年人歸主。</w:t>
      </w:r>
    </w:p>
    <w:p w14:paraId="3504B244" w14:textId="77777777" w:rsidR="003345E9" w:rsidRDefault="007169A0">
      <w:pPr>
        <w:pStyle w:val="3"/>
        <w:numPr>
          <w:ilvl w:val="1"/>
          <w:numId w:val="8"/>
        </w:numPr>
        <w:tabs>
          <w:tab w:val="left" w:pos="958"/>
        </w:tabs>
        <w:spacing w:line="322" w:lineRule="exact"/>
        <w:ind w:left="958" w:hanging="838"/>
      </w:pPr>
      <w:r>
        <w:rPr>
          <w:color w:val="231F20"/>
          <w:spacing w:val="-3"/>
        </w:rPr>
        <w:t>門徒訓練</w:t>
      </w:r>
    </w:p>
    <w:p w14:paraId="1037BD2A" w14:textId="77777777" w:rsidR="003345E9" w:rsidRDefault="007169A0">
      <w:pPr>
        <w:pStyle w:val="a3"/>
        <w:spacing w:before="9" w:line="206" w:lineRule="auto"/>
        <w:ind w:left="359" w:right="115"/>
        <w:jc w:val="both"/>
      </w:pPr>
      <w:r>
        <w:rPr>
          <w:color w:val="231F20"/>
          <w:w w:val="102"/>
        </w:rPr>
        <w:t>NYI</w:t>
      </w:r>
      <w:r>
        <w:rPr>
          <w:color w:val="231F20"/>
        </w:rPr>
        <w:t xml:space="preserve"> </w:t>
      </w:r>
      <w:r>
        <w:rPr>
          <w:color w:val="231F20"/>
          <w:w w:val="102"/>
        </w:rPr>
        <w:t>要發展和推行各樣長期的事工和特別活動，栽培和鼓勵青年人在基督門徒之旅上不斷成長，在個人靈修、敬拜、团契、事奉和領人歸主等方面不斷長進。</w:t>
      </w:r>
    </w:p>
    <w:p w14:paraId="45609B4C" w14:textId="77777777" w:rsidR="003345E9" w:rsidRDefault="007169A0">
      <w:pPr>
        <w:pStyle w:val="3"/>
        <w:numPr>
          <w:ilvl w:val="1"/>
          <w:numId w:val="8"/>
        </w:numPr>
        <w:tabs>
          <w:tab w:val="left" w:pos="958"/>
        </w:tabs>
        <w:spacing w:line="307" w:lineRule="exact"/>
        <w:ind w:left="958" w:hanging="838"/>
      </w:pPr>
      <w:r>
        <w:rPr>
          <w:color w:val="231F20"/>
          <w:spacing w:val="-3"/>
        </w:rPr>
        <w:t>栽培訓練</w:t>
      </w:r>
    </w:p>
    <w:p w14:paraId="26327E70" w14:textId="77777777" w:rsidR="003345E9" w:rsidRDefault="007169A0">
      <w:pPr>
        <w:pStyle w:val="a3"/>
        <w:spacing w:before="9" w:line="206" w:lineRule="auto"/>
        <w:ind w:left="359" w:right="115"/>
      </w:pPr>
      <w:r>
        <w:rPr>
          <w:color w:val="231F20"/>
        </w:rPr>
        <w:t>NYI 要發展和推行各樣長期的事工和特別活動，引導和裝備青年人</w:t>
      </w:r>
      <w:r>
        <w:rPr>
          <w:color w:val="231F20"/>
          <w:spacing w:val="-2"/>
        </w:rPr>
        <w:t>成為服事基督和祂教會的領袖。</w:t>
      </w:r>
    </w:p>
    <w:p w14:paraId="7A2961A1" w14:textId="77777777" w:rsidR="003345E9" w:rsidRDefault="007169A0">
      <w:pPr>
        <w:pStyle w:val="2"/>
        <w:spacing w:before="60"/>
      </w:pPr>
      <w:r>
        <w:rPr>
          <w:color w:val="231F20"/>
          <w:spacing w:val="-5"/>
        </w:rPr>
        <w:t>修訂</w:t>
      </w:r>
    </w:p>
    <w:p w14:paraId="2093609D" w14:textId="77777777" w:rsidR="003345E9" w:rsidRDefault="007169A0">
      <w:pPr>
        <w:pStyle w:val="3"/>
        <w:numPr>
          <w:ilvl w:val="1"/>
          <w:numId w:val="8"/>
        </w:numPr>
        <w:tabs>
          <w:tab w:val="left" w:pos="958"/>
        </w:tabs>
        <w:spacing w:before="10" w:line="349" w:lineRule="exact"/>
        <w:ind w:left="958" w:hanging="838"/>
      </w:pPr>
      <w:r>
        <w:rPr>
          <w:color w:val="231F20"/>
          <w:spacing w:val="-5"/>
        </w:rPr>
        <w:t>條款</w:t>
      </w:r>
    </w:p>
    <w:p w14:paraId="50EE3C14" w14:textId="77777777" w:rsidR="003345E9" w:rsidRDefault="007169A0">
      <w:pPr>
        <w:pStyle w:val="a3"/>
        <w:tabs>
          <w:tab w:val="left" w:pos="527"/>
        </w:tabs>
        <w:spacing w:before="9" w:line="206" w:lineRule="auto"/>
        <w:ind w:left="528" w:right="16" w:hanging="408"/>
      </w:pPr>
      <w:r>
        <w:rPr>
          <w:color w:val="231F20"/>
          <w:spacing w:val="-10"/>
        </w:rPr>
        <w:t>➀</w:t>
      </w:r>
      <w:r>
        <w:rPr>
          <w:color w:val="231F20"/>
        </w:rPr>
        <w:tab/>
      </w:r>
      <w:r>
        <w:rPr>
          <w:color w:val="231F20"/>
          <w:spacing w:val="1"/>
        </w:rPr>
        <w:t xml:space="preserve">本地方事工計劃旨在提供地方層次的 </w:t>
      </w:r>
      <w:r>
        <w:rPr>
          <w:color w:val="231F20"/>
        </w:rPr>
        <w:t>NYI 有關組織、功能和領導的標準程式。地方 NYI 可以 NYI 的憲章和本會「手冊」為依歸，</w:t>
      </w:r>
      <w:r>
        <w:rPr>
          <w:color w:val="231F20"/>
          <w:spacing w:val="-13"/>
        </w:rPr>
        <w:t>按本地的處境而酬情調整、修訂該計劃，以回應地方青年事工需要。</w:t>
      </w:r>
    </w:p>
    <w:p w14:paraId="5E83AB52" w14:textId="77777777" w:rsidR="003345E9" w:rsidRDefault="007169A0">
      <w:pPr>
        <w:pStyle w:val="a3"/>
        <w:tabs>
          <w:tab w:val="left" w:pos="527"/>
        </w:tabs>
        <w:spacing w:line="306" w:lineRule="exact"/>
      </w:pPr>
      <w:r>
        <w:rPr>
          <w:color w:val="231F20"/>
          <w:spacing w:val="-10"/>
        </w:rPr>
        <w:t>➁</w:t>
      </w:r>
      <w:r>
        <w:rPr>
          <w:color w:val="231F20"/>
        </w:rPr>
        <w:tab/>
      </w:r>
      <w:r>
        <w:rPr>
          <w:color w:val="231F20"/>
          <w:spacing w:val="2"/>
        </w:rPr>
        <w:t xml:space="preserve">本事工計劃未涵蓋的領域，均歸地方 </w:t>
      </w:r>
      <w:r>
        <w:rPr>
          <w:color w:val="231F20"/>
        </w:rPr>
        <w:t>NYI</w:t>
      </w:r>
      <w:r>
        <w:rPr>
          <w:color w:val="231F20"/>
          <w:spacing w:val="4"/>
        </w:rPr>
        <w:t xml:space="preserve"> 議會管轄。</w:t>
      </w:r>
    </w:p>
    <w:p w14:paraId="7C5063BE" w14:textId="77777777" w:rsidR="003345E9" w:rsidRDefault="007169A0">
      <w:pPr>
        <w:pStyle w:val="3"/>
        <w:numPr>
          <w:ilvl w:val="1"/>
          <w:numId w:val="8"/>
        </w:numPr>
        <w:tabs>
          <w:tab w:val="left" w:pos="958"/>
        </w:tabs>
        <w:spacing w:line="322" w:lineRule="exact"/>
        <w:ind w:left="958" w:hanging="838"/>
      </w:pPr>
      <w:r>
        <w:rPr>
          <w:color w:val="231F20"/>
          <w:spacing w:val="-5"/>
        </w:rPr>
        <w:t>程序</w:t>
      </w:r>
    </w:p>
    <w:p w14:paraId="330F7300" w14:textId="77777777" w:rsidR="003345E9" w:rsidRDefault="007169A0">
      <w:pPr>
        <w:pStyle w:val="a3"/>
        <w:tabs>
          <w:tab w:val="left" w:pos="527"/>
        </w:tabs>
        <w:spacing w:line="346" w:lineRule="exact"/>
      </w:pPr>
      <w:r>
        <w:rPr>
          <w:color w:val="231F20"/>
          <w:spacing w:val="-10"/>
        </w:rPr>
        <w:t>➀</w:t>
      </w:r>
      <w:r>
        <w:rPr>
          <w:color w:val="231F20"/>
        </w:rPr>
        <w:tab/>
        <w:t>NYI</w:t>
      </w:r>
      <w:r>
        <w:rPr>
          <w:color w:val="231F20"/>
          <w:spacing w:val="11"/>
        </w:rPr>
        <w:t xml:space="preserve">  議會需訂立、公佈採納和修訂地方事工計劃的程序，並在</w:t>
      </w:r>
    </w:p>
    <w:p w14:paraId="72BB8DF4" w14:textId="77777777" w:rsidR="003345E9" w:rsidRDefault="003345E9">
      <w:pPr>
        <w:pStyle w:val="a3"/>
        <w:spacing w:line="346" w:lineRule="exact"/>
        <w:sectPr w:rsidR="003345E9">
          <w:pgSz w:w="8640" w:h="12960"/>
          <w:pgMar w:top="480" w:right="1080" w:bottom="1180" w:left="1080" w:header="0" w:footer="997" w:gutter="0"/>
          <w:cols w:space="720"/>
        </w:sectPr>
      </w:pPr>
    </w:p>
    <w:p w14:paraId="2041CA5F" w14:textId="77777777" w:rsidR="003345E9" w:rsidRDefault="007169A0">
      <w:pPr>
        <w:pStyle w:val="a3"/>
        <w:spacing w:before="65" w:line="347" w:lineRule="exact"/>
        <w:ind w:left="527"/>
      </w:pPr>
      <w:r>
        <w:rPr>
          <w:color w:val="231F20"/>
        </w:rPr>
        <w:lastRenderedPageBreak/>
        <w:t>NYI</w:t>
      </w:r>
      <w:r>
        <w:rPr>
          <w:color w:val="231F20"/>
          <w:spacing w:val="-1"/>
        </w:rPr>
        <w:t xml:space="preserve"> 年議會開會之前通過所有修訂的動議。</w:t>
      </w:r>
    </w:p>
    <w:p w14:paraId="16FD5463" w14:textId="77777777" w:rsidR="003345E9" w:rsidRDefault="007169A0">
      <w:pPr>
        <w:pStyle w:val="a3"/>
        <w:tabs>
          <w:tab w:val="left" w:pos="527"/>
        </w:tabs>
        <w:spacing w:before="9" w:line="206" w:lineRule="auto"/>
        <w:ind w:left="527" w:right="117" w:hanging="408"/>
      </w:pPr>
      <w:r>
        <w:rPr>
          <w:color w:val="231F20"/>
          <w:spacing w:val="-10"/>
        </w:rPr>
        <w:t>➁</w:t>
      </w:r>
      <w:r>
        <w:rPr>
          <w:color w:val="231F20"/>
        </w:rPr>
        <w:tab/>
        <w:t>所有關於地方事工計劃的修訂案必須於 NYI 年議會前分發給 NYI</w:t>
      </w:r>
      <w:r>
        <w:rPr>
          <w:color w:val="231F20"/>
          <w:spacing w:val="-4"/>
        </w:rPr>
        <w:t>成員。</w:t>
      </w:r>
    </w:p>
    <w:p w14:paraId="0F9B2472" w14:textId="77777777" w:rsidR="003345E9" w:rsidRDefault="007169A0">
      <w:pPr>
        <w:pStyle w:val="a3"/>
        <w:tabs>
          <w:tab w:val="left" w:pos="527"/>
        </w:tabs>
        <w:spacing w:line="206" w:lineRule="auto"/>
        <w:ind w:left="527" w:right="116" w:hanging="408"/>
      </w:pPr>
      <w:r>
        <w:rPr>
          <w:color w:val="231F20"/>
          <w:spacing w:val="-10"/>
        </w:rPr>
        <w:t>➂</w:t>
      </w:r>
      <w:r>
        <w:rPr>
          <w:color w:val="231F20"/>
        </w:rPr>
        <w:tab/>
        <w:t>所有修訂案須所有出席 NYI 年議會三分之二的票決通過，然後提</w:t>
      </w:r>
      <w:r>
        <w:rPr>
          <w:color w:val="231F20"/>
          <w:spacing w:val="-2"/>
        </w:rPr>
        <w:t>交教會委員會核准。</w:t>
      </w:r>
    </w:p>
    <w:p w14:paraId="4DD1F205" w14:textId="77777777" w:rsidR="003345E9" w:rsidRDefault="007169A0">
      <w:pPr>
        <w:pStyle w:val="a3"/>
        <w:tabs>
          <w:tab w:val="left" w:pos="527"/>
        </w:tabs>
        <w:spacing w:line="206" w:lineRule="auto"/>
        <w:ind w:left="527" w:right="118" w:hanging="408"/>
      </w:pPr>
      <w:r>
        <w:rPr>
          <w:color w:val="231F20"/>
          <w:spacing w:val="-10"/>
        </w:rPr>
        <w:t>➃</w:t>
      </w:r>
      <w:r>
        <w:rPr>
          <w:color w:val="231F20"/>
        </w:rPr>
        <w:tab/>
        <w:t>所有修訂案通過後，須在 NYI 年議會閉幕後三十天之內生效。該</w:t>
      </w:r>
      <w:r>
        <w:rPr>
          <w:color w:val="231F20"/>
          <w:spacing w:val="-2"/>
        </w:rPr>
        <w:t>修訂版事工計劃在生效前須以文告公佈。</w:t>
      </w:r>
    </w:p>
    <w:p w14:paraId="0A3E8409" w14:textId="77777777" w:rsidR="003345E9" w:rsidRDefault="007169A0">
      <w:pPr>
        <w:pStyle w:val="2"/>
        <w:spacing w:before="56"/>
      </w:pPr>
      <w:r>
        <w:rPr>
          <w:color w:val="231F20"/>
          <w:spacing w:val="-2"/>
        </w:rPr>
        <w:t>成員和事工焦點</w:t>
      </w:r>
    </w:p>
    <w:p w14:paraId="1B5BF50F" w14:textId="77777777" w:rsidR="003345E9" w:rsidRDefault="007169A0">
      <w:pPr>
        <w:pStyle w:val="3"/>
        <w:numPr>
          <w:ilvl w:val="1"/>
          <w:numId w:val="8"/>
        </w:numPr>
        <w:tabs>
          <w:tab w:val="left" w:pos="958"/>
        </w:tabs>
        <w:spacing w:before="10" w:line="349" w:lineRule="exact"/>
        <w:ind w:left="958" w:hanging="838"/>
      </w:pPr>
      <w:r>
        <w:rPr>
          <w:color w:val="231F20"/>
          <w:spacing w:val="-2"/>
        </w:rPr>
        <w:t>成員和問責</w:t>
      </w:r>
    </w:p>
    <w:p w14:paraId="31D5053C" w14:textId="77777777" w:rsidR="003345E9" w:rsidRDefault="007169A0">
      <w:pPr>
        <w:pStyle w:val="a3"/>
        <w:tabs>
          <w:tab w:val="left" w:pos="527"/>
        </w:tabs>
        <w:spacing w:line="320" w:lineRule="exact"/>
      </w:pPr>
      <w:r>
        <w:rPr>
          <w:color w:val="231F20"/>
          <w:spacing w:val="-10"/>
        </w:rPr>
        <w:t>➀</w:t>
      </w:r>
      <w:r>
        <w:rPr>
          <w:color w:val="231F20"/>
        </w:rPr>
        <w:tab/>
      </w:r>
      <w:r>
        <w:rPr>
          <w:color w:val="231F20"/>
          <w:spacing w:val="2"/>
        </w:rPr>
        <w:t xml:space="preserve">所有參加地方教會任何 </w:t>
      </w:r>
      <w:r>
        <w:rPr>
          <w:color w:val="231F20"/>
        </w:rPr>
        <w:t>NYI</w:t>
      </w:r>
      <w:r>
        <w:rPr>
          <w:color w:val="231F20"/>
          <w:spacing w:val="2"/>
        </w:rPr>
        <w:t xml:space="preserve"> 事工和活動者皆為地方 </w:t>
      </w:r>
      <w:r>
        <w:rPr>
          <w:color w:val="231F20"/>
        </w:rPr>
        <w:t>NYI</w:t>
      </w:r>
      <w:r>
        <w:rPr>
          <w:color w:val="231F20"/>
          <w:spacing w:val="3"/>
        </w:rPr>
        <w:t xml:space="preserve"> 契友。</w:t>
      </w:r>
    </w:p>
    <w:p w14:paraId="54369EE5" w14:textId="77777777" w:rsidR="003345E9" w:rsidRDefault="007169A0">
      <w:pPr>
        <w:pStyle w:val="a3"/>
        <w:tabs>
          <w:tab w:val="left" w:pos="527"/>
        </w:tabs>
        <w:spacing w:line="320" w:lineRule="exact"/>
      </w:pPr>
      <w:r>
        <w:rPr>
          <w:color w:val="231F20"/>
          <w:spacing w:val="-10"/>
        </w:rPr>
        <w:t>➁</w:t>
      </w:r>
      <w:r>
        <w:rPr>
          <w:color w:val="231F20"/>
        </w:rPr>
        <w:tab/>
      </w:r>
      <w:r>
        <w:rPr>
          <w:color w:val="231F20"/>
          <w:spacing w:val="11"/>
        </w:rPr>
        <w:t xml:space="preserve">地方 </w:t>
      </w:r>
      <w:r>
        <w:rPr>
          <w:color w:val="231F20"/>
        </w:rPr>
        <w:t>NYI</w:t>
      </w:r>
      <w:r>
        <w:rPr>
          <w:color w:val="231F20"/>
          <w:spacing w:val="-1"/>
        </w:rPr>
        <w:t xml:space="preserve"> 需保存一份準確的活躍契友名單。</w:t>
      </w:r>
    </w:p>
    <w:p w14:paraId="4E7A97B3" w14:textId="77777777" w:rsidR="003345E9" w:rsidRDefault="007169A0">
      <w:pPr>
        <w:pStyle w:val="a3"/>
        <w:tabs>
          <w:tab w:val="left" w:pos="527"/>
        </w:tabs>
        <w:spacing w:line="320" w:lineRule="exact"/>
      </w:pPr>
      <w:r>
        <w:rPr>
          <w:color w:val="231F20"/>
          <w:spacing w:val="-10"/>
        </w:rPr>
        <w:t>➂</w:t>
      </w:r>
      <w:r>
        <w:rPr>
          <w:color w:val="231F20"/>
        </w:rPr>
        <w:tab/>
      </w:r>
      <w:r>
        <w:rPr>
          <w:color w:val="231F20"/>
          <w:spacing w:val="12"/>
        </w:rPr>
        <w:t xml:space="preserve">地方 </w:t>
      </w:r>
      <w:r>
        <w:rPr>
          <w:color w:val="231F20"/>
        </w:rPr>
        <w:t>NYI</w:t>
      </w:r>
      <w:r>
        <w:rPr>
          <w:color w:val="231F20"/>
          <w:spacing w:val="-1"/>
        </w:rPr>
        <w:t xml:space="preserve"> 要向契友、教會委員會和牧師負責。</w:t>
      </w:r>
    </w:p>
    <w:p w14:paraId="501A8611" w14:textId="77777777" w:rsidR="003345E9" w:rsidRDefault="007169A0">
      <w:pPr>
        <w:pStyle w:val="a3"/>
        <w:tabs>
          <w:tab w:val="left" w:pos="527"/>
        </w:tabs>
        <w:spacing w:line="319" w:lineRule="exact"/>
      </w:pPr>
      <w:r>
        <w:rPr>
          <w:color w:val="231F20"/>
          <w:spacing w:val="-10"/>
        </w:rPr>
        <w:t>➃</w:t>
      </w:r>
      <w:r>
        <w:rPr>
          <w:color w:val="231F20"/>
        </w:rPr>
        <w:tab/>
      </w:r>
      <w:r>
        <w:rPr>
          <w:color w:val="231F20"/>
          <w:spacing w:val="15"/>
        </w:rPr>
        <w:t xml:space="preserve">地方 </w:t>
      </w:r>
      <w:r>
        <w:rPr>
          <w:color w:val="231F20"/>
        </w:rPr>
        <w:t>NYI</w:t>
      </w:r>
      <w:r>
        <w:rPr>
          <w:color w:val="231F20"/>
          <w:spacing w:val="-1"/>
        </w:rPr>
        <w:t xml:space="preserve"> 需向教會委員會提交月報並向教會年議會報告。</w:t>
      </w:r>
    </w:p>
    <w:p w14:paraId="2496246D" w14:textId="77777777" w:rsidR="003345E9" w:rsidRDefault="007169A0">
      <w:pPr>
        <w:pStyle w:val="3"/>
        <w:numPr>
          <w:ilvl w:val="1"/>
          <w:numId w:val="7"/>
        </w:numPr>
        <w:tabs>
          <w:tab w:val="left" w:pos="1025"/>
        </w:tabs>
        <w:spacing w:line="322" w:lineRule="exact"/>
        <w:ind w:hanging="905"/>
      </w:pPr>
      <w:r>
        <w:rPr>
          <w:color w:val="231F20"/>
          <w:spacing w:val="-3"/>
        </w:rPr>
        <w:t>事工焦點</w:t>
      </w:r>
    </w:p>
    <w:p w14:paraId="2F0032CE" w14:textId="77777777" w:rsidR="003345E9" w:rsidRDefault="007169A0">
      <w:pPr>
        <w:pStyle w:val="a3"/>
        <w:tabs>
          <w:tab w:val="left" w:pos="527"/>
        </w:tabs>
        <w:spacing w:before="9" w:line="206" w:lineRule="auto"/>
        <w:ind w:left="528" w:right="14" w:hanging="408"/>
      </w:pPr>
      <w:r>
        <w:rPr>
          <w:color w:val="231F20"/>
          <w:spacing w:val="-10"/>
        </w:rPr>
        <w:t>➀</w:t>
      </w:r>
      <w:r>
        <w:rPr>
          <w:color w:val="231F20"/>
        </w:rPr>
        <w:tab/>
      </w:r>
      <w:r>
        <w:rPr>
          <w:color w:val="231F20"/>
          <w:spacing w:val="10"/>
        </w:rPr>
        <w:t xml:space="preserve">地方 </w:t>
      </w:r>
      <w:r>
        <w:rPr>
          <w:color w:val="231F20"/>
        </w:rPr>
        <w:t>NYI 傳統的事工焦點是十二歲及以上的青少年、大專院校學</w:t>
      </w:r>
      <w:r>
        <w:rPr>
          <w:color w:val="231F20"/>
          <w:spacing w:val="3"/>
        </w:rPr>
        <w:t xml:space="preserve">生和社會青年。地方 </w:t>
      </w:r>
      <w:r>
        <w:rPr>
          <w:color w:val="231F20"/>
        </w:rPr>
        <w:t>NYI 議會在牧師和地方教會委員會核准下，</w:t>
      </w:r>
      <w:r>
        <w:rPr>
          <w:color w:val="231F20"/>
          <w:spacing w:val="-2"/>
        </w:rPr>
        <w:t>得視恰當修正事工焦點。</w:t>
      </w:r>
    </w:p>
    <w:p w14:paraId="35A9CE12" w14:textId="77777777" w:rsidR="003345E9" w:rsidRDefault="007169A0">
      <w:pPr>
        <w:pStyle w:val="a3"/>
        <w:tabs>
          <w:tab w:val="left" w:pos="527"/>
        </w:tabs>
        <w:spacing w:line="206" w:lineRule="auto"/>
        <w:ind w:left="528" w:right="118" w:hanging="408"/>
      </w:pPr>
      <w:r>
        <w:rPr>
          <w:color w:val="231F20"/>
          <w:spacing w:val="-10"/>
        </w:rPr>
        <w:t>➁</w:t>
      </w:r>
      <w:r>
        <w:rPr>
          <w:color w:val="231F20"/>
        </w:rPr>
        <w:tab/>
        <w:t>為了代表和擬定計劃的目的，地方 NYI 議會建立年齡部門，以回</w:t>
      </w:r>
      <w:r>
        <w:rPr>
          <w:color w:val="231F20"/>
          <w:spacing w:val="-2"/>
        </w:rPr>
        <w:t>應地方青年事工的需要。</w:t>
      </w:r>
    </w:p>
    <w:p w14:paraId="4E535C15" w14:textId="77777777" w:rsidR="003345E9" w:rsidRDefault="007169A0">
      <w:pPr>
        <w:pStyle w:val="2"/>
        <w:spacing w:before="56"/>
      </w:pPr>
      <w:r>
        <w:rPr>
          <w:color w:val="231F20"/>
          <w:spacing w:val="-5"/>
        </w:rPr>
        <w:t>領袖</w:t>
      </w:r>
    </w:p>
    <w:p w14:paraId="6F007FC5" w14:textId="77777777" w:rsidR="003345E9" w:rsidRDefault="007169A0">
      <w:pPr>
        <w:pStyle w:val="3"/>
        <w:numPr>
          <w:ilvl w:val="1"/>
          <w:numId w:val="7"/>
        </w:numPr>
        <w:tabs>
          <w:tab w:val="left" w:pos="1025"/>
        </w:tabs>
        <w:spacing w:before="10" w:line="349" w:lineRule="exact"/>
        <w:ind w:hanging="905"/>
      </w:pPr>
      <w:r>
        <w:rPr>
          <w:color w:val="231F20"/>
          <w:spacing w:val="-5"/>
        </w:rPr>
        <w:t>職員</w:t>
      </w:r>
    </w:p>
    <w:p w14:paraId="0132A939" w14:textId="77777777" w:rsidR="003345E9" w:rsidRDefault="007169A0">
      <w:pPr>
        <w:pStyle w:val="a3"/>
        <w:spacing w:before="9" w:line="206" w:lineRule="auto"/>
        <w:ind w:left="528" w:right="109" w:hanging="408"/>
        <w:jc w:val="both"/>
      </w:pPr>
      <w:r>
        <w:rPr>
          <w:color w:val="231F20"/>
          <w:w w:val="102"/>
        </w:rPr>
        <w:t>➀</w:t>
      </w:r>
      <w:r>
        <w:rPr>
          <w:color w:val="231F20"/>
          <w:spacing w:val="-1"/>
        </w:rPr>
        <w:t xml:space="preserve">    </w:t>
      </w:r>
      <w:r>
        <w:rPr>
          <w:color w:val="231F20"/>
          <w:spacing w:val="3"/>
          <w:w w:val="102"/>
        </w:rPr>
        <w:t>每年</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會議選舉一名主席和至多三名契友組成地方</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的職</w:t>
      </w:r>
      <w:r>
        <w:rPr>
          <w:color w:val="231F20"/>
          <w:w w:val="102"/>
        </w:rPr>
        <w:t>員，並根據地方教會的需要，委派其響應的事工責任。這些職員任職於執行委員會。</w:t>
      </w:r>
    </w:p>
    <w:p w14:paraId="0F929E8A" w14:textId="77777777" w:rsidR="003345E9" w:rsidRDefault="007169A0">
      <w:pPr>
        <w:pStyle w:val="a3"/>
        <w:spacing w:line="206" w:lineRule="auto"/>
        <w:ind w:left="528" w:right="14" w:hanging="408"/>
        <w:jc w:val="both"/>
      </w:pPr>
      <w:r>
        <w:rPr>
          <w:color w:val="231F20"/>
          <w:spacing w:val="14"/>
        </w:rPr>
        <w:t xml:space="preserve">➁  地方 </w:t>
      </w:r>
      <w:r>
        <w:rPr>
          <w:color w:val="231F20"/>
        </w:rPr>
        <w:t>NYI</w:t>
      </w:r>
      <w:r>
        <w:rPr>
          <w:color w:val="231F20"/>
          <w:spacing w:val="7"/>
        </w:rPr>
        <w:t xml:space="preserve"> 職員必須是其所事奉之 </w:t>
      </w:r>
      <w:r>
        <w:rPr>
          <w:color w:val="231F20"/>
        </w:rPr>
        <w:t>NYI</w:t>
      </w:r>
      <w:r>
        <w:rPr>
          <w:color w:val="231F20"/>
          <w:spacing w:val="7"/>
        </w:rPr>
        <w:t xml:space="preserve"> 所屬的地方教會的會友，</w:t>
      </w:r>
      <w:r>
        <w:rPr>
          <w:color w:val="231F20"/>
          <w:spacing w:val="-2"/>
        </w:rPr>
        <w:t>積極參與地方青年事工，又為以身作則事奉的領袖。</w:t>
      </w:r>
    </w:p>
    <w:p w14:paraId="06D8DBC5" w14:textId="77777777" w:rsidR="003345E9" w:rsidRDefault="007169A0">
      <w:pPr>
        <w:pStyle w:val="a3"/>
        <w:spacing w:line="206" w:lineRule="auto"/>
        <w:ind w:left="528" w:right="117" w:hanging="408"/>
        <w:jc w:val="both"/>
      </w:pPr>
      <w:r>
        <w:rPr>
          <w:color w:val="231F20"/>
          <w:spacing w:val="6"/>
        </w:rPr>
        <w:t xml:space="preserve">➂  在一些未組織 </w:t>
      </w:r>
      <w:r>
        <w:rPr>
          <w:color w:val="231F20"/>
        </w:rPr>
        <w:t>NYI（沒有地方 NYI 議會）的教會裡，座堂牧師經教會委員會核准，得任命 NYI 主席，使教會得以開始為基督接觸</w:t>
      </w:r>
      <w:r>
        <w:rPr>
          <w:color w:val="231F20"/>
          <w:spacing w:val="-2"/>
        </w:rPr>
        <w:t>青年人，並回應他們的靈命成長需要。</w:t>
      </w:r>
    </w:p>
    <w:p w14:paraId="4873C60E" w14:textId="77777777" w:rsidR="003345E9" w:rsidRDefault="007169A0">
      <w:pPr>
        <w:pStyle w:val="3"/>
        <w:numPr>
          <w:ilvl w:val="1"/>
          <w:numId w:val="7"/>
        </w:numPr>
        <w:tabs>
          <w:tab w:val="left" w:pos="1025"/>
        </w:tabs>
        <w:spacing w:line="307" w:lineRule="exact"/>
        <w:ind w:hanging="905"/>
      </w:pPr>
      <w:r>
        <w:rPr>
          <w:color w:val="231F20"/>
          <w:spacing w:val="-5"/>
        </w:rPr>
        <w:t>選舉</w:t>
      </w:r>
    </w:p>
    <w:p w14:paraId="1C81F319" w14:textId="77777777" w:rsidR="003345E9" w:rsidRDefault="007169A0">
      <w:pPr>
        <w:pStyle w:val="a3"/>
        <w:tabs>
          <w:tab w:val="left" w:pos="527"/>
        </w:tabs>
        <w:spacing w:line="346" w:lineRule="exact"/>
      </w:pPr>
      <w:r>
        <w:rPr>
          <w:color w:val="231F20"/>
          <w:spacing w:val="-10"/>
        </w:rPr>
        <w:t>➀</w:t>
      </w:r>
      <w:r>
        <w:rPr>
          <w:color w:val="231F20"/>
        </w:rPr>
        <w:tab/>
        <w:t>NYI</w:t>
      </w:r>
      <w:r>
        <w:rPr>
          <w:color w:val="231F20"/>
          <w:spacing w:val="6"/>
        </w:rPr>
        <w:t xml:space="preserve"> 職員每年由地方 </w:t>
      </w:r>
      <w:r>
        <w:rPr>
          <w:color w:val="231F20"/>
        </w:rPr>
        <w:t>NYI</w:t>
      </w:r>
      <w:r>
        <w:rPr>
          <w:color w:val="231F20"/>
          <w:spacing w:val="-1"/>
        </w:rPr>
        <w:t xml:space="preserve"> 契友在年會中選舉，任職到繼任者當選</w:t>
      </w:r>
    </w:p>
    <w:p w14:paraId="4057C65F" w14:textId="77777777" w:rsidR="003345E9" w:rsidRDefault="003345E9">
      <w:pPr>
        <w:pStyle w:val="a3"/>
        <w:spacing w:line="346" w:lineRule="exact"/>
        <w:sectPr w:rsidR="003345E9">
          <w:pgSz w:w="8640" w:h="12960"/>
          <w:pgMar w:top="1040" w:right="1080" w:bottom="1180" w:left="1080" w:header="0" w:footer="997" w:gutter="0"/>
          <w:cols w:space="720"/>
        </w:sectPr>
      </w:pPr>
    </w:p>
    <w:p w14:paraId="0261FE83" w14:textId="77777777" w:rsidR="003345E9" w:rsidRDefault="007169A0">
      <w:pPr>
        <w:pStyle w:val="a3"/>
        <w:spacing w:before="50"/>
        <w:ind w:left="0"/>
        <w:jc w:val="center"/>
      </w:pPr>
      <w:r>
        <w:rPr>
          <w:color w:val="231F20"/>
          <w:spacing w:val="-3"/>
        </w:rPr>
        <w:lastRenderedPageBreak/>
        <w:t>行政政策</w:t>
      </w:r>
    </w:p>
    <w:p w14:paraId="046D8C75" w14:textId="77777777" w:rsidR="003345E9" w:rsidRDefault="007169A0">
      <w:pPr>
        <w:pStyle w:val="a3"/>
        <w:spacing w:before="201" w:line="344" w:lineRule="exact"/>
        <w:ind w:left="528"/>
      </w:pPr>
      <w:r>
        <w:rPr>
          <w:color w:val="231F20"/>
          <w:spacing w:val="-1"/>
        </w:rPr>
        <w:t>並執行其事工角色為止。</w:t>
      </w:r>
    </w:p>
    <w:p w14:paraId="79B22611" w14:textId="77777777" w:rsidR="003345E9" w:rsidRDefault="007169A0">
      <w:pPr>
        <w:pStyle w:val="a3"/>
        <w:spacing w:before="12" w:line="206" w:lineRule="auto"/>
        <w:ind w:left="528" w:right="108" w:hanging="408"/>
        <w:jc w:val="both"/>
      </w:pPr>
      <w:r>
        <w:rPr>
          <w:color w:val="231F20"/>
          <w:spacing w:val="12"/>
        </w:rPr>
        <w:t xml:space="preserve">➁  提名委員會提名 </w:t>
      </w:r>
      <w:r>
        <w:rPr>
          <w:color w:val="231F20"/>
        </w:rPr>
        <w:t>NYI 的職員。提名委員會由座堂牧師指派，其中</w:t>
      </w:r>
      <w:r>
        <w:rPr>
          <w:color w:val="231F20"/>
          <w:spacing w:val="10"/>
        </w:rPr>
        <w:t xml:space="preserve">應包含 </w:t>
      </w:r>
      <w:r>
        <w:rPr>
          <w:color w:val="231F20"/>
        </w:rPr>
        <w:t>NYI</w:t>
      </w:r>
      <w:r>
        <w:rPr>
          <w:color w:val="231F20"/>
          <w:spacing w:val="5"/>
        </w:rPr>
        <w:t xml:space="preserve"> 契友、座堂牧師及 </w:t>
      </w:r>
      <w:r>
        <w:rPr>
          <w:color w:val="231F20"/>
        </w:rPr>
        <w:t>NYI 主席。所有被提名人須經座堂牧師和教會委員會核准。凡被提名擔任地方 NYI 主席者在選舉</w:t>
      </w:r>
      <w:r>
        <w:rPr>
          <w:color w:val="231F20"/>
          <w:spacing w:val="-2"/>
        </w:rPr>
        <w:t>的時候需年滿十五歲。</w:t>
      </w:r>
    </w:p>
    <w:p w14:paraId="426B4889" w14:textId="77777777" w:rsidR="003345E9" w:rsidRDefault="007169A0">
      <w:pPr>
        <w:pStyle w:val="a3"/>
        <w:spacing w:line="206" w:lineRule="auto"/>
        <w:ind w:left="528" w:right="115" w:hanging="408"/>
        <w:jc w:val="both"/>
      </w:pPr>
      <w:r>
        <w:rPr>
          <w:color w:val="231F20"/>
          <w:spacing w:val="26"/>
        </w:rPr>
        <w:t xml:space="preserve">➂  </w:t>
      </w:r>
      <w:r>
        <w:rPr>
          <w:color w:val="231F20"/>
        </w:rPr>
        <w:t>NYI 職員由出席 NYI 年會的契友以過半數選票選舉產生。如果只</w:t>
      </w:r>
      <w:r>
        <w:rPr>
          <w:color w:val="231F20"/>
          <w:spacing w:val="-8"/>
        </w:rPr>
        <w:t>有一位被提名人，即以「同意」和「反對」，經三分之二票決同意</w:t>
      </w:r>
      <w:r>
        <w:rPr>
          <w:color w:val="231F20"/>
          <w:spacing w:val="-2"/>
        </w:rPr>
        <w:t>之。只有身為宣聖會地方教會會友者可以選舉主席。</w:t>
      </w:r>
    </w:p>
    <w:p w14:paraId="28CA8FC1" w14:textId="77777777" w:rsidR="003345E9" w:rsidRDefault="007169A0">
      <w:pPr>
        <w:pStyle w:val="a3"/>
        <w:tabs>
          <w:tab w:val="left" w:pos="527"/>
        </w:tabs>
        <w:spacing w:line="206" w:lineRule="auto"/>
        <w:ind w:left="528" w:right="14" w:hanging="408"/>
      </w:pPr>
      <w:r>
        <w:rPr>
          <w:color w:val="231F20"/>
          <w:w w:val="102"/>
        </w:rPr>
        <w:t>➃</w:t>
      </w:r>
      <w:r>
        <w:rPr>
          <w:color w:val="231F20"/>
        </w:rPr>
        <w:tab/>
      </w:r>
      <w:r>
        <w:rPr>
          <w:color w:val="231F20"/>
          <w:spacing w:val="1"/>
          <w:w w:val="102"/>
        </w:rPr>
        <w:t>現任職員可通過「同意」或「反對」的票決方式獲得連任，但須經</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議會向提名委員會推薦，經座堂牧師和教會委員會核准，以及</w:t>
      </w:r>
      <w:r>
        <w:rPr>
          <w:color w:val="231F20"/>
          <w:spacing w:val="-1"/>
        </w:rPr>
        <w:t xml:space="preserve"> </w:t>
      </w:r>
      <w:r>
        <w:rPr>
          <w:color w:val="231F20"/>
          <w:w w:val="102"/>
        </w:rPr>
        <w:t>NYI</w:t>
      </w:r>
      <w:r>
        <w:rPr>
          <w:color w:val="231F20"/>
          <w:spacing w:val="-1"/>
        </w:rPr>
        <w:t xml:space="preserve"> </w:t>
      </w:r>
      <w:r>
        <w:rPr>
          <w:color w:val="231F20"/>
          <w:w w:val="102"/>
        </w:rPr>
        <w:t>年會三分之二票決通過。</w:t>
      </w:r>
    </w:p>
    <w:p w14:paraId="7DF9ACBC" w14:textId="77777777" w:rsidR="003345E9" w:rsidRDefault="007169A0">
      <w:pPr>
        <w:pStyle w:val="a3"/>
        <w:tabs>
          <w:tab w:val="left" w:pos="527"/>
        </w:tabs>
        <w:spacing w:line="206" w:lineRule="auto"/>
        <w:ind w:left="528" w:right="17" w:hanging="408"/>
      </w:pPr>
      <w:r>
        <w:rPr>
          <w:color w:val="231F20"/>
          <w:w w:val="102"/>
        </w:rPr>
        <w:t>➄</w:t>
      </w:r>
      <w:r>
        <w:rPr>
          <w:color w:val="231F20"/>
        </w:rPr>
        <w:tab/>
      </w:r>
      <w:r>
        <w:rPr>
          <w:color w:val="231F20"/>
          <w:spacing w:val="1"/>
          <w:w w:val="102"/>
        </w:rPr>
        <w:t>當職員因轉移會藉、辭職、或由於疏於職守，或不當行為，經議會三分之二票決通過撤職，即出現職位出缺的情況。若是職員職</w:t>
      </w:r>
      <w:r>
        <w:rPr>
          <w:color w:val="231F20"/>
          <w:w w:val="102"/>
        </w:rPr>
        <w:t>位出缺，且只有一位被提名人的話，</w:t>
      </w:r>
      <w:r>
        <w:rPr>
          <w:color w:val="231F20"/>
          <w:spacing w:val="1"/>
          <w:w w:val="102"/>
        </w:rPr>
        <w:t>NY</w:t>
      </w:r>
      <w:r>
        <w:rPr>
          <w:color w:val="231F20"/>
          <w:w w:val="102"/>
        </w:rPr>
        <w:t>I</w:t>
      </w:r>
      <w:r>
        <w:rPr>
          <w:color w:val="231F20"/>
        </w:rPr>
        <w:t xml:space="preserve"> </w:t>
      </w:r>
      <w:r>
        <w:rPr>
          <w:color w:val="231F20"/>
          <w:spacing w:val="4"/>
          <w:w w:val="102"/>
        </w:rPr>
        <w:t>議會以三分之二票決方</w:t>
      </w:r>
      <w:r>
        <w:rPr>
          <w:color w:val="231F20"/>
          <w:spacing w:val="3"/>
          <w:w w:val="102"/>
        </w:rPr>
        <w:t>式補位；若有兩位或以上被提名人，則以過半數選票方式補位。</w:t>
      </w:r>
      <w:r>
        <w:rPr>
          <w:color w:val="231F20"/>
          <w:spacing w:val="4"/>
          <w:w w:val="102"/>
        </w:rPr>
        <w:t>若是</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主席職位出缺，應由座堂牧師、青年牧師或</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主席</w:t>
      </w:r>
      <w:r>
        <w:rPr>
          <w:color w:val="231F20"/>
          <w:w w:val="102"/>
        </w:rPr>
        <w:t>指派的人主持選舉會議。</w:t>
      </w:r>
    </w:p>
    <w:p w14:paraId="6E64AF64" w14:textId="77777777" w:rsidR="003345E9" w:rsidRDefault="007169A0">
      <w:pPr>
        <w:pStyle w:val="3"/>
        <w:numPr>
          <w:ilvl w:val="1"/>
          <w:numId w:val="7"/>
        </w:numPr>
        <w:tabs>
          <w:tab w:val="left" w:pos="1025"/>
        </w:tabs>
        <w:spacing w:line="304" w:lineRule="exact"/>
        <w:ind w:hanging="905"/>
      </w:pPr>
      <w:r>
        <w:rPr>
          <w:color w:val="231F20"/>
          <w:spacing w:val="-5"/>
        </w:rPr>
        <w:t>責任</w:t>
      </w:r>
    </w:p>
    <w:p w14:paraId="27A97C5A" w14:textId="77777777" w:rsidR="003345E9" w:rsidRDefault="007169A0">
      <w:pPr>
        <w:pStyle w:val="a3"/>
        <w:spacing w:line="320" w:lineRule="exact"/>
        <w:jc w:val="both"/>
      </w:pPr>
      <w:r>
        <w:rPr>
          <w:color w:val="231F20"/>
          <w:spacing w:val="43"/>
        </w:rPr>
        <w:t xml:space="preserve">➀  </w:t>
      </w:r>
      <w:r>
        <w:rPr>
          <w:color w:val="231F20"/>
        </w:rPr>
        <w:t>NYI</w:t>
      </w:r>
      <w:r>
        <w:rPr>
          <w:color w:val="231F20"/>
          <w:spacing w:val="-2"/>
        </w:rPr>
        <w:t xml:space="preserve"> 主席的責任包含：</w:t>
      </w:r>
    </w:p>
    <w:p w14:paraId="2C144743" w14:textId="77777777" w:rsidR="003345E9" w:rsidRDefault="007169A0">
      <w:pPr>
        <w:pStyle w:val="a3"/>
        <w:spacing w:line="320" w:lineRule="exact"/>
        <w:ind w:left="552"/>
        <w:jc w:val="both"/>
      </w:pPr>
      <w:r>
        <w:rPr>
          <w:color w:val="231F20"/>
          <w:spacing w:val="26"/>
        </w:rPr>
        <w:t xml:space="preserve">ⓐ  主持 </w:t>
      </w:r>
      <w:r>
        <w:rPr>
          <w:color w:val="231F20"/>
        </w:rPr>
        <w:t>NYI</w:t>
      </w:r>
      <w:r>
        <w:rPr>
          <w:color w:val="231F20"/>
          <w:spacing w:val="-1"/>
        </w:rPr>
        <w:t xml:space="preserve"> 議會，為教會青年事工提供異象。</w:t>
      </w:r>
    </w:p>
    <w:p w14:paraId="20FEA285" w14:textId="77777777" w:rsidR="003345E9" w:rsidRDefault="007169A0">
      <w:pPr>
        <w:pStyle w:val="a3"/>
        <w:spacing w:line="206" w:lineRule="auto"/>
        <w:ind w:left="960" w:right="15" w:hanging="408"/>
        <w:jc w:val="both"/>
      </w:pPr>
      <w:r>
        <w:rPr>
          <w:color w:val="231F20"/>
          <w:spacing w:val="9"/>
        </w:rPr>
        <w:t xml:space="preserve">ⓑ  促進青年事工的發展，並與 </w:t>
      </w:r>
      <w:r>
        <w:rPr>
          <w:color w:val="231F20"/>
        </w:rPr>
        <w:t>NYI 議會同工為事工焦點定位，</w:t>
      </w:r>
      <w:r>
        <w:rPr>
          <w:color w:val="231F20"/>
          <w:spacing w:val="-2"/>
        </w:rPr>
        <w:t>回應青年人的需要。</w:t>
      </w:r>
    </w:p>
    <w:p w14:paraId="63AD7F3D" w14:textId="77777777" w:rsidR="003345E9" w:rsidRDefault="007169A0">
      <w:pPr>
        <w:pStyle w:val="a3"/>
        <w:spacing w:line="206" w:lineRule="auto"/>
        <w:ind w:left="960" w:right="107" w:hanging="408"/>
        <w:jc w:val="both"/>
      </w:pPr>
      <w:r>
        <w:rPr>
          <w:color w:val="231F20"/>
        </w:rPr>
        <w:t>ⓒ  在教會委員會中事奉，並向其提交月報。地方教會委員會需</w:t>
      </w:r>
      <w:r>
        <w:rPr>
          <w:color w:val="231F20"/>
          <w:spacing w:val="7"/>
        </w:rPr>
        <w:t xml:space="preserve">在年度選舉之前設定 </w:t>
      </w:r>
      <w:r>
        <w:rPr>
          <w:color w:val="231F20"/>
        </w:rPr>
        <w:t>NYI</w:t>
      </w:r>
      <w:r>
        <w:rPr>
          <w:color w:val="231F20"/>
          <w:spacing w:val="6"/>
        </w:rPr>
        <w:t xml:space="preserve"> 主席在教會委員中任職之最低年</w:t>
      </w:r>
      <w:r>
        <w:rPr>
          <w:color w:val="231F20"/>
        </w:rPr>
        <w:t>齡；若主席年齡不足，NYI 議會得另指派代表參加教會委員</w:t>
      </w:r>
      <w:r>
        <w:rPr>
          <w:color w:val="231F20"/>
          <w:spacing w:val="-2"/>
        </w:rPr>
        <w:t>會，但須經委員會核准。</w:t>
      </w:r>
    </w:p>
    <w:p w14:paraId="11F72679" w14:textId="77777777" w:rsidR="003345E9" w:rsidRDefault="007169A0">
      <w:pPr>
        <w:pStyle w:val="a3"/>
        <w:spacing w:line="306" w:lineRule="exact"/>
        <w:ind w:left="552"/>
        <w:jc w:val="both"/>
      </w:pPr>
      <w:r>
        <w:rPr>
          <w:color w:val="231F20"/>
        </w:rPr>
        <w:t>ⓓ</w:t>
      </w:r>
      <w:r>
        <w:rPr>
          <w:color w:val="231F20"/>
          <w:spacing w:val="62"/>
          <w:w w:val="150"/>
        </w:rPr>
        <w:t xml:space="preserve">  </w:t>
      </w:r>
      <w:r>
        <w:rPr>
          <w:color w:val="231F20"/>
          <w:spacing w:val="-1"/>
        </w:rPr>
        <w:t>向年度教會會議提交年度事工和財務報告。</w:t>
      </w:r>
    </w:p>
    <w:p w14:paraId="518BA53B" w14:textId="77777777" w:rsidR="003345E9" w:rsidRDefault="007169A0">
      <w:pPr>
        <w:pStyle w:val="a3"/>
        <w:spacing w:line="320" w:lineRule="exact"/>
        <w:ind w:left="552"/>
        <w:jc w:val="both"/>
      </w:pPr>
      <w:r>
        <w:rPr>
          <w:color w:val="231F20"/>
          <w:spacing w:val="30"/>
        </w:rPr>
        <w:t xml:space="preserve">ⓔ  經 </w:t>
      </w:r>
      <w:r>
        <w:rPr>
          <w:color w:val="231F20"/>
        </w:rPr>
        <w:t>NYI 議會核准，向教會委員會建議地方 NYI</w:t>
      </w:r>
      <w:r>
        <w:rPr>
          <w:color w:val="231F20"/>
          <w:spacing w:val="-1"/>
        </w:rPr>
        <w:t xml:space="preserve"> 預算。</w:t>
      </w:r>
    </w:p>
    <w:p w14:paraId="754EA7E4" w14:textId="77777777" w:rsidR="003345E9" w:rsidRDefault="007169A0">
      <w:pPr>
        <w:pStyle w:val="a3"/>
        <w:tabs>
          <w:tab w:val="left" w:pos="960"/>
        </w:tabs>
        <w:spacing w:before="4" w:line="206" w:lineRule="auto"/>
        <w:ind w:left="960" w:right="117" w:hanging="408"/>
      </w:pPr>
      <w:r>
        <w:rPr>
          <w:color w:val="231F20"/>
          <w:w w:val="102"/>
        </w:rPr>
        <w:t>ⓕ</w:t>
      </w:r>
      <w:r>
        <w:rPr>
          <w:color w:val="231F20"/>
        </w:rPr>
        <w:tab/>
      </w:r>
      <w:r>
        <w:rPr>
          <w:color w:val="231F20"/>
          <w:spacing w:val="3"/>
          <w:w w:val="102"/>
        </w:rPr>
        <w:t>為宣聖會門徒訓練事工</w:t>
      </w:r>
      <w:r>
        <w:rPr>
          <w:color w:val="231F20"/>
          <w:w w:val="102"/>
        </w:rPr>
        <w:t>（</w:t>
      </w:r>
      <w:r>
        <w:rPr>
          <w:color w:val="231F20"/>
          <w:spacing w:val="1"/>
          <w:w w:val="102"/>
        </w:rPr>
        <w:t>ND</w:t>
      </w:r>
      <w:r>
        <w:rPr>
          <w:color w:val="231F20"/>
          <w:w w:val="102"/>
        </w:rPr>
        <w:t>I</w:t>
      </w:r>
      <w:r>
        <w:rPr>
          <w:color w:val="231F20"/>
          <w:spacing w:val="5"/>
          <w:w w:val="102"/>
        </w:rPr>
        <w:t>）</w:t>
      </w:r>
      <w:r>
        <w:rPr>
          <w:color w:val="231F20"/>
          <w:spacing w:val="1"/>
          <w:w w:val="102"/>
        </w:rPr>
        <w:t>委員會之當然委員，協調教</w:t>
      </w:r>
      <w:r>
        <w:rPr>
          <w:color w:val="231F20"/>
          <w:w w:val="102"/>
        </w:rPr>
        <w:t>會中的青年主日學、查經班和小組。</w:t>
      </w:r>
    </w:p>
    <w:p w14:paraId="658BBF66" w14:textId="77777777" w:rsidR="003345E9" w:rsidRDefault="007169A0">
      <w:pPr>
        <w:pStyle w:val="a3"/>
        <w:tabs>
          <w:tab w:val="left" w:pos="960"/>
        </w:tabs>
        <w:spacing w:line="308" w:lineRule="exact"/>
        <w:ind w:left="552"/>
      </w:pPr>
      <w:r>
        <w:rPr>
          <w:color w:val="231F20"/>
          <w:spacing w:val="-10"/>
        </w:rPr>
        <w:t>ⓖ</w:t>
      </w:r>
      <w:r>
        <w:rPr>
          <w:color w:val="231F20"/>
        </w:rPr>
        <w:tab/>
        <w:t>與國際宣道團契（NMI）</w:t>
      </w:r>
      <w:r>
        <w:rPr>
          <w:color w:val="231F20"/>
          <w:spacing w:val="-1"/>
        </w:rPr>
        <w:t>主席同工，發展青年宣教事工。</w:t>
      </w:r>
    </w:p>
    <w:p w14:paraId="3D3AA9B6" w14:textId="77777777" w:rsidR="003345E9" w:rsidRDefault="007169A0">
      <w:pPr>
        <w:pStyle w:val="a3"/>
        <w:tabs>
          <w:tab w:val="left" w:pos="960"/>
        </w:tabs>
        <w:spacing w:line="347" w:lineRule="exact"/>
        <w:ind w:left="552"/>
      </w:pPr>
      <w:r>
        <w:rPr>
          <w:color w:val="231F20"/>
          <w:spacing w:val="-10"/>
        </w:rPr>
        <w:t>ⓗ</w:t>
      </w:r>
      <w:r>
        <w:rPr>
          <w:color w:val="231F20"/>
        </w:rPr>
        <w:tab/>
      </w:r>
      <w:r>
        <w:rPr>
          <w:color w:val="231F20"/>
          <w:spacing w:val="4"/>
        </w:rPr>
        <w:t xml:space="preserve">作為代表，參加地區 </w:t>
      </w:r>
      <w:r>
        <w:rPr>
          <w:color w:val="231F20"/>
        </w:rPr>
        <w:t>NYI</w:t>
      </w:r>
      <w:r>
        <w:rPr>
          <w:color w:val="231F20"/>
          <w:spacing w:val="-1"/>
        </w:rPr>
        <w:t xml:space="preserve"> 大會和地區年議會。如果主席不可</w:t>
      </w:r>
    </w:p>
    <w:p w14:paraId="0E8D760C" w14:textId="77777777" w:rsidR="003345E9" w:rsidRDefault="003345E9">
      <w:pPr>
        <w:pStyle w:val="a3"/>
        <w:spacing w:line="347" w:lineRule="exact"/>
        <w:sectPr w:rsidR="003345E9">
          <w:pgSz w:w="8640" w:h="12960"/>
          <w:pgMar w:top="480" w:right="1080" w:bottom="1180" w:left="1080" w:header="0" w:footer="997" w:gutter="0"/>
          <w:cols w:space="720"/>
        </w:sectPr>
      </w:pPr>
    </w:p>
    <w:p w14:paraId="63F67669"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1298200" w14:textId="77777777" w:rsidR="003345E9" w:rsidRDefault="007169A0">
      <w:pPr>
        <w:pStyle w:val="a3"/>
        <w:spacing w:before="237" w:line="206" w:lineRule="auto"/>
        <w:ind w:left="960" w:right="116"/>
      </w:pPr>
      <w:r>
        <w:rPr>
          <w:color w:val="231F20"/>
        </w:rPr>
        <w:t>參加，則由 NYI 議會選舉產生，並經座堂牧師和教會委員會</w:t>
      </w:r>
      <w:r>
        <w:rPr>
          <w:color w:val="231F20"/>
          <w:spacing w:val="-2"/>
        </w:rPr>
        <w:t>核准的一位代表代為出席。</w:t>
      </w:r>
    </w:p>
    <w:p w14:paraId="306CE409" w14:textId="77777777" w:rsidR="003345E9" w:rsidRDefault="007169A0">
      <w:pPr>
        <w:pStyle w:val="a3"/>
        <w:spacing w:line="308" w:lineRule="exact"/>
      </w:pPr>
      <w:r>
        <w:rPr>
          <w:color w:val="231F20"/>
          <w:spacing w:val="9"/>
        </w:rPr>
        <w:t xml:space="preserve">➁ </w:t>
      </w:r>
      <w:r>
        <w:rPr>
          <w:color w:val="231F20"/>
        </w:rPr>
        <w:t>NYI</w:t>
      </w:r>
      <w:r>
        <w:rPr>
          <w:color w:val="231F20"/>
          <w:spacing w:val="-2"/>
        </w:rPr>
        <w:t xml:space="preserve"> 職員的責任包括：</w:t>
      </w:r>
    </w:p>
    <w:p w14:paraId="5C750349" w14:textId="77777777" w:rsidR="003345E9" w:rsidRDefault="007169A0">
      <w:pPr>
        <w:pStyle w:val="a3"/>
        <w:tabs>
          <w:tab w:val="left" w:pos="960"/>
        </w:tabs>
        <w:spacing w:line="320" w:lineRule="exact"/>
        <w:ind w:left="552"/>
      </w:pPr>
      <w:r>
        <w:rPr>
          <w:color w:val="231F20"/>
          <w:spacing w:val="-10"/>
        </w:rPr>
        <w:t>ⓐ</w:t>
      </w:r>
      <w:r>
        <w:rPr>
          <w:color w:val="231F20"/>
        </w:rPr>
        <w:tab/>
      </w:r>
      <w:r>
        <w:rPr>
          <w:color w:val="231F20"/>
          <w:spacing w:val="2"/>
        </w:rPr>
        <w:t xml:space="preserve">培養和指定各種地方 </w:t>
      </w:r>
      <w:r>
        <w:rPr>
          <w:color w:val="231F20"/>
        </w:rPr>
        <w:t>NYI</w:t>
      </w:r>
      <w:r>
        <w:rPr>
          <w:color w:val="231F20"/>
          <w:spacing w:val="1"/>
        </w:rPr>
        <w:t xml:space="preserve"> 事工領袖。</w:t>
      </w:r>
    </w:p>
    <w:p w14:paraId="100C00F2" w14:textId="77777777" w:rsidR="003345E9" w:rsidRDefault="007169A0">
      <w:pPr>
        <w:pStyle w:val="a3"/>
        <w:tabs>
          <w:tab w:val="left" w:pos="960"/>
        </w:tabs>
        <w:spacing w:line="320" w:lineRule="exact"/>
        <w:ind w:left="552"/>
      </w:pPr>
      <w:r>
        <w:rPr>
          <w:color w:val="231F20"/>
          <w:spacing w:val="-10"/>
        </w:rPr>
        <w:t>ⓑ</w:t>
      </w:r>
      <w:r>
        <w:rPr>
          <w:color w:val="231F20"/>
        </w:rPr>
        <w:tab/>
      </w:r>
      <w:r>
        <w:rPr>
          <w:color w:val="231F20"/>
          <w:spacing w:val="-1"/>
        </w:rPr>
        <w:t>為教會內外青年的楷模和靈性指導。</w:t>
      </w:r>
    </w:p>
    <w:p w14:paraId="378CF19F" w14:textId="77777777" w:rsidR="003345E9" w:rsidRDefault="007169A0">
      <w:pPr>
        <w:pStyle w:val="a3"/>
        <w:tabs>
          <w:tab w:val="left" w:pos="960"/>
        </w:tabs>
        <w:spacing w:line="320" w:lineRule="exact"/>
        <w:ind w:left="552"/>
      </w:pPr>
      <w:r>
        <w:rPr>
          <w:color w:val="231F20"/>
          <w:spacing w:val="-10"/>
        </w:rPr>
        <w:t>ⓒ</w:t>
      </w:r>
      <w:r>
        <w:rPr>
          <w:color w:val="231F20"/>
        </w:rPr>
        <w:tab/>
      </w:r>
      <w:r>
        <w:rPr>
          <w:color w:val="231F20"/>
          <w:spacing w:val="-1"/>
        </w:rPr>
        <w:t>回應地方教會需要，界定並分派職位和青年事工責任。</w:t>
      </w:r>
    </w:p>
    <w:p w14:paraId="351E32F6" w14:textId="77777777" w:rsidR="003345E9" w:rsidRDefault="007169A0">
      <w:pPr>
        <w:pStyle w:val="a3"/>
        <w:tabs>
          <w:tab w:val="left" w:pos="960"/>
        </w:tabs>
        <w:spacing w:line="320" w:lineRule="exact"/>
        <w:ind w:left="552"/>
      </w:pPr>
      <w:r>
        <w:rPr>
          <w:color w:val="231F20"/>
          <w:spacing w:val="-10"/>
        </w:rPr>
        <w:t>ⓓ</w:t>
      </w:r>
      <w:r>
        <w:rPr>
          <w:color w:val="231F20"/>
        </w:rPr>
        <w:tab/>
      </w:r>
      <w:r>
        <w:rPr>
          <w:color w:val="231F20"/>
          <w:spacing w:val="-1"/>
        </w:rPr>
        <w:t>分配下列責任以確保職責和效率：</w:t>
      </w:r>
    </w:p>
    <w:p w14:paraId="6295C4CE" w14:textId="77777777" w:rsidR="003345E9" w:rsidRDefault="007169A0">
      <w:pPr>
        <w:pStyle w:val="a3"/>
        <w:tabs>
          <w:tab w:val="left" w:pos="1380"/>
        </w:tabs>
        <w:spacing w:before="10" w:line="206" w:lineRule="auto"/>
        <w:ind w:left="1380" w:right="116" w:hanging="408"/>
      </w:pPr>
      <w:r>
        <w:rPr>
          <w:color w:val="231F20"/>
          <w:spacing w:val="-10"/>
        </w:rPr>
        <w:t>㊀</w:t>
      </w:r>
      <w:r>
        <w:rPr>
          <w:color w:val="231F20"/>
        </w:rPr>
        <w:tab/>
      </w:r>
      <w:r>
        <w:rPr>
          <w:color w:val="231F20"/>
          <w:spacing w:val="10"/>
        </w:rPr>
        <w:t>保</w:t>
      </w:r>
      <w:r>
        <w:rPr>
          <w:color w:val="231F20"/>
        </w:rPr>
        <w:t xml:space="preserve">存 NYI </w:t>
      </w:r>
      <w:r>
        <w:rPr>
          <w:color w:val="231F20"/>
          <w:spacing w:val="10"/>
        </w:rPr>
        <w:t>議會所有會議的正確記</w:t>
      </w:r>
      <w:r>
        <w:rPr>
          <w:color w:val="231F20"/>
        </w:rPr>
        <w:t>錄</w:t>
      </w:r>
      <w:r>
        <w:rPr>
          <w:color w:val="231F20"/>
          <w:spacing w:val="10"/>
        </w:rPr>
        <w:t>，並處理地</w:t>
      </w:r>
      <w:r>
        <w:rPr>
          <w:color w:val="231F20"/>
        </w:rPr>
        <w:t>方 NYI</w:t>
      </w:r>
      <w:r>
        <w:rPr>
          <w:color w:val="231F20"/>
          <w:spacing w:val="-2"/>
        </w:rPr>
        <w:t>一切聯繫事宜。</w:t>
      </w:r>
    </w:p>
    <w:p w14:paraId="26AC10F1" w14:textId="77777777" w:rsidR="003345E9" w:rsidRDefault="007169A0">
      <w:pPr>
        <w:pStyle w:val="a3"/>
        <w:tabs>
          <w:tab w:val="left" w:pos="1380"/>
        </w:tabs>
        <w:spacing w:line="308" w:lineRule="exact"/>
        <w:ind w:left="972"/>
      </w:pPr>
      <w:r>
        <w:rPr>
          <w:color w:val="231F20"/>
          <w:spacing w:val="-10"/>
        </w:rPr>
        <w:t>㊁</w:t>
      </w:r>
      <w:r>
        <w:rPr>
          <w:color w:val="231F20"/>
        </w:rPr>
        <w:tab/>
        <w:t>根據教會委員會政策，收發並保存</w:t>
      </w:r>
      <w:r>
        <w:rPr>
          <w:color w:val="231F20"/>
          <w:spacing w:val="40"/>
        </w:rPr>
        <w:t xml:space="preserve"> </w:t>
      </w:r>
      <w:r>
        <w:rPr>
          <w:color w:val="231F20"/>
        </w:rPr>
        <w:t>NYI</w:t>
      </w:r>
      <w:r>
        <w:rPr>
          <w:color w:val="231F20"/>
          <w:spacing w:val="41"/>
        </w:rPr>
        <w:t xml:space="preserve"> </w:t>
      </w:r>
      <w:r>
        <w:rPr>
          <w:color w:val="231F20"/>
        </w:rPr>
        <w:t>財政記錄</w:t>
      </w:r>
      <w:r>
        <w:rPr>
          <w:color w:val="231F20"/>
          <w:spacing w:val="-10"/>
        </w:rPr>
        <w:t>。</w:t>
      </w:r>
    </w:p>
    <w:p w14:paraId="3212BBED" w14:textId="77777777" w:rsidR="003345E9" w:rsidRDefault="007169A0">
      <w:pPr>
        <w:pStyle w:val="a3"/>
        <w:tabs>
          <w:tab w:val="left" w:pos="1380"/>
        </w:tabs>
        <w:spacing w:line="320" w:lineRule="exact"/>
        <w:ind w:left="972"/>
      </w:pPr>
      <w:r>
        <w:rPr>
          <w:color w:val="231F20"/>
          <w:spacing w:val="-10"/>
        </w:rPr>
        <w:t>㊂</w:t>
      </w:r>
      <w:r>
        <w:rPr>
          <w:color w:val="231F20"/>
        </w:rPr>
        <w:tab/>
        <w:t>整理一切收支之年度報告，每年向教會會議提出報告</w:t>
      </w:r>
      <w:r>
        <w:rPr>
          <w:color w:val="231F20"/>
          <w:spacing w:val="-10"/>
        </w:rPr>
        <w:t>。</w:t>
      </w:r>
    </w:p>
    <w:p w14:paraId="13C04CCA" w14:textId="77777777" w:rsidR="003345E9" w:rsidRDefault="007169A0">
      <w:pPr>
        <w:pStyle w:val="a3"/>
        <w:tabs>
          <w:tab w:val="left" w:pos="1380"/>
        </w:tabs>
        <w:spacing w:before="9" w:line="206" w:lineRule="auto"/>
        <w:ind w:left="1380" w:right="116" w:hanging="408"/>
      </w:pPr>
      <w:r>
        <w:rPr>
          <w:color w:val="231F20"/>
          <w:spacing w:val="-10"/>
        </w:rPr>
        <w:t>㊃</w:t>
      </w:r>
      <w:r>
        <w:rPr>
          <w:color w:val="231F20"/>
        </w:rPr>
        <w:tab/>
        <w:t>與 NYI 主席同工，制訂一份年度預算，提交至議會和教</w:t>
      </w:r>
      <w:r>
        <w:rPr>
          <w:color w:val="231F20"/>
          <w:spacing w:val="-2"/>
        </w:rPr>
        <w:t>會委員會核准。</w:t>
      </w:r>
    </w:p>
    <w:p w14:paraId="534EA51E" w14:textId="77777777" w:rsidR="003345E9" w:rsidRDefault="007169A0">
      <w:pPr>
        <w:pStyle w:val="a3"/>
        <w:tabs>
          <w:tab w:val="left" w:pos="960"/>
        </w:tabs>
        <w:spacing w:line="308" w:lineRule="exact"/>
        <w:ind w:left="552"/>
      </w:pPr>
      <w:r>
        <w:rPr>
          <w:color w:val="231F20"/>
          <w:spacing w:val="-10"/>
        </w:rPr>
        <w:t>ⓔ</w:t>
      </w:r>
      <w:r>
        <w:rPr>
          <w:color w:val="231F20"/>
        </w:rPr>
        <w:tab/>
      </w:r>
      <w:r>
        <w:rPr>
          <w:color w:val="231F20"/>
          <w:spacing w:val="2"/>
        </w:rPr>
        <w:t xml:space="preserve">盡一切可能與主席合作，促進地方 </w:t>
      </w:r>
      <w:r>
        <w:rPr>
          <w:color w:val="231F20"/>
        </w:rPr>
        <w:t>NYI</w:t>
      </w:r>
      <w:r>
        <w:rPr>
          <w:color w:val="231F20"/>
          <w:spacing w:val="6"/>
        </w:rPr>
        <w:t xml:space="preserve"> 事工。</w:t>
      </w:r>
    </w:p>
    <w:p w14:paraId="0B215189" w14:textId="77777777" w:rsidR="003345E9" w:rsidRDefault="007169A0">
      <w:pPr>
        <w:pStyle w:val="a3"/>
        <w:tabs>
          <w:tab w:val="left" w:pos="960"/>
        </w:tabs>
        <w:spacing w:line="319" w:lineRule="exact"/>
        <w:ind w:left="552"/>
      </w:pPr>
      <w:r>
        <w:rPr>
          <w:color w:val="231F20"/>
          <w:spacing w:val="-10"/>
        </w:rPr>
        <w:t>ⓕ</w:t>
      </w:r>
      <w:r>
        <w:rPr>
          <w:color w:val="231F20"/>
        </w:rPr>
        <w:tab/>
      </w:r>
      <w:r>
        <w:rPr>
          <w:color w:val="231F20"/>
          <w:spacing w:val="7"/>
        </w:rPr>
        <w:t xml:space="preserve">執行 </w:t>
      </w:r>
      <w:r>
        <w:rPr>
          <w:color w:val="231F20"/>
        </w:rPr>
        <w:t>NYI</w:t>
      </w:r>
      <w:r>
        <w:rPr>
          <w:color w:val="231F20"/>
          <w:spacing w:val="-1"/>
        </w:rPr>
        <w:t xml:space="preserve"> 議會分派之其他事工。</w:t>
      </w:r>
    </w:p>
    <w:p w14:paraId="18419BE3" w14:textId="77777777" w:rsidR="003345E9" w:rsidRDefault="007169A0">
      <w:pPr>
        <w:pStyle w:val="3"/>
        <w:numPr>
          <w:ilvl w:val="1"/>
          <w:numId w:val="7"/>
        </w:numPr>
        <w:tabs>
          <w:tab w:val="left" w:pos="1025"/>
        </w:tabs>
        <w:spacing w:line="322" w:lineRule="exact"/>
        <w:ind w:hanging="905"/>
      </w:pPr>
      <w:r>
        <w:rPr>
          <w:color w:val="231F20"/>
          <w:spacing w:val="-3"/>
        </w:rPr>
        <w:t>受薪職員</w:t>
      </w:r>
    </w:p>
    <w:p w14:paraId="2805FFE6" w14:textId="77777777" w:rsidR="003345E9" w:rsidRDefault="007169A0">
      <w:pPr>
        <w:pStyle w:val="a3"/>
        <w:tabs>
          <w:tab w:val="left" w:pos="527"/>
        </w:tabs>
        <w:spacing w:before="9" w:line="206" w:lineRule="auto"/>
        <w:ind w:left="528" w:right="15" w:hanging="408"/>
      </w:pPr>
      <w:r>
        <w:rPr>
          <w:color w:val="231F20"/>
          <w:spacing w:val="-10"/>
        </w:rPr>
        <w:t>➀</w:t>
      </w:r>
      <w:r>
        <w:rPr>
          <w:color w:val="231F20"/>
        </w:rPr>
        <w:tab/>
      </w:r>
      <w:r>
        <w:rPr>
          <w:color w:val="231F20"/>
          <w:spacing w:val="1"/>
        </w:rPr>
        <w:t xml:space="preserve">當教會聘請一位青年牧師，座堂牧師與教會委員會和 </w:t>
      </w:r>
      <w:r>
        <w:rPr>
          <w:color w:val="231F20"/>
        </w:rPr>
        <w:t>NYI</w:t>
      </w:r>
      <w:r>
        <w:rPr>
          <w:color w:val="231F20"/>
          <w:spacing w:val="7"/>
        </w:rPr>
        <w:t xml:space="preserve"> 議會協</w:t>
      </w:r>
      <w:r>
        <w:rPr>
          <w:color w:val="231F20"/>
          <w:spacing w:val="5"/>
        </w:rPr>
        <w:t xml:space="preserve">商之後，為 </w:t>
      </w:r>
      <w:r>
        <w:rPr>
          <w:color w:val="231F20"/>
        </w:rPr>
        <w:t>NYI 分派責任給青年牧師。在此情形下，青年牧師執</w:t>
      </w:r>
      <w:r>
        <w:rPr>
          <w:color w:val="231F20"/>
          <w:spacing w:val="12"/>
        </w:rPr>
        <w:t xml:space="preserve">行一些原為地方 </w:t>
      </w:r>
      <w:r>
        <w:rPr>
          <w:color w:val="231F20"/>
        </w:rPr>
        <w:t>NYI</w:t>
      </w:r>
      <w:r>
        <w:rPr>
          <w:color w:val="231F20"/>
          <w:spacing w:val="7"/>
        </w:rPr>
        <w:t xml:space="preserve"> 主席的工作。然而，</w:t>
      </w:r>
      <w:r>
        <w:rPr>
          <w:color w:val="231F20"/>
        </w:rPr>
        <w:t>NYI</w:t>
      </w:r>
      <w:r>
        <w:rPr>
          <w:color w:val="231F20"/>
          <w:spacing w:val="9"/>
        </w:rPr>
        <w:t xml:space="preserve"> 主席的重要性不</w:t>
      </w:r>
      <w:r>
        <w:rPr>
          <w:color w:val="231F20"/>
          <w:spacing w:val="-18"/>
        </w:rPr>
        <w:t>變，為地方青年事工提供重要的信徒領袖、支持和代表。座堂牧師、</w:t>
      </w:r>
      <w:r>
        <w:rPr>
          <w:color w:val="231F20"/>
          <w:spacing w:val="5"/>
        </w:rPr>
        <w:t xml:space="preserve">青年牧師和 </w:t>
      </w:r>
      <w:r>
        <w:rPr>
          <w:color w:val="231F20"/>
        </w:rPr>
        <w:t>NYI 議會同心協力，界定兩種職位之角色和責任，及</w:t>
      </w:r>
      <w:r>
        <w:rPr>
          <w:color w:val="231F20"/>
          <w:spacing w:val="-2"/>
        </w:rPr>
        <w:t>其如何為教會青年事工的利益配搭。</w:t>
      </w:r>
    </w:p>
    <w:p w14:paraId="0936E962" w14:textId="77777777" w:rsidR="003345E9" w:rsidRDefault="007169A0">
      <w:pPr>
        <w:pStyle w:val="a3"/>
        <w:tabs>
          <w:tab w:val="left" w:pos="527"/>
        </w:tabs>
        <w:spacing w:line="303" w:lineRule="exact"/>
      </w:pPr>
      <w:r>
        <w:rPr>
          <w:color w:val="231F20"/>
          <w:spacing w:val="-10"/>
        </w:rPr>
        <w:t>➁</w:t>
      </w:r>
      <w:r>
        <w:rPr>
          <w:color w:val="231F20"/>
        </w:rPr>
        <w:tab/>
      </w:r>
      <w:r>
        <w:rPr>
          <w:color w:val="231F20"/>
          <w:spacing w:val="2"/>
        </w:rPr>
        <w:t xml:space="preserve">青年牧師不得擔任 </w:t>
      </w:r>
      <w:r>
        <w:rPr>
          <w:color w:val="231F20"/>
        </w:rPr>
        <w:t>NYI</w:t>
      </w:r>
      <w:r>
        <w:rPr>
          <w:color w:val="231F20"/>
          <w:spacing w:val="2"/>
        </w:rPr>
        <w:t xml:space="preserve"> 主席。</w:t>
      </w:r>
    </w:p>
    <w:p w14:paraId="1AA40B60" w14:textId="77777777" w:rsidR="003345E9" w:rsidRDefault="007169A0">
      <w:pPr>
        <w:pStyle w:val="a3"/>
        <w:tabs>
          <w:tab w:val="left" w:pos="527"/>
        </w:tabs>
        <w:spacing w:line="320" w:lineRule="exact"/>
      </w:pPr>
      <w:r>
        <w:rPr>
          <w:color w:val="231F20"/>
          <w:spacing w:val="-10"/>
        </w:rPr>
        <w:t>➂</w:t>
      </w:r>
      <w:r>
        <w:rPr>
          <w:color w:val="231F20"/>
        </w:rPr>
        <w:tab/>
      </w:r>
      <w:r>
        <w:rPr>
          <w:color w:val="231F20"/>
          <w:spacing w:val="8"/>
        </w:rPr>
        <w:t>青年牧師為</w:t>
      </w:r>
      <w:r>
        <w:rPr>
          <w:color w:val="231F20"/>
        </w:rPr>
        <w:t>NYI</w:t>
      </w:r>
      <w:r>
        <w:rPr>
          <w:color w:val="231F20"/>
          <w:spacing w:val="-6"/>
        </w:rPr>
        <w:t xml:space="preserve"> 議會、執行委員會及 </w:t>
      </w:r>
      <w:r>
        <w:rPr>
          <w:color w:val="231F20"/>
        </w:rPr>
        <w:t>NYI</w:t>
      </w:r>
      <w:r>
        <w:rPr>
          <w:color w:val="231F20"/>
          <w:spacing w:val="-1"/>
        </w:rPr>
        <w:t xml:space="preserve"> 提名委員會之當然委員。</w:t>
      </w:r>
    </w:p>
    <w:p w14:paraId="22553340" w14:textId="77777777" w:rsidR="003345E9" w:rsidRDefault="007169A0">
      <w:pPr>
        <w:pStyle w:val="a3"/>
        <w:tabs>
          <w:tab w:val="left" w:pos="527"/>
        </w:tabs>
        <w:spacing w:line="320" w:lineRule="exact"/>
      </w:pPr>
      <w:r>
        <w:rPr>
          <w:color w:val="231F20"/>
          <w:spacing w:val="-10"/>
        </w:rPr>
        <w:t>➃</w:t>
      </w:r>
      <w:r>
        <w:rPr>
          <w:color w:val="231F20"/>
        </w:rPr>
        <w:tab/>
      </w:r>
      <w:r>
        <w:rPr>
          <w:color w:val="231F20"/>
          <w:spacing w:val="2"/>
        </w:rPr>
        <w:t xml:space="preserve">青年牧師得代表座堂牧師處理 </w:t>
      </w:r>
      <w:r>
        <w:rPr>
          <w:color w:val="231F20"/>
        </w:rPr>
        <w:t>NYI</w:t>
      </w:r>
      <w:r>
        <w:rPr>
          <w:color w:val="231F20"/>
          <w:spacing w:val="4"/>
        </w:rPr>
        <w:t xml:space="preserve"> 相關事務。</w:t>
      </w:r>
    </w:p>
    <w:p w14:paraId="399BDBC4" w14:textId="77777777" w:rsidR="003345E9" w:rsidRDefault="007169A0">
      <w:pPr>
        <w:pStyle w:val="a3"/>
        <w:spacing w:before="10" w:line="206" w:lineRule="auto"/>
        <w:ind w:left="528" w:right="116" w:hanging="408"/>
        <w:jc w:val="both"/>
      </w:pPr>
      <w:r>
        <w:rPr>
          <w:color w:val="231F20"/>
        </w:rPr>
        <w:t>➄  若教會有多位受薪職員服務 NYI 內特定年齡部門，即可在各受薪職員領導下發展各年齡部門之職員，並在那些職員中決定 NYI 如</w:t>
      </w:r>
      <w:r>
        <w:rPr>
          <w:color w:val="231F20"/>
          <w:spacing w:val="-2"/>
        </w:rPr>
        <w:t>何在教會委員會中推出代表。</w:t>
      </w:r>
    </w:p>
    <w:p w14:paraId="2B4ACCEA" w14:textId="77777777" w:rsidR="003345E9" w:rsidRDefault="007169A0">
      <w:pPr>
        <w:pStyle w:val="2"/>
        <w:spacing w:before="58"/>
      </w:pPr>
      <w:r>
        <w:rPr>
          <w:color w:val="231F20"/>
          <w:spacing w:val="-5"/>
        </w:rPr>
        <w:t>議會</w:t>
      </w:r>
    </w:p>
    <w:p w14:paraId="6FA3F742" w14:textId="77777777" w:rsidR="003345E9" w:rsidRDefault="007169A0">
      <w:pPr>
        <w:pStyle w:val="3"/>
        <w:numPr>
          <w:ilvl w:val="1"/>
          <w:numId w:val="7"/>
        </w:numPr>
        <w:tabs>
          <w:tab w:val="left" w:pos="1025"/>
        </w:tabs>
        <w:spacing w:before="10" w:line="349" w:lineRule="exact"/>
        <w:ind w:hanging="905"/>
      </w:pPr>
      <w:r>
        <w:rPr>
          <w:color w:val="231F20"/>
          <w:spacing w:val="-3"/>
        </w:rPr>
        <w:t>組成成員</w:t>
      </w:r>
    </w:p>
    <w:p w14:paraId="00519F68" w14:textId="77777777" w:rsidR="003345E9" w:rsidRDefault="007169A0">
      <w:pPr>
        <w:pStyle w:val="a3"/>
        <w:tabs>
          <w:tab w:val="left" w:pos="527"/>
        </w:tabs>
        <w:spacing w:line="346" w:lineRule="exact"/>
      </w:pPr>
      <w:r>
        <w:rPr>
          <w:color w:val="231F20"/>
          <w:spacing w:val="-10"/>
        </w:rPr>
        <w:t>➀</w:t>
      </w:r>
      <w:r>
        <w:rPr>
          <w:color w:val="231F20"/>
        </w:rPr>
        <w:tab/>
      </w:r>
      <w:r>
        <w:rPr>
          <w:color w:val="231F20"/>
          <w:spacing w:val="13"/>
        </w:rPr>
        <w:t xml:space="preserve">地方 </w:t>
      </w:r>
      <w:r>
        <w:rPr>
          <w:color w:val="231F20"/>
        </w:rPr>
        <w:t>NYI</w:t>
      </w:r>
      <w:r>
        <w:rPr>
          <w:color w:val="231F20"/>
          <w:spacing w:val="16"/>
        </w:rPr>
        <w:t xml:space="preserve"> 議會由 </w:t>
      </w:r>
      <w:r>
        <w:rPr>
          <w:color w:val="231F20"/>
        </w:rPr>
        <w:t>NYI</w:t>
      </w:r>
      <w:r>
        <w:rPr>
          <w:color w:val="231F20"/>
          <w:spacing w:val="10"/>
        </w:rPr>
        <w:t xml:space="preserve"> 職員、其他當選或指派的一般青年契友、</w:t>
      </w:r>
    </w:p>
    <w:p w14:paraId="565D1925" w14:textId="77777777" w:rsidR="003345E9" w:rsidRDefault="003345E9">
      <w:pPr>
        <w:pStyle w:val="a3"/>
        <w:spacing w:line="346" w:lineRule="exact"/>
        <w:sectPr w:rsidR="003345E9">
          <w:pgSz w:w="8640" w:h="12960"/>
          <w:pgMar w:top="480" w:right="1080" w:bottom="1180" w:left="1080" w:header="0" w:footer="997" w:gutter="0"/>
          <w:cols w:space="720"/>
        </w:sectPr>
      </w:pPr>
    </w:p>
    <w:p w14:paraId="4C9A7B68" w14:textId="77777777" w:rsidR="003345E9" w:rsidRDefault="007169A0">
      <w:pPr>
        <w:pStyle w:val="a3"/>
        <w:spacing w:before="50"/>
        <w:ind w:left="0"/>
        <w:jc w:val="center"/>
      </w:pPr>
      <w:r>
        <w:rPr>
          <w:color w:val="231F20"/>
          <w:spacing w:val="-3"/>
        </w:rPr>
        <w:lastRenderedPageBreak/>
        <w:t>行政政策</w:t>
      </w:r>
    </w:p>
    <w:p w14:paraId="5D7D1A46" w14:textId="77777777" w:rsidR="003345E9" w:rsidRDefault="007169A0">
      <w:pPr>
        <w:pStyle w:val="a3"/>
        <w:spacing w:before="237" w:line="206" w:lineRule="auto"/>
        <w:ind w:left="527" w:right="18"/>
      </w:pPr>
      <w:r>
        <w:rPr>
          <w:color w:val="231F20"/>
          <w:spacing w:val="-2"/>
        </w:rPr>
        <w:t>必要的事工領袖以及座堂牧師和／或青年牧師所組成，集思廣益，為地方青年事工提供異象。</w:t>
      </w:r>
    </w:p>
    <w:p w14:paraId="2365D2F0" w14:textId="77777777" w:rsidR="003345E9" w:rsidRDefault="007169A0">
      <w:pPr>
        <w:pStyle w:val="a3"/>
        <w:tabs>
          <w:tab w:val="left" w:pos="527"/>
        </w:tabs>
        <w:spacing w:line="206" w:lineRule="auto"/>
        <w:ind w:left="527" w:right="117" w:hanging="408"/>
      </w:pPr>
      <w:r>
        <w:rPr>
          <w:color w:val="231F20"/>
          <w:spacing w:val="-10"/>
        </w:rPr>
        <w:t>➁</w:t>
      </w:r>
      <w:r>
        <w:rPr>
          <w:color w:val="231F20"/>
        </w:rPr>
        <w:tab/>
        <w:t>NYI 委員須為地方 NYI 的契友。地方教會會友資格非常重要，我們期許 NYI 委員成為教會的正式會友。</w:t>
      </w:r>
    </w:p>
    <w:p w14:paraId="1459FD0F" w14:textId="77777777" w:rsidR="003345E9" w:rsidRDefault="007169A0">
      <w:pPr>
        <w:pStyle w:val="3"/>
        <w:numPr>
          <w:ilvl w:val="1"/>
          <w:numId w:val="7"/>
        </w:numPr>
        <w:tabs>
          <w:tab w:val="left" w:pos="1024"/>
        </w:tabs>
        <w:spacing w:line="308" w:lineRule="exact"/>
        <w:ind w:left="1024" w:hanging="905"/>
      </w:pPr>
      <w:r>
        <w:rPr>
          <w:color w:val="231F20"/>
          <w:spacing w:val="-5"/>
        </w:rPr>
        <w:t>選舉</w:t>
      </w:r>
    </w:p>
    <w:p w14:paraId="5B4DE0F2" w14:textId="77777777" w:rsidR="003345E9" w:rsidRDefault="007169A0">
      <w:pPr>
        <w:pStyle w:val="a3"/>
        <w:spacing w:line="320" w:lineRule="exact"/>
        <w:ind w:left="119"/>
        <w:jc w:val="both"/>
      </w:pPr>
      <w:r>
        <w:rPr>
          <w:color w:val="231F20"/>
          <w:spacing w:val="46"/>
        </w:rPr>
        <w:t xml:space="preserve">➀  </w:t>
      </w:r>
      <w:r>
        <w:rPr>
          <w:color w:val="231F20"/>
        </w:rPr>
        <w:t>NYI 提名委員會提名地方 NYI</w:t>
      </w:r>
      <w:r>
        <w:rPr>
          <w:color w:val="231F20"/>
          <w:spacing w:val="1"/>
        </w:rPr>
        <w:t xml:space="preserve"> 契友選入 </w:t>
      </w:r>
      <w:r>
        <w:rPr>
          <w:color w:val="231F20"/>
        </w:rPr>
        <w:t>NYI</w:t>
      </w:r>
      <w:r>
        <w:rPr>
          <w:color w:val="231F20"/>
          <w:spacing w:val="-1"/>
        </w:rPr>
        <w:t xml:space="preserve"> 議會。</w:t>
      </w:r>
    </w:p>
    <w:p w14:paraId="55BB7C1B" w14:textId="77777777" w:rsidR="003345E9" w:rsidRDefault="007169A0">
      <w:pPr>
        <w:pStyle w:val="a3"/>
        <w:tabs>
          <w:tab w:val="left" w:pos="527"/>
        </w:tabs>
        <w:spacing w:before="7" w:line="206" w:lineRule="auto"/>
        <w:ind w:left="527" w:right="112" w:hanging="408"/>
      </w:pPr>
      <w:r>
        <w:rPr>
          <w:color w:val="231F20"/>
          <w:spacing w:val="-10"/>
        </w:rPr>
        <w:t>➁</w:t>
      </w:r>
      <w:r>
        <w:rPr>
          <w:color w:val="231F20"/>
        </w:rPr>
        <w:tab/>
        <w:t>NYI</w:t>
      </w:r>
      <w:r>
        <w:rPr>
          <w:color w:val="231F20"/>
          <w:spacing w:val="15"/>
        </w:rPr>
        <w:t xml:space="preserve"> 契友於 </w:t>
      </w:r>
      <w:r>
        <w:rPr>
          <w:color w:val="231F20"/>
        </w:rPr>
        <w:t>NYI</w:t>
      </w:r>
      <w:r>
        <w:rPr>
          <w:color w:val="231F20"/>
          <w:spacing w:val="2"/>
        </w:rPr>
        <w:t xml:space="preserve"> 年會以過半數選票從被提名人中選舉 </w:t>
      </w:r>
      <w:r>
        <w:rPr>
          <w:color w:val="231F20"/>
        </w:rPr>
        <w:t>NYI</w:t>
      </w:r>
      <w:r>
        <w:rPr>
          <w:color w:val="231F20"/>
          <w:spacing w:val="13"/>
        </w:rPr>
        <w:t xml:space="preserve"> 議會</w:t>
      </w:r>
      <w:r>
        <w:rPr>
          <w:color w:val="231F20"/>
          <w:spacing w:val="-4"/>
        </w:rPr>
        <w:t>成員。</w:t>
      </w:r>
    </w:p>
    <w:p w14:paraId="1494E9A2" w14:textId="77777777" w:rsidR="003345E9" w:rsidRDefault="007169A0">
      <w:pPr>
        <w:pStyle w:val="a3"/>
        <w:tabs>
          <w:tab w:val="left" w:pos="583"/>
        </w:tabs>
        <w:spacing w:line="206" w:lineRule="auto"/>
        <w:ind w:left="527" w:right="17" w:hanging="408"/>
      </w:pPr>
      <w:r>
        <w:rPr>
          <w:color w:val="231F20"/>
          <w:w w:val="102"/>
        </w:rPr>
        <w:t>➂</w:t>
      </w:r>
      <w:r>
        <w:rPr>
          <w:color w:val="231F20"/>
        </w:rPr>
        <w:tab/>
      </w:r>
      <w:r>
        <w:rPr>
          <w:color w:val="231F20"/>
        </w:rPr>
        <w:tab/>
      </w:r>
      <w:r>
        <w:rPr>
          <w:color w:val="231F20"/>
          <w:spacing w:val="2"/>
          <w:w w:val="102"/>
        </w:rPr>
        <w:t>當議會成員因轉移地方</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契友會藉、辭職、或由於疏於職守，</w:t>
      </w:r>
      <w:r>
        <w:rPr>
          <w:color w:val="231F20"/>
          <w:spacing w:val="1"/>
          <w:w w:val="102"/>
        </w:rPr>
        <w:t>或不當行為，經議會三分之二票決通過撤職，即出現職位出缺的</w:t>
      </w:r>
      <w:r>
        <w:rPr>
          <w:color w:val="231F20"/>
          <w:w w:val="102"/>
        </w:rPr>
        <w:t>情況。若是議會成員職位出缺，且只有一位被提名人的話，</w:t>
      </w:r>
      <w:r>
        <w:rPr>
          <w:color w:val="231F20"/>
          <w:spacing w:val="1"/>
          <w:w w:val="102"/>
        </w:rPr>
        <w:t>NY</w:t>
      </w:r>
      <w:r>
        <w:rPr>
          <w:color w:val="231F20"/>
          <w:w w:val="102"/>
        </w:rPr>
        <w:t>I</w:t>
      </w:r>
      <w:r>
        <w:rPr>
          <w:color w:val="231F20"/>
          <w:spacing w:val="1"/>
          <w:w w:val="102"/>
        </w:rPr>
        <w:t>議會以三分之二票決方式補位；若有兩位或以上被提名人，則以過半數選票方式補位。</w:t>
      </w:r>
    </w:p>
    <w:p w14:paraId="2FD3ACD1" w14:textId="77777777" w:rsidR="003345E9" w:rsidRDefault="007169A0">
      <w:pPr>
        <w:pStyle w:val="a3"/>
        <w:tabs>
          <w:tab w:val="left" w:pos="527"/>
        </w:tabs>
        <w:spacing w:line="206" w:lineRule="auto"/>
        <w:ind w:left="527" w:right="14" w:hanging="408"/>
      </w:pPr>
      <w:r>
        <w:rPr>
          <w:color w:val="231F20"/>
          <w:spacing w:val="-10"/>
        </w:rPr>
        <w:t>➃</w:t>
      </w:r>
      <w:r>
        <w:rPr>
          <w:color w:val="231F20"/>
        </w:rPr>
        <w:tab/>
        <w:t>如果教會內 NYI 契友少於七名，座堂牧師得指派 NYI 議會成員，</w:t>
      </w:r>
      <w:r>
        <w:rPr>
          <w:color w:val="231F20"/>
          <w:spacing w:val="-2"/>
        </w:rPr>
        <w:t>以利青年事工發展，更多青年人認識基督。</w:t>
      </w:r>
    </w:p>
    <w:p w14:paraId="669993E8" w14:textId="77777777" w:rsidR="003345E9" w:rsidRDefault="007169A0">
      <w:pPr>
        <w:pStyle w:val="3"/>
        <w:numPr>
          <w:ilvl w:val="1"/>
          <w:numId w:val="7"/>
        </w:numPr>
        <w:tabs>
          <w:tab w:val="left" w:pos="1024"/>
        </w:tabs>
        <w:spacing w:line="308" w:lineRule="exact"/>
        <w:ind w:left="1024" w:hanging="905"/>
      </w:pPr>
      <w:r>
        <w:rPr>
          <w:color w:val="231F20"/>
          <w:spacing w:val="-5"/>
        </w:rPr>
        <w:t>責任</w:t>
      </w:r>
    </w:p>
    <w:p w14:paraId="2CCC1E26" w14:textId="77777777" w:rsidR="003345E9" w:rsidRDefault="007169A0">
      <w:pPr>
        <w:pStyle w:val="a3"/>
        <w:spacing w:before="1" w:line="206" w:lineRule="auto"/>
        <w:ind w:left="527" w:right="113"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rPr>
        <w:t xml:space="preserve"> </w:t>
      </w:r>
      <w:r>
        <w:rPr>
          <w:color w:val="231F20"/>
          <w:spacing w:val="1"/>
          <w:w w:val="102"/>
        </w:rPr>
        <w:t>議會有責任計劃、組織地方教會內整個青年事工，按地方教會領袖的帶領，通過其職員和幹事開展並指導事工和活動，讓更多青年人認識基督，回應他們靈性成長的需要。</w:t>
      </w:r>
    </w:p>
    <w:p w14:paraId="2DAD5CBD" w14:textId="77777777" w:rsidR="003345E9" w:rsidRDefault="007169A0">
      <w:pPr>
        <w:pStyle w:val="a3"/>
        <w:spacing w:line="206" w:lineRule="auto"/>
        <w:ind w:left="527" w:right="117" w:hanging="408"/>
        <w:jc w:val="both"/>
      </w:pPr>
      <w:r>
        <w:rPr>
          <w:color w:val="231F20"/>
          <w:spacing w:val="26"/>
        </w:rPr>
        <w:t xml:space="preserve">➁  </w:t>
      </w:r>
      <w:r>
        <w:rPr>
          <w:color w:val="231F20"/>
        </w:rPr>
        <w:t>NYI 議會定義地方 NYI 之事工焦點，回應地方青年事工需要，並</w:t>
      </w:r>
      <w:r>
        <w:rPr>
          <w:color w:val="231F20"/>
          <w:spacing w:val="-2"/>
        </w:rPr>
        <w:t>培養事工幹事，指派其職位和工作內容。</w:t>
      </w:r>
    </w:p>
    <w:p w14:paraId="6ECB9CB1" w14:textId="77777777" w:rsidR="003345E9" w:rsidRDefault="007169A0">
      <w:pPr>
        <w:pStyle w:val="a3"/>
        <w:spacing w:line="308" w:lineRule="exact"/>
        <w:ind w:left="119"/>
        <w:jc w:val="both"/>
      </w:pPr>
      <w:r>
        <w:rPr>
          <w:color w:val="231F20"/>
          <w:spacing w:val="52"/>
        </w:rPr>
        <w:t xml:space="preserve">➂   </w:t>
      </w:r>
      <w:r>
        <w:rPr>
          <w:color w:val="231F20"/>
        </w:rPr>
        <w:t>NYI</w:t>
      </w:r>
      <w:r>
        <w:rPr>
          <w:color w:val="231F20"/>
          <w:spacing w:val="-1"/>
        </w:rPr>
        <w:t xml:space="preserve"> 議會促進青年加入和參與的增長，提名青年主日學 / 查經班</w:t>
      </w:r>
    </w:p>
    <w:p w14:paraId="144730EF" w14:textId="77777777" w:rsidR="003345E9" w:rsidRDefault="007169A0">
      <w:pPr>
        <w:pStyle w:val="a3"/>
        <w:spacing w:before="6" w:line="206" w:lineRule="auto"/>
        <w:ind w:left="527" w:right="108"/>
        <w:jc w:val="both"/>
      </w:pPr>
      <w:r>
        <w:rPr>
          <w:color w:val="231F20"/>
          <w:w w:val="102"/>
        </w:rPr>
        <w:t>/</w:t>
      </w:r>
      <w:r>
        <w:rPr>
          <w:color w:val="231F20"/>
          <w:spacing w:val="1"/>
        </w:rPr>
        <w:t xml:space="preserve"> </w:t>
      </w:r>
      <w:r>
        <w:rPr>
          <w:color w:val="231F20"/>
          <w:spacing w:val="5"/>
          <w:w w:val="102"/>
        </w:rPr>
        <w:t>小組老師和領袖，並為其提供培訓，又與宣聖會門徒訓練事工</w:t>
      </w:r>
      <w:r>
        <w:rPr>
          <w:color w:val="231F20"/>
          <w:w w:val="102"/>
        </w:rPr>
        <w:t>合作，建議課程和使用的資源，以此來領導青年主日學</w:t>
      </w:r>
      <w:r>
        <w:rPr>
          <w:color w:val="231F20"/>
        </w:rPr>
        <w:t xml:space="preserve"> </w:t>
      </w:r>
      <w:r>
        <w:rPr>
          <w:color w:val="231F20"/>
          <w:w w:val="102"/>
        </w:rPr>
        <w:t>/</w:t>
      </w:r>
      <w:r>
        <w:rPr>
          <w:color w:val="231F20"/>
        </w:rPr>
        <w:t xml:space="preserve"> </w:t>
      </w:r>
      <w:r>
        <w:rPr>
          <w:color w:val="231F20"/>
          <w:w w:val="102"/>
        </w:rPr>
        <w:t>查經班</w:t>
      </w:r>
      <w:r>
        <w:rPr>
          <w:color w:val="231F20"/>
        </w:rPr>
        <w:t xml:space="preserve"> </w:t>
      </w:r>
      <w:r>
        <w:rPr>
          <w:color w:val="231F20"/>
          <w:w w:val="102"/>
        </w:rPr>
        <w:t>/小組。</w:t>
      </w:r>
    </w:p>
    <w:p w14:paraId="0A2CF368" w14:textId="77777777" w:rsidR="003345E9" w:rsidRDefault="007169A0">
      <w:pPr>
        <w:pStyle w:val="a3"/>
        <w:spacing w:line="206" w:lineRule="auto"/>
        <w:ind w:left="527" w:right="119" w:hanging="408"/>
        <w:jc w:val="both"/>
      </w:pPr>
      <w:r>
        <w:rPr>
          <w:color w:val="231F20"/>
          <w:spacing w:val="53"/>
        </w:rPr>
        <w:t xml:space="preserve">➃  </w:t>
      </w:r>
      <w:r>
        <w:rPr>
          <w:color w:val="231F20"/>
        </w:rPr>
        <w:t>NYI</w:t>
      </w:r>
      <w:r>
        <w:rPr>
          <w:color w:val="231F20"/>
          <w:spacing w:val="6"/>
        </w:rPr>
        <w:t xml:space="preserve"> 議會與地區 </w:t>
      </w:r>
      <w:r>
        <w:rPr>
          <w:color w:val="231F20"/>
        </w:rPr>
        <w:t>NYI</w:t>
      </w:r>
      <w:r>
        <w:rPr>
          <w:color w:val="231F20"/>
          <w:spacing w:val="1"/>
        </w:rPr>
        <w:t xml:space="preserve"> 議會合作，促進地區、區域和全球 </w:t>
      </w:r>
      <w:r>
        <w:rPr>
          <w:color w:val="231F20"/>
        </w:rPr>
        <w:t>NYI</w:t>
      </w:r>
      <w:r>
        <w:rPr>
          <w:color w:val="231F20"/>
          <w:spacing w:val="12"/>
        </w:rPr>
        <w:t xml:space="preserve"> 對</w:t>
      </w:r>
      <w:r>
        <w:rPr>
          <w:color w:val="231F20"/>
          <w:spacing w:val="-2"/>
        </w:rPr>
        <w:t>教會青年人的事工。</w:t>
      </w:r>
    </w:p>
    <w:p w14:paraId="79828131" w14:textId="77777777" w:rsidR="003345E9" w:rsidRDefault="007169A0">
      <w:pPr>
        <w:pStyle w:val="a3"/>
        <w:spacing w:line="307" w:lineRule="exact"/>
        <w:ind w:left="119"/>
        <w:jc w:val="both"/>
      </w:pPr>
      <w:r>
        <w:rPr>
          <w:color w:val="231F20"/>
          <w:spacing w:val="42"/>
        </w:rPr>
        <w:t xml:space="preserve">➄   </w:t>
      </w:r>
      <w:r>
        <w:rPr>
          <w:color w:val="231F20"/>
        </w:rPr>
        <w:t>NYI</w:t>
      </w:r>
      <w:r>
        <w:rPr>
          <w:color w:val="231F20"/>
          <w:spacing w:val="-1"/>
        </w:rPr>
        <w:t xml:space="preserve"> 議會建立並傳達修訂地方事工計劃之程序。</w:t>
      </w:r>
    </w:p>
    <w:p w14:paraId="1EA33FA5" w14:textId="77777777" w:rsidR="003345E9" w:rsidRDefault="007169A0">
      <w:pPr>
        <w:pStyle w:val="3"/>
        <w:numPr>
          <w:ilvl w:val="1"/>
          <w:numId w:val="7"/>
        </w:numPr>
        <w:tabs>
          <w:tab w:val="left" w:pos="1024"/>
        </w:tabs>
        <w:spacing w:line="322" w:lineRule="exact"/>
        <w:ind w:left="1024" w:hanging="905"/>
      </w:pPr>
      <w:r>
        <w:rPr>
          <w:color w:val="231F20"/>
          <w:spacing w:val="-4"/>
        </w:rPr>
        <w:t>委員會</w:t>
      </w:r>
    </w:p>
    <w:p w14:paraId="77CD66BE" w14:textId="77777777" w:rsidR="003345E9" w:rsidRDefault="007169A0">
      <w:pPr>
        <w:pStyle w:val="a3"/>
        <w:tabs>
          <w:tab w:val="left" w:pos="527"/>
        </w:tabs>
        <w:spacing w:before="5" w:line="206" w:lineRule="auto"/>
        <w:ind w:left="527" w:right="15" w:hanging="408"/>
      </w:pPr>
      <w:r>
        <w:rPr>
          <w:color w:val="231F20"/>
          <w:spacing w:val="-10"/>
        </w:rPr>
        <w:t>➀</w:t>
      </w:r>
      <w:r>
        <w:rPr>
          <w:color w:val="231F20"/>
        </w:rPr>
        <w:tab/>
        <w:t>NYI</w:t>
      </w:r>
      <w:r>
        <w:rPr>
          <w:color w:val="231F20"/>
          <w:spacing w:val="4"/>
        </w:rPr>
        <w:t xml:space="preserve"> 執行委員會由當選的 </w:t>
      </w:r>
      <w:r>
        <w:rPr>
          <w:color w:val="231F20"/>
        </w:rPr>
        <w:t>NYI 職員和座堂牧師或青年牧師組成。</w:t>
      </w:r>
      <w:r>
        <w:rPr>
          <w:color w:val="231F20"/>
          <w:spacing w:val="2"/>
        </w:rPr>
        <w:t xml:space="preserve">執行委員會在必要時可處理 </w:t>
      </w:r>
      <w:r>
        <w:rPr>
          <w:color w:val="231F20"/>
        </w:rPr>
        <w:t>NYI 議會的事務。執行委員會的一切</w:t>
      </w:r>
      <w:r>
        <w:rPr>
          <w:color w:val="231F20"/>
          <w:spacing w:val="-2"/>
        </w:rPr>
        <w:t>行動要向議會其餘成員傳達，並須經全議會在下次會議時核准。</w:t>
      </w:r>
    </w:p>
    <w:p w14:paraId="1DEB8402" w14:textId="77777777" w:rsidR="003345E9" w:rsidRDefault="003345E9">
      <w:pPr>
        <w:pStyle w:val="a3"/>
        <w:spacing w:line="206" w:lineRule="auto"/>
        <w:sectPr w:rsidR="003345E9">
          <w:pgSz w:w="8640" w:h="12960"/>
          <w:pgMar w:top="480" w:right="1080" w:bottom="1180" w:left="1080" w:header="0" w:footer="997" w:gutter="0"/>
          <w:cols w:space="720"/>
        </w:sectPr>
      </w:pPr>
    </w:p>
    <w:p w14:paraId="6F33F34D"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709C21E" w14:textId="77777777" w:rsidR="003345E9" w:rsidRDefault="007169A0">
      <w:pPr>
        <w:pStyle w:val="a3"/>
        <w:spacing w:before="237" w:line="206" w:lineRule="auto"/>
        <w:ind w:left="527" w:right="115" w:hanging="408"/>
        <w:jc w:val="both"/>
      </w:pPr>
      <w:r>
        <w:rPr>
          <w:color w:val="231F20"/>
          <w:spacing w:val="53"/>
        </w:rPr>
        <w:t xml:space="preserve">➁  </w:t>
      </w:r>
      <w:r>
        <w:rPr>
          <w:color w:val="231F20"/>
        </w:rPr>
        <w:t>NYI 議會可開展特別事工或年齡部門委員會，以回應青年事工需</w:t>
      </w:r>
      <w:r>
        <w:rPr>
          <w:color w:val="231F20"/>
          <w:spacing w:val="-6"/>
        </w:rPr>
        <w:t>要。</w:t>
      </w:r>
    </w:p>
    <w:p w14:paraId="0C68B72B" w14:textId="77777777" w:rsidR="003345E9" w:rsidRDefault="007169A0">
      <w:pPr>
        <w:pStyle w:val="3"/>
        <w:numPr>
          <w:ilvl w:val="1"/>
          <w:numId w:val="7"/>
        </w:numPr>
        <w:tabs>
          <w:tab w:val="left" w:pos="1024"/>
        </w:tabs>
        <w:spacing w:line="308" w:lineRule="exact"/>
        <w:ind w:left="1024" w:hanging="905"/>
      </w:pPr>
      <w:r>
        <w:rPr>
          <w:color w:val="231F20"/>
          <w:spacing w:val="-3"/>
        </w:rPr>
        <w:t>受薪職員</w:t>
      </w:r>
    </w:p>
    <w:p w14:paraId="28479DED" w14:textId="77777777" w:rsidR="003345E9" w:rsidRDefault="007169A0">
      <w:pPr>
        <w:pStyle w:val="a3"/>
        <w:spacing w:before="9" w:line="206" w:lineRule="auto"/>
        <w:ind w:left="527" w:right="116" w:hanging="408"/>
        <w:jc w:val="both"/>
      </w:pPr>
      <w:r>
        <w:rPr>
          <w:color w:val="231F20"/>
          <w:spacing w:val="1"/>
        </w:rPr>
        <w:t xml:space="preserve">➀  座堂牧師與教會委員會和 </w:t>
      </w:r>
      <w:r>
        <w:rPr>
          <w:color w:val="231F20"/>
        </w:rPr>
        <w:t>NYI 議會協商之後，設定青年牧師之責</w:t>
      </w:r>
      <w:r>
        <w:rPr>
          <w:color w:val="231F20"/>
          <w:spacing w:val="-6"/>
        </w:rPr>
        <w:t>任。</w:t>
      </w:r>
    </w:p>
    <w:p w14:paraId="5E825481" w14:textId="77777777" w:rsidR="003345E9" w:rsidRDefault="007169A0">
      <w:pPr>
        <w:pStyle w:val="a3"/>
        <w:spacing w:line="308" w:lineRule="exact"/>
        <w:ind w:left="119"/>
        <w:jc w:val="both"/>
      </w:pPr>
      <w:r>
        <w:rPr>
          <w:color w:val="231F20"/>
          <w:spacing w:val="51"/>
        </w:rPr>
        <w:t xml:space="preserve">➁  </w:t>
      </w:r>
      <w:r>
        <w:rPr>
          <w:color w:val="231F20"/>
        </w:rPr>
        <w:t>NYI</w:t>
      </w:r>
      <w:r>
        <w:rPr>
          <w:color w:val="231F20"/>
          <w:spacing w:val="-1"/>
        </w:rPr>
        <w:t xml:space="preserve"> 議會和青年牧師合作，相輔相成。</w:t>
      </w:r>
    </w:p>
    <w:p w14:paraId="48F0B6AC" w14:textId="77777777" w:rsidR="003345E9" w:rsidRDefault="007169A0">
      <w:pPr>
        <w:pStyle w:val="a3"/>
        <w:spacing w:before="10" w:line="206" w:lineRule="auto"/>
        <w:ind w:left="527" w:right="108" w:hanging="408"/>
        <w:jc w:val="both"/>
      </w:pPr>
      <w:r>
        <w:rPr>
          <w:color w:val="231F20"/>
          <w:spacing w:val="13"/>
        </w:rPr>
        <w:t xml:space="preserve">➂   若教會有多位受薪職員服務 </w:t>
      </w:r>
      <w:r>
        <w:rPr>
          <w:color w:val="231F20"/>
        </w:rPr>
        <w:t>NYI 內特定年齡部門，即可在各受薪職員領導下發展 NYI 議會或每一個年齡部門委員會。教會可決</w:t>
      </w:r>
      <w:r>
        <w:rPr>
          <w:color w:val="231F20"/>
          <w:spacing w:val="-2"/>
        </w:rPr>
        <w:t>定是否要為不同的團體成立協調議會。</w:t>
      </w:r>
    </w:p>
    <w:p w14:paraId="559CCE35" w14:textId="77777777" w:rsidR="003345E9" w:rsidRDefault="007169A0">
      <w:pPr>
        <w:pStyle w:val="2"/>
        <w:spacing w:before="59"/>
      </w:pPr>
      <w:r>
        <w:rPr>
          <w:color w:val="231F20"/>
          <w:spacing w:val="-5"/>
        </w:rPr>
        <w:t>會議</w:t>
      </w:r>
    </w:p>
    <w:p w14:paraId="7B9FAC67" w14:textId="77777777" w:rsidR="003345E9" w:rsidRDefault="007169A0">
      <w:pPr>
        <w:pStyle w:val="3"/>
        <w:numPr>
          <w:ilvl w:val="1"/>
          <w:numId w:val="7"/>
        </w:numPr>
        <w:tabs>
          <w:tab w:val="left" w:pos="1025"/>
        </w:tabs>
        <w:spacing w:before="10" w:line="349" w:lineRule="exact"/>
        <w:ind w:hanging="905"/>
      </w:pPr>
      <w:r>
        <w:rPr>
          <w:color w:val="231F20"/>
          <w:spacing w:val="3"/>
        </w:rPr>
        <w:t xml:space="preserve">地方 </w:t>
      </w:r>
      <w:r>
        <w:rPr>
          <w:color w:val="231F20"/>
        </w:rPr>
        <w:t>NYI 會議</w:t>
      </w:r>
    </w:p>
    <w:p w14:paraId="37A5F3DD" w14:textId="77777777" w:rsidR="003345E9" w:rsidRDefault="007169A0">
      <w:pPr>
        <w:pStyle w:val="a3"/>
        <w:spacing w:line="320" w:lineRule="exact"/>
        <w:jc w:val="both"/>
      </w:pPr>
      <w:r>
        <w:rPr>
          <w:color w:val="231F20"/>
        </w:rPr>
        <w:t>➀</w:t>
      </w:r>
      <w:r>
        <w:rPr>
          <w:color w:val="231F20"/>
          <w:spacing w:val="56"/>
          <w:w w:val="150"/>
        </w:rPr>
        <w:t xml:space="preserve">  </w:t>
      </w:r>
      <w:r>
        <w:rPr>
          <w:color w:val="231F20"/>
          <w:spacing w:val="2"/>
        </w:rPr>
        <w:t xml:space="preserve">多元化的地方 </w:t>
      </w:r>
      <w:r>
        <w:rPr>
          <w:color w:val="231F20"/>
        </w:rPr>
        <w:t>NYI</w:t>
      </w:r>
      <w:r>
        <w:rPr>
          <w:color w:val="231F20"/>
          <w:spacing w:val="-1"/>
        </w:rPr>
        <w:t xml:space="preserve"> 活動有助於為青年人提供有效事工。</w:t>
      </w:r>
    </w:p>
    <w:p w14:paraId="74893648" w14:textId="77777777" w:rsidR="003345E9" w:rsidRDefault="007169A0">
      <w:pPr>
        <w:pStyle w:val="a3"/>
        <w:spacing w:before="9" w:line="206" w:lineRule="auto"/>
        <w:ind w:left="528" w:right="110" w:hanging="408"/>
        <w:jc w:val="both"/>
      </w:pPr>
      <w:r>
        <w:rPr>
          <w:color w:val="231F20"/>
          <w:spacing w:val="31"/>
        </w:rPr>
        <w:t xml:space="preserve">➁  地方 </w:t>
      </w:r>
      <w:r>
        <w:rPr>
          <w:color w:val="231F20"/>
        </w:rPr>
        <w:t>NYI</w:t>
      </w:r>
      <w:r>
        <w:rPr>
          <w:color w:val="231F20"/>
          <w:spacing w:val="2"/>
        </w:rPr>
        <w:t xml:space="preserve"> 團體參與地區、區域、和全球 </w:t>
      </w:r>
      <w:r>
        <w:rPr>
          <w:color w:val="231F20"/>
        </w:rPr>
        <w:t>NYI</w:t>
      </w:r>
      <w:r>
        <w:rPr>
          <w:color w:val="231F20"/>
          <w:spacing w:val="1"/>
        </w:rPr>
        <w:t xml:space="preserve"> 會議，有助於進一</w:t>
      </w:r>
      <w:r>
        <w:rPr>
          <w:color w:val="231F20"/>
          <w:spacing w:val="-2"/>
        </w:rPr>
        <w:t>步加強教會內青年事工。</w:t>
      </w:r>
    </w:p>
    <w:p w14:paraId="4EF44F8F" w14:textId="77777777" w:rsidR="003345E9" w:rsidRDefault="007169A0">
      <w:pPr>
        <w:pStyle w:val="3"/>
        <w:numPr>
          <w:ilvl w:val="1"/>
          <w:numId w:val="7"/>
        </w:numPr>
        <w:tabs>
          <w:tab w:val="left" w:pos="974"/>
        </w:tabs>
        <w:spacing w:line="308" w:lineRule="exact"/>
        <w:ind w:left="974" w:hanging="854"/>
      </w:pPr>
      <w:r>
        <w:rPr>
          <w:color w:val="231F20"/>
        </w:rPr>
        <w:t>NYI</w:t>
      </w:r>
      <w:r>
        <w:rPr>
          <w:color w:val="231F20"/>
          <w:spacing w:val="1"/>
        </w:rPr>
        <w:t xml:space="preserve"> 議會會議</w:t>
      </w:r>
    </w:p>
    <w:p w14:paraId="0D9CEDE7" w14:textId="77777777" w:rsidR="003345E9" w:rsidRDefault="007169A0">
      <w:pPr>
        <w:pStyle w:val="a3"/>
        <w:spacing w:line="320" w:lineRule="exact"/>
        <w:jc w:val="both"/>
      </w:pPr>
      <w:r>
        <w:rPr>
          <w:color w:val="231F20"/>
          <w:spacing w:val="49"/>
        </w:rPr>
        <w:t xml:space="preserve">➀  </w:t>
      </w:r>
      <w:r>
        <w:rPr>
          <w:color w:val="231F20"/>
        </w:rPr>
        <w:t>NYI 議會定期開會，以完成 NYI</w:t>
      </w:r>
      <w:r>
        <w:rPr>
          <w:color w:val="231F20"/>
          <w:spacing w:val="-2"/>
        </w:rPr>
        <w:t xml:space="preserve"> 的使命和異象。</w:t>
      </w:r>
    </w:p>
    <w:p w14:paraId="585F7F4C" w14:textId="77777777" w:rsidR="003345E9" w:rsidRDefault="007169A0">
      <w:pPr>
        <w:pStyle w:val="a3"/>
        <w:spacing w:line="319" w:lineRule="exact"/>
        <w:jc w:val="both"/>
      </w:pPr>
      <w:r>
        <w:rPr>
          <w:color w:val="231F20"/>
        </w:rPr>
        <w:t>➁</w:t>
      </w:r>
      <w:r>
        <w:rPr>
          <w:color w:val="231F20"/>
          <w:spacing w:val="68"/>
          <w:w w:val="150"/>
        </w:rPr>
        <w:t xml:space="preserve">  </w:t>
      </w:r>
      <w:r>
        <w:rPr>
          <w:color w:val="231F20"/>
          <w:spacing w:val="-1"/>
        </w:rPr>
        <w:t>議會的主席或座堂牧師得安排或召開議會的會議。</w:t>
      </w:r>
    </w:p>
    <w:p w14:paraId="62A37248" w14:textId="77777777" w:rsidR="003345E9" w:rsidRDefault="007169A0">
      <w:pPr>
        <w:pStyle w:val="3"/>
        <w:numPr>
          <w:ilvl w:val="1"/>
          <w:numId w:val="7"/>
        </w:numPr>
        <w:tabs>
          <w:tab w:val="left" w:pos="1025"/>
        </w:tabs>
        <w:spacing w:line="322" w:lineRule="exact"/>
        <w:ind w:hanging="905"/>
      </w:pPr>
      <w:r>
        <w:rPr>
          <w:color w:val="231F20"/>
          <w:spacing w:val="-5"/>
        </w:rPr>
        <w:t>年會</w:t>
      </w:r>
    </w:p>
    <w:p w14:paraId="33640EAC" w14:textId="77777777" w:rsidR="003345E9" w:rsidRDefault="007169A0">
      <w:pPr>
        <w:pStyle w:val="a3"/>
        <w:tabs>
          <w:tab w:val="left" w:pos="527"/>
        </w:tabs>
        <w:spacing w:before="10" w:line="206" w:lineRule="auto"/>
        <w:ind w:left="528" w:right="113" w:hanging="408"/>
      </w:pPr>
      <w:r>
        <w:rPr>
          <w:color w:val="231F20"/>
          <w:spacing w:val="-10"/>
        </w:rPr>
        <w:t>➀</w:t>
      </w:r>
      <w:r>
        <w:rPr>
          <w:color w:val="231F20"/>
        </w:rPr>
        <w:tab/>
      </w:r>
      <w:r>
        <w:rPr>
          <w:color w:val="231F20"/>
          <w:spacing w:val="-11"/>
        </w:rPr>
        <w:t xml:space="preserve">按本會「手冊」，地方 </w:t>
      </w:r>
      <w:r>
        <w:rPr>
          <w:color w:val="231F20"/>
        </w:rPr>
        <w:t>NYI 年會定於地區 NYI 大會之前六十天內</w:t>
      </w:r>
      <w:r>
        <w:rPr>
          <w:color w:val="231F20"/>
          <w:spacing w:val="-4"/>
        </w:rPr>
        <w:t>召開。</w:t>
      </w:r>
    </w:p>
    <w:p w14:paraId="2093A026" w14:textId="77777777" w:rsidR="003345E9" w:rsidRDefault="007169A0">
      <w:pPr>
        <w:pStyle w:val="a3"/>
        <w:tabs>
          <w:tab w:val="left" w:pos="527"/>
        </w:tabs>
        <w:spacing w:line="206" w:lineRule="auto"/>
        <w:ind w:left="528" w:right="112" w:hanging="408"/>
      </w:pPr>
      <w:r>
        <w:rPr>
          <w:color w:val="231F20"/>
          <w:spacing w:val="-10"/>
        </w:rPr>
        <w:t>➁</w:t>
      </w:r>
      <w:r>
        <w:rPr>
          <w:color w:val="231F20"/>
        </w:rPr>
        <w:tab/>
        <w:t>NYI</w:t>
      </w:r>
      <w:r>
        <w:rPr>
          <w:color w:val="231F20"/>
          <w:spacing w:val="3"/>
        </w:rPr>
        <w:t xml:space="preserve"> 職員和議會成員以及地區 </w:t>
      </w:r>
      <w:r>
        <w:rPr>
          <w:color w:val="231F20"/>
        </w:rPr>
        <w:t>NYI</w:t>
      </w:r>
      <w:r>
        <w:rPr>
          <w:color w:val="231F20"/>
          <w:spacing w:val="8"/>
        </w:rPr>
        <w:t xml:space="preserve"> 大會的代表在 </w:t>
      </w:r>
      <w:r>
        <w:rPr>
          <w:color w:val="231F20"/>
        </w:rPr>
        <w:t>NYI</w:t>
      </w:r>
      <w:r>
        <w:rPr>
          <w:color w:val="231F20"/>
          <w:spacing w:val="7"/>
        </w:rPr>
        <w:t xml:space="preserve"> 年會中選</w:t>
      </w:r>
      <w:r>
        <w:rPr>
          <w:color w:val="231F20"/>
          <w:spacing w:val="-6"/>
        </w:rPr>
        <w:t>出。</w:t>
      </w:r>
    </w:p>
    <w:p w14:paraId="5A73861A" w14:textId="77777777" w:rsidR="003345E9" w:rsidRDefault="007169A0">
      <w:pPr>
        <w:pStyle w:val="a3"/>
        <w:tabs>
          <w:tab w:val="left" w:pos="527"/>
        </w:tabs>
        <w:spacing w:line="335" w:lineRule="exact"/>
      </w:pPr>
      <w:r>
        <w:rPr>
          <w:color w:val="231F20"/>
          <w:spacing w:val="-10"/>
        </w:rPr>
        <w:t>➂</w:t>
      </w:r>
      <w:r>
        <w:rPr>
          <w:color w:val="231F20"/>
        </w:rPr>
        <w:tab/>
        <w:t>NYI</w:t>
      </w:r>
      <w:r>
        <w:rPr>
          <w:color w:val="231F20"/>
          <w:spacing w:val="4"/>
        </w:rPr>
        <w:t xml:space="preserve"> 地方事工計劃得於 </w:t>
      </w:r>
      <w:r>
        <w:rPr>
          <w:color w:val="231F20"/>
        </w:rPr>
        <w:t>NYI</w:t>
      </w:r>
      <w:r>
        <w:rPr>
          <w:color w:val="231F20"/>
          <w:spacing w:val="-1"/>
        </w:rPr>
        <w:t xml:space="preserve"> 年會中以三分之二票決定之。</w:t>
      </w:r>
    </w:p>
    <w:p w14:paraId="1CEC8B68" w14:textId="77777777" w:rsidR="003345E9" w:rsidRDefault="007169A0">
      <w:pPr>
        <w:spacing w:before="63"/>
        <w:ind w:left="2219"/>
        <w:rPr>
          <w:b/>
          <w:sz w:val="20"/>
        </w:rPr>
      </w:pPr>
      <w:r>
        <w:rPr>
          <w:b/>
          <w:color w:val="231F20"/>
          <w:spacing w:val="-1"/>
          <w:sz w:val="20"/>
        </w:rPr>
        <w:t>二、地區事工計劃模板</w:t>
      </w:r>
    </w:p>
    <w:p w14:paraId="39ACE734" w14:textId="77777777" w:rsidR="003345E9" w:rsidRDefault="007169A0">
      <w:pPr>
        <w:pStyle w:val="2"/>
        <w:spacing w:before="46"/>
      </w:pPr>
      <w:r>
        <w:rPr>
          <w:color w:val="231F20"/>
          <w:spacing w:val="-5"/>
        </w:rPr>
        <w:t>事工</w:t>
      </w:r>
    </w:p>
    <w:p w14:paraId="392E883D" w14:textId="77777777" w:rsidR="003345E9" w:rsidRDefault="007169A0">
      <w:pPr>
        <w:pStyle w:val="3"/>
        <w:numPr>
          <w:ilvl w:val="1"/>
          <w:numId w:val="6"/>
        </w:numPr>
        <w:tabs>
          <w:tab w:val="left" w:pos="1025"/>
        </w:tabs>
        <w:spacing w:before="10" w:line="349" w:lineRule="exact"/>
        <w:ind w:hanging="905"/>
        <w:jc w:val="left"/>
        <w:rPr>
          <w:rFonts w:ascii="Noto Sans TC" w:eastAsia="Noto Sans TC"/>
          <w:color w:val="231F20"/>
        </w:rPr>
      </w:pPr>
      <w:r>
        <w:rPr>
          <w:color w:val="231F20"/>
          <w:spacing w:val="-5"/>
        </w:rPr>
        <w:t>佈道</w:t>
      </w:r>
    </w:p>
    <w:p w14:paraId="492D578A" w14:textId="77777777" w:rsidR="003345E9" w:rsidRDefault="007169A0">
      <w:pPr>
        <w:pStyle w:val="a3"/>
        <w:spacing w:before="9" w:line="206" w:lineRule="auto"/>
        <w:ind w:left="359" w:right="117"/>
      </w:pPr>
      <w:r>
        <w:rPr>
          <w:color w:val="231F20"/>
        </w:rPr>
        <w:t>地區 NYI 要發展和推行各樣長期的事工和特別活動，帶領青年人歸</w:t>
      </w:r>
      <w:r>
        <w:rPr>
          <w:color w:val="231F20"/>
          <w:spacing w:val="-6"/>
        </w:rPr>
        <w:t>主。</w:t>
      </w:r>
    </w:p>
    <w:p w14:paraId="6B8418A1" w14:textId="77777777" w:rsidR="003345E9" w:rsidRDefault="007169A0">
      <w:pPr>
        <w:pStyle w:val="3"/>
        <w:numPr>
          <w:ilvl w:val="1"/>
          <w:numId w:val="6"/>
        </w:numPr>
        <w:tabs>
          <w:tab w:val="left" w:pos="1025"/>
        </w:tabs>
        <w:spacing w:line="308" w:lineRule="exact"/>
        <w:ind w:hanging="905"/>
        <w:jc w:val="left"/>
        <w:rPr>
          <w:rFonts w:ascii="Noto Sans TC" w:eastAsia="Noto Sans TC"/>
          <w:color w:val="231F20"/>
        </w:rPr>
      </w:pPr>
      <w:r>
        <w:rPr>
          <w:color w:val="231F20"/>
          <w:spacing w:val="-3"/>
        </w:rPr>
        <w:t>門徒訓練</w:t>
      </w:r>
    </w:p>
    <w:p w14:paraId="45B1CDFA" w14:textId="77777777" w:rsidR="003345E9" w:rsidRDefault="007169A0">
      <w:pPr>
        <w:pStyle w:val="a3"/>
        <w:spacing w:line="346" w:lineRule="exact"/>
        <w:ind w:left="359"/>
      </w:pPr>
      <w:r>
        <w:rPr>
          <w:color w:val="231F20"/>
          <w:spacing w:val="18"/>
        </w:rPr>
        <w:t xml:space="preserve">地區 </w:t>
      </w:r>
      <w:r>
        <w:rPr>
          <w:color w:val="231F20"/>
        </w:rPr>
        <w:t>NYI</w:t>
      </w:r>
      <w:r>
        <w:rPr>
          <w:color w:val="231F20"/>
          <w:spacing w:val="-1"/>
        </w:rPr>
        <w:t xml:space="preserve"> 要發展和推行各樣長期的事工和特別活動，栽培和鼓勵青</w:t>
      </w:r>
    </w:p>
    <w:p w14:paraId="5137C277" w14:textId="77777777" w:rsidR="003345E9" w:rsidRDefault="003345E9">
      <w:pPr>
        <w:pStyle w:val="a3"/>
        <w:spacing w:line="346" w:lineRule="exact"/>
        <w:sectPr w:rsidR="003345E9">
          <w:pgSz w:w="8640" w:h="12960"/>
          <w:pgMar w:top="480" w:right="1080" w:bottom="1180" w:left="1080" w:header="0" w:footer="997" w:gutter="0"/>
          <w:cols w:space="720"/>
        </w:sectPr>
      </w:pPr>
    </w:p>
    <w:p w14:paraId="632C367B" w14:textId="77777777" w:rsidR="003345E9" w:rsidRDefault="007169A0">
      <w:pPr>
        <w:pStyle w:val="a3"/>
        <w:spacing w:before="50"/>
        <w:ind w:left="0"/>
        <w:jc w:val="center"/>
      </w:pPr>
      <w:r>
        <w:rPr>
          <w:color w:val="231F20"/>
          <w:spacing w:val="-3"/>
        </w:rPr>
        <w:lastRenderedPageBreak/>
        <w:t>行政政策</w:t>
      </w:r>
    </w:p>
    <w:p w14:paraId="3232F210" w14:textId="77777777" w:rsidR="003345E9" w:rsidRDefault="007169A0">
      <w:pPr>
        <w:pStyle w:val="a3"/>
        <w:spacing w:before="237" w:line="206" w:lineRule="auto"/>
        <w:ind w:left="359" w:right="115"/>
      </w:pPr>
      <w:r>
        <w:rPr>
          <w:color w:val="231F20"/>
          <w:w w:val="102"/>
        </w:rPr>
        <w:t>年人在基督門徒之旅上不斷成長，在個人靈修、敬拜、团契、事奉和領人歸主等方面不斷長進。</w:t>
      </w:r>
    </w:p>
    <w:p w14:paraId="677D206F" w14:textId="77777777" w:rsidR="003345E9" w:rsidRDefault="007169A0">
      <w:pPr>
        <w:pStyle w:val="3"/>
        <w:numPr>
          <w:ilvl w:val="1"/>
          <w:numId w:val="6"/>
        </w:numPr>
        <w:tabs>
          <w:tab w:val="left" w:pos="1025"/>
        </w:tabs>
        <w:spacing w:line="308" w:lineRule="exact"/>
        <w:ind w:hanging="905"/>
        <w:jc w:val="left"/>
        <w:rPr>
          <w:rFonts w:ascii="Noto Sans TC" w:eastAsia="Noto Sans TC"/>
          <w:color w:val="231F20"/>
        </w:rPr>
      </w:pPr>
      <w:r>
        <w:rPr>
          <w:color w:val="231F20"/>
          <w:spacing w:val="-3"/>
        </w:rPr>
        <w:t>栽培領袖</w:t>
      </w:r>
    </w:p>
    <w:p w14:paraId="46522D3F" w14:textId="77777777" w:rsidR="003345E9" w:rsidRDefault="007169A0">
      <w:pPr>
        <w:pStyle w:val="a3"/>
        <w:spacing w:before="9" w:line="206" w:lineRule="auto"/>
        <w:ind w:left="359" w:right="117"/>
      </w:pPr>
      <w:r>
        <w:rPr>
          <w:color w:val="231F20"/>
        </w:rPr>
        <w:t>地區 NYI 要發展和推行各樣長期的事工和特別活動，引導和裝備青</w:t>
      </w:r>
      <w:r>
        <w:rPr>
          <w:color w:val="231F20"/>
          <w:spacing w:val="-2"/>
        </w:rPr>
        <w:t>年人成為服事基督和祂教會的領袖。</w:t>
      </w:r>
    </w:p>
    <w:p w14:paraId="599EAB71" w14:textId="77777777" w:rsidR="003345E9" w:rsidRDefault="007169A0">
      <w:pPr>
        <w:pStyle w:val="2"/>
        <w:spacing w:before="61"/>
      </w:pPr>
      <w:r>
        <w:rPr>
          <w:color w:val="231F20"/>
          <w:spacing w:val="-5"/>
        </w:rPr>
        <w:t>修訂</w:t>
      </w:r>
    </w:p>
    <w:p w14:paraId="3723FAEC" w14:textId="77777777" w:rsidR="003345E9" w:rsidRDefault="007169A0">
      <w:pPr>
        <w:pStyle w:val="3"/>
        <w:numPr>
          <w:ilvl w:val="1"/>
          <w:numId w:val="6"/>
        </w:numPr>
        <w:tabs>
          <w:tab w:val="left" w:pos="1025"/>
        </w:tabs>
        <w:spacing w:before="10" w:line="349" w:lineRule="exact"/>
        <w:ind w:hanging="905"/>
        <w:jc w:val="left"/>
        <w:rPr>
          <w:rFonts w:ascii="Noto Sans TC" w:eastAsia="Noto Sans TC"/>
          <w:color w:val="231F20"/>
        </w:rPr>
      </w:pPr>
      <w:r>
        <w:rPr>
          <w:color w:val="231F20"/>
          <w:spacing w:val="-5"/>
        </w:rPr>
        <w:t>條款</w:t>
      </w:r>
    </w:p>
    <w:p w14:paraId="7A5E06A6" w14:textId="77777777" w:rsidR="003345E9" w:rsidRDefault="007169A0">
      <w:pPr>
        <w:pStyle w:val="a3"/>
        <w:tabs>
          <w:tab w:val="left" w:pos="527"/>
        </w:tabs>
        <w:spacing w:before="9" w:line="206" w:lineRule="auto"/>
        <w:ind w:left="528" w:right="17" w:hanging="408"/>
      </w:pPr>
      <w:r>
        <w:rPr>
          <w:color w:val="231F20"/>
          <w:w w:val="102"/>
        </w:rPr>
        <w:t>➀</w:t>
      </w:r>
      <w:r>
        <w:rPr>
          <w:color w:val="231F20"/>
        </w:rPr>
        <w:tab/>
      </w:r>
      <w:r>
        <w:rPr>
          <w:color w:val="231F20"/>
          <w:w w:val="102"/>
        </w:rPr>
        <w:t>本地區事工計劃旨在提供地區層次的</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有關組織、功能和領導</w:t>
      </w:r>
      <w:r>
        <w:rPr>
          <w:color w:val="231F20"/>
          <w:spacing w:val="1"/>
          <w:w w:val="102"/>
        </w:rPr>
        <w:t>的標準程式。地區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可以</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的憲章和本會「手冊」為依歸，</w:t>
      </w:r>
      <w:r>
        <w:rPr>
          <w:color w:val="231F20"/>
          <w:spacing w:val="1"/>
          <w:w w:val="102"/>
        </w:rPr>
        <w:t>按本地區的處境而酬情調整、修訂該計劃，以回應地方青年事工需要。</w:t>
      </w:r>
    </w:p>
    <w:p w14:paraId="0432031F" w14:textId="77777777" w:rsidR="003345E9" w:rsidRDefault="007169A0">
      <w:pPr>
        <w:pStyle w:val="a3"/>
        <w:tabs>
          <w:tab w:val="left" w:pos="527"/>
        </w:tabs>
        <w:spacing w:line="305" w:lineRule="exact"/>
      </w:pPr>
      <w:r>
        <w:rPr>
          <w:color w:val="231F20"/>
          <w:spacing w:val="-10"/>
        </w:rPr>
        <w:t>➁</w:t>
      </w:r>
      <w:r>
        <w:rPr>
          <w:color w:val="231F20"/>
        </w:rPr>
        <w:tab/>
      </w:r>
      <w:r>
        <w:rPr>
          <w:color w:val="231F20"/>
          <w:spacing w:val="2"/>
        </w:rPr>
        <w:t xml:space="preserve">本事工計劃未涵蓋的領域，均歸地區 </w:t>
      </w:r>
      <w:r>
        <w:rPr>
          <w:color w:val="231F20"/>
        </w:rPr>
        <w:t>NYI</w:t>
      </w:r>
      <w:r>
        <w:rPr>
          <w:color w:val="231F20"/>
          <w:spacing w:val="4"/>
        </w:rPr>
        <w:t xml:space="preserve"> 議會管轄。</w:t>
      </w:r>
    </w:p>
    <w:p w14:paraId="0DAE76A2" w14:textId="77777777" w:rsidR="003345E9" w:rsidRDefault="007169A0">
      <w:pPr>
        <w:pStyle w:val="3"/>
        <w:numPr>
          <w:ilvl w:val="1"/>
          <w:numId w:val="6"/>
        </w:numPr>
        <w:tabs>
          <w:tab w:val="left" w:pos="1025"/>
        </w:tabs>
        <w:spacing w:line="322" w:lineRule="exact"/>
        <w:ind w:hanging="905"/>
        <w:jc w:val="left"/>
        <w:rPr>
          <w:rFonts w:ascii="Noto Sans TC" w:eastAsia="Noto Sans TC"/>
          <w:color w:val="231F20"/>
        </w:rPr>
      </w:pPr>
      <w:r>
        <w:rPr>
          <w:color w:val="231F20"/>
          <w:spacing w:val="-5"/>
        </w:rPr>
        <w:t>程序</w:t>
      </w:r>
    </w:p>
    <w:p w14:paraId="7909EB6E" w14:textId="77777777" w:rsidR="003345E9" w:rsidRDefault="007169A0">
      <w:pPr>
        <w:pStyle w:val="a3"/>
        <w:tabs>
          <w:tab w:val="left" w:pos="527"/>
        </w:tabs>
        <w:spacing w:before="9" w:line="206" w:lineRule="auto"/>
        <w:ind w:left="528" w:right="118" w:hanging="408"/>
      </w:pPr>
      <w:r>
        <w:rPr>
          <w:color w:val="231F20"/>
          <w:spacing w:val="-10"/>
        </w:rPr>
        <w:t>➀</w:t>
      </w:r>
      <w:r>
        <w:rPr>
          <w:color w:val="231F20"/>
        </w:rPr>
        <w:tab/>
        <w:t>地區 NYI 議會需訂立、公佈採納和修訂地區事工計劃的程序，並在地區 NYI 大會開會之前通過所有修訂的動議。</w:t>
      </w:r>
    </w:p>
    <w:p w14:paraId="0C99DF36" w14:textId="77777777" w:rsidR="003345E9" w:rsidRDefault="007169A0">
      <w:pPr>
        <w:pStyle w:val="a3"/>
        <w:tabs>
          <w:tab w:val="left" w:pos="527"/>
        </w:tabs>
        <w:spacing w:line="206" w:lineRule="auto"/>
        <w:ind w:left="528" w:right="115" w:hanging="408"/>
      </w:pPr>
      <w:r>
        <w:rPr>
          <w:color w:val="231F20"/>
          <w:spacing w:val="-10"/>
        </w:rPr>
        <w:t>➁</w:t>
      </w:r>
      <w:r>
        <w:rPr>
          <w:color w:val="231F20"/>
        </w:rPr>
        <w:tab/>
        <w:t>所有關於地區事工計劃的修訂案必須於地區 NYI 大會前以書面形式分發給各地方 NYI 團體。</w:t>
      </w:r>
    </w:p>
    <w:p w14:paraId="0614E506" w14:textId="77777777" w:rsidR="003345E9" w:rsidRDefault="007169A0">
      <w:pPr>
        <w:pStyle w:val="a3"/>
        <w:tabs>
          <w:tab w:val="left" w:pos="527"/>
        </w:tabs>
        <w:spacing w:line="206" w:lineRule="auto"/>
        <w:ind w:left="528" w:right="115" w:hanging="408"/>
      </w:pPr>
      <w:r>
        <w:rPr>
          <w:color w:val="231F20"/>
          <w:spacing w:val="-10"/>
        </w:rPr>
        <w:t>➂</w:t>
      </w:r>
      <w:r>
        <w:rPr>
          <w:color w:val="231F20"/>
        </w:rPr>
        <w:tab/>
        <w:t>所有修訂案須由所有出席地區 NYI 大會的代表和成員三分之二的</w:t>
      </w:r>
      <w:r>
        <w:rPr>
          <w:color w:val="231F20"/>
          <w:spacing w:val="-2"/>
        </w:rPr>
        <w:t>票決通過，並經地區監督和地區指導委員會核准。</w:t>
      </w:r>
    </w:p>
    <w:p w14:paraId="6AA2D8D1" w14:textId="77777777" w:rsidR="003345E9" w:rsidRDefault="007169A0">
      <w:pPr>
        <w:pStyle w:val="a3"/>
        <w:tabs>
          <w:tab w:val="left" w:pos="527"/>
        </w:tabs>
        <w:spacing w:line="206" w:lineRule="auto"/>
        <w:ind w:left="528" w:right="14" w:hanging="408"/>
      </w:pPr>
      <w:r>
        <w:rPr>
          <w:color w:val="231F20"/>
          <w:spacing w:val="-10"/>
        </w:rPr>
        <w:t>➃</w:t>
      </w:r>
      <w:r>
        <w:rPr>
          <w:color w:val="231F20"/>
        </w:rPr>
        <w:tab/>
      </w:r>
      <w:r>
        <w:rPr>
          <w:color w:val="231F20"/>
          <w:spacing w:val="2"/>
        </w:rPr>
        <w:t xml:space="preserve">所有修訂案通過後，須在地區 </w:t>
      </w:r>
      <w:r>
        <w:rPr>
          <w:color w:val="231F20"/>
        </w:rPr>
        <w:t>NYI 大會閉幕後六十天之內生效。</w:t>
      </w:r>
      <w:r>
        <w:rPr>
          <w:color w:val="231F20"/>
          <w:spacing w:val="-2"/>
        </w:rPr>
        <w:t>該修訂版事工計劃在生效前須以文告公佈。</w:t>
      </w:r>
    </w:p>
    <w:p w14:paraId="0464A844" w14:textId="77777777" w:rsidR="003345E9" w:rsidRDefault="007169A0">
      <w:pPr>
        <w:pStyle w:val="2"/>
        <w:spacing w:before="53"/>
      </w:pPr>
      <w:r>
        <w:rPr>
          <w:color w:val="231F20"/>
          <w:spacing w:val="-2"/>
        </w:rPr>
        <w:t>成員和事工焦點</w:t>
      </w:r>
    </w:p>
    <w:p w14:paraId="2497E01E" w14:textId="77777777" w:rsidR="003345E9" w:rsidRDefault="007169A0">
      <w:pPr>
        <w:pStyle w:val="3"/>
        <w:numPr>
          <w:ilvl w:val="1"/>
          <w:numId w:val="6"/>
        </w:numPr>
        <w:tabs>
          <w:tab w:val="left" w:pos="1025"/>
        </w:tabs>
        <w:spacing w:before="9" w:line="349" w:lineRule="exact"/>
        <w:ind w:hanging="905"/>
        <w:jc w:val="left"/>
        <w:rPr>
          <w:rFonts w:ascii="Noto Sans TC" w:eastAsia="Noto Sans TC"/>
          <w:color w:val="231F20"/>
        </w:rPr>
      </w:pPr>
      <w:r>
        <w:rPr>
          <w:color w:val="231F20"/>
          <w:spacing w:val="-2"/>
        </w:rPr>
        <w:t>成員和問責</w:t>
      </w:r>
    </w:p>
    <w:p w14:paraId="717DA734" w14:textId="77777777" w:rsidR="003345E9" w:rsidRDefault="007169A0">
      <w:pPr>
        <w:pStyle w:val="a3"/>
        <w:tabs>
          <w:tab w:val="left" w:pos="527"/>
        </w:tabs>
        <w:spacing w:line="320" w:lineRule="exact"/>
      </w:pPr>
      <w:r>
        <w:rPr>
          <w:color w:val="231F20"/>
          <w:spacing w:val="-10"/>
        </w:rPr>
        <w:t>➀</w:t>
      </w:r>
      <w:r>
        <w:rPr>
          <w:color w:val="231F20"/>
        </w:rPr>
        <w:tab/>
      </w:r>
      <w:r>
        <w:rPr>
          <w:color w:val="231F20"/>
          <w:spacing w:val="3"/>
        </w:rPr>
        <w:t xml:space="preserve">所有地方 </w:t>
      </w:r>
      <w:r>
        <w:rPr>
          <w:color w:val="231F20"/>
        </w:rPr>
        <w:t>NYI</w:t>
      </w:r>
      <w:r>
        <w:rPr>
          <w:color w:val="231F20"/>
          <w:spacing w:val="1"/>
        </w:rPr>
        <w:t xml:space="preserve"> 團體和地區範圍內的 </w:t>
      </w:r>
      <w:r>
        <w:rPr>
          <w:color w:val="231F20"/>
        </w:rPr>
        <w:t>NYI</w:t>
      </w:r>
      <w:r>
        <w:rPr>
          <w:color w:val="231F20"/>
          <w:spacing w:val="2"/>
        </w:rPr>
        <w:t xml:space="preserve"> 契友，組成地區 </w:t>
      </w:r>
      <w:r>
        <w:rPr>
          <w:color w:val="231F20"/>
        </w:rPr>
        <w:t>NYI</w:t>
      </w:r>
      <w:r>
        <w:rPr>
          <w:color w:val="231F20"/>
          <w:spacing w:val="-10"/>
        </w:rPr>
        <w:t>。</w:t>
      </w:r>
    </w:p>
    <w:p w14:paraId="7C845A97" w14:textId="77777777" w:rsidR="003345E9" w:rsidRDefault="007169A0">
      <w:pPr>
        <w:pStyle w:val="a3"/>
        <w:tabs>
          <w:tab w:val="left" w:pos="527"/>
        </w:tabs>
        <w:spacing w:line="320" w:lineRule="exact"/>
      </w:pPr>
      <w:r>
        <w:rPr>
          <w:color w:val="231F20"/>
          <w:spacing w:val="-10"/>
        </w:rPr>
        <w:t>➁</w:t>
      </w:r>
      <w:r>
        <w:rPr>
          <w:color w:val="231F20"/>
        </w:rPr>
        <w:tab/>
      </w:r>
      <w:r>
        <w:rPr>
          <w:color w:val="231F20"/>
          <w:spacing w:val="14"/>
        </w:rPr>
        <w:t xml:space="preserve">地區 </w:t>
      </w:r>
      <w:r>
        <w:rPr>
          <w:color w:val="231F20"/>
        </w:rPr>
        <w:t>NYI</w:t>
      </w:r>
      <w:r>
        <w:rPr>
          <w:color w:val="231F20"/>
          <w:spacing w:val="-1"/>
        </w:rPr>
        <w:t xml:space="preserve"> 向其契友、地區監督和地區指導委員會負責。</w:t>
      </w:r>
    </w:p>
    <w:p w14:paraId="7C9457DA" w14:textId="77777777" w:rsidR="003345E9" w:rsidRDefault="007169A0">
      <w:pPr>
        <w:pStyle w:val="a3"/>
        <w:tabs>
          <w:tab w:val="left" w:pos="527"/>
        </w:tabs>
        <w:spacing w:before="10" w:line="206" w:lineRule="auto"/>
        <w:ind w:left="528" w:right="114" w:hanging="408"/>
      </w:pPr>
      <w:r>
        <w:rPr>
          <w:color w:val="231F20"/>
          <w:spacing w:val="-10"/>
        </w:rPr>
        <w:t>➂</w:t>
      </w:r>
      <w:r>
        <w:rPr>
          <w:color w:val="231F20"/>
        </w:rPr>
        <w:tab/>
      </w:r>
      <w:r>
        <w:rPr>
          <w:color w:val="231F20"/>
          <w:spacing w:val="8"/>
        </w:rPr>
        <w:t xml:space="preserve">地區 </w:t>
      </w:r>
      <w:r>
        <w:rPr>
          <w:color w:val="231F20"/>
        </w:rPr>
        <w:t>NYI</w:t>
      </w:r>
      <w:r>
        <w:rPr>
          <w:color w:val="231F20"/>
          <w:spacing w:val="7"/>
        </w:rPr>
        <w:t xml:space="preserve"> 通過地區 </w:t>
      </w:r>
      <w:r>
        <w:rPr>
          <w:color w:val="231F20"/>
        </w:rPr>
        <w:t>NYI</w:t>
      </w:r>
      <w:r>
        <w:rPr>
          <w:color w:val="231F20"/>
          <w:spacing w:val="3"/>
        </w:rPr>
        <w:t xml:space="preserve"> 主席每年向地區 </w:t>
      </w:r>
      <w:r>
        <w:rPr>
          <w:color w:val="231F20"/>
        </w:rPr>
        <w:t>NYI 大會及地區年議會</w:t>
      </w:r>
      <w:r>
        <w:rPr>
          <w:color w:val="231F20"/>
          <w:spacing w:val="-4"/>
        </w:rPr>
        <w:t>報告。</w:t>
      </w:r>
    </w:p>
    <w:p w14:paraId="61FB2FEB" w14:textId="77777777" w:rsidR="003345E9" w:rsidRDefault="007169A0">
      <w:pPr>
        <w:pStyle w:val="3"/>
        <w:numPr>
          <w:ilvl w:val="1"/>
          <w:numId w:val="6"/>
        </w:numPr>
        <w:tabs>
          <w:tab w:val="left" w:pos="1025"/>
        </w:tabs>
        <w:spacing w:line="308" w:lineRule="exact"/>
        <w:ind w:hanging="905"/>
        <w:jc w:val="left"/>
        <w:rPr>
          <w:rFonts w:ascii="Noto Sans TC" w:eastAsia="Noto Sans TC"/>
          <w:color w:val="231F20"/>
        </w:rPr>
      </w:pPr>
      <w:r>
        <w:rPr>
          <w:color w:val="231F20"/>
          <w:spacing w:val="-3"/>
        </w:rPr>
        <w:t>事工焦點</w:t>
      </w:r>
    </w:p>
    <w:p w14:paraId="7C6A2F99" w14:textId="77777777" w:rsidR="003345E9" w:rsidRDefault="007169A0">
      <w:pPr>
        <w:pStyle w:val="a3"/>
        <w:spacing w:before="9" w:line="206" w:lineRule="auto"/>
        <w:ind w:left="528" w:right="116" w:hanging="408"/>
        <w:jc w:val="both"/>
      </w:pPr>
      <w:r>
        <w:rPr>
          <w:color w:val="231F20"/>
          <w:spacing w:val="12"/>
        </w:rPr>
        <w:t xml:space="preserve">➀  地區 </w:t>
      </w:r>
      <w:r>
        <w:rPr>
          <w:color w:val="231F20"/>
        </w:rPr>
        <w:t>NYI 傳統的事工焦點是十二歲及以上的青少年、大專院校學生和社會青年。地區 NYI 議會在地區監督和地區指導委員會核准</w:t>
      </w:r>
      <w:r>
        <w:rPr>
          <w:color w:val="231F20"/>
          <w:spacing w:val="-2"/>
        </w:rPr>
        <w:t>下，得視恰當修正事工焦點。</w:t>
      </w:r>
    </w:p>
    <w:p w14:paraId="10B0E9A2"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6DFFB8CD"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6617F38" w14:textId="77777777" w:rsidR="003345E9" w:rsidRDefault="007169A0">
      <w:pPr>
        <w:pStyle w:val="a3"/>
        <w:tabs>
          <w:tab w:val="left" w:pos="527"/>
        </w:tabs>
        <w:spacing w:before="237" w:line="206" w:lineRule="auto"/>
        <w:ind w:left="527" w:right="116" w:hanging="408"/>
      </w:pPr>
      <w:r>
        <w:rPr>
          <w:color w:val="231F20"/>
          <w:spacing w:val="-10"/>
        </w:rPr>
        <w:t>➁</w:t>
      </w:r>
      <w:r>
        <w:rPr>
          <w:color w:val="231F20"/>
        </w:rPr>
        <w:tab/>
        <w:t>為了代表和擬定計劃的目的，地區 NYI 議會根據地區青年事工需</w:t>
      </w:r>
      <w:r>
        <w:rPr>
          <w:color w:val="231F20"/>
          <w:spacing w:val="-2"/>
        </w:rPr>
        <w:t>要建立各年齡部門。</w:t>
      </w:r>
    </w:p>
    <w:p w14:paraId="655A4CCD" w14:textId="77777777" w:rsidR="003345E9" w:rsidRDefault="007169A0">
      <w:pPr>
        <w:pStyle w:val="2"/>
        <w:spacing w:before="61"/>
      </w:pPr>
      <w:r>
        <w:rPr>
          <w:color w:val="231F20"/>
          <w:spacing w:val="-5"/>
        </w:rPr>
        <w:t>領袖</w:t>
      </w:r>
    </w:p>
    <w:p w14:paraId="54413CEC" w14:textId="77777777" w:rsidR="003345E9" w:rsidRDefault="007169A0">
      <w:pPr>
        <w:pStyle w:val="3"/>
        <w:numPr>
          <w:ilvl w:val="1"/>
          <w:numId w:val="6"/>
        </w:numPr>
        <w:tabs>
          <w:tab w:val="left" w:pos="1025"/>
        </w:tabs>
        <w:spacing w:before="10" w:line="349" w:lineRule="exact"/>
        <w:ind w:hanging="905"/>
        <w:jc w:val="left"/>
        <w:rPr>
          <w:rFonts w:ascii="Noto Sans TC" w:eastAsia="Noto Sans TC"/>
          <w:color w:val="231F20"/>
        </w:rPr>
      </w:pPr>
      <w:r>
        <w:rPr>
          <w:color w:val="231F20"/>
          <w:spacing w:val="-5"/>
        </w:rPr>
        <w:t>職員</w:t>
      </w:r>
    </w:p>
    <w:p w14:paraId="65CB0B84" w14:textId="77777777" w:rsidR="003345E9" w:rsidRDefault="007169A0">
      <w:pPr>
        <w:pStyle w:val="a3"/>
        <w:spacing w:line="320" w:lineRule="exact"/>
        <w:jc w:val="both"/>
      </w:pPr>
      <w:r>
        <w:rPr>
          <w:color w:val="231F20"/>
        </w:rPr>
        <w:t>➀</w:t>
      </w:r>
      <w:r>
        <w:rPr>
          <w:color w:val="231F20"/>
          <w:spacing w:val="55"/>
          <w:w w:val="150"/>
        </w:rPr>
        <w:t xml:space="preserve">  </w:t>
      </w:r>
      <w:r>
        <w:rPr>
          <w:color w:val="231F20"/>
          <w:spacing w:val="5"/>
        </w:rPr>
        <w:t xml:space="preserve">地區 </w:t>
      </w:r>
      <w:r>
        <w:rPr>
          <w:color w:val="231F20"/>
        </w:rPr>
        <w:t>NYI</w:t>
      </w:r>
      <w:r>
        <w:rPr>
          <w:color w:val="231F20"/>
          <w:spacing w:val="-1"/>
        </w:rPr>
        <w:t xml:space="preserve"> 的職員是主席、副主席、秘書和財務主管。</w:t>
      </w:r>
    </w:p>
    <w:p w14:paraId="3985A25E" w14:textId="77777777" w:rsidR="003345E9" w:rsidRDefault="007169A0">
      <w:pPr>
        <w:pStyle w:val="a3"/>
        <w:spacing w:before="10" w:line="206" w:lineRule="auto"/>
        <w:ind w:left="528" w:right="16" w:hanging="408"/>
        <w:jc w:val="both"/>
      </w:pPr>
      <w:r>
        <w:rPr>
          <w:color w:val="231F20"/>
        </w:rPr>
        <w:t>➁</w:t>
      </w:r>
      <w:r>
        <w:rPr>
          <w:color w:val="231F20"/>
          <w:spacing w:val="80"/>
          <w:w w:val="150"/>
        </w:rPr>
        <w:t xml:space="preserve"> </w:t>
      </w:r>
      <w:r>
        <w:rPr>
          <w:color w:val="231F20"/>
        </w:rPr>
        <w:t>地區 NYI</w:t>
      </w:r>
      <w:r>
        <w:rPr>
          <w:color w:val="231F20"/>
          <w:spacing w:val="-6"/>
        </w:rPr>
        <w:t xml:space="preserve"> 的職員在其選舉期間，須為地區範圍內地方宣聖會會友，</w:t>
      </w:r>
      <w:r>
        <w:rPr>
          <w:color w:val="231F20"/>
          <w:spacing w:val="-2"/>
        </w:rPr>
        <w:t>積極參與地方和地區青年事工，又為以身作則事奉的領袖。</w:t>
      </w:r>
    </w:p>
    <w:p w14:paraId="56B2BAB3" w14:textId="77777777" w:rsidR="003345E9" w:rsidRDefault="007169A0">
      <w:pPr>
        <w:pStyle w:val="a3"/>
        <w:spacing w:line="206" w:lineRule="auto"/>
        <w:ind w:left="528" w:right="108" w:hanging="408"/>
        <w:jc w:val="both"/>
      </w:pPr>
      <w:r>
        <w:rPr>
          <w:color w:val="231F20"/>
          <w:spacing w:val="31"/>
        </w:rPr>
        <w:t xml:space="preserve">➂  地區 </w:t>
      </w:r>
      <w:r>
        <w:rPr>
          <w:color w:val="231F20"/>
        </w:rPr>
        <w:t>NYI</w:t>
      </w:r>
      <w:r>
        <w:rPr>
          <w:color w:val="231F20"/>
          <w:spacing w:val="4"/>
        </w:rPr>
        <w:t xml:space="preserve"> 職員不受薪。地區 </w:t>
      </w:r>
      <w:r>
        <w:rPr>
          <w:color w:val="231F20"/>
        </w:rPr>
        <w:t>NYI 職員的行政費用支出，作為地區 NYI 預算的一部分進行撥付。</w:t>
      </w:r>
    </w:p>
    <w:p w14:paraId="21B15AF7" w14:textId="77777777" w:rsidR="003345E9" w:rsidRDefault="007169A0">
      <w:pPr>
        <w:pStyle w:val="a3"/>
        <w:spacing w:line="206" w:lineRule="auto"/>
        <w:ind w:left="528" w:right="113" w:hanging="408"/>
        <w:jc w:val="both"/>
      </w:pPr>
      <w:r>
        <w:rPr>
          <w:color w:val="231F20"/>
          <w:spacing w:val="2"/>
        </w:rPr>
        <w:t xml:space="preserve">➃  若地區尚未有組織化的 </w:t>
      </w:r>
      <w:r>
        <w:rPr>
          <w:color w:val="231F20"/>
        </w:rPr>
        <w:t>NYI（未有地區 NYI 大會</w:t>
      </w:r>
      <w:r>
        <w:rPr>
          <w:color w:val="231F20"/>
          <w:spacing w:val="-54"/>
        </w:rPr>
        <w:t>）</w:t>
      </w:r>
      <w:r>
        <w:rPr>
          <w:color w:val="231F20"/>
          <w:spacing w:val="7"/>
        </w:rPr>
        <w:t>，地區監督得</w:t>
      </w:r>
      <w:r>
        <w:rPr>
          <w:color w:val="231F20"/>
        </w:rPr>
        <w:t>指派一位地區 NYI 主席，幫助地方教會為基督接觸青年人，並回</w:t>
      </w:r>
      <w:r>
        <w:rPr>
          <w:color w:val="231F20"/>
          <w:spacing w:val="-2"/>
        </w:rPr>
        <w:t>應他們靈性成長的需要。</w:t>
      </w:r>
    </w:p>
    <w:p w14:paraId="2BFB8BD3" w14:textId="77777777" w:rsidR="003345E9" w:rsidRDefault="007169A0">
      <w:pPr>
        <w:pStyle w:val="3"/>
        <w:numPr>
          <w:ilvl w:val="1"/>
          <w:numId w:val="6"/>
        </w:numPr>
        <w:tabs>
          <w:tab w:val="left" w:pos="1025"/>
        </w:tabs>
        <w:spacing w:line="307" w:lineRule="exact"/>
        <w:ind w:hanging="905"/>
        <w:jc w:val="left"/>
        <w:rPr>
          <w:rFonts w:ascii="Noto Sans TC" w:eastAsia="Noto Sans TC"/>
          <w:color w:val="231F20"/>
        </w:rPr>
      </w:pPr>
      <w:r>
        <w:rPr>
          <w:color w:val="231F20"/>
          <w:spacing w:val="-5"/>
        </w:rPr>
        <w:t>選舉</w:t>
      </w:r>
    </w:p>
    <w:p w14:paraId="6C2FEC2D" w14:textId="77777777" w:rsidR="003345E9" w:rsidRDefault="007169A0">
      <w:pPr>
        <w:pStyle w:val="a3"/>
        <w:tabs>
          <w:tab w:val="left" w:pos="527"/>
        </w:tabs>
        <w:spacing w:before="4" w:line="206" w:lineRule="auto"/>
        <w:ind w:left="528" w:right="17" w:hanging="408"/>
      </w:pPr>
      <w:r>
        <w:rPr>
          <w:color w:val="231F20"/>
          <w:spacing w:val="-10"/>
        </w:rPr>
        <w:t>➀</w:t>
      </w:r>
      <w:r>
        <w:rPr>
          <w:color w:val="231F20"/>
        </w:rPr>
        <w:tab/>
        <w:t>地區 NYI 職員經地區 NYI 大會選出，任期一年，從大會閉幕起，</w:t>
      </w:r>
      <w:r>
        <w:rPr>
          <w:color w:val="231F20"/>
          <w:spacing w:val="1"/>
        </w:rPr>
        <w:t xml:space="preserve">到其繼任者被選出而擔任其事工角色止。經地區 </w:t>
      </w:r>
      <w:r>
        <w:rPr>
          <w:color w:val="231F20"/>
        </w:rPr>
        <w:t>NYI</w:t>
      </w:r>
      <w:r>
        <w:rPr>
          <w:color w:val="231F20"/>
          <w:spacing w:val="4"/>
        </w:rPr>
        <w:t xml:space="preserve"> 提名委員會</w:t>
      </w:r>
      <w:r>
        <w:rPr>
          <w:color w:val="231F20"/>
          <w:spacing w:val="-2"/>
        </w:rPr>
        <w:t>推薦，並經地區監督核准，職員得當選任期兩年。</w:t>
      </w:r>
    </w:p>
    <w:p w14:paraId="058461FA" w14:textId="77777777" w:rsidR="003345E9" w:rsidRDefault="007169A0">
      <w:pPr>
        <w:pStyle w:val="a3"/>
        <w:spacing w:line="206" w:lineRule="auto"/>
        <w:ind w:left="528" w:right="99" w:hanging="408"/>
        <w:jc w:val="both"/>
      </w:pPr>
      <w:r>
        <w:rPr>
          <w:color w:val="231F20"/>
          <w:spacing w:val="19"/>
        </w:rPr>
        <w:t xml:space="preserve">➁ 地區 </w:t>
      </w:r>
      <w:r>
        <w:rPr>
          <w:color w:val="231F20"/>
        </w:rPr>
        <w:t>NYI</w:t>
      </w:r>
      <w:r>
        <w:rPr>
          <w:color w:val="231F20"/>
          <w:spacing w:val="10"/>
        </w:rPr>
        <w:t xml:space="preserve"> 提名委員會提名地區 </w:t>
      </w:r>
      <w:r>
        <w:rPr>
          <w:color w:val="231F20"/>
        </w:rPr>
        <w:t>NYI</w:t>
      </w:r>
      <w:r>
        <w:rPr>
          <w:color w:val="231F20"/>
          <w:spacing w:val="11"/>
        </w:rPr>
        <w:t xml:space="preserve"> 職員。提名委員會由地區</w:t>
      </w:r>
      <w:r>
        <w:rPr>
          <w:color w:val="231F20"/>
        </w:rPr>
        <w:t xml:space="preserve"> NYI 委員會指派，其組成人員為地區監督和地區 NYI 主席以及至</w:t>
      </w:r>
      <w:r>
        <w:rPr>
          <w:color w:val="231F20"/>
          <w:spacing w:val="6"/>
        </w:rPr>
        <w:t xml:space="preserve">少四名地區 </w:t>
      </w:r>
      <w:r>
        <w:rPr>
          <w:color w:val="231F20"/>
        </w:rPr>
        <w:t>NYI</w:t>
      </w:r>
      <w:r>
        <w:rPr>
          <w:color w:val="231F20"/>
          <w:spacing w:val="2"/>
        </w:rPr>
        <w:t xml:space="preserve"> 契友。所有被提名人須經地區 </w:t>
      </w:r>
      <w:r>
        <w:rPr>
          <w:color w:val="231F20"/>
        </w:rPr>
        <w:t>NYI</w:t>
      </w:r>
      <w:r>
        <w:rPr>
          <w:color w:val="231F20"/>
          <w:spacing w:val="5"/>
        </w:rPr>
        <w:t xml:space="preserve"> 議會和地區</w:t>
      </w:r>
      <w:r>
        <w:rPr>
          <w:color w:val="231F20"/>
          <w:spacing w:val="-2"/>
        </w:rPr>
        <w:t>監督核准。</w:t>
      </w:r>
    </w:p>
    <w:p w14:paraId="42AF6F63" w14:textId="77777777" w:rsidR="003345E9" w:rsidRDefault="007169A0">
      <w:pPr>
        <w:pStyle w:val="a3"/>
        <w:spacing w:line="206" w:lineRule="auto"/>
        <w:ind w:left="528" w:right="111" w:hanging="408"/>
        <w:jc w:val="both"/>
      </w:pPr>
      <w:r>
        <w:rPr>
          <w:color w:val="231F20"/>
          <w:w w:val="102"/>
        </w:rPr>
        <w:t>➂</w:t>
      </w:r>
      <w:r>
        <w:rPr>
          <w:color w:val="231F20"/>
          <w:spacing w:val="-1"/>
        </w:rPr>
        <w:t xml:space="preserve">    </w:t>
      </w:r>
      <w:r>
        <w:rPr>
          <w:color w:val="231F20"/>
          <w:w w:val="102"/>
        </w:rPr>
        <w:t>然後職員在每年</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大會中以過半數選票選出。如果某一職位被提名人只有一位，可使用「同意」或「反對」票，以三分之二票決通過。如提名委員會推薦，大會得投票准許地區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議會任命</w:t>
      </w:r>
      <w:r>
        <w:rPr>
          <w:color w:val="231F20"/>
          <w:w w:val="102"/>
        </w:rPr>
        <w:t>地區</w:t>
      </w:r>
      <w:r>
        <w:rPr>
          <w:color w:val="231F20"/>
          <w:spacing w:val="-1"/>
        </w:rPr>
        <w:t xml:space="preserve"> </w:t>
      </w:r>
      <w:r>
        <w:rPr>
          <w:color w:val="231F20"/>
          <w:w w:val="102"/>
        </w:rPr>
        <w:t>NYI</w:t>
      </w:r>
      <w:r>
        <w:rPr>
          <w:color w:val="231F20"/>
          <w:spacing w:val="-1"/>
        </w:rPr>
        <w:t xml:space="preserve"> </w:t>
      </w:r>
      <w:r>
        <w:rPr>
          <w:color w:val="231F20"/>
          <w:w w:val="102"/>
        </w:rPr>
        <w:t>秘書和財務主管。</w:t>
      </w:r>
    </w:p>
    <w:p w14:paraId="5F511250" w14:textId="77777777" w:rsidR="003345E9" w:rsidRDefault="007169A0">
      <w:pPr>
        <w:pStyle w:val="a3"/>
        <w:spacing w:line="206" w:lineRule="auto"/>
        <w:ind w:left="528" w:right="116" w:hanging="408"/>
        <w:jc w:val="both"/>
      </w:pPr>
      <w:r>
        <w:rPr>
          <w:color w:val="231F20"/>
          <w:w w:val="102"/>
        </w:rPr>
        <w:t>➃</w:t>
      </w:r>
      <w:r>
        <w:rPr>
          <w:color w:val="231F20"/>
          <w:spacing w:val="-1"/>
        </w:rPr>
        <w:t xml:space="preserve">    </w:t>
      </w:r>
      <w:r>
        <w:rPr>
          <w:color w:val="231F20"/>
          <w:spacing w:val="5"/>
          <w:w w:val="102"/>
        </w:rPr>
        <w:t>得地區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議會推薦，並得地區監督核准，同時經地區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大</w:t>
      </w:r>
      <w:r>
        <w:rPr>
          <w:color w:val="231F20"/>
          <w:spacing w:val="1"/>
          <w:w w:val="102"/>
        </w:rPr>
        <w:t>會以三分之二票決通過，現任職員可以「同意」或「反對」票的</w:t>
      </w:r>
      <w:r>
        <w:rPr>
          <w:color w:val="231F20"/>
          <w:w w:val="102"/>
        </w:rPr>
        <w:t>方式再得當選。</w:t>
      </w:r>
    </w:p>
    <w:p w14:paraId="44386FBD" w14:textId="77777777" w:rsidR="003345E9" w:rsidRDefault="007169A0">
      <w:pPr>
        <w:pStyle w:val="a3"/>
        <w:tabs>
          <w:tab w:val="left" w:pos="580"/>
        </w:tabs>
        <w:spacing w:line="206" w:lineRule="auto"/>
        <w:ind w:left="528" w:right="16" w:hanging="408"/>
      </w:pPr>
      <w:r>
        <w:rPr>
          <w:color w:val="231F20"/>
          <w:spacing w:val="-10"/>
        </w:rPr>
        <w:t>➄</w:t>
      </w:r>
      <w:r>
        <w:rPr>
          <w:color w:val="231F20"/>
        </w:rPr>
        <w:tab/>
      </w:r>
      <w:r>
        <w:rPr>
          <w:color w:val="231F20"/>
        </w:rPr>
        <w:tab/>
      </w:r>
      <w:r>
        <w:rPr>
          <w:color w:val="231F20"/>
          <w:spacing w:val="-2"/>
        </w:rPr>
        <w:t>當職員因會藉轉離本地區、辭職、或由於疏於職守，或不當行為，經議會三分之二票決通過撤職，即出現職位出缺的情況。若地區</w:t>
      </w:r>
      <w:r>
        <w:rPr>
          <w:color w:val="231F20"/>
          <w:spacing w:val="80"/>
        </w:rPr>
        <w:t xml:space="preserve"> </w:t>
      </w:r>
      <w:r>
        <w:rPr>
          <w:color w:val="231F20"/>
        </w:rPr>
        <w:t>NYI</w:t>
      </w:r>
      <w:r>
        <w:rPr>
          <w:color w:val="231F20"/>
          <w:spacing w:val="1"/>
        </w:rPr>
        <w:t xml:space="preserve"> 主席職位出缺，副主席即代行主席責任直到下屆地區 </w:t>
      </w:r>
      <w:r>
        <w:rPr>
          <w:color w:val="231F20"/>
        </w:rPr>
        <w:t>NYI</w:t>
      </w:r>
      <w:r>
        <w:rPr>
          <w:color w:val="231F20"/>
          <w:spacing w:val="17"/>
        </w:rPr>
        <w:t xml:space="preserve"> 大</w:t>
      </w:r>
      <w:r>
        <w:rPr>
          <w:color w:val="231F20"/>
        </w:rPr>
        <w:t>會。若是職員職位出缺，且只有一位被提名人的話，地區 NYI 議</w:t>
      </w:r>
    </w:p>
    <w:p w14:paraId="442375FC" w14:textId="77777777" w:rsidR="003345E9" w:rsidRDefault="003345E9">
      <w:pPr>
        <w:pStyle w:val="a3"/>
        <w:spacing w:line="206" w:lineRule="auto"/>
        <w:sectPr w:rsidR="003345E9">
          <w:pgSz w:w="8640" w:h="12960"/>
          <w:pgMar w:top="480" w:right="1080" w:bottom="1180" w:left="1080" w:header="0" w:footer="997" w:gutter="0"/>
          <w:cols w:space="720"/>
        </w:sectPr>
      </w:pPr>
    </w:p>
    <w:p w14:paraId="1F721399" w14:textId="77777777" w:rsidR="003345E9" w:rsidRDefault="007169A0">
      <w:pPr>
        <w:pStyle w:val="a3"/>
        <w:spacing w:before="50"/>
        <w:ind w:left="0"/>
        <w:jc w:val="center"/>
      </w:pPr>
      <w:r>
        <w:rPr>
          <w:color w:val="231F20"/>
          <w:spacing w:val="-3"/>
        </w:rPr>
        <w:lastRenderedPageBreak/>
        <w:t>行政政策</w:t>
      </w:r>
    </w:p>
    <w:p w14:paraId="7666A042" w14:textId="77777777" w:rsidR="003345E9" w:rsidRDefault="007169A0">
      <w:pPr>
        <w:pStyle w:val="a3"/>
        <w:spacing w:before="237" w:line="206" w:lineRule="auto"/>
        <w:ind w:left="527" w:right="117"/>
      </w:pPr>
      <w:r>
        <w:rPr>
          <w:color w:val="231F20"/>
          <w:spacing w:val="1"/>
          <w:w w:val="102"/>
        </w:rPr>
        <w:t>會以三分之二票決方式補位；若有兩位或以上被提名人，則以過半數選票方式補位。</w:t>
      </w:r>
    </w:p>
    <w:p w14:paraId="5A1EEF59" w14:textId="77777777" w:rsidR="003345E9" w:rsidRDefault="007169A0">
      <w:pPr>
        <w:pStyle w:val="3"/>
        <w:numPr>
          <w:ilvl w:val="1"/>
          <w:numId w:val="6"/>
        </w:numPr>
        <w:tabs>
          <w:tab w:val="left" w:pos="1024"/>
        </w:tabs>
        <w:spacing w:line="308" w:lineRule="exact"/>
        <w:ind w:left="1024" w:hanging="905"/>
        <w:jc w:val="left"/>
        <w:rPr>
          <w:rFonts w:ascii="Noto Sans TC" w:eastAsia="Noto Sans TC"/>
          <w:color w:val="231F20"/>
        </w:rPr>
      </w:pPr>
      <w:r>
        <w:rPr>
          <w:color w:val="231F20"/>
          <w:spacing w:val="-5"/>
        </w:rPr>
        <w:t>責任</w:t>
      </w:r>
    </w:p>
    <w:p w14:paraId="6FD10E68" w14:textId="77777777" w:rsidR="003345E9" w:rsidRDefault="007169A0">
      <w:pPr>
        <w:pStyle w:val="a3"/>
        <w:tabs>
          <w:tab w:val="left" w:pos="527"/>
        </w:tabs>
        <w:spacing w:line="320" w:lineRule="exact"/>
        <w:ind w:left="119"/>
      </w:pPr>
      <w:r>
        <w:rPr>
          <w:color w:val="231F20"/>
          <w:spacing w:val="-10"/>
        </w:rPr>
        <w:t>➀</w:t>
      </w:r>
      <w:r>
        <w:rPr>
          <w:color w:val="231F20"/>
        </w:rPr>
        <w:tab/>
      </w:r>
      <w:r>
        <w:rPr>
          <w:color w:val="231F20"/>
          <w:spacing w:val="6"/>
        </w:rPr>
        <w:t xml:space="preserve">地區 </w:t>
      </w:r>
      <w:r>
        <w:rPr>
          <w:color w:val="231F20"/>
        </w:rPr>
        <w:t>NYI</w:t>
      </w:r>
      <w:r>
        <w:rPr>
          <w:color w:val="231F20"/>
          <w:spacing w:val="-2"/>
        </w:rPr>
        <w:t xml:space="preserve"> 主席的責任包括：</w:t>
      </w:r>
    </w:p>
    <w:p w14:paraId="4222AD42"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3"/>
        </w:rPr>
        <w:t xml:space="preserve">帶領並指導地區 </w:t>
      </w:r>
      <w:r>
        <w:rPr>
          <w:color w:val="231F20"/>
        </w:rPr>
        <w:t>NYI，</w:t>
      </w:r>
      <w:r>
        <w:rPr>
          <w:color w:val="231F20"/>
          <w:spacing w:val="14"/>
        </w:rPr>
        <w:t xml:space="preserve">與 </w:t>
      </w:r>
      <w:r>
        <w:rPr>
          <w:color w:val="231F20"/>
        </w:rPr>
        <w:t>NYI</w:t>
      </w:r>
      <w:r>
        <w:rPr>
          <w:color w:val="231F20"/>
          <w:spacing w:val="-1"/>
        </w:rPr>
        <w:t xml:space="preserve"> 和地區領袖合作同工。</w:t>
      </w:r>
    </w:p>
    <w:p w14:paraId="475D9205"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7"/>
        </w:rPr>
        <w:t xml:space="preserve">主持地區 </w:t>
      </w:r>
      <w:r>
        <w:rPr>
          <w:color w:val="231F20"/>
        </w:rPr>
        <w:t>NYI</w:t>
      </w:r>
      <w:r>
        <w:rPr>
          <w:color w:val="231F20"/>
          <w:spacing w:val="-1"/>
        </w:rPr>
        <w:t xml:space="preserve"> 議會，為地區青年事工提供異象。</w:t>
      </w:r>
    </w:p>
    <w:p w14:paraId="6BB7A9DF" w14:textId="77777777" w:rsidR="003345E9" w:rsidRDefault="007169A0">
      <w:pPr>
        <w:pStyle w:val="a3"/>
        <w:tabs>
          <w:tab w:val="left" w:pos="959"/>
        </w:tabs>
        <w:spacing w:before="10" w:line="206" w:lineRule="auto"/>
        <w:ind w:left="959" w:right="116" w:hanging="408"/>
      </w:pPr>
      <w:r>
        <w:rPr>
          <w:color w:val="231F20"/>
          <w:spacing w:val="-10"/>
        </w:rPr>
        <w:t>ⓒ</w:t>
      </w:r>
      <w:r>
        <w:rPr>
          <w:color w:val="231F20"/>
        </w:rPr>
        <w:tab/>
        <w:t>推動地區青年事工的發展，與地區 NYI 議會同工，根據需要一起界定地區 NYI 事工焦點。</w:t>
      </w:r>
    </w:p>
    <w:p w14:paraId="7FFCCAF7" w14:textId="77777777" w:rsidR="003345E9" w:rsidRDefault="007169A0">
      <w:pPr>
        <w:pStyle w:val="a3"/>
        <w:tabs>
          <w:tab w:val="left" w:pos="959"/>
        </w:tabs>
        <w:spacing w:line="308" w:lineRule="exact"/>
        <w:ind w:left="551"/>
      </w:pPr>
      <w:r>
        <w:rPr>
          <w:color w:val="231F20"/>
          <w:spacing w:val="-10"/>
        </w:rPr>
        <w:t>ⓓ</w:t>
      </w:r>
      <w:r>
        <w:rPr>
          <w:color w:val="231F20"/>
        </w:rPr>
        <w:tab/>
      </w:r>
      <w:r>
        <w:rPr>
          <w:color w:val="231F20"/>
          <w:spacing w:val="2"/>
        </w:rPr>
        <w:t xml:space="preserve">主持地區 </w:t>
      </w:r>
      <w:r>
        <w:rPr>
          <w:color w:val="231F20"/>
        </w:rPr>
        <w:t>NYI 大會。</w:t>
      </w:r>
    </w:p>
    <w:p w14:paraId="200368C8"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2"/>
        </w:rPr>
        <w:t xml:space="preserve">鼓勵地區內各地方教會之 </w:t>
      </w:r>
      <w:r>
        <w:rPr>
          <w:color w:val="231F20"/>
        </w:rPr>
        <w:t>NYI</w:t>
      </w:r>
      <w:r>
        <w:rPr>
          <w:color w:val="231F20"/>
          <w:spacing w:val="2"/>
        </w:rPr>
        <w:t xml:space="preserve"> 事工的發展。</w:t>
      </w:r>
    </w:p>
    <w:p w14:paraId="3DD78EA8"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9"/>
        </w:rPr>
        <w:t xml:space="preserve">代表 </w:t>
      </w:r>
      <w:r>
        <w:rPr>
          <w:color w:val="231F20"/>
        </w:rPr>
        <w:t>NYI</w:t>
      </w:r>
      <w:r>
        <w:rPr>
          <w:color w:val="231F20"/>
          <w:spacing w:val="-1"/>
        </w:rPr>
        <w:t xml:space="preserve"> 出席所有地區內的委員會。</w:t>
      </w:r>
    </w:p>
    <w:p w14:paraId="1188A03F"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9"/>
        </w:rPr>
        <w:t xml:space="preserve">向地區 </w:t>
      </w:r>
      <w:r>
        <w:rPr>
          <w:color w:val="231F20"/>
        </w:rPr>
        <w:t>NYI</w:t>
      </w:r>
      <w:r>
        <w:rPr>
          <w:color w:val="231F20"/>
          <w:spacing w:val="-1"/>
        </w:rPr>
        <w:t xml:space="preserve"> 大會和地區年議會提交年度報告。</w:t>
      </w:r>
    </w:p>
    <w:p w14:paraId="417842DD" w14:textId="77777777" w:rsidR="003345E9" w:rsidRDefault="007169A0">
      <w:pPr>
        <w:pStyle w:val="a3"/>
        <w:tabs>
          <w:tab w:val="left" w:pos="959"/>
        </w:tabs>
        <w:spacing w:before="9" w:line="206" w:lineRule="auto"/>
        <w:ind w:left="959" w:right="118" w:hanging="408"/>
      </w:pPr>
      <w:r>
        <w:rPr>
          <w:color w:val="231F20"/>
          <w:spacing w:val="-10"/>
        </w:rPr>
        <w:t>ⓗ</w:t>
      </w:r>
      <w:r>
        <w:rPr>
          <w:color w:val="231F20"/>
        </w:rPr>
        <w:tab/>
        <w:t>向地區指導委員會（或適當的地區組織）和地區 NYI 大會提</w:t>
      </w:r>
      <w:r>
        <w:rPr>
          <w:color w:val="231F20"/>
          <w:spacing w:val="-2"/>
        </w:rPr>
        <w:t>交年度預算，以獲核准。</w:t>
      </w:r>
    </w:p>
    <w:p w14:paraId="3DA9F80B" w14:textId="77777777" w:rsidR="003345E9" w:rsidRDefault="007169A0">
      <w:pPr>
        <w:pStyle w:val="a3"/>
        <w:tabs>
          <w:tab w:val="left" w:pos="959"/>
        </w:tabs>
        <w:spacing w:line="308" w:lineRule="exact"/>
        <w:ind w:left="551"/>
      </w:pPr>
      <w:r>
        <w:rPr>
          <w:color w:val="231F20"/>
          <w:spacing w:val="-10"/>
        </w:rPr>
        <w:t>ⓘ</w:t>
      </w:r>
      <w:r>
        <w:rPr>
          <w:color w:val="231F20"/>
        </w:rPr>
        <w:tab/>
      </w:r>
      <w:r>
        <w:rPr>
          <w:color w:val="231F20"/>
          <w:spacing w:val="-1"/>
        </w:rPr>
        <w:t>為地區年議會的當然代表。</w:t>
      </w:r>
    </w:p>
    <w:p w14:paraId="3C9D9D15" w14:textId="77777777" w:rsidR="003345E9" w:rsidRDefault="007169A0">
      <w:pPr>
        <w:pStyle w:val="a3"/>
        <w:tabs>
          <w:tab w:val="left" w:pos="959"/>
        </w:tabs>
        <w:spacing w:before="10" w:line="206" w:lineRule="auto"/>
        <w:ind w:left="959" w:right="16" w:hanging="408"/>
      </w:pPr>
      <w:r>
        <w:rPr>
          <w:color w:val="231F20"/>
          <w:w w:val="102"/>
        </w:rPr>
        <w:t>ⓙ</w:t>
      </w:r>
      <w:r>
        <w:rPr>
          <w:color w:val="231F20"/>
        </w:rPr>
        <w:tab/>
      </w:r>
      <w:r>
        <w:rPr>
          <w:color w:val="231F20"/>
          <w:spacing w:val="7"/>
          <w:w w:val="102"/>
        </w:rPr>
        <w:t>擔任全球</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5"/>
          <w:w w:val="102"/>
        </w:rPr>
        <w:t>大會代表。若主席不可參加，得由地區</w:t>
      </w:r>
      <w:r>
        <w:rPr>
          <w:color w:val="231F20"/>
          <w:spacing w:val="2"/>
        </w:rPr>
        <w:t xml:space="preserve"> </w:t>
      </w:r>
      <w:r>
        <w:rPr>
          <w:color w:val="231F20"/>
          <w:spacing w:val="1"/>
          <w:w w:val="102"/>
        </w:rPr>
        <w:t>NY</w:t>
      </w:r>
      <w:r>
        <w:rPr>
          <w:color w:val="231F20"/>
          <w:w w:val="102"/>
        </w:rPr>
        <w:t>I</w:t>
      </w:r>
      <w:r>
        <w:rPr>
          <w:color w:val="231F20"/>
          <w:spacing w:val="5"/>
          <w:w w:val="102"/>
        </w:rPr>
        <w:t>議會選出另一位代表，經地區監督和地區指導委員會核准，代為參加。</w:t>
      </w:r>
    </w:p>
    <w:p w14:paraId="059FF55D" w14:textId="77777777" w:rsidR="003345E9" w:rsidRDefault="007169A0">
      <w:pPr>
        <w:pStyle w:val="a3"/>
        <w:tabs>
          <w:tab w:val="left" w:pos="959"/>
        </w:tabs>
        <w:spacing w:line="307" w:lineRule="exact"/>
        <w:ind w:left="551"/>
      </w:pPr>
      <w:r>
        <w:rPr>
          <w:color w:val="231F20"/>
          <w:spacing w:val="-10"/>
        </w:rPr>
        <w:t>ⓚ</w:t>
      </w:r>
      <w:r>
        <w:rPr>
          <w:color w:val="231F20"/>
        </w:rPr>
        <w:tab/>
      </w:r>
      <w:r>
        <w:rPr>
          <w:color w:val="231F20"/>
          <w:spacing w:val="2"/>
        </w:rPr>
        <w:t xml:space="preserve">在區域事工計劃指定下，擔任區域 </w:t>
      </w:r>
      <w:r>
        <w:rPr>
          <w:color w:val="231F20"/>
        </w:rPr>
        <w:t>NYI</w:t>
      </w:r>
      <w:r>
        <w:rPr>
          <w:color w:val="231F20"/>
          <w:spacing w:val="4"/>
        </w:rPr>
        <w:t xml:space="preserve"> 議會議員。</w:t>
      </w:r>
    </w:p>
    <w:p w14:paraId="6494B63E" w14:textId="77777777" w:rsidR="003345E9" w:rsidRDefault="007169A0">
      <w:pPr>
        <w:pStyle w:val="a3"/>
        <w:tabs>
          <w:tab w:val="left" w:pos="527"/>
        </w:tabs>
        <w:spacing w:line="320" w:lineRule="exact"/>
        <w:ind w:left="119"/>
      </w:pPr>
      <w:r>
        <w:rPr>
          <w:color w:val="231F20"/>
          <w:spacing w:val="-10"/>
        </w:rPr>
        <w:t>➁</w:t>
      </w:r>
      <w:r>
        <w:rPr>
          <w:color w:val="231F20"/>
        </w:rPr>
        <w:tab/>
      </w:r>
      <w:r>
        <w:rPr>
          <w:color w:val="231F20"/>
          <w:spacing w:val="-2"/>
        </w:rPr>
        <w:t>副主席的責任包括：</w:t>
      </w:r>
    </w:p>
    <w:p w14:paraId="382050F9"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1"/>
        </w:rPr>
        <w:t>盡一切可能與主席合作，在地區執行有效的青年事工。</w:t>
      </w:r>
    </w:p>
    <w:p w14:paraId="4ACF423D"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1"/>
        </w:rPr>
        <w:t>在主席出缺之時代行職務。</w:t>
      </w:r>
    </w:p>
    <w:p w14:paraId="0C2CF993"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6"/>
        </w:rPr>
        <w:t xml:space="preserve">執行地區 </w:t>
      </w:r>
      <w:r>
        <w:rPr>
          <w:color w:val="231F20"/>
        </w:rPr>
        <w:t>NYI</w:t>
      </w:r>
      <w:r>
        <w:rPr>
          <w:color w:val="231F20"/>
          <w:spacing w:val="-1"/>
        </w:rPr>
        <w:t xml:space="preserve"> 議會和大會分派的其他職務。</w:t>
      </w:r>
    </w:p>
    <w:p w14:paraId="346F46F5" w14:textId="77777777" w:rsidR="003345E9" w:rsidRDefault="007169A0">
      <w:pPr>
        <w:pStyle w:val="a3"/>
        <w:tabs>
          <w:tab w:val="left" w:pos="959"/>
        </w:tabs>
        <w:spacing w:before="9" w:line="206" w:lineRule="auto"/>
        <w:ind w:left="959" w:right="116" w:hanging="408"/>
      </w:pPr>
      <w:r>
        <w:rPr>
          <w:color w:val="231F20"/>
          <w:spacing w:val="-10"/>
        </w:rPr>
        <w:t>ⓓ</w:t>
      </w:r>
      <w:r>
        <w:rPr>
          <w:color w:val="231F20"/>
        </w:rPr>
        <w:tab/>
        <w:t>如果地區 NYI 主席職位出缺，履行主席職責，直到繼任者選</w:t>
      </w:r>
      <w:r>
        <w:rPr>
          <w:color w:val="231F20"/>
          <w:spacing w:val="-2"/>
        </w:rPr>
        <w:t>出和就任為止。</w:t>
      </w:r>
    </w:p>
    <w:p w14:paraId="2C01F494" w14:textId="77777777" w:rsidR="003345E9" w:rsidRDefault="007169A0">
      <w:pPr>
        <w:pStyle w:val="a3"/>
        <w:tabs>
          <w:tab w:val="left" w:pos="527"/>
        </w:tabs>
        <w:spacing w:line="308" w:lineRule="exact"/>
        <w:ind w:left="119"/>
      </w:pPr>
      <w:r>
        <w:rPr>
          <w:color w:val="231F20"/>
          <w:spacing w:val="-10"/>
        </w:rPr>
        <w:t>➂</w:t>
      </w:r>
      <w:r>
        <w:rPr>
          <w:color w:val="231F20"/>
        </w:rPr>
        <w:tab/>
      </w:r>
      <w:r>
        <w:rPr>
          <w:color w:val="231F20"/>
          <w:spacing w:val="-2"/>
        </w:rPr>
        <w:t>秘書的責任包括：</w:t>
      </w:r>
    </w:p>
    <w:p w14:paraId="6210A7DB" w14:textId="77777777" w:rsidR="003345E9" w:rsidRDefault="007169A0">
      <w:pPr>
        <w:pStyle w:val="a3"/>
        <w:tabs>
          <w:tab w:val="left" w:pos="959"/>
        </w:tabs>
        <w:spacing w:before="10" w:line="206" w:lineRule="auto"/>
        <w:ind w:left="959" w:right="112" w:hanging="408"/>
      </w:pPr>
      <w:r>
        <w:rPr>
          <w:color w:val="231F20"/>
          <w:spacing w:val="-10"/>
        </w:rPr>
        <w:t>ⓐ</w:t>
      </w:r>
      <w:r>
        <w:rPr>
          <w:color w:val="231F20"/>
        </w:rPr>
        <w:tab/>
      </w:r>
      <w:r>
        <w:rPr>
          <w:color w:val="231F20"/>
          <w:spacing w:val="8"/>
        </w:rPr>
        <w:t xml:space="preserve">保存地區 </w:t>
      </w:r>
      <w:r>
        <w:rPr>
          <w:color w:val="231F20"/>
        </w:rPr>
        <w:t>NYI</w:t>
      </w:r>
      <w:r>
        <w:rPr>
          <w:color w:val="231F20"/>
          <w:spacing w:val="3"/>
        </w:rPr>
        <w:t xml:space="preserve"> 議會、執行委員會和地區 </w:t>
      </w:r>
      <w:r>
        <w:rPr>
          <w:color w:val="231F20"/>
        </w:rPr>
        <w:t>NYI</w:t>
      </w:r>
      <w:r>
        <w:rPr>
          <w:color w:val="231F20"/>
          <w:spacing w:val="4"/>
        </w:rPr>
        <w:t xml:space="preserve"> 大會所有議事</w:t>
      </w:r>
      <w:r>
        <w:rPr>
          <w:color w:val="231F20"/>
          <w:spacing w:val="-2"/>
        </w:rPr>
        <w:t>活動之正確記錄。</w:t>
      </w:r>
    </w:p>
    <w:p w14:paraId="34047173" w14:textId="77777777" w:rsidR="003345E9" w:rsidRDefault="007169A0">
      <w:pPr>
        <w:pStyle w:val="a3"/>
        <w:tabs>
          <w:tab w:val="left" w:pos="959"/>
        </w:tabs>
        <w:spacing w:line="308" w:lineRule="exact"/>
        <w:ind w:left="551"/>
      </w:pPr>
      <w:r>
        <w:rPr>
          <w:color w:val="231F20"/>
          <w:spacing w:val="-10"/>
        </w:rPr>
        <w:t>ⓑ</w:t>
      </w:r>
      <w:r>
        <w:rPr>
          <w:color w:val="231F20"/>
        </w:rPr>
        <w:tab/>
      </w:r>
      <w:r>
        <w:rPr>
          <w:color w:val="231F20"/>
          <w:spacing w:val="4"/>
        </w:rPr>
        <w:t xml:space="preserve">處理地區 </w:t>
      </w:r>
      <w:r>
        <w:rPr>
          <w:color w:val="231F20"/>
        </w:rPr>
        <w:t>NYI 一切聯繫事宜。</w:t>
      </w:r>
    </w:p>
    <w:p w14:paraId="29810A0B" w14:textId="77777777" w:rsidR="003345E9" w:rsidRDefault="007169A0">
      <w:pPr>
        <w:pStyle w:val="a3"/>
        <w:tabs>
          <w:tab w:val="left" w:pos="959"/>
        </w:tabs>
        <w:spacing w:before="9" w:line="206" w:lineRule="auto"/>
        <w:ind w:left="959" w:right="112" w:hanging="408"/>
      </w:pPr>
      <w:r>
        <w:rPr>
          <w:color w:val="231F20"/>
          <w:spacing w:val="-10"/>
        </w:rPr>
        <w:t>ⓒ</w:t>
      </w:r>
      <w:r>
        <w:rPr>
          <w:color w:val="231F20"/>
        </w:rPr>
        <w:tab/>
      </w:r>
      <w:r>
        <w:rPr>
          <w:color w:val="231F20"/>
          <w:spacing w:val="4"/>
        </w:rPr>
        <w:t xml:space="preserve">選舉後立刻通知全球 </w:t>
      </w:r>
      <w:r>
        <w:rPr>
          <w:color w:val="231F20"/>
        </w:rPr>
        <w:t>NYI</w:t>
      </w:r>
      <w:r>
        <w:rPr>
          <w:color w:val="231F20"/>
          <w:spacing w:val="8"/>
        </w:rPr>
        <w:t xml:space="preserve"> 辦公室和區域 </w:t>
      </w:r>
      <w:r>
        <w:rPr>
          <w:color w:val="231F20"/>
        </w:rPr>
        <w:t>NYI</w:t>
      </w:r>
      <w:r>
        <w:rPr>
          <w:color w:val="231F20"/>
          <w:spacing w:val="4"/>
        </w:rPr>
        <w:t xml:space="preserve"> 主席，有關地</w:t>
      </w:r>
      <w:r>
        <w:rPr>
          <w:color w:val="231F20"/>
        </w:rPr>
        <w:t>區 NYI 各職員和事工幹事之姓名、地址。</w:t>
      </w:r>
    </w:p>
    <w:p w14:paraId="566B037D" w14:textId="77777777" w:rsidR="003345E9" w:rsidRDefault="007169A0">
      <w:pPr>
        <w:pStyle w:val="a3"/>
        <w:tabs>
          <w:tab w:val="left" w:pos="959"/>
        </w:tabs>
        <w:spacing w:line="335" w:lineRule="exact"/>
        <w:ind w:left="551"/>
      </w:pPr>
      <w:r>
        <w:rPr>
          <w:color w:val="231F20"/>
          <w:spacing w:val="-10"/>
        </w:rPr>
        <w:t>ⓓ</w:t>
      </w:r>
      <w:r>
        <w:rPr>
          <w:color w:val="231F20"/>
        </w:rPr>
        <w:tab/>
      </w:r>
      <w:r>
        <w:rPr>
          <w:color w:val="231F20"/>
          <w:spacing w:val="6"/>
        </w:rPr>
        <w:t xml:space="preserve">執行地區 </w:t>
      </w:r>
      <w:r>
        <w:rPr>
          <w:color w:val="231F20"/>
        </w:rPr>
        <w:t>NYI</w:t>
      </w:r>
      <w:r>
        <w:rPr>
          <w:color w:val="231F20"/>
          <w:spacing w:val="-1"/>
        </w:rPr>
        <w:t xml:space="preserve"> 議會和大會派任之其他責任。</w:t>
      </w:r>
    </w:p>
    <w:p w14:paraId="6271B4CA" w14:textId="77777777" w:rsidR="003345E9" w:rsidRDefault="003345E9">
      <w:pPr>
        <w:pStyle w:val="a3"/>
        <w:spacing w:line="335" w:lineRule="exact"/>
        <w:sectPr w:rsidR="003345E9">
          <w:pgSz w:w="8640" w:h="12960"/>
          <w:pgMar w:top="480" w:right="1080" w:bottom="1180" w:left="1080" w:header="0" w:footer="997" w:gutter="0"/>
          <w:cols w:space="720"/>
        </w:sectPr>
      </w:pPr>
    </w:p>
    <w:p w14:paraId="3F31962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C5B32A8" w14:textId="77777777" w:rsidR="003345E9" w:rsidRDefault="007169A0">
      <w:pPr>
        <w:pStyle w:val="a3"/>
        <w:tabs>
          <w:tab w:val="left" w:pos="527"/>
        </w:tabs>
        <w:spacing w:before="201" w:line="347" w:lineRule="exact"/>
      </w:pPr>
      <w:r>
        <w:rPr>
          <w:color w:val="231F20"/>
          <w:spacing w:val="-10"/>
        </w:rPr>
        <w:t>➃</w:t>
      </w:r>
      <w:r>
        <w:rPr>
          <w:color w:val="231F20"/>
        </w:rPr>
        <w:tab/>
      </w:r>
      <w:r>
        <w:rPr>
          <w:color w:val="231F20"/>
          <w:spacing w:val="-1"/>
        </w:rPr>
        <w:t>財務主管的責任包括：</w:t>
      </w:r>
    </w:p>
    <w:p w14:paraId="01B34FF8" w14:textId="77777777" w:rsidR="003345E9" w:rsidRDefault="007169A0">
      <w:pPr>
        <w:pStyle w:val="a3"/>
        <w:tabs>
          <w:tab w:val="left" w:pos="960"/>
        </w:tabs>
        <w:spacing w:line="320" w:lineRule="exact"/>
        <w:ind w:left="552"/>
      </w:pPr>
      <w:r>
        <w:rPr>
          <w:color w:val="231F20"/>
          <w:spacing w:val="-10"/>
        </w:rPr>
        <w:t>ⓐ</w:t>
      </w:r>
      <w:r>
        <w:rPr>
          <w:color w:val="231F20"/>
        </w:rPr>
        <w:tab/>
      </w:r>
      <w:r>
        <w:rPr>
          <w:color w:val="231F20"/>
          <w:spacing w:val="3"/>
        </w:rPr>
        <w:t xml:space="preserve">收支並保存地區 </w:t>
      </w:r>
      <w:r>
        <w:rPr>
          <w:color w:val="231F20"/>
        </w:rPr>
        <w:t>NYI</w:t>
      </w:r>
      <w:r>
        <w:rPr>
          <w:color w:val="231F20"/>
          <w:spacing w:val="1"/>
        </w:rPr>
        <w:t xml:space="preserve"> 的財政記錄。</w:t>
      </w:r>
    </w:p>
    <w:p w14:paraId="570F9729" w14:textId="77777777" w:rsidR="003345E9" w:rsidRDefault="007169A0">
      <w:pPr>
        <w:pStyle w:val="a3"/>
        <w:tabs>
          <w:tab w:val="left" w:pos="960"/>
        </w:tabs>
        <w:spacing w:line="320" w:lineRule="exact"/>
        <w:ind w:left="552"/>
      </w:pPr>
      <w:r>
        <w:rPr>
          <w:color w:val="231F20"/>
          <w:spacing w:val="-10"/>
        </w:rPr>
        <w:t>ⓑ</w:t>
      </w:r>
      <w:r>
        <w:rPr>
          <w:color w:val="231F20"/>
        </w:rPr>
        <w:tab/>
      </w:r>
      <w:r>
        <w:rPr>
          <w:color w:val="231F20"/>
          <w:spacing w:val="-5"/>
        </w:rPr>
        <w:t xml:space="preserve">整理一切開支的年度財務報告，提交給每年的地區 </w:t>
      </w:r>
      <w:r>
        <w:rPr>
          <w:color w:val="231F20"/>
        </w:rPr>
        <w:t>NYI</w:t>
      </w:r>
      <w:r>
        <w:rPr>
          <w:color w:val="231F20"/>
          <w:spacing w:val="9"/>
        </w:rPr>
        <w:t xml:space="preserve"> 大會。</w:t>
      </w:r>
    </w:p>
    <w:p w14:paraId="0C26F756" w14:textId="77777777" w:rsidR="003345E9" w:rsidRDefault="007169A0">
      <w:pPr>
        <w:pStyle w:val="a3"/>
        <w:tabs>
          <w:tab w:val="left" w:pos="960"/>
        </w:tabs>
        <w:spacing w:line="320" w:lineRule="exact"/>
        <w:ind w:left="552"/>
      </w:pPr>
      <w:r>
        <w:rPr>
          <w:color w:val="231F20"/>
          <w:spacing w:val="-10"/>
        </w:rPr>
        <w:t>ⓒ</w:t>
      </w:r>
      <w:r>
        <w:rPr>
          <w:color w:val="231F20"/>
        </w:rPr>
        <w:tab/>
      </w:r>
      <w:r>
        <w:rPr>
          <w:color w:val="231F20"/>
          <w:spacing w:val="-1"/>
        </w:rPr>
        <w:t>與主席同工，製訂一份年度預算，提交給有關組織。</w:t>
      </w:r>
    </w:p>
    <w:p w14:paraId="4DEB56E3" w14:textId="77777777" w:rsidR="003345E9" w:rsidRDefault="007169A0">
      <w:pPr>
        <w:pStyle w:val="a3"/>
        <w:tabs>
          <w:tab w:val="left" w:pos="527"/>
        </w:tabs>
        <w:spacing w:line="319" w:lineRule="exact"/>
      </w:pPr>
      <w:r>
        <w:rPr>
          <w:color w:val="231F20"/>
          <w:spacing w:val="-10"/>
        </w:rPr>
        <w:t>➄</w:t>
      </w:r>
      <w:r>
        <w:rPr>
          <w:color w:val="231F20"/>
        </w:rPr>
        <w:tab/>
      </w:r>
      <w:r>
        <w:rPr>
          <w:color w:val="231F20"/>
          <w:spacing w:val="-1"/>
        </w:rPr>
        <w:t>根據地區青年事工需要，可分派其他責任給職員。</w:t>
      </w:r>
    </w:p>
    <w:p w14:paraId="58712897" w14:textId="77777777" w:rsidR="003345E9" w:rsidRDefault="007169A0">
      <w:pPr>
        <w:pStyle w:val="3"/>
        <w:numPr>
          <w:ilvl w:val="1"/>
          <w:numId w:val="6"/>
        </w:numPr>
        <w:tabs>
          <w:tab w:val="left" w:pos="1025"/>
        </w:tabs>
        <w:spacing w:line="322" w:lineRule="exact"/>
        <w:ind w:hanging="905"/>
        <w:jc w:val="left"/>
        <w:rPr>
          <w:rFonts w:ascii="Noto Sans TC" w:eastAsia="Noto Sans TC"/>
          <w:color w:val="231F20"/>
        </w:rPr>
      </w:pPr>
      <w:r>
        <w:rPr>
          <w:color w:val="231F20"/>
          <w:spacing w:val="-3"/>
        </w:rPr>
        <w:t>受薪職員</w:t>
      </w:r>
    </w:p>
    <w:p w14:paraId="082F18CD" w14:textId="77777777" w:rsidR="003345E9" w:rsidRDefault="007169A0">
      <w:pPr>
        <w:pStyle w:val="a3"/>
        <w:tabs>
          <w:tab w:val="left" w:pos="527"/>
        </w:tabs>
        <w:spacing w:before="9" w:line="206" w:lineRule="auto"/>
        <w:ind w:left="528" w:right="14" w:hanging="408"/>
      </w:pPr>
      <w:r>
        <w:rPr>
          <w:color w:val="231F20"/>
          <w:w w:val="102"/>
        </w:rPr>
        <w:t>➀</w:t>
      </w:r>
      <w:r>
        <w:rPr>
          <w:color w:val="231F20"/>
        </w:rPr>
        <w:tab/>
      </w:r>
      <w:r>
        <w:rPr>
          <w:color w:val="231F20"/>
          <w:spacing w:val="3"/>
          <w:w w:val="102"/>
        </w:rPr>
        <w:t>當一個地區聘用一名青年牧師，地區監督在與地區指導委員會和</w:t>
      </w:r>
      <w:r>
        <w:rPr>
          <w:color w:val="231F20"/>
          <w:spacing w:val="1"/>
          <w:w w:val="102"/>
        </w:rPr>
        <w:t>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議會協商之後，替地區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分派責任給地區青年牧師。</w:t>
      </w:r>
      <w:r>
        <w:rPr>
          <w:color w:val="231F20"/>
          <w:spacing w:val="3"/>
          <w:w w:val="102"/>
        </w:rPr>
        <w:t>在此情形下，地區青年牧師執行一些原為地區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主席的職務。</w:t>
      </w:r>
      <w:r>
        <w:rPr>
          <w:color w:val="231F20"/>
          <w:w w:val="102"/>
        </w:rPr>
        <w:t>然而，地區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主席的重要性不變，為地區青年事工提供額外的領導、支持和代表。地區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議會和地區監督同心協力，界定兩種職位之角色和責任，及其如何為地區青年事工的利益配搭。</w:t>
      </w:r>
    </w:p>
    <w:p w14:paraId="11D73230" w14:textId="77777777" w:rsidR="003345E9" w:rsidRDefault="007169A0">
      <w:pPr>
        <w:pStyle w:val="a3"/>
        <w:tabs>
          <w:tab w:val="left" w:pos="527"/>
        </w:tabs>
        <w:spacing w:line="303" w:lineRule="exact"/>
      </w:pPr>
      <w:r>
        <w:rPr>
          <w:color w:val="231F20"/>
          <w:spacing w:val="-10"/>
        </w:rPr>
        <w:t>➁</w:t>
      </w:r>
      <w:r>
        <w:rPr>
          <w:color w:val="231F20"/>
        </w:rPr>
        <w:tab/>
      </w:r>
      <w:r>
        <w:rPr>
          <w:color w:val="231F20"/>
          <w:spacing w:val="2"/>
        </w:rPr>
        <w:t xml:space="preserve">地區青年牧師不得擔任地區 </w:t>
      </w:r>
      <w:r>
        <w:rPr>
          <w:color w:val="231F20"/>
        </w:rPr>
        <w:t>NYI</w:t>
      </w:r>
      <w:r>
        <w:rPr>
          <w:color w:val="231F20"/>
          <w:spacing w:val="5"/>
        </w:rPr>
        <w:t xml:space="preserve"> 主席。</w:t>
      </w:r>
    </w:p>
    <w:p w14:paraId="07AD1A62" w14:textId="77777777" w:rsidR="003345E9" w:rsidRDefault="007169A0">
      <w:pPr>
        <w:pStyle w:val="a3"/>
        <w:tabs>
          <w:tab w:val="left" w:pos="527"/>
        </w:tabs>
        <w:spacing w:before="10" w:line="206" w:lineRule="auto"/>
        <w:ind w:left="528" w:right="108" w:hanging="408"/>
      </w:pPr>
      <w:r>
        <w:rPr>
          <w:color w:val="231F20"/>
          <w:spacing w:val="-10"/>
        </w:rPr>
        <w:t>➂</w:t>
      </w:r>
      <w:r>
        <w:rPr>
          <w:color w:val="231F20"/>
        </w:rPr>
        <w:tab/>
      </w:r>
      <w:r>
        <w:rPr>
          <w:color w:val="231F20"/>
          <w:spacing w:val="3"/>
        </w:rPr>
        <w:t xml:space="preserve">地區青年牧師擔任地區 </w:t>
      </w:r>
      <w:r>
        <w:rPr>
          <w:color w:val="231F20"/>
        </w:rPr>
        <w:t>NYI</w:t>
      </w:r>
      <w:r>
        <w:rPr>
          <w:color w:val="231F20"/>
          <w:spacing w:val="3"/>
        </w:rPr>
        <w:t xml:space="preserve"> 議會、執行委員會和地區 </w:t>
      </w:r>
      <w:r>
        <w:rPr>
          <w:color w:val="231F20"/>
        </w:rPr>
        <w:t>NYI</w:t>
      </w:r>
      <w:r>
        <w:rPr>
          <w:color w:val="231F20"/>
          <w:spacing w:val="13"/>
        </w:rPr>
        <w:t xml:space="preserve"> 提名</w:t>
      </w:r>
      <w:r>
        <w:rPr>
          <w:color w:val="231F20"/>
          <w:spacing w:val="-2"/>
        </w:rPr>
        <w:t>委員會的當然委員。</w:t>
      </w:r>
    </w:p>
    <w:p w14:paraId="16D9C4E5" w14:textId="77777777" w:rsidR="003345E9" w:rsidRDefault="007169A0">
      <w:pPr>
        <w:pStyle w:val="a3"/>
        <w:tabs>
          <w:tab w:val="left" w:pos="527"/>
        </w:tabs>
        <w:spacing w:line="335" w:lineRule="exact"/>
      </w:pPr>
      <w:r>
        <w:rPr>
          <w:color w:val="231F20"/>
          <w:spacing w:val="-10"/>
        </w:rPr>
        <w:t>➃</w:t>
      </w:r>
      <w:r>
        <w:rPr>
          <w:color w:val="231F20"/>
        </w:rPr>
        <w:tab/>
      </w:r>
      <w:r>
        <w:rPr>
          <w:color w:val="231F20"/>
          <w:spacing w:val="2"/>
        </w:rPr>
        <w:t xml:space="preserve">地區青年牧師得地區監督指派，代為處理 </w:t>
      </w:r>
      <w:r>
        <w:rPr>
          <w:color w:val="231F20"/>
        </w:rPr>
        <w:t>NYI</w:t>
      </w:r>
      <w:r>
        <w:rPr>
          <w:color w:val="231F20"/>
          <w:spacing w:val="5"/>
        </w:rPr>
        <w:t xml:space="preserve"> 有關事務。</w:t>
      </w:r>
    </w:p>
    <w:p w14:paraId="3B634DDF" w14:textId="77777777" w:rsidR="003345E9" w:rsidRDefault="007169A0">
      <w:pPr>
        <w:pStyle w:val="2"/>
        <w:spacing w:before="45"/>
      </w:pPr>
      <w:r>
        <w:rPr>
          <w:color w:val="231F20"/>
          <w:spacing w:val="-5"/>
        </w:rPr>
        <w:t>議會</w:t>
      </w:r>
    </w:p>
    <w:p w14:paraId="6BAF4531" w14:textId="77777777" w:rsidR="003345E9" w:rsidRDefault="007169A0">
      <w:pPr>
        <w:pStyle w:val="3"/>
        <w:numPr>
          <w:ilvl w:val="1"/>
          <w:numId w:val="6"/>
        </w:numPr>
        <w:tabs>
          <w:tab w:val="left" w:pos="1025"/>
        </w:tabs>
        <w:spacing w:before="10" w:line="349" w:lineRule="exact"/>
        <w:ind w:hanging="905"/>
        <w:jc w:val="left"/>
        <w:rPr>
          <w:rFonts w:ascii="Noto Sans TC" w:eastAsia="Noto Sans TC"/>
          <w:color w:val="231F20"/>
        </w:rPr>
      </w:pPr>
      <w:r>
        <w:rPr>
          <w:color w:val="231F20"/>
          <w:spacing w:val="-3"/>
        </w:rPr>
        <w:t>組成成員</w:t>
      </w:r>
    </w:p>
    <w:p w14:paraId="3DFE5932" w14:textId="77777777" w:rsidR="003345E9" w:rsidRDefault="007169A0">
      <w:pPr>
        <w:pStyle w:val="a3"/>
        <w:spacing w:before="9" w:line="206" w:lineRule="auto"/>
        <w:ind w:left="528" w:right="108" w:hanging="408"/>
        <w:jc w:val="both"/>
      </w:pPr>
      <w:r>
        <w:rPr>
          <w:color w:val="231F20"/>
          <w:w w:val="102"/>
        </w:rPr>
        <w:t>➀</w:t>
      </w:r>
      <w:r>
        <w:rPr>
          <w:color w:val="231F20"/>
          <w:spacing w:val="-1"/>
        </w:rPr>
        <w:t xml:space="preserve">    </w:t>
      </w:r>
      <w:r>
        <w:rPr>
          <w:color w:val="231F20"/>
          <w:spacing w:val="4"/>
          <w:w w:val="102"/>
        </w:rPr>
        <w:t>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議會由地區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職員、其他當選或被指派的一般青年</w:t>
      </w:r>
      <w:r>
        <w:rPr>
          <w:color w:val="231F20"/>
          <w:spacing w:val="2"/>
          <w:w w:val="102"/>
        </w:rPr>
        <w:t>契友、議會視為必要之事工領袖以及地區監督和／或地區青年牧</w:t>
      </w:r>
      <w:r>
        <w:rPr>
          <w:color w:val="231F20"/>
          <w:w w:val="102"/>
        </w:rPr>
        <w:t>師組成。</w:t>
      </w:r>
    </w:p>
    <w:p w14:paraId="61B09852" w14:textId="77777777" w:rsidR="003345E9" w:rsidRDefault="007169A0">
      <w:pPr>
        <w:pStyle w:val="a3"/>
        <w:spacing w:line="334" w:lineRule="exact"/>
        <w:jc w:val="both"/>
      </w:pPr>
      <w:r>
        <w:rPr>
          <w:color w:val="231F20"/>
          <w:spacing w:val="10"/>
        </w:rPr>
        <w:t xml:space="preserve">➁  僅為地區本會會友的 </w:t>
      </w:r>
      <w:r>
        <w:rPr>
          <w:color w:val="231F20"/>
        </w:rPr>
        <w:t>NYI</w:t>
      </w:r>
      <w:r>
        <w:rPr>
          <w:color w:val="231F20"/>
          <w:spacing w:val="1"/>
        </w:rPr>
        <w:t xml:space="preserve"> 契友方得擔任地區 </w:t>
      </w:r>
      <w:r>
        <w:rPr>
          <w:color w:val="231F20"/>
        </w:rPr>
        <w:t>NYI</w:t>
      </w:r>
      <w:r>
        <w:rPr>
          <w:color w:val="231F20"/>
          <w:spacing w:val="-1"/>
        </w:rPr>
        <w:t xml:space="preserve"> 議會成員。</w:t>
      </w:r>
    </w:p>
    <w:p w14:paraId="4ED074BA" w14:textId="77777777" w:rsidR="003345E9" w:rsidRDefault="007169A0">
      <w:pPr>
        <w:pStyle w:val="2"/>
        <w:numPr>
          <w:ilvl w:val="1"/>
          <w:numId w:val="6"/>
        </w:numPr>
        <w:tabs>
          <w:tab w:val="left" w:pos="1425"/>
        </w:tabs>
        <w:spacing w:before="43"/>
        <w:ind w:left="1425" w:hanging="1065"/>
        <w:jc w:val="left"/>
        <w:rPr>
          <w:rFonts w:ascii="Noto Sans TC" w:eastAsia="Noto Sans TC"/>
          <w:color w:val="231F20"/>
        </w:rPr>
      </w:pPr>
      <w:r>
        <w:rPr>
          <w:color w:val="231F20"/>
          <w:spacing w:val="-5"/>
        </w:rPr>
        <w:t>選舉</w:t>
      </w:r>
    </w:p>
    <w:p w14:paraId="2E1AF5D6" w14:textId="77777777" w:rsidR="003345E9" w:rsidRDefault="007169A0">
      <w:pPr>
        <w:pStyle w:val="a3"/>
        <w:tabs>
          <w:tab w:val="left" w:pos="527"/>
        </w:tabs>
        <w:spacing w:before="11" w:line="347" w:lineRule="exact"/>
      </w:pPr>
      <w:r>
        <w:rPr>
          <w:color w:val="231F20"/>
          <w:spacing w:val="-10"/>
        </w:rPr>
        <w:t>➀</w:t>
      </w:r>
      <w:r>
        <w:rPr>
          <w:color w:val="231F20"/>
        </w:rPr>
        <w:tab/>
      </w:r>
      <w:r>
        <w:rPr>
          <w:color w:val="231F20"/>
          <w:spacing w:val="15"/>
        </w:rPr>
        <w:t>地區</w:t>
      </w:r>
      <w:r>
        <w:rPr>
          <w:color w:val="231F20"/>
        </w:rPr>
        <w:t>NYI</w:t>
      </w:r>
      <w:r>
        <w:rPr>
          <w:color w:val="231F20"/>
          <w:spacing w:val="3"/>
        </w:rPr>
        <w:t xml:space="preserve"> 提名委員會提名地區</w:t>
      </w:r>
      <w:r>
        <w:rPr>
          <w:color w:val="231F20"/>
        </w:rPr>
        <w:t>NYI</w:t>
      </w:r>
      <w:r>
        <w:rPr>
          <w:color w:val="231F20"/>
          <w:spacing w:val="-7"/>
        </w:rPr>
        <w:t xml:space="preserve"> 契友，候選進入地區</w:t>
      </w:r>
      <w:r>
        <w:rPr>
          <w:color w:val="231F20"/>
        </w:rPr>
        <w:t>NYI</w:t>
      </w:r>
      <w:r>
        <w:rPr>
          <w:color w:val="231F20"/>
          <w:spacing w:val="1"/>
        </w:rPr>
        <w:t xml:space="preserve"> 議會。</w:t>
      </w:r>
    </w:p>
    <w:p w14:paraId="5B55ECA8" w14:textId="77777777" w:rsidR="003345E9" w:rsidRDefault="007169A0">
      <w:pPr>
        <w:pStyle w:val="a3"/>
        <w:tabs>
          <w:tab w:val="left" w:pos="527"/>
        </w:tabs>
        <w:spacing w:before="9" w:line="206" w:lineRule="auto"/>
        <w:ind w:left="528" w:right="109" w:hanging="408"/>
      </w:pPr>
      <w:r>
        <w:rPr>
          <w:color w:val="231F20"/>
          <w:spacing w:val="-10"/>
        </w:rPr>
        <w:t>➁</w:t>
      </w:r>
      <w:r>
        <w:rPr>
          <w:color w:val="231F20"/>
        </w:rPr>
        <w:tab/>
      </w:r>
      <w:r>
        <w:rPr>
          <w:color w:val="231F20"/>
          <w:spacing w:val="13"/>
        </w:rPr>
        <w:t xml:space="preserve">地區 </w:t>
      </w:r>
      <w:r>
        <w:rPr>
          <w:color w:val="231F20"/>
        </w:rPr>
        <w:t>NYI</w:t>
      </w:r>
      <w:r>
        <w:rPr>
          <w:color w:val="231F20"/>
          <w:spacing w:val="2"/>
        </w:rPr>
        <w:t xml:space="preserve"> 大會由過半數選票從被提名人中選出地區 </w:t>
      </w:r>
      <w:r>
        <w:rPr>
          <w:color w:val="231F20"/>
        </w:rPr>
        <w:t>NYI</w:t>
      </w:r>
      <w:r>
        <w:rPr>
          <w:color w:val="231F20"/>
          <w:spacing w:val="9"/>
        </w:rPr>
        <w:t xml:space="preserve"> 議會成</w:t>
      </w:r>
      <w:r>
        <w:rPr>
          <w:color w:val="231F20"/>
          <w:spacing w:val="-6"/>
        </w:rPr>
        <w:t>員。</w:t>
      </w:r>
    </w:p>
    <w:p w14:paraId="0A64C1AD" w14:textId="77777777" w:rsidR="003345E9" w:rsidRDefault="007169A0">
      <w:pPr>
        <w:pStyle w:val="a3"/>
        <w:tabs>
          <w:tab w:val="left" w:pos="527"/>
        </w:tabs>
        <w:spacing w:line="206" w:lineRule="auto"/>
        <w:ind w:left="528" w:right="17" w:hanging="408"/>
      </w:pPr>
      <w:r>
        <w:rPr>
          <w:color w:val="231F20"/>
          <w:w w:val="102"/>
        </w:rPr>
        <w:t>➂</w:t>
      </w:r>
      <w:r>
        <w:rPr>
          <w:color w:val="231F20"/>
        </w:rPr>
        <w:tab/>
      </w:r>
      <w:r>
        <w:rPr>
          <w:color w:val="231F20"/>
          <w:spacing w:val="1"/>
          <w:w w:val="102"/>
        </w:rPr>
        <w:t>當議會成員因會藉轉離本地區、辭職、或由於疏於職守，或不當</w:t>
      </w:r>
      <w:r>
        <w:rPr>
          <w:color w:val="231F20"/>
          <w:spacing w:val="3"/>
          <w:w w:val="102"/>
        </w:rPr>
        <w:t>行為，經議會三分之二票決通過撤職，即出現職位出缺的情況。</w:t>
      </w:r>
      <w:r>
        <w:rPr>
          <w:color w:val="231F20"/>
          <w:w w:val="102"/>
        </w:rPr>
        <w:t>若是議會成員職位出缺，且只有一位被提名人的話，地區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w:t>
      </w:r>
      <w:r>
        <w:rPr>
          <w:color w:val="231F20"/>
          <w:spacing w:val="2"/>
          <w:w w:val="102"/>
        </w:rPr>
        <w:t>會以三分之二票決方式補位；若有兩位或以上被提名人，則以過</w:t>
      </w:r>
      <w:r>
        <w:rPr>
          <w:color w:val="231F20"/>
          <w:w w:val="102"/>
        </w:rPr>
        <w:t>半數選票方式補位。</w:t>
      </w:r>
    </w:p>
    <w:p w14:paraId="5666B8C0" w14:textId="77777777" w:rsidR="003345E9" w:rsidRDefault="003345E9">
      <w:pPr>
        <w:pStyle w:val="a3"/>
        <w:spacing w:line="206" w:lineRule="auto"/>
        <w:sectPr w:rsidR="003345E9">
          <w:pgSz w:w="8640" w:h="12960"/>
          <w:pgMar w:top="480" w:right="1080" w:bottom="1180" w:left="1080" w:header="0" w:footer="997" w:gutter="0"/>
          <w:cols w:space="720"/>
        </w:sectPr>
      </w:pPr>
    </w:p>
    <w:p w14:paraId="3DCA92B7" w14:textId="77777777" w:rsidR="003345E9" w:rsidRDefault="007169A0">
      <w:pPr>
        <w:pStyle w:val="a3"/>
        <w:spacing w:before="50"/>
        <w:ind w:left="0"/>
        <w:jc w:val="center"/>
      </w:pPr>
      <w:r>
        <w:rPr>
          <w:color w:val="231F20"/>
          <w:spacing w:val="-3"/>
        </w:rPr>
        <w:lastRenderedPageBreak/>
        <w:t>行政政策</w:t>
      </w:r>
    </w:p>
    <w:p w14:paraId="1F6B3EB7" w14:textId="77777777" w:rsidR="003345E9" w:rsidRDefault="007169A0">
      <w:pPr>
        <w:pStyle w:val="a3"/>
        <w:spacing w:before="201" w:line="346" w:lineRule="exact"/>
        <w:jc w:val="both"/>
      </w:pPr>
      <w:r>
        <w:rPr>
          <w:color w:val="231F20"/>
        </w:rPr>
        <w:t>➃</w:t>
      </w:r>
      <w:r>
        <w:rPr>
          <w:color w:val="231F20"/>
          <w:spacing w:val="55"/>
          <w:w w:val="150"/>
        </w:rPr>
        <w:t xml:space="preserve">  </w:t>
      </w:r>
      <w:r>
        <w:rPr>
          <w:color w:val="231F20"/>
          <w:spacing w:val="1"/>
        </w:rPr>
        <w:t xml:space="preserve">提名委員會得授權地區 </w:t>
      </w:r>
      <w:r>
        <w:rPr>
          <w:color w:val="231F20"/>
        </w:rPr>
        <w:t>NYI</w:t>
      </w:r>
      <w:r>
        <w:rPr>
          <w:color w:val="231F20"/>
          <w:spacing w:val="-1"/>
        </w:rPr>
        <w:t xml:space="preserve"> 議會任命地區事工幹事。</w:t>
      </w:r>
    </w:p>
    <w:p w14:paraId="7051A9DA" w14:textId="77777777" w:rsidR="003345E9" w:rsidRDefault="007169A0">
      <w:pPr>
        <w:pStyle w:val="3"/>
        <w:numPr>
          <w:ilvl w:val="1"/>
          <w:numId w:val="6"/>
        </w:numPr>
        <w:tabs>
          <w:tab w:val="left" w:pos="1025"/>
        </w:tabs>
        <w:spacing w:line="322" w:lineRule="exact"/>
        <w:ind w:hanging="905"/>
        <w:jc w:val="left"/>
        <w:rPr>
          <w:rFonts w:ascii="Noto Sans TC" w:eastAsia="Noto Sans TC"/>
          <w:color w:val="231F20"/>
        </w:rPr>
      </w:pPr>
      <w:r>
        <w:rPr>
          <w:color w:val="231F20"/>
          <w:spacing w:val="-5"/>
        </w:rPr>
        <w:t>責任</w:t>
      </w:r>
    </w:p>
    <w:p w14:paraId="07EDF2F4" w14:textId="77777777" w:rsidR="003345E9" w:rsidRDefault="007169A0">
      <w:pPr>
        <w:pStyle w:val="a3"/>
        <w:spacing w:before="9" w:line="206" w:lineRule="auto"/>
        <w:ind w:left="528" w:right="117" w:hanging="408"/>
        <w:jc w:val="both"/>
      </w:pPr>
      <w:r>
        <w:rPr>
          <w:color w:val="231F20"/>
          <w:w w:val="102"/>
        </w:rPr>
        <w:t>➀</w:t>
      </w:r>
      <w:r>
        <w:rPr>
          <w:color w:val="231F20"/>
          <w:spacing w:val="-1"/>
        </w:rPr>
        <w:t xml:space="preserve">    </w:t>
      </w:r>
      <w:r>
        <w:rPr>
          <w:color w:val="231F20"/>
          <w:w w:val="102"/>
        </w:rPr>
        <w:t>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議會有責任計劃、組織地區內整個青年事工，按照地區</w:t>
      </w:r>
      <w:r>
        <w:rPr>
          <w:color w:val="231F20"/>
          <w:spacing w:val="1"/>
          <w:w w:val="102"/>
        </w:rPr>
        <w:t>領袖的帶領，通過其職員和幹事開展並指導事工和活動，讓更多青年人認識基督，回應他們靈性成長的需要。</w:t>
      </w:r>
    </w:p>
    <w:p w14:paraId="4E8E3DB3" w14:textId="77777777" w:rsidR="003345E9" w:rsidRDefault="007169A0">
      <w:pPr>
        <w:pStyle w:val="a3"/>
        <w:spacing w:line="206" w:lineRule="auto"/>
        <w:ind w:left="528" w:right="117" w:hanging="408"/>
        <w:jc w:val="both"/>
      </w:pPr>
      <w:r>
        <w:rPr>
          <w:color w:val="231F20"/>
          <w:spacing w:val="26"/>
        </w:rPr>
        <w:t xml:space="preserve">➁  </w:t>
      </w:r>
      <w:r>
        <w:rPr>
          <w:color w:val="231F20"/>
        </w:rPr>
        <w:t>NYI 議會定義地區 NYI 之事工焦點，回應地區青年事工需要，並</w:t>
      </w:r>
      <w:r>
        <w:rPr>
          <w:color w:val="231F20"/>
          <w:spacing w:val="-2"/>
        </w:rPr>
        <w:t>培養事工幹事，指派其職位和工作內容。</w:t>
      </w:r>
    </w:p>
    <w:p w14:paraId="41E1EBAC" w14:textId="77777777" w:rsidR="003345E9" w:rsidRDefault="007169A0">
      <w:pPr>
        <w:pStyle w:val="a3"/>
        <w:spacing w:line="308" w:lineRule="exact"/>
        <w:jc w:val="both"/>
      </w:pPr>
      <w:r>
        <w:rPr>
          <w:color w:val="231F20"/>
        </w:rPr>
        <w:t>➂</w:t>
      </w:r>
      <w:r>
        <w:rPr>
          <w:color w:val="231F20"/>
          <w:spacing w:val="60"/>
          <w:w w:val="150"/>
        </w:rPr>
        <w:t xml:space="preserve">  </w:t>
      </w:r>
      <w:r>
        <w:rPr>
          <w:color w:val="231F20"/>
          <w:spacing w:val="6"/>
        </w:rPr>
        <w:t xml:space="preserve">地區 </w:t>
      </w:r>
      <w:r>
        <w:rPr>
          <w:color w:val="231F20"/>
        </w:rPr>
        <w:t>NYI</w:t>
      </w:r>
      <w:r>
        <w:rPr>
          <w:color w:val="231F20"/>
          <w:spacing w:val="-1"/>
        </w:rPr>
        <w:t xml:space="preserve"> 議會鼓勵並裝備地區的地方教會做有效的青年事工。</w:t>
      </w:r>
    </w:p>
    <w:p w14:paraId="131AF1B1" w14:textId="77777777" w:rsidR="003345E9" w:rsidRDefault="007169A0">
      <w:pPr>
        <w:pStyle w:val="a3"/>
        <w:spacing w:before="6" w:line="206" w:lineRule="auto"/>
        <w:ind w:left="528" w:right="110" w:hanging="408"/>
        <w:jc w:val="both"/>
      </w:pPr>
      <w:r>
        <w:rPr>
          <w:color w:val="231F20"/>
          <w:spacing w:val="12"/>
        </w:rPr>
        <w:t xml:space="preserve">➃  地區 </w:t>
      </w:r>
      <w:r>
        <w:rPr>
          <w:color w:val="231F20"/>
        </w:rPr>
        <w:t>NYI 議會促進青年加入和參與的增長，與宣聖會門徒訓練事工合作，為青年主日學 / 查經班 / 小組老師和領袖提供培訓，以此來領導青年主日學 / 查經班 / 小組。</w:t>
      </w:r>
    </w:p>
    <w:p w14:paraId="0BB6BC5D" w14:textId="77777777" w:rsidR="003345E9" w:rsidRDefault="007169A0">
      <w:pPr>
        <w:pStyle w:val="a3"/>
        <w:spacing w:line="307" w:lineRule="exact"/>
        <w:jc w:val="both"/>
      </w:pPr>
      <w:r>
        <w:rPr>
          <w:color w:val="231F20"/>
        </w:rPr>
        <w:t>➄</w:t>
      </w:r>
      <w:r>
        <w:rPr>
          <w:color w:val="231F20"/>
          <w:spacing w:val="57"/>
          <w:w w:val="150"/>
        </w:rPr>
        <w:t xml:space="preserve">  </w:t>
      </w:r>
      <w:r>
        <w:rPr>
          <w:color w:val="231F20"/>
          <w:spacing w:val="24"/>
        </w:rPr>
        <w:t>地區</w:t>
      </w:r>
      <w:r>
        <w:rPr>
          <w:color w:val="231F20"/>
        </w:rPr>
        <w:t>NYI</w:t>
      </w:r>
      <w:r>
        <w:rPr>
          <w:color w:val="231F20"/>
          <w:spacing w:val="8"/>
        </w:rPr>
        <w:t xml:space="preserve"> 議會向地方</w:t>
      </w:r>
      <w:r>
        <w:rPr>
          <w:color w:val="231F20"/>
        </w:rPr>
        <w:t>NYI</w:t>
      </w:r>
      <w:r>
        <w:rPr>
          <w:color w:val="231F20"/>
          <w:spacing w:val="4"/>
        </w:rPr>
        <w:t xml:space="preserve"> 團體推行區域和全球</w:t>
      </w:r>
      <w:r>
        <w:rPr>
          <w:color w:val="231F20"/>
        </w:rPr>
        <w:t>NYI</w:t>
      </w:r>
      <w:r>
        <w:rPr>
          <w:color w:val="231F20"/>
          <w:spacing w:val="-1"/>
        </w:rPr>
        <w:t xml:space="preserve"> 事工和方案。</w:t>
      </w:r>
    </w:p>
    <w:p w14:paraId="7C6503F0" w14:textId="77777777" w:rsidR="003345E9" w:rsidRDefault="007169A0">
      <w:pPr>
        <w:pStyle w:val="a3"/>
        <w:spacing w:before="9" w:line="206" w:lineRule="auto"/>
        <w:ind w:left="528" w:right="114" w:hanging="408"/>
        <w:jc w:val="both"/>
      </w:pPr>
      <w:r>
        <w:rPr>
          <w:color w:val="231F20"/>
          <w:spacing w:val="6"/>
        </w:rPr>
        <w:t xml:space="preserve">➅地區 </w:t>
      </w:r>
      <w:r>
        <w:rPr>
          <w:color w:val="231F20"/>
        </w:rPr>
        <w:t>NYI</w:t>
      </w:r>
      <w:r>
        <w:rPr>
          <w:color w:val="231F20"/>
          <w:spacing w:val="6"/>
        </w:rPr>
        <w:t xml:space="preserve"> 議會向地區 </w:t>
      </w:r>
      <w:r>
        <w:rPr>
          <w:color w:val="231F20"/>
        </w:rPr>
        <w:t>NYI</w:t>
      </w:r>
      <w:r>
        <w:rPr>
          <w:color w:val="231F20"/>
          <w:spacing w:val="5"/>
        </w:rPr>
        <w:t xml:space="preserve"> 大會提出有關 </w:t>
      </w:r>
      <w:r>
        <w:rPr>
          <w:color w:val="231F20"/>
        </w:rPr>
        <w:t>NYI 事工的建議。大會在</w:t>
      </w:r>
      <w:r>
        <w:rPr>
          <w:color w:val="231F20"/>
          <w:spacing w:val="-2"/>
        </w:rPr>
        <w:t>採用之前可修訂這些建議。</w:t>
      </w:r>
    </w:p>
    <w:p w14:paraId="4A550B51" w14:textId="77777777" w:rsidR="003345E9" w:rsidRDefault="007169A0">
      <w:pPr>
        <w:pStyle w:val="a3"/>
        <w:spacing w:line="307" w:lineRule="exact"/>
        <w:jc w:val="both"/>
      </w:pPr>
      <w:r>
        <w:rPr>
          <w:color w:val="231F20"/>
          <w:spacing w:val="11"/>
        </w:rPr>
        <w:t xml:space="preserve">➆地區 </w:t>
      </w:r>
      <w:r>
        <w:rPr>
          <w:color w:val="231F20"/>
        </w:rPr>
        <w:t>NYI</w:t>
      </w:r>
      <w:r>
        <w:rPr>
          <w:color w:val="231F20"/>
          <w:spacing w:val="-1"/>
        </w:rPr>
        <w:t xml:space="preserve"> 議會建立並傳達修訂地區事工計劃之程序。</w:t>
      </w:r>
    </w:p>
    <w:p w14:paraId="3BA00974" w14:textId="77777777" w:rsidR="003345E9" w:rsidRDefault="007169A0">
      <w:pPr>
        <w:pStyle w:val="3"/>
        <w:numPr>
          <w:ilvl w:val="1"/>
          <w:numId w:val="6"/>
        </w:numPr>
        <w:tabs>
          <w:tab w:val="left" w:pos="1025"/>
        </w:tabs>
        <w:spacing w:line="322" w:lineRule="exact"/>
        <w:ind w:hanging="905"/>
        <w:jc w:val="left"/>
        <w:rPr>
          <w:rFonts w:ascii="Noto Sans TC" w:eastAsia="Noto Sans TC"/>
          <w:color w:val="231F20"/>
        </w:rPr>
      </w:pPr>
      <w:r>
        <w:rPr>
          <w:color w:val="231F20"/>
          <w:spacing w:val="-4"/>
        </w:rPr>
        <w:t>委員會</w:t>
      </w:r>
    </w:p>
    <w:p w14:paraId="0597779E" w14:textId="77777777" w:rsidR="003345E9" w:rsidRDefault="007169A0">
      <w:pPr>
        <w:pStyle w:val="a3"/>
        <w:spacing w:before="10" w:line="206" w:lineRule="auto"/>
        <w:ind w:left="528" w:right="108"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spacing w:val="2"/>
        </w:rPr>
        <w:t xml:space="preserve"> </w:t>
      </w:r>
      <w:r>
        <w:rPr>
          <w:color w:val="231F20"/>
          <w:spacing w:val="9"/>
          <w:w w:val="102"/>
        </w:rPr>
        <w:t>執行委員會由當選的地區</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6"/>
          <w:w w:val="102"/>
        </w:rPr>
        <w:t>職員、地區監督和／或地區</w:t>
      </w:r>
      <w:r>
        <w:rPr>
          <w:color w:val="231F20"/>
          <w:spacing w:val="1"/>
          <w:w w:val="102"/>
        </w:rPr>
        <w:t>青年牧師組成。若秘書和財務主管為被委任的議會成員，議會得</w:t>
      </w:r>
      <w:r>
        <w:rPr>
          <w:color w:val="231F20"/>
          <w:w w:val="102"/>
        </w:rPr>
        <w:t>以過半數選票選出另外二位地區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議會成員在執行委員會中任</w:t>
      </w:r>
      <w:r>
        <w:rPr>
          <w:color w:val="231F20"/>
          <w:w w:val="102"/>
        </w:rPr>
        <w:t>職。執行委員會的一切行動應向議會其餘成員傳達，並經全體議會於下一屆會議核准。</w:t>
      </w:r>
    </w:p>
    <w:p w14:paraId="1ED49F06" w14:textId="77777777" w:rsidR="003345E9" w:rsidRDefault="007169A0">
      <w:pPr>
        <w:pStyle w:val="a3"/>
        <w:spacing w:line="206" w:lineRule="auto"/>
        <w:ind w:left="528" w:right="116" w:hanging="408"/>
        <w:jc w:val="both"/>
      </w:pPr>
      <w:r>
        <w:rPr>
          <w:color w:val="231F20"/>
          <w:spacing w:val="12"/>
        </w:rPr>
        <w:t xml:space="preserve">➁  地區 </w:t>
      </w:r>
      <w:r>
        <w:rPr>
          <w:color w:val="231F20"/>
        </w:rPr>
        <w:t>NYI 議會可開展特別事工或年齡部門委員會，以回應地區青</w:t>
      </w:r>
      <w:r>
        <w:rPr>
          <w:color w:val="231F20"/>
          <w:spacing w:val="-2"/>
        </w:rPr>
        <w:t>年事工需要。</w:t>
      </w:r>
    </w:p>
    <w:p w14:paraId="5DE56C9D" w14:textId="77777777" w:rsidR="003345E9" w:rsidRDefault="007169A0">
      <w:pPr>
        <w:pStyle w:val="3"/>
        <w:numPr>
          <w:ilvl w:val="1"/>
          <w:numId w:val="6"/>
        </w:numPr>
        <w:tabs>
          <w:tab w:val="left" w:pos="1025"/>
        </w:tabs>
        <w:spacing w:line="308" w:lineRule="exact"/>
        <w:ind w:hanging="905"/>
        <w:jc w:val="left"/>
        <w:rPr>
          <w:rFonts w:ascii="Noto Sans TC" w:eastAsia="Noto Sans TC"/>
          <w:color w:val="231F20"/>
        </w:rPr>
      </w:pPr>
      <w:r>
        <w:rPr>
          <w:color w:val="231F20"/>
          <w:spacing w:val="3"/>
        </w:rPr>
        <w:t xml:space="preserve">教區 </w:t>
      </w:r>
      <w:r>
        <w:rPr>
          <w:color w:val="231F20"/>
          <w:spacing w:val="-5"/>
        </w:rPr>
        <w:t>NYI</w:t>
      </w:r>
    </w:p>
    <w:p w14:paraId="4584AF28" w14:textId="77777777" w:rsidR="003345E9" w:rsidRDefault="007169A0">
      <w:pPr>
        <w:pStyle w:val="a3"/>
        <w:tabs>
          <w:tab w:val="left" w:pos="527"/>
        </w:tabs>
        <w:spacing w:before="3" w:line="206" w:lineRule="auto"/>
        <w:ind w:left="528" w:right="116" w:hanging="408"/>
      </w:pPr>
      <w:r>
        <w:rPr>
          <w:color w:val="231F20"/>
          <w:spacing w:val="-10"/>
        </w:rPr>
        <w:t>➀</w:t>
      </w:r>
      <w:r>
        <w:rPr>
          <w:color w:val="231F20"/>
        </w:rPr>
        <w:tab/>
        <w:t>地區 NYI 議會與地區領袖合作，得授權地區現存架構內不同教區組織 NYI 領袖，以便與地區中 NYI 事工合作並擴充。</w:t>
      </w:r>
    </w:p>
    <w:p w14:paraId="0E406F7F" w14:textId="77777777" w:rsidR="003345E9" w:rsidRDefault="007169A0">
      <w:pPr>
        <w:pStyle w:val="a3"/>
        <w:tabs>
          <w:tab w:val="left" w:pos="527"/>
        </w:tabs>
        <w:spacing w:line="308" w:lineRule="exact"/>
      </w:pPr>
      <w:r>
        <w:rPr>
          <w:color w:val="231F20"/>
          <w:spacing w:val="-10"/>
        </w:rPr>
        <w:t>➁</w:t>
      </w:r>
      <w:r>
        <w:rPr>
          <w:color w:val="231F20"/>
        </w:rPr>
        <w:tab/>
      </w:r>
      <w:r>
        <w:rPr>
          <w:color w:val="231F20"/>
          <w:spacing w:val="16"/>
        </w:rPr>
        <w:t xml:space="preserve">教區 </w:t>
      </w:r>
      <w:r>
        <w:rPr>
          <w:color w:val="231F20"/>
        </w:rPr>
        <w:t>NYI</w:t>
      </w:r>
      <w:r>
        <w:rPr>
          <w:color w:val="231F20"/>
          <w:spacing w:val="-1"/>
        </w:rPr>
        <w:t xml:space="preserve"> 議會存在的目的是要負責教區上的特定事工和活動。</w:t>
      </w:r>
    </w:p>
    <w:p w14:paraId="59020612" w14:textId="77777777" w:rsidR="003345E9" w:rsidRDefault="007169A0">
      <w:pPr>
        <w:pStyle w:val="a3"/>
        <w:tabs>
          <w:tab w:val="left" w:pos="527"/>
        </w:tabs>
        <w:spacing w:before="9" w:line="206" w:lineRule="auto"/>
        <w:ind w:left="528" w:right="108" w:hanging="408"/>
      </w:pPr>
      <w:r>
        <w:rPr>
          <w:color w:val="231F20"/>
          <w:spacing w:val="-10"/>
        </w:rPr>
        <w:t>➂</w:t>
      </w:r>
      <w:r>
        <w:rPr>
          <w:color w:val="231F20"/>
        </w:rPr>
        <w:tab/>
        <w:t>如經地區 NYI 大會指定，各教區 NYI 的主席或代表可成為地區</w:t>
      </w:r>
      <w:r>
        <w:rPr>
          <w:color w:val="231F20"/>
          <w:spacing w:val="80"/>
        </w:rPr>
        <w:t xml:space="preserve"> </w:t>
      </w:r>
      <w:r>
        <w:rPr>
          <w:color w:val="231F20"/>
        </w:rPr>
        <w:t>NYI 議會成員。</w:t>
      </w:r>
    </w:p>
    <w:p w14:paraId="3DAFBD73" w14:textId="77777777" w:rsidR="003345E9" w:rsidRDefault="007169A0">
      <w:pPr>
        <w:pStyle w:val="3"/>
        <w:numPr>
          <w:ilvl w:val="1"/>
          <w:numId w:val="6"/>
        </w:numPr>
        <w:tabs>
          <w:tab w:val="left" w:pos="1025"/>
        </w:tabs>
        <w:spacing w:line="308" w:lineRule="exact"/>
        <w:ind w:hanging="905"/>
        <w:jc w:val="left"/>
        <w:rPr>
          <w:rFonts w:ascii="Noto Sans TC" w:eastAsia="Noto Sans TC"/>
          <w:color w:val="231F20"/>
        </w:rPr>
      </w:pPr>
      <w:r>
        <w:rPr>
          <w:color w:val="231F20"/>
          <w:spacing w:val="-3"/>
        </w:rPr>
        <w:t>受薪職員</w:t>
      </w:r>
    </w:p>
    <w:p w14:paraId="1A03C79C" w14:textId="77777777" w:rsidR="003345E9" w:rsidRDefault="007169A0">
      <w:pPr>
        <w:pStyle w:val="a3"/>
        <w:spacing w:before="9" w:line="206" w:lineRule="auto"/>
        <w:ind w:left="528" w:right="116" w:hanging="408"/>
        <w:jc w:val="both"/>
      </w:pPr>
      <w:r>
        <w:rPr>
          <w:color w:val="231F20"/>
        </w:rPr>
        <w:t>➀  地區監督與地區指導委員會和地區 NYI 議會協商之後，可指定地</w:t>
      </w:r>
      <w:r>
        <w:rPr>
          <w:color w:val="231F20"/>
          <w:spacing w:val="-2"/>
        </w:rPr>
        <w:t>區青年牧師的工作職責。</w:t>
      </w:r>
    </w:p>
    <w:p w14:paraId="1E0D758E"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05637FD0"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52AFD04" w14:textId="77777777" w:rsidR="003345E9" w:rsidRDefault="007169A0">
      <w:pPr>
        <w:pStyle w:val="a3"/>
        <w:tabs>
          <w:tab w:val="left" w:pos="527"/>
        </w:tabs>
        <w:spacing w:before="201"/>
        <w:ind w:left="119"/>
      </w:pPr>
      <w:r>
        <w:rPr>
          <w:color w:val="231F20"/>
          <w:spacing w:val="-10"/>
        </w:rPr>
        <w:t>➁</w:t>
      </w:r>
      <w:r>
        <w:rPr>
          <w:color w:val="231F20"/>
        </w:rPr>
        <w:tab/>
      </w:r>
      <w:r>
        <w:rPr>
          <w:color w:val="231F20"/>
          <w:spacing w:val="15"/>
        </w:rPr>
        <w:t xml:space="preserve">地區 </w:t>
      </w:r>
      <w:r>
        <w:rPr>
          <w:color w:val="231F20"/>
        </w:rPr>
        <w:t>NYI</w:t>
      </w:r>
      <w:r>
        <w:rPr>
          <w:color w:val="231F20"/>
          <w:spacing w:val="-1"/>
        </w:rPr>
        <w:t xml:space="preserve"> 議會和地區青年牧師彼此同工合作，互相配搭。</w:t>
      </w:r>
    </w:p>
    <w:p w14:paraId="6D3973F8" w14:textId="77777777" w:rsidR="003345E9" w:rsidRDefault="007169A0">
      <w:pPr>
        <w:pStyle w:val="2"/>
        <w:spacing w:before="46"/>
      </w:pPr>
      <w:r>
        <w:rPr>
          <w:color w:val="231F20"/>
          <w:spacing w:val="-5"/>
        </w:rPr>
        <w:t>會議</w:t>
      </w:r>
    </w:p>
    <w:p w14:paraId="5022D20D" w14:textId="77777777" w:rsidR="003345E9" w:rsidRDefault="007169A0">
      <w:pPr>
        <w:pStyle w:val="3"/>
        <w:numPr>
          <w:ilvl w:val="1"/>
          <w:numId w:val="6"/>
        </w:numPr>
        <w:tabs>
          <w:tab w:val="left" w:pos="1025"/>
        </w:tabs>
        <w:spacing w:before="10" w:line="349" w:lineRule="exact"/>
        <w:ind w:hanging="905"/>
        <w:jc w:val="left"/>
        <w:rPr>
          <w:rFonts w:ascii="Noto Sans TC" w:eastAsia="Noto Sans TC"/>
          <w:color w:val="231F20"/>
        </w:rPr>
      </w:pPr>
      <w:r>
        <w:rPr>
          <w:color w:val="231F20"/>
          <w:spacing w:val="3"/>
        </w:rPr>
        <w:t xml:space="preserve">地區 </w:t>
      </w:r>
      <w:r>
        <w:rPr>
          <w:color w:val="231F20"/>
        </w:rPr>
        <w:t>NYI 會議</w:t>
      </w:r>
    </w:p>
    <w:p w14:paraId="62E1185C" w14:textId="77777777" w:rsidR="003345E9" w:rsidRDefault="007169A0">
      <w:pPr>
        <w:pStyle w:val="a3"/>
        <w:tabs>
          <w:tab w:val="left" w:pos="527"/>
        </w:tabs>
        <w:spacing w:line="320" w:lineRule="exact"/>
      </w:pPr>
      <w:r>
        <w:rPr>
          <w:color w:val="231F20"/>
          <w:spacing w:val="-10"/>
        </w:rPr>
        <w:t>➀</w:t>
      </w:r>
      <w:r>
        <w:rPr>
          <w:color w:val="231F20"/>
        </w:rPr>
        <w:tab/>
      </w:r>
      <w:r>
        <w:rPr>
          <w:color w:val="231F20"/>
          <w:spacing w:val="14"/>
        </w:rPr>
        <w:t xml:space="preserve">地區 </w:t>
      </w:r>
      <w:r>
        <w:rPr>
          <w:color w:val="231F20"/>
        </w:rPr>
        <w:t>NYI</w:t>
      </w:r>
      <w:r>
        <w:rPr>
          <w:color w:val="231F20"/>
          <w:spacing w:val="-1"/>
        </w:rPr>
        <w:t xml:space="preserve"> 的各種活動幫助為青年人提供有效的事工。</w:t>
      </w:r>
    </w:p>
    <w:p w14:paraId="707060E1" w14:textId="77777777" w:rsidR="003345E9" w:rsidRDefault="007169A0">
      <w:pPr>
        <w:pStyle w:val="a3"/>
        <w:tabs>
          <w:tab w:val="left" w:pos="527"/>
        </w:tabs>
        <w:spacing w:before="10" w:line="206" w:lineRule="auto"/>
        <w:ind w:left="528" w:right="108" w:hanging="408"/>
      </w:pPr>
      <w:r>
        <w:rPr>
          <w:color w:val="231F20"/>
          <w:spacing w:val="-10"/>
        </w:rPr>
        <w:t>➁</w:t>
      </w:r>
      <w:r>
        <w:rPr>
          <w:color w:val="231F20"/>
        </w:rPr>
        <w:tab/>
      </w:r>
      <w:r>
        <w:rPr>
          <w:color w:val="231F20"/>
          <w:spacing w:val="13"/>
        </w:rPr>
        <w:t xml:space="preserve">地區 </w:t>
      </w:r>
      <w:r>
        <w:rPr>
          <w:color w:val="231F20"/>
        </w:rPr>
        <w:t>NYI</w:t>
      </w:r>
      <w:r>
        <w:rPr>
          <w:color w:val="231F20"/>
          <w:spacing w:val="5"/>
        </w:rPr>
        <w:t xml:space="preserve"> 與地區內的各地方 </w:t>
      </w:r>
      <w:r>
        <w:rPr>
          <w:color w:val="231F20"/>
        </w:rPr>
        <w:t>NYI 團體開會，提供資源給他們做有效的事工，以此鼓勵並加強地方 NYI 事工。</w:t>
      </w:r>
    </w:p>
    <w:p w14:paraId="22418150" w14:textId="77777777" w:rsidR="003345E9" w:rsidRDefault="007169A0">
      <w:pPr>
        <w:pStyle w:val="a3"/>
        <w:tabs>
          <w:tab w:val="left" w:pos="527"/>
        </w:tabs>
        <w:spacing w:line="206" w:lineRule="auto"/>
        <w:ind w:left="528" w:right="108" w:hanging="408"/>
      </w:pPr>
      <w:r>
        <w:rPr>
          <w:color w:val="231F20"/>
          <w:spacing w:val="-10"/>
        </w:rPr>
        <w:t>➂</w:t>
      </w:r>
      <w:r>
        <w:rPr>
          <w:color w:val="231F20"/>
        </w:rPr>
        <w:tab/>
      </w:r>
      <w:r>
        <w:rPr>
          <w:color w:val="231F20"/>
          <w:spacing w:val="13"/>
        </w:rPr>
        <w:t xml:space="preserve">地區 </w:t>
      </w:r>
      <w:r>
        <w:rPr>
          <w:color w:val="231F20"/>
        </w:rPr>
        <w:t>NYI</w:t>
      </w:r>
      <w:r>
        <w:rPr>
          <w:color w:val="231F20"/>
          <w:spacing w:val="7"/>
        </w:rPr>
        <w:t xml:space="preserve"> 參與區域和全球 </w:t>
      </w:r>
      <w:r>
        <w:rPr>
          <w:color w:val="231F20"/>
        </w:rPr>
        <w:t>NYI 會議，進一步加強地區內有效的</w:t>
      </w:r>
      <w:r>
        <w:rPr>
          <w:color w:val="231F20"/>
          <w:spacing w:val="-2"/>
        </w:rPr>
        <w:t>青年事工。</w:t>
      </w:r>
    </w:p>
    <w:p w14:paraId="460AB15B" w14:textId="77777777" w:rsidR="003345E9" w:rsidRDefault="007169A0">
      <w:pPr>
        <w:pStyle w:val="3"/>
        <w:numPr>
          <w:ilvl w:val="1"/>
          <w:numId w:val="6"/>
        </w:numPr>
        <w:tabs>
          <w:tab w:val="left" w:pos="1025"/>
        </w:tabs>
        <w:spacing w:line="308" w:lineRule="exact"/>
        <w:ind w:hanging="905"/>
        <w:jc w:val="left"/>
        <w:rPr>
          <w:rFonts w:ascii="Noto Sans TC" w:eastAsia="Noto Sans TC"/>
          <w:color w:val="231F20"/>
        </w:rPr>
      </w:pPr>
      <w:r>
        <w:rPr>
          <w:color w:val="231F20"/>
          <w:spacing w:val="4"/>
        </w:rPr>
        <w:t xml:space="preserve">地區 </w:t>
      </w:r>
      <w:r>
        <w:rPr>
          <w:color w:val="231F20"/>
        </w:rPr>
        <w:t>NYI 議會會議</w:t>
      </w:r>
    </w:p>
    <w:p w14:paraId="2342BAFD" w14:textId="77777777" w:rsidR="003345E9" w:rsidRDefault="007169A0">
      <w:pPr>
        <w:pStyle w:val="a3"/>
        <w:tabs>
          <w:tab w:val="left" w:pos="527"/>
        </w:tabs>
        <w:spacing w:line="320" w:lineRule="exact"/>
      </w:pPr>
      <w:r>
        <w:rPr>
          <w:color w:val="231F20"/>
          <w:spacing w:val="-10"/>
        </w:rPr>
        <w:t>➀</w:t>
      </w:r>
      <w:r>
        <w:rPr>
          <w:color w:val="231F20"/>
        </w:rPr>
        <w:tab/>
      </w:r>
      <w:r>
        <w:rPr>
          <w:color w:val="231F20"/>
          <w:spacing w:val="7"/>
        </w:rPr>
        <w:t xml:space="preserve">地區 </w:t>
      </w:r>
      <w:r>
        <w:rPr>
          <w:color w:val="231F20"/>
        </w:rPr>
        <w:t>NYI</w:t>
      </w:r>
      <w:r>
        <w:rPr>
          <w:color w:val="231F20"/>
          <w:spacing w:val="1"/>
        </w:rPr>
        <w:t xml:space="preserve"> 議會定期開會，以完成地區 </w:t>
      </w:r>
      <w:r>
        <w:rPr>
          <w:color w:val="231F20"/>
        </w:rPr>
        <w:t>NYI 的使命和異象。</w:t>
      </w:r>
    </w:p>
    <w:p w14:paraId="520C47F6" w14:textId="77777777" w:rsidR="003345E9" w:rsidRDefault="007169A0">
      <w:pPr>
        <w:pStyle w:val="a3"/>
        <w:tabs>
          <w:tab w:val="left" w:pos="527"/>
        </w:tabs>
        <w:spacing w:line="320" w:lineRule="exact"/>
      </w:pPr>
      <w:r>
        <w:rPr>
          <w:color w:val="231F20"/>
          <w:spacing w:val="-10"/>
        </w:rPr>
        <w:t>➁</w:t>
      </w:r>
      <w:r>
        <w:rPr>
          <w:color w:val="231F20"/>
        </w:rPr>
        <w:tab/>
      </w:r>
      <w:r>
        <w:rPr>
          <w:color w:val="231F20"/>
          <w:spacing w:val="14"/>
        </w:rPr>
        <w:t xml:space="preserve">地區 </w:t>
      </w:r>
      <w:r>
        <w:rPr>
          <w:color w:val="231F20"/>
        </w:rPr>
        <w:t>NYI</w:t>
      </w:r>
      <w:r>
        <w:rPr>
          <w:color w:val="231F20"/>
          <w:spacing w:val="-1"/>
        </w:rPr>
        <w:t xml:space="preserve"> 主席或地區監督得安排或召開議會的會議。</w:t>
      </w:r>
    </w:p>
    <w:p w14:paraId="3C319038" w14:textId="77777777" w:rsidR="003345E9" w:rsidRDefault="007169A0">
      <w:pPr>
        <w:pStyle w:val="3"/>
        <w:numPr>
          <w:ilvl w:val="1"/>
          <w:numId w:val="6"/>
        </w:numPr>
        <w:tabs>
          <w:tab w:val="left" w:pos="982"/>
        </w:tabs>
        <w:spacing w:line="320" w:lineRule="exact"/>
        <w:ind w:left="982" w:hanging="862"/>
        <w:jc w:val="left"/>
        <w:rPr>
          <w:color w:val="231F20"/>
        </w:rPr>
      </w:pPr>
      <w:r>
        <w:rPr>
          <w:color w:val="231F20"/>
          <w:spacing w:val="3"/>
        </w:rPr>
        <w:t xml:space="preserve">地區 </w:t>
      </w:r>
      <w:r>
        <w:rPr>
          <w:color w:val="231F20"/>
        </w:rPr>
        <w:t>NYI 大會</w:t>
      </w:r>
    </w:p>
    <w:p w14:paraId="547684BE" w14:textId="77777777" w:rsidR="003345E9" w:rsidRDefault="007169A0">
      <w:pPr>
        <w:pStyle w:val="a3"/>
        <w:tabs>
          <w:tab w:val="left" w:pos="527"/>
        </w:tabs>
        <w:spacing w:before="7" w:line="206" w:lineRule="auto"/>
        <w:ind w:left="528" w:right="14" w:hanging="408"/>
      </w:pPr>
      <w:r>
        <w:rPr>
          <w:color w:val="231F20"/>
          <w:spacing w:val="-10"/>
        </w:rPr>
        <w:t>➀</w:t>
      </w:r>
      <w:r>
        <w:rPr>
          <w:color w:val="231F20"/>
        </w:rPr>
        <w:tab/>
      </w:r>
      <w:r>
        <w:rPr>
          <w:color w:val="231F20"/>
          <w:spacing w:val="10"/>
        </w:rPr>
        <w:t xml:space="preserve">地區 </w:t>
      </w:r>
      <w:r>
        <w:rPr>
          <w:color w:val="231F20"/>
        </w:rPr>
        <w:t>NYI 年度大會提供培靈和其他節目，以促進地區青年事工。</w:t>
      </w:r>
      <w:r>
        <w:rPr>
          <w:color w:val="231F20"/>
          <w:spacing w:val="1"/>
        </w:rPr>
        <w:t xml:space="preserve">大會中也接受報告、選出領袖，以及處理任何關乎 </w:t>
      </w:r>
      <w:r>
        <w:rPr>
          <w:color w:val="231F20"/>
        </w:rPr>
        <w:t>NYI</w:t>
      </w:r>
      <w:r>
        <w:rPr>
          <w:color w:val="231F20"/>
          <w:spacing w:val="5"/>
        </w:rPr>
        <w:t xml:space="preserve"> 工作的立</w:t>
      </w:r>
      <w:r>
        <w:rPr>
          <w:color w:val="231F20"/>
          <w:spacing w:val="2"/>
        </w:rPr>
        <w:t xml:space="preserve">法事宜。大會也應遵照 </w:t>
      </w:r>
      <w:r>
        <w:rPr>
          <w:color w:val="231F20"/>
        </w:rPr>
        <w:t>NYI 全球事工計劃的規定，於會中選出參加全球 NYI 大會的代表。</w:t>
      </w:r>
    </w:p>
    <w:p w14:paraId="61CF430A" w14:textId="77777777" w:rsidR="003345E9" w:rsidRDefault="007169A0">
      <w:pPr>
        <w:pStyle w:val="a3"/>
        <w:spacing w:line="206" w:lineRule="auto"/>
        <w:ind w:left="528" w:right="108" w:hanging="408"/>
        <w:jc w:val="both"/>
      </w:pPr>
      <w:r>
        <w:rPr>
          <w:color w:val="231F20"/>
          <w:w w:val="102"/>
        </w:rPr>
        <w:t>➁</w:t>
      </w:r>
      <w:r>
        <w:rPr>
          <w:color w:val="231F20"/>
          <w:spacing w:val="-1"/>
        </w:rPr>
        <w:t xml:space="preserve">    </w:t>
      </w:r>
      <w:r>
        <w:rPr>
          <w:color w:val="231F20"/>
          <w:spacing w:val="4"/>
          <w:w w:val="102"/>
        </w:rPr>
        <w:t>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議會與地區監督合作，安排並監督地區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大會。經</w:t>
      </w:r>
      <w:r>
        <w:rPr>
          <w:color w:val="231F20"/>
          <w:spacing w:val="1"/>
          <w:w w:val="102"/>
        </w:rPr>
        <w:t>地區監督核准並在地區年議會前九十天內，大會應根據地區</w:t>
      </w:r>
      <w:r>
        <w:rPr>
          <w:color w:val="231F20"/>
        </w:rPr>
        <w:t xml:space="preserve"> </w:t>
      </w:r>
      <w:r>
        <w:rPr>
          <w:color w:val="231F20"/>
          <w:spacing w:val="1"/>
          <w:w w:val="102"/>
        </w:rPr>
        <w:t>NY</w:t>
      </w:r>
      <w:r>
        <w:rPr>
          <w:color w:val="231F20"/>
          <w:w w:val="102"/>
        </w:rPr>
        <w:t>I議會所指定的時間地點召開會議。</w:t>
      </w:r>
    </w:p>
    <w:p w14:paraId="674BC48D" w14:textId="77777777" w:rsidR="003345E9" w:rsidRDefault="007169A0">
      <w:pPr>
        <w:pStyle w:val="a3"/>
        <w:spacing w:line="206" w:lineRule="auto"/>
        <w:ind w:left="528" w:right="16" w:hanging="408"/>
        <w:jc w:val="both"/>
      </w:pPr>
      <w:r>
        <w:rPr>
          <w:color w:val="231F20"/>
          <w:spacing w:val="12"/>
        </w:rPr>
        <w:t xml:space="preserve">➂  地區 </w:t>
      </w:r>
      <w:r>
        <w:rPr>
          <w:color w:val="231F20"/>
        </w:rPr>
        <w:t>NYI 大會由地區 NYI</w:t>
      </w:r>
      <w:r>
        <w:rPr>
          <w:color w:val="231F20"/>
          <w:spacing w:val="-13"/>
        </w:rPr>
        <w:t xml:space="preserve"> 議會的成員、地區監督、地方座堂牧師、</w:t>
      </w:r>
      <w:r>
        <w:rPr>
          <w:color w:val="231F20"/>
          <w:spacing w:val="6"/>
        </w:rPr>
        <w:t xml:space="preserve">地區其他參與 </w:t>
      </w:r>
      <w:r>
        <w:rPr>
          <w:color w:val="231F20"/>
        </w:rPr>
        <w:t>NYI</w:t>
      </w:r>
      <w:r>
        <w:rPr>
          <w:color w:val="231F20"/>
          <w:spacing w:val="2"/>
        </w:rPr>
        <w:t xml:space="preserve"> 事工的受委派按立的牧師以及地方 </w:t>
      </w:r>
      <w:r>
        <w:rPr>
          <w:color w:val="231F20"/>
        </w:rPr>
        <w:t>NYI</w:t>
      </w:r>
      <w:r>
        <w:rPr>
          <w:color w:val="231F20"/>
          <w:spacing w:val="9"/>
        </w:rPr>
        <w:t xml:space="preserve"> 代表所</w:t>
      </w:r>
      <w:r>
        <w:rPr>
          <w:color w:val="231F20"/>
          <w:spacing w:val="-4"/>
        </w:rPr>
        <w:t>組成。</w:t>
      </w:r>
    </w:p>
    <w:p w14:paraId="60C040F8" w14:textId="77777777" w:rsidR="003345E9" w:rsidRDefault="007169A0">
      <w:pPr>
        <w:pStyle w:val="a3"/>
        <w:spacing w:line="206" w:lineRule="auto"/>
        <w:ind w:left="528" w:right="108" w:hanging="408"/>
        <w:jc w:val="both"/>
      </w:pPr>
      <w:r>
        <w:rPr>
          <w:color w:val="231F20"/>
          <w:spacing w:val="17"/>
        </w:rPr>
        <w:t xml:space="preserve">➃  所有參加地區 </w:t>
      </w:r>
      <w:r>
        <w:rPr>
          <w:color w:val="231F20"/>
        </w:rPr>
        <w:t>NYI</w:t>
      </w:r>
      <w:r>
        <w:rPr>
          <w:color w:val="231F20"/>
          <w:spacing w:val="8"/>
        </w:rPr>
        <w:t xml:space="preserve"> 大會的地方 </w:t>
      </w:r>
      <w:r>
        <w:rPr>
          <w:color w:val="231F20"/>
        </w:rPr>
        <w:t>NYI 代表，必須是他們所代表的</w:t>
      </w:r>
      <w:r>
        <w:rPr>
          <w:color w:val="231F20"/>
          <w:spacing w:val="-2"/>
        </w:rPr>
        <w:t>宣聖會的會友。</w:t>
      </w:r>
    </w:p>
    <w:p w14:paraId="4A894B93" w14:textId="77777777" w:rsidR="003345E9" w:rsidRDefault="007169A0">
      <w:pPr>
        <w:pStyle w:val="a3"/>
        <w:spacing w:line="206" w:lineRule="auto"/>
        <w:ind w:left="528" w:right="115" w:hanging="408"/>
        <w:jc w:val="both"/>
      </w:pPr>
      <w:r>
        <w:rPr>
          <w:color w:val="231F20"/>
          <w:spacing w:val="6"/>
        </w:rPr>
        <w:t xml:space="preserve">➄  各教會的地方 </w:t>
      </w:r>
      <w:r>
        <w:rPr>
          <w:color w:val="231F20"/>
        </w:rPr>
        <w:t>NYI 代表數目以地區年議會之前地方座堂牧師的最近報告的會友數目而定。地區 NYI 領袖鼓勵地方教會資助其代表參加地區 NYI 大會。</w:t>
      </w:r>
    </w:p>
    <w:p w14:paraId="10252C4F" w14:textId="77777777" w:rsidR="003345E9" w:rsidRDefault="007169A0">
      <w:pPr>
        <w:pStyle w:val="a3"/>
        <w:spacing w:line="206" w:lineRule="auto"/>
        <w:ind w:left="528" w:right="117" w:hanging="408"/>
        <w:jc w:val="both"/>
      </w:pPr>
      <w:r>
        <w:rPr>
          <w:color w:val="231F20"/>
          <w:spacing w:val="26"/>
        </w:rPr>
        <w:t xml:space="preserve">➅  </w:t>
      </w:r>
      <w:r>
        <w:rPr>
          <w:color w:val="231F20"/>
        </w:rPr>
        <w:t>NYI 契友在三十或以下的教會，出席地區 NYI 的代表由以下人員</w:t>
      </w:r>
      <w:r>
        <w:rPr>
          <w:color w:val="231F20"/>
          <w:spacing w:val="-4"/>
        </w:rPr>
        <w:t>組成：</w:t>
      </w:r>
    </w:p>
    <w:p w14:paraId="7D21875F" w14:textId="77777777" w:rsidR="003345E9" w:rsidRDefault="007169A0">
      <w:pPr>
        <w:pStyle w:val="a3"/>
        <w:spacing w:line="206" w:lineRule="auto"/>
        <w:ind w:left="960" w:right="118" w:hanging="408"/>
        <w:jc w:val="both"/>
      </w:pPr>
      <w:r>
        <w:rPr>
          <w:color w:val="231F20"/>
        </w:rPr>
        <w:t>ⓐ  座堂牧師和青年牧師，或任何參與 NYI 事工的全時間受薪之</w:t>
      </w:r>
      <w:r>
        <w:rPr>
          <w:color w:val="231F20"/>
          <w:spacing w:val="-2"/>
        </w:rPr>
        <w:t>教牧人員；</w:t>
      </w:r>
    </w:p>
    <w:p w14:paraId="0A533BF4"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362FBD9B" w14:textId="77777777" w:rsidR="003345E9" w:rsidRDefault="007169A0">
      <w:pPr>
        <w:pStyle w:val="a3"/>
        <w:spacing w:before="50"/>
        <w:ind w:left="0"/>
        <w:jc w:val="center"/>
      </w:pPr>
      <w:r>
        <w:rPr>
          <w:color w:val="231F20"/>
          <w:spacing w:val="-3"/>
        </w:rPr>
        <w:lastRenderedPageBreak/>
        <w:t>行政政策</w:t>
      </w:r>
    </w:p>
    <w:p w14:paraId="6089C577" w14:textId="77777777" w:rsidR="003345E9" w:rsidRDefault="007169A0">
      <w:pPr>
        <w:pStyle w:val="a3"/>
        <w:spacing w:before="201" w:line="347" w:lineRule="exact"/>
        <w:ind w:left="552"/>
        <w:jc w:val="both"/>
      </w:pPr>
      <w:r>
        <w:rPr>
          <w:color w:val="231F20"/>
          <w:spacing w:val="11"/>
        </w:rPr>
        <w:t xml:space="preserve">ⓑ  新當選之地方 </w:t>
      </w:r>
      <w:r>
        <w:rPr>
          <w:color w:val="231F20"/>
        </w:rPr>
        <w:t>NYI</w:t>
      </w:r>
      <w:r>
        <w:rPr>
          <w:color w:val="231F20"/>
          <w:spacing w:val="-1"/>
        </w:rPr>
        <w:t xml:space="preserve"> 主席；</w:t>
      </w:r>
    </w:p>
    <w:p w14:paraId="20693E20" w14:textId="77777777" w:rsidR="003345E9" w:rsidRDefault="007169A0">
      <w:pPr>
        <w:pStyle w:val="a3"/>
        <w:spacing w:before="10" w:line="206" w:lineRule="auto"/>
        <w:ind w:left="960" w:right="111" w:hanging="408"/>
        <w:jc w:val="both"/>
      </w:pPr>
      <w:r>
        <w:rPr>
          <w:color w:val="231F20"/>
        </w:rPr>
        <w:t>ⓒ  四名或以下當選代表，其中應有至少一半的人服務於地區所建立的 NYI 事工焦點；</w:t>
      </w:r>
    </w:p>
    <w:p w14:paraId="00810794" w14:textId="77777777" w:rsidR="003345E9" w:rsidRDefault="007169A0">
      <w:pPr>
        <w:pStyle w:val="a3"/>
        <w:spacing w:line="206" w:lineRule="auto"/>
        <w:ind w:left="960" w:right="116" w:hanging="408"/>
        <w:jc w:val="both"/>
      </w:pPr>
      <w:r>
        <w:rPr>
          <w:color w:val="231F20"/>
          <w:spacing w:val="3"/>
        </w:rPr>
        <w:t xml:space="preserve">ⓓ  之後，每新增三十名 </w:t>
      </w:r>
      <w:r>
        <w:rPr>
          <w:color w:val="231F20"/>
        </w:rPr>
        <w:t>NYI 契友，和／或最後三十名之半數以上（16 ～ 29 契友</w:t>
      </w:r>
      <w:r>
        <w:rPr>
          <w:color w:val="231F20"/>
          <w:spacing w:val="-102"/>
        </w:rPr>
        <w:t>）</w:t>
      </w:r>
      <w:r>
        <w:rPr>
          <w:color w:val="231F20"/>
        </w:rPr>
        <w:t>，地方教會可增添一名代表。增加的代表</w:t>
      </w:r>
      <w:r>
        <w:rPr>
          <w:color w:val="231F20"/>
          <w:spacing w:val="2"/>
        </w:rPr>
        <w:t xml:space="preserve">中，應有至少一半的人服務於地區所建立的 </w:t>
      </w:r>
      <w:r>
        <w:rPr>
          <w:color w:val="231F20"/>
        </w:rPr>
        <w:t>NYI</w:t>
      </w:r>
      <w:r>
        <w:rPr>
          <w:color w:val="231F20"/>
          <w:spacing w:val="5"/>
        </w:rPr>
        <w:t xml:space="preserve"> 事工焦點。</w:t>
      </w:r>
    </w:p>
    <w:p w14:paraId="710C63D9" w14:textId="77777777" w:rsidR="003345E9" w:rsidRDefault="007169A0">
      <w:pPr>
        <w:pStyle w:val="3"/>
        <w:spacing w:after="48" w:line="206" w:lineRule="auto"/>
        <w:ind w:left="120" w:right="113"/>
        <w:jc w:val="both"/>
      </w:pPr>
      <w:r>
        <w:rPr>
          <w:color w:val="231F20"/>
        </w:rPr>
        <w:t>➆任何地方教會的座堂牧師，若教會未有組織化的 NYI，經核准之宣</w:t>
      </w:r>
      <w:r>
        <w:rPr>
          <w:color w:val="231F20"/>
          <w:spacing w:val="-2"/>
          <w:w w:val="105"/>
        </w:rPr>
        <w:t>聖會慈惠事工中心幹事，得派任一名代表。</w:t>
      </w:r>
    </w:p>
    <w:tbl>
      <w:tblPr>
        <w:tblW w:w="0" w:type="auto"/>
        <w:tblInd w:w="449" w:type="dxa"/>
        <w:tblLayout w:type="fixed"/>
        <w:tblCellMar>
          <w:left w:w="0" w:type="dxa"/>
          <w:right w:w="0" w:type="dxa"/>
        </w:tblCellMar>
        <w:tblLook w:val="01E0" w:firstRow="1" w:lastRow="1" w:firstColumn="1" w:lastColumn="1" w:noHBand="0" w:noVBand="0"/>
      </w:tblPr>
      <w:tblGrid>
        <w:gridCol w:w="1201"/>
        <w:gridCol w:w="1634"/>
        <w:gridCol w:w="1485"/>
        <w:gridCol w:w="1349"/>
      </w:tblGrid>
      <w:tr w:rsidR="003345E9" w14:paraId="44AE6BED" w14:textId="77777777">
        <w:trPr>
          <w:trHeight w:val="320"/>
        </w:trPr>
        <w:tc>
          <w:tcPr>
            <w:tcW w:w="1201" w:type="dxa"/>
          </w:tcPr>
          <w:p w14:paraId="035F66AF" w14:textId="77777777" w:rsidR="003345E9" w:rsidRDefault="007169A0">
            <w:pPr>
              <w:pStyle w:val="TableParagraph"/>
              <w:spacing w:line="301" w:lineRule="exact"/>
              <w:jc w:val="left"/>
              <w:rPr>
                <w:sz w:val="20"/>
              </w:rPr>
            </w:pPr>
            <w:r>
              <w:rPr>
                <w:color w:val="231F20"/>
                <w:spacing w:val="-3"/>
                <w:sz w:val="20"/>
              </w:rPr>
              <w:t>契友數目</w:t>
            </w:r>
          </w:p>
        </w:tc>
        <w:tc>
          <w:tcPr>
            <w:tcW w:w="1634" w:type="dxa"/>
          </w:tcPr>
          <w:p w14:paraId="7DF30756" w14:textId="77777777" w:rsidR="003345E9" w:rsidRDefault="007169A0">
            <w:pPr>
              <w:pStyle w:val="TableParagraph"/>
              <w:spacing w:line="301" w:lineRule="exact"/>
              <w:ind w:left="0"/>
              <w:rPr>
                <w:sz w:val="20"/>
              </w:rPr>
            </w:pPr>
            <w:r>
              <w:rPr>
                <w:color w:val="231F20"/>
                <w:spacing w:val="3"/>
                <w:sz w:val="20"/>
              </w:rPr>
              <w:t xml:space="preserve">代表數目 </w:t>
            </w:r>
            <w:r>
              <w:rPr>
                <w:color w:val="231F20"/>
                <w:spacing w:val="-10"/>
                <w:sz w:val="20"/>
              </w:rPr>
              <w:t>*</w:t>
            </w:r>
          </w:p>
        </w:tc>
        <w:tc>
          <w:tcPr>
            <w:tcW w:w="1485" w:type="dxa"/>
          </w:tcPr>
          <w:p w14:paraId="6F6D5E2F" w14:textId="77777777" w:rsidR="003345E9" w:rsidRDefault="007169A0">
            <w:pPr>
              <w:pStyle w:val="TableParagraph"/>
              <w:spacing w:line="301" w:lineRule="exact"/>
              <w:ind w:left="1" w:right="1"/>
              <w:rPr>
                <w:sz w:val="20"/>
              </w:rPr>
            </w:pPr>
            <w:r>
              <w:rPr>
                <w:color w:val="231F20"/>
                <w:spacing w:val="-3"/>
                <w:sz w:val="20"/>
              </w:rPr>
              <w:t>契友數目</w:t>
            </w:r>
          </w:p>
        </w:tc>
        <w:tc>
          <w:tcPr>
            <w:tcW w:w="1349" w:type="dxa"/>
          </w:tcPr>
          <w:p w14:paraId="51C3194C" w14:textId="77777777" w:rsidR="003345E9" w:rsidRDefault="007169A0">
            <w:pPr>
              <w:pStyle w:val="TableParagraph"/>
              <w:spacing w:line="301" w:lineRule="exact"/>
              <w:ind w:left="287" w:right="1"/>
              <w:rPr>
                <w:sz w:val="20"/>
              </w:rPr>
            </w:pPr>
            <w:r>
              <w:rPr>
                <w:color w:val="231F20"/>
                <w:spacing w:val="3"/>
                <w:sz w:val="20"/>
              </w:rPr>
              <w:t xml:space="preserve">代表數目 </w:t>
            </w:r>
            <w:r>
              <w:rPr>
                <w:color w:val="231F20"/>
                <w:spacing w:val="-10"/>
                <w:sz w:val="20"/>
              </w:rPr>
              <w:t>*</w:t>
            </w:r>
          </w:p>
        </w:tc>
      </w:tr>
      <w:tr w:rsidR="003345E9" w14:paraId="4A8C038D" w14:textId="77777777">
        <w:trPr>
          <w:trHeight w:val="348"/>
        </w:trPr>
        <w:tc>
          <w:tcPr>
            <w:tcW w:w="1201" w:type="dxa"/>
          </w:tcPr>
          <w:p w14:paraId="726F2B7A" w14:textId="77777777" w:rsidR="003345E9" w:rsidRDefault="007169A0">
            <w:pPr>
              <w:pStyle w:val="TableParagraph"/>
              <w:spacing w:before="3" w:line="325" w:lineRule="exact"/>
              <w:ind w:left="252"/>
              <w:jc w:val="left"/>
              <w:rPr>
                <w:sz w:val="20"/>
              </w:rPr>
            </w:pPr>
            <w:r>
              <w:rPr>
                <w:color w:val="231F20"/>
                <w:sz w:val="20"/>
              </w:rPr>
              <w:t>5-</w:t>
            </w:r>
            <w:r>
              <w:rPr>
                <w:color w:val="231F20"/>
                <w:spacing w:val="-5"/>
                <w:sz w:val="20"/>
              </w:rPr>
              <w:t>45</w:t>
            </w:r>
          </w:p>
        </w:tc>
        <w:tc>
          <w:tcPr>
            <w:tcW w:w="1634" w:type="dxa"/>
          </w:tcPr>
          <w:p w14:paraId="2DE3D2FE" w14:textId="77777777" w:rsidR="003345E9" w:rsidRDefault="007169A0">
            <w:pPr>
              <w:pStyle w:val="TableParagraph"/>
              <w:spacing w:before="3" w:line="325" w:lineRule="exact"/>
              <w:ind w:left="0"/>
              <w:rPr>
                <w:sz w:val="20"/>
              </w:rPr>
            </w:pPr>
            <w:r>
              <w:rPr>
                <w:color w:val="231F20"/>
                <w:spacing w:val="-10"/>
                <w:sz w:val="20"/>
              </w:rPr>
              <w:t>4</w:t>
            </w:r>
          </w:p>
        </w:tc>
        <w:tc>
          <w:tcPr>
            <w:tcW w:w="1485" w:type="dxa"/>
          </w:tcPr>
          <w:p w14:paraId="182234DD" w14:textId="77777777" w:rsidR="003345E9" w:rsidRDefault="007169A0">
            <w:pPr>
              <w:pStyle w:val="TableParagraph"/>
              <w:spacing w:before="3" w:line="325" w:lineRule="exact"/>
              <w:ind w:left="1" w:right="1"/>
              <w:rPr>
                <w:sz w:val="20"/>
              </w:rPr>
            </w:pPr>
            <w:r>
              <w:rPr>
                <w:color w:val="231F20"/>
                <w:sz w:val="20"/>
              </w:rPr>
              <w:t>136-</w:t>
            </w:r>
            <w:r>
              <w:rPr>
                <w:color w:val="231F20"/>
                <w:spacing w:val="-5"/>
                <w:sz w:val="20"/>
              </w:rPr>
              <w:t>165</w:t>
            </w:r>
          </w:p>
        </w:tc>
        <w:tc>
          <w:tcPr>
            <w:tcW w:w="1349" w:type="dxa"/>
          </w:tcPr>
          <w:p w14:paraId="7352CCE9" w14:textId="77777777" w:rsidR="003345E9" w:rsidRDefault="007169A0">
            <w:pPr>
              <w:pStyle w:val="TableParagraph"/>
              <w:spacing w:before="3" w:line="325" w:lineRule="exact"/>
              <w:ind w:left="287" w:right="1"/>
              <w:rPr>
                <w:sz w:val="20"/>
              </w:rPr>
            </w:pPr>
            <w:r>
              <w:rPr>
                <w:color w:val="231F20"/>
                <w:spacing w:val="-10"/>
                <w:sz w:val="20"/>
              </w:rPr>
              <w:t>8</w:t>
            </w:r>
          </w:p>
        </w:tc>
      </w:tr>
      <w:tr w:rsidR="003345E9" w14:paraId="681DD32A" w14:textId="77777777">
        <w:trPr>
          <w:trHeight w:val="348"/>
        </w:trPr>
        <w:tc>
          <w:tcPr>
            <w:tcW w:w="1201" w:type="dxa"/>
          </w:tcPr>
          <w:p w14:paraId="78710A44" w14:textId="77777777" w:rsidR="003345E9" w:rsidRDefault="007169A0">
            <w:pPr>
              <w:pStyle w:val="TableParagraph"/>
              <w:spacing w:before="3" w:line="325" w:lineRule="exact"/>
              <w:ind w:left="196"/>
              <w:jc w:val="left"/>
              <w:rPr>
                <w:sz w:val="20"/>
              </w:rPr>
            </w:pPr>
            <w:r>
              <w:rPr>
                <w:color w:val="231F20"/>
                <w:sz w:val="20"/>
              </w:rPr>
              <w:t>46-</w:t>
            </w:r>
            <w:r>
              <w:rPr>
                <w:color w:val="231F20"/>
                <w:spacing w:val="-5"/>
                <w:sz w:val="20"/>
              </w:rPr>
              <w:t>75</w:t>
            </w:r>
          </w:p>
        </w:tc>
        <w:tc>
          <w:tcPr>
            <w:tcW w:w="1634" w:type="dxa"/>
          </w:tcPr>
          <w:p w14:paraId="23A3CEF0" w14:textId="77777777" w:rsidR="003345E9" w:rsidRDefault="007169A0">
            <w:pPr>
              <w:pStyle w:val="TableParagraph"/>
              <w:spacing w:before="3" w:line="325" w:lineRule="exact"/>
              <w:ind w:left="0"/>
              <w:rPr>
                <w:sz w:val="20"/>
              </w:rPr>
            </w:pPr>
            <w:r>
              <w:rPr>
                <w:color w:val="231F20"/>
                <w:spacing w:val="-10"/>
                <w:sz w:val="20"/>
              </w:rPr>
              <w:t>5</w:t>
            </w:r>
          </w:p>
        </w:tc>
        <w:tc>
          <w:tcPr>
            <w:tcW w:w="1485" w:type="dxa"/>
          </w:tcPr>
          <w:p w14:paraId="5E4686F5" w14:textId="77777777" w:rsidR="003345E9" w:rsidRDefault="007169A0">
            <w:pPr>
              <w:pStyle w:val="TableParagraph"/>
              <w:spacing w:before="3" w:line="325" w:lineRule="exact"/>
              <w:ind w:left="1" w:right="1"/>
              <w:rPr>
                <w:sz w:val="20"/>
              </w:rPr>
            </w:pPr>
            <w:r>
              <w:rPr>
                <w:color w:val="231F20"/>
                <w:sz w:val="20"/>
              </w:rPr>
              <w:t>166-</w:t>
            </w:r>
            <w:r>
              <w:rPr>
                <w:color w:val="231F20"/>
                <w:spacing w:val="-5"/>
                <w:sz w:val="20"/>
              </w:rPr>
              <w:t>195</w:t>
            </w:r>
          </w:p>
        </w:tc>
        <w:tc>
          <w:tcPr>
            <w:tcW w:w="1349" w:type="dxa"/>
          </w:tcPr>
          <w:p w14:paraId="52B44091" w14:textId="77777777" w:rsidR="003345E9" w:rsidRDefault="007169A0">
            <w:pPr>
              <w:pStyle w:val="TableParagraph"/>
              <w:spacing w:before="3" w:line="325" w:lineRule="exact"/>
              <w:ind w:left="287" w:right="1"/>
              <w:rPr>
                <w:sz w:val="20"/>
              </w:rPr>
            </w:pPr>
            <w:r>
              <w:rPr>
                <w:color w:val="231F20"/>
                <w:spacing w:val="-10"/>
                <w:sz w:val="20"/>
              </w:rPr>
              <w:t>9</w:t>
            </w:r>
          </w:p>
        </w:tc>
      </w:tr>
      <w:tr w:rsidR="003345E9" w14:paraId="0797AEA3" w14:textId="77777777">
        <w:trPr>
          <w:trHeight w:val="348"/>
        </w:trPr>
        <w:tc>
          <w:tcPr>
            <w:tcW w:w="1201" w:type="dxa"/>
          </w:tcPr>
          <w:p w14:paraId="5B3ADFF4" w14:textId="77777777" w:rsidR="003345E9" w:rsidRDefault="007169A0">
            <w:pPr>
              <w:pStyle w:val="TableParagraph"/>
              <w:spacing w:before="3" w:line="325" w:lineRule="exact"/>
              <w:ind w:left="147"/>
              <w:jc w:val="left"/>
              <w:rPr>
                <w:sz w:val="20"/>
              </w:rPr>
            </w:pPr>
            <w:r>
              <w:rPr>
                <w:color w:val="231F20"/>
                <w:sz w:val="20"/>
              </w:rPr>
              <w:t>76-</w:t>
            </w:r>
            <w:r>
              <w:rPr>
                <w:color w:val="231F20"/>
                <w:spacing w:val="-5"/>
                <w:sz w:val="20"/>
              </w:rPr>
              <w:t>105</w:t>
            </w:r>
          </w:p>
        </w:tc>
        <w:tc>
          <w:tcPr>
            <w:tcW w:w="1634" w:type="dxa"/>
          </w:tcPr>
          <w:p w14:paraId="7CAE6A7B" w14:textId="77777777" w:rsidR="003345E9" w:rsidRDefault="007169A0">
            <w:pPr>
              <w:pStyle w:val="TableParagraph"/>
              <w:spacing w:before="3" w:line="325" w:lineRule="exact"/>
              <w:ind w:left="0"/>
              <w:rPr>
                <w:sz w:val="20"/>
              </w:rPr>
            </w:pPr>
            <w:r>
              <w:rPr>
                <w:color w:val="231F20"/>
                <w:spacing w:val="-10"/>
                <w:sz w:val="20"/>
              </w:rPr>
              <w:t>6</w:t>
            </w:r>
          </w:p>
        </w:tc>
        <w:tc>
          <w:tcPr>
            <w:tcW w:w="1485" w:type="dxa"/>
          </w:tcPr>
          <w:p w14:paraId="4A37DE87" w14:textId="77777777" w:rsidR="003345E9" w:rsidRDefault="007169A0">
            <w:pPr>
              <w:pStyle w:val="TableParagraph"/>
              <w:spacing w:before="3" w:line="325" w:lineRule="exact"/>
              <w:ind w:left="1"/>
              <w:rPr>
                <w:sz w:val="20"/>
              </w:rPr>
            </w:pPr>
            <w:r>
              <w:rPr>
                <w:color w:val="231F20"/>
                <w:sz w:val="20"/>
              </w:rPr>
              <w:t>196-</w:t>
            </w:r>
            <w:r>
              <w:rPr>
                <w:color w:val="231F20"/>
                <w:spacing w:val="-5"/>
                <w:sz w:val="20"/>
              </w:rPr>
              <w:t>225</w:t>
            </w:r>
          </w:p>
        </w:tc>
        <w:tc>
          <w:tcPr>
            <w:tcW w:w="1349" w:type="dxa"/>
          </w:tcPr>
          <w:p w14:paraId="5C60C5F8" w14:textId="77777777" w:rsidR="003345E9" w:rsidRDefault="007169A0">
            <w:pPr>
              <w:pStyle w:val="TableParagraph"/>
              <w:spacing w:before="3" w:line="325" w:lineRule="exact"/>
              <w:ind w:left="287"/>
              <w:rPr>
                <w:sz w:val="20"/>
              </w:rPr>
            </w:pPr>
            <w:r>
              <w:rPr>
                <w:color w:val="231F20"/>
                <w:spacing w:val="-5"/>
                <w:sz w:val="20"/>
              </w:rPr>
              <w:t>10</w:t>
            </w:r>
          </w:p>
        </w:tc>
      </w:tr>
      <w:tr w:rsidR="003345E9" w14:paraId="2085FF2E" w14:textId="77777777">
        <w:trPr>
          <w:trHeight w:val="320"/>
        </w:trPr>
        <w:tc>
          <w:tcPr>
            <w:tcW w:w="1201" w:type="dxa"/>
          </w:tcPr>
          <w:p w14:paraId="61135A23" w14:textId="77777777" w:rsidR="003345E9" w:rsidRDefault="007169A0">
            <w:pPr>
              <w:pStyle w:val="TableParagraph"/>
              <w:spacing w:before="3" w:line="298" w:lineRule="exact"/>
              <w:ind w:left="99"/>
              <w:jc w:val="left"/>
              <w:rPr>
                <w:sz w:val="20"/>
              </w:rPr>
            </w:pPr>
            <w:r>
              <w:rPr>
                <w:color w:val="231F20"/>
                <w:sz w:val="20"/>
              </w:rPr>
              <w:t>106-</w:t>
            </w:r>
            <w:r>
              <w:rPr>
                <w:color w:val="231F20"/>
                <w:spacing w:val="-5"/>
                <w:sz w:val="20"/>
              </w:rPr>
              <w:t>135</w:t>
            </w:r>
          </w:p>
        </w:tc>
        <w:tc>
          <w:tcPr>
            <w:tcW w:w="1634" w:type="dxa"/>
          </w:tcPr>
          <w:p w14:paraId="3E75D006" w14:textId="77777777" w:rsidR="003345E9" w:rsidRDefault="007169A0">
            <w:pPr>
              <w:pStyle w:val="TableParagraph"/>
              <w:spacing w:before="3" w:line="298" w:lineRule="exact"/>
              <w:ind w:left="0"/>
              <w:rPr>
                <w:sz w:val="20"/>
              </w:rPr>
            </w:pPr>
            <w:r>
              <w:rPr>
                <w:color w:val="231F20"/>
                <w:spacing w:val="-10"/>
                <w:sz w:val="20"/>
              </w:rPr>
              <w:t>7</w:t>
            </w:r>
          </w:p>
        </w:tc>
        <w:tc>
          <w:tcPr>
            <w:tcW w:w="1485" w:type="dxa"/>
          </w:tcPr>
          <w:p w14:paraId="48BA51D1" w14:textId="77777777" w:rsidR="003345E9" w:rsidRDefault="007169A0">
            <w:pPr>
              <w:pStyle w:val="TableParagraph"/>
              <w:spacing w:before="3" w:line="298" w:lineRule="exact"/>
              <w:ind w:left="1"/>
              <w:rPr>
                <w:sz w:val="20"/>
              </w:rPr>
            </w:pPr>
            <w:r>
              <w:rPr>
                <w:color w:val="231F20"/>
                <w:sz w:val="20"/>
              </w:rPr>
              <w:t>226-</w:t>
            </w:r>
            <w:r>
              <w:rPr>
                <w:color w:val="231F20"/>
                <w:spacing w:val="-5"/>
                <w:sz w:val="20"/>
              </w:rPr>
              <w:t>255</w:t>
            </w:r>
          </w:p>
        </w:tc>
        <w:tc>
          <w:tcPr>
            <w:tcW w:w="1349" w:type="dxa"/>
          </w:tcPr>
          <w:p w14:paraId="2EE19E63" w14:textId="77777777" w:rsidR="003345E9" w:rsidRDefault="007169A0">
            <w:pPr>
              <w:pStyle w:val="TableParagraph"/>
              <w:spacing w:before="3" w:line="298" w:lineRule="exact"/>
              <w:ind w:left="287"/>
              <w:rPr>
                <w:sz w:val="20"/>
              </w:rPr>
            </w:pPr>
            <w:r>
              <w:rPr>
                <w:color w:val="231F20"/>
                <w:spacing w:val="-5"/>
                <w:sz w:val="20"/>
              </w:rPr>
              <w:t>11</w:t>
            </w:r>
          </w:p>
        </w:tc>
      </w:tr>
    </w:tbl>
    <w:p w14:paraId="4F9B3890" w14:textId="77777777" w:rsidR="003345E9" w:rsidRDefault="007169A0">
      <w:pPr>
        <w:pStyle w:val="a3"/>
        <w:spacing w:before="126" w:line="206" w:lineRule="auto"/>
        <w:ind w:right="112"/>
      </w:pPr>
      <w:r>
        <w:rPr>
          <w:color w:val="231F20"/>
        </w:rPr>
        <w:t>* 地方 NYI 被選代表數目不包括當然代表（NYI 主席、座堂牧師、青年牧師、從地方教會選入地區 NYI 議會的成員，諸如此類</w:t>
      </w:r>
      <w:r>
        <w:rPr>
          <w:color w:val="231F20"/>
          <w:spacing w:val="-102"/>
        </w:rPr>
        <w:t>）</w:t>
      </w:r>
      <w:r>
        <w:rPr>
          <w:color w:val="231F20"/>
        </w:rPr>
        <w:t>。</w:t>
      </w:r>
    </w:p>
    <w:p w14:paraId="10D5D6A4" w14:textId="77777777" w:rsidR="003345E9" w:rsidRDefault="007169A0">
      <w:pPr>
        <w:spacing w:before="81"/>
        <w:ind w:left="2220"/>
        <w:rPr>
          <w:b/>
          <w:sz w:val="20"/>
        </w:rPr>
      </w:pPr>
      <w:r>
        <w:rPr>
          <w:b/>
          <w:color w:val="231F20"/>
          <w:spacing w:val="-1"/>
          <w:sz w:val="20"/>
        </w:rPr>
        <w:t>三、區域事工計劃模板</w:t>
      </w:r>
    </w:p>
    <w:p w14:paraId="7697FB63" w14:textId="77777777" w:rsidR="003345E9" w:rsidRDefault="007169A0">
      <w:pPr>
        <w:pStyle w:val="2"/>
        <w:spacing w:before="46"/>
      </w:pPr>
      <w:r>
        <w:rPr>
          <w:color w:val="231F20"/>
          <w:spacing w:val="-5"/>
        </w:rPr>
        <w:t>事工</w:t>
      </w:r>
    </w:p>
    <w:p w14:paraId="3F93EC71" w14:textId="77777777" w:rsidR="003345E9" w:rsidRDefault="007169A0">
      <w:pPr>
        <w:pStyle w:val="3"/>
        <w:numPr>
          <w:ilvl w:val="1"/>
          <w:numId w:val="5"/>
        </w:numPr>
        <w:tabs>
          <w:tab w:val="left" w:pos="1025"/>
        </w:tabs>
        <w:spacing w:before="10" w:line="349" w:lineRule="exact"/>
        <w:ind w:hanging="905"/>
      </w:pPr>
      <w:r>
        <w:rPr>
          <w:color w:val="231F20"/>
          <w:spacing w:val="-5"/>
        </w:rPr>
        <w:t>佈道</w:t>
      </w:r>
    </w:p>
    <w:p w14:paraId="28E27F0C" w14:textId="77777777" w:rsidR="003345E9" w:rsidRDefault="007169A0">
      <w:pPr>
        <w:pStyle w:val="a3"/>
        <w:spacing w:before="9" w:line="206" w:lineRule="auto"/>
        <w:ind w:left="359" w:right="117"/>
        <w:jc w:val="both"/>
      </w:pPr>
      <w:r>
        <w:rPr>
          <w:color w:val="231F20"/>
        </w:rPr>
        <w:t>區域 NYI 要發展和推行各樣長期的事工和特別活動，帶領青年人歸</w:t>
      </w:r>
      <w:r>
        <w:rPr>
          <w:color w:val="231F20"/>
          <w:spacing w:val="-6"/>
        </w:rPr>
        <w:t>主。</w:t>
      </w:r>
    </w:p>
    <w:p w14:paraId="1430BA97" w14:textId="77777777" w:rsidR="003345E9" w:rsidRDefault="007169A0">
      <w:pPr>
        <w:pStyle w:val="3"/>
        <w:numPr>
          <w:ilvl w:val="1"/>
          <w:numId w:val="5"/>
        </w:numPr>
        <w:tabs>
          <w:tab w:val="left" w:pos="1025"/>
        </w:tabs>
        <w:spacing w:line="308" w:lineRule="exact"/>
        <w:ind w:hanging="905"/>
      </w:pPr>
      <w:r>
        <w:rPr>
          <w:color w:val="231F20"/>
          <w:spacing w:val="-3"/>
        </w:rPr>
        <w:t>門徒訓練</w:t>
      </w:r>
    </w:p>
    <w:p w14:paraId="2C72F46B" w14:textId="77777777" w:rsidR="003345E9" w:rsidRDefault="007169A0">
      <w:pPr>
        <w:pStyle w:val="a3"/>
        <w:spacing w:before="9" w:line="206" w:lineRule="auto"/>
        <w:ind w:left="359" w:right="115"/>
        <w:jc w:val="both"/>
      </w:pPr>
      <w:r>
        <w:rPr>
          <w:color w:val="231F20"/>
          <w:w w:val="102"/>
        </w:rPr>
        <w:t>區域</w:t>
      </w:r>
      <w:r>
        <w:rPr>
          <w:color w:val="231F20"/>
          <w:spacing w:val="-1"/>
        </w:rPr>
        <w:t xml:space="preserve"> </w:t>
      </w:r>
      <w:r>
        <w:rPr>
          <w:color w:val="231F20"/>
          <w:w w:val="102"/>
        </w:rPr>
        <w:t>NYI</w:t>
      </w:r>
      <w:r>
        <w:rPr>
          <w:color w:val="231F20"/>
          <w:spacing w:val="-1"/>
        </w:rPr>
        <w:t xml:space="preserve"> </w:t>
      </w:r>
      <w:r>
        <w:rPr>
          <w:color w:val="231F20"/>
          <w:w w:val="102"/>
        </w:rPr>
        <w:t>要發展和推行各樣長期的事工和特別活動，栽培和鼓勵青年人在基督門徒之旅上不斷成長，在個人靈修、敬拜、团契、事奉和領人歸主等方面不斷長進。</w:t>
      </w:r>
    </w:p>
    <w:p w14:paraId="5117843D" w14:textId="77777777" w:rsidR="003345E9" w:rsidRDefault="007169A0">
      <w:pPr>
        <w:pStyle w:val="3"/>
        <w:numPr>
          <w:ilvl w:val="1"/>
          <w:numId w:val="5"/>
        </w:numPr>
        <w:tabs>
          <w:tab w:val="left" w:pos="1025"/>
        </w:tabs>
        <w:spacing w:line="307" w:lineRule="exact"/>
        <w:ind w:hanging="905"/>
      </w:pPr>
      <w:r>
        <w:rPr>
          <w:color w:val="231F20"/>
          <w:spacing w:val="-3"/>
        </w:rPr>
        <w:t>栽培領袖</w:t>
      </w:r>
    </w:p>
    <w:p w14:paraId="0E38EA0F" w14:textId="77777777" w:rsidR="003345E9" w:rsidRDefault="007169A0">
      <w:pPr>
        <w:pStyle w:val="a3"/>
        <w:spacing w:before="9" w:line="206" w:lineRule="auto"/>
        <w:ind w:left="359" w:right="117"/>
        <w:jc w:val="both"/>
      </w:pPr>
      <w:r>
        <w:rPr>
          <w:color w:val="231F20"/>
        </w:rPr>
        <w:t>區域 NYI 要發展和推行各樣長期的事工和特別活動，引導和裝備青</w:t>
      </w:r>
      <w:r>
        <w:rPr>
          <w:color w:val="231F20"/>
          <w:spacing w:val="-2"/>
        </w:rPr>
        <w:t>年人成為服事基督和祂教會的領袖。</w:t>
      </w:r>
    </w:p>
    <w:p w14:paraId="38780962"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700CB676"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32C0C01C" w14:textId="77777777" w:rsidR="003345E9" w:rsidRDefault="007169A0">
      <w:pPr>
        <w:pStyle w:val="2"/>
      </w:pPr>
      <w:r>
        <w:rPr>
          <w:color w:val="231F20"/>
          <w:spacing w:val="-5"/>
        </w:rPr>
        <w:t>修訂</w:t>
      </w:r>
    </w:p>
    <w:p w14:paraId="2796B3BC" w14:textId="77777777" w:rsidR="003345E9" w:rsidRDefault="007169A0">
      <w:pPr>
        <w:pStyle w:val="3"/>
        <w:numPr>
          <w:ilvl w:val="1"/>
          <w:numId w:val="5"/>
        </w:numPr>
        <w:tabs>
          <w:tab w:val="left" w:pos="1025"/>
        </w:tabs>
        <w:spacing w:before="9" w:line="347" w:lineRule="exact"/>
        <w:ind w:hanging="905"/>
      </w:pPr>
      <w:r>
        <w:rPr>
          <w:color w:val="231F20"/>
          <w:spacing w:val="-5"/>
        </w:rPr>
        <w:t>條款</w:t>
      </w:r>
    </w:p>
    <w:p w14:paraId="5B7A0AA9" w14:textId="77777777" w:rsidR="003345E9" w:rsidRDefault="007169A0">
      <w:pPr>
        <w:pStyle w:val="a3"/>
        <w:tabs>
          <w:tab w:val="left" w:pos="527"/>
        </w:tabs>
        <w:spacing w:before="15" w:line="204" w:lineRule="auto"/>
        <w:ind w:left="527" w:right="15" w:hanging="408"/>
      </w:pPr>
      <w:r>
        <w:rPr>
          <w:color w:val="231F20"/>
          <w:w w:val="102"/>
        </w:rPr>
        <w:t>➀</w:t>
      </w:r>
      <w:r>
        <w:rPr>
          <w:color w:val="231F20"/>
        </w:rPr>
        <w:tab/>
      </w:r>
      <w:r>
        <w:rPr>
          <w:color w:val="231F20"/>
          <w:spacing w:val="4"/>
          <w:w w:val="102"/>
        </w:rPr>
        <w:t>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議會旨在提供區域層次的</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有關組織、功能和領導</w:t>
      </w:r>
      <w:r>
        <w:rPr>
          <w:color w:val="231F20"/>
          <w:spacing w:val="3"/>
          <w:w w:val="102"/>
        </w:rPr>
        <w:t>的標準程式。區域</w:t>
      </w:r>
      <w:r>
        <w:rPr>
          <w:color w:val="231F20"/>
          <w:spacing w:val="1"/>
        </w:rPr>
        <w:t xml:space="preserve"> </w:t>
      </w:r>
      <w:r>
        <w:rPr>
          <w:rFonts w:ascii="Noto Sans TC" w:eastAsia="Noto Sans TC" w:hAnsi="Noto Sans TC"/>
          <w:b/>
          <w:color w:val="231F20"/>
          <w:w w:val="102"/>
        </w:rPr>
        <w:t>NYI</w:t>
      </w:r>
      <w:r>
        <w:rPr>
          <w:rFonts w:ascii="Noto Sans TC" w:eastAsia="Noto Sans TC" w:hAnsi="Noto Sans TC"/>
          <w:b/>
          <w:color w:val="231F20"/>
          <w:spacing w:val="7"/>
        </w:rPr>
        <w:t xml:space="preserve"> </w:t>
      </w:r>
      <w:r>
        <w:rPr>
          <w:color w:val="231F20"/>
          <w:spacing w:val="4"/>
          <w:w w:val="102"/>
        </w:rPr>
        <w:t>可以</w:t>
      </w:r>
      <w:r>
        <w:rPr>
          <w:color w:val="231F20"/>
          <w:spacing w:val="1"/>
        </w:rPr>
        <w:t xml:space="preserve"> </w:t>
      </w:r>
      <w:r>
        <w:rPr>
          <w:rFonts w:ascii="Noto Sans TC" w:eastAsia="Noto Sans TC" w:hAnsi="Noto Sans TC"/>
          <w:b/>
          <w:color w:val="231F20"/>
          <w:w w:val="102"/>
        </w:rPr>
        <w:t>NYI</w:t>
      </w:r>
      <w:r>
        <w:rPr>
          <w:rFonts w:ascii="Noto Sans TC" w:eastAsia="Noto Sans TC" w:hAnsi="Noto Sans TC"/>
          <w:b/>
          <w:color w:val="231F20"/>
          <w:spacing w:val="7"/>
        </w:rPr>
        <w:t xml:space="preserve"> </w:t>
      </w:r>
      <w:r>
        <w:rPr>
          <w:color w:val="231F20"/>
          <w:spacing w:val="4"/>
          <w:w w:val="102"/>
        </w:rPr>
        <w:t>的憲章和本會「手冊」為依歸，</w:t>
      </w:r>
      <w:r>
        <w:rPr>
          <w:color w:val="231F20"/>
          <w:spacing w:val="1"/>
          <w:w w:val="102"/>
        </w:rPr>
        <w:t>按本區域的處境而酬情調整、修訂該計劃，以回應區域青年事工</w:t>
      </w:r>
      <w:r>
        <w:rPr>
          <w:color w:val="231F20"/>
          <w:spacing w:val="-26"/>
          <w:w w:val="102"/>
        </w:rPr>
        <w:t>需要。。</w:t>
      </w:r>
    </w:p>
    <w:p w14:paraId="73F7EDA7" w14:textId="77777777" w:rsidR="003345E9" w:rsidRDefault="007169A0">
      <w:pPr>
        <w:pStyle w:val="a3"/>
        <w:tabs>
          <w:tab w:val="left" w:pos="579"/>
        </w:tabs>
        <w:spacing w:line="314" w:lineRule="exact"/>
        <w:ind w:left="119"/>
      </w:pPr>
      <w:r>
        <w:rPr>
          <w:color w:val="231F20"/>
          <w:spacing w:val="-10"/>
        </w:rPr>
        <w:t>➁</w:t>
      </w:r>
      <w:r>
        <w:rPr>
          <w:color w:val="231F20"/>
        </w:rPr>
        <w:tab/>
      </w:r>
      <w:r>
        <w:rPr>
          <w:color w:val="231F20"/>
          <w:spacing w:val="2"/>
        </w:rPr>
        <w:t xml:space="preserve">本事工計劃未涵蓋的領域，均歸區域 </w:t>
      </w:r>
      <w:r>
        <w:rPr>
          <w:color w:val="231F20"/>
        </w:rPr>
        <w:t>NYI</w:t>
      </w:r>
      <w:r>
        <w:rPr>
          <w:color w:val="231F20"/>
          <w:spacing w:val="5"/>
        </w:rPr>
        <w:t xml:space="preserve"> 議會管轄。</w:t>
      </w:r>
    </w:p>
    <w:p w14:paraId="09650DF7" w14:textId="77777777" w:rsidR="003345E9" w:rsidRDefault="007169A0">
      <w:pPr>
        <w:pStyle w:val="3"/>
        <w:numPr>
          <w:ilvl w:val="1"/>
          <w:numId w:val="5"/>
        </w:numPr>
        <w:tabs>
          <w:tab w:val="left" w:pos="1024"/>
        </w:tabs>
        <w:spacing w:line="322" w:lineRule="exact"/>
        <w:ind w:left="1024" w:hanging="905"/>
      </w:pPr>
      <w:r>
        <w:rPr>
          <w:color w:val="231F20"/>
          <w:spacing w:val="-5"/>
        </w:rPr>
        <w:t>程序</w:t>
      </w:r>
    </w:p>
    <w:p w14:paraId="04D57E99" w14:textId="77777777" w:rsidR="003345E9" w:rsidRDefault="007169A0">
      <w:pPr>
        <w:pStyle w:val="a3"/>
        <w:spacing w:before="9" w:line="206" w:lineRule="auto"/>
        <w:ind w:left="527" w:right="118" w:hanging="408"/>
        <w:jc w:val="both"/>
      </w:pPr>
      <w:r>
        <w:rPr>
          <w:color w:val="231F20"/>
          <w:spacing w:val="12"/>
        </w:rPr>
        <w:t xml:space="preserve">➀  區域 </w:t>
      </w:r>
      <w:r>
        <w:rPr>
          <w:color w:val="231F20"/>
        </w:rPr>
        <w:t>NYI 議會與區域合作，需訂立、公佈採納和修訂區域事工計</w:t>
      </w:r>
      <w:r>
        <w:rPr>
          <w:color w:val="231F20"/>
          <w:spacing w:val="-2"/>
        </w:rPr>
        <w:t>劃的程序，並在區域協調會議開會之前通過所有修訂的動議。</w:t>
      </w:r>
    </w:p>
    <w:p w14:paraId="0D665A19" w14:textId="77777777" w:rsidR="003345E9" w:rsidRDefault="007169A0">
      <w:pPr>
        <w:pStyle w:val="a3"/>
        <w:spacing w:line="206" w:lineRule="auto"/>
        <w:ind w:left="527" w:right="115" w:hanging="408"/>
        <w:jc w:val="both"/>
      </w:pPr>
      <w:r>
        <w:rPr>
          <w:color w:val="231F20"/>
        </w:rPr>
        <w:t>➁  所有關於區域事工計劃的修訂案必須於全球 NYI 大會的區域協調會議前以書面形式分發給各地區 NYI 議會。</w:t>
      </w:r>
    </w:p>
    <w:p w14:paraId="2A9B327F" w14:textId="77777777" w:rsidR="003345E9" w:rsidRDefault="007169A0">
      <w:pPr>
        <w:pStyle w:val="a3"/>
        <w:spacing w:line="206" w:lineRule="auto"/>
        <w:ind w:left="527" w:right="112" w:hanging="408"/>
        <w:jc w:val="both"/>
      </w:pPr>
      <w:r>
        <w:rPr>
          <w:color w:val="231F20"/>
        </w:rPr>
        <w:t>➂  所有修訂案須由所有出席區域協調會議的代表和成員三分之二的票決通過，並經區域總幹事和 ( 如果有成立的 ) 區域指導委員會</w:t>
      </w:r>
      <w:r>
        <w:rPr>
          <w:color w:val="231F20"/>
          <w:spacing w:val="-4"/>
        </w:rPr>
        <w:t>核准。</w:t>
      </w:r>
    </w:p>
    <w:p w14:paraId="1EECFB92" w14:textId="77777777" w:rsidR="003345E9" w:rsidRDefault="007169A0">
      <w:pPr>
        <w:pStyle w:val="a3"/>
        <w:spacing w:line="206" w:lineRule="auto"/>
        <w:ind w:left="527" w:right="116" w:hanging="408"/>
        <w:jc w:val="both"/>
      </w:pPr>
      <w:r>
        <w:rPr>
          <w:color w:val="231F20"/>
        </w:rPr>
        <w:t>➃  所有關於區域事工計畫的修訂案通過後，須在全球 NYI 大會閉幕</w:t>
      </w:r>
      <w:r>
        <w:rPr>
          <w:color w:val="231F20"/>
          <w:spacing w:val="-2"/>
        </w:rPr>
        <w:t>後九十天之內生效。該修訂版事工計劃在生效前須以文告公佈。</w:t>
      </w:r>
    </w:p>
    <w:p w14:paraId="047BC3D2" w14:textId="77777777" w:rsidR="003345E9" w:rsidRDefault="007169A0">
      <w:pPr>
        <w:pStyle w:val="2"/>
        <w:spacing w:before="51"/>
      </w:pPr>
      <w:r>
        <w:rPr>
          <w:color w:val="231F20"/>
          <w:spacing w:val="-2"/>
        </w:rPr>
        <w:t>成員和事工焦點</w:t>
      </w:r>
    </w:p>
    <w:p w14:paraId="1B13F01C" w14:textId="77777777" w:rsidR="003345E9" w:rsidRDefault="007169A0">
      <w:pPr>
        <w:pStyle w:val="3"/>
        <w:numPr>
          <w:ilvl w:val="1"/>
          <w:numId w:val="5"/>
        </w:numPr>
        <w:tabs>
          <w:tab w:val="left" w:pos="1025"/>
        </w:tabs>
        <w:spacing w:before="10" w:line="349" w:lineRule="exact"/>
        <w:ind w:hanging="905"/>
      </w:pPr>
      <w:r>
        <w:rPr>
          <w:color w:val="231F20"/>
          <w:spacing w:val="-2"/>
        </w:rPr>
        <w:t>成員和問責</w:t>
      </w:r>
    </w:p>
    <w:p w14:paraId="66EF2B13" w14:textId="77777777" w:rsidR="003345E9" w:rsidRDefault="007169A0">
      <w:pPr>
        <w:pStyle w:val="a3"/>
        <w:spacing w:before="9" w:line="206" w:lineRule="auto"/>
        <w:ind w:left="528" w:right="112" w:hanging="408"/>
        <w:jc w:val="both"/>
      </w:pPr>
      <w:r>
        <w:rPr>
          <w:color w:val="231F20"/>
          <w:spacing w:val="20"/>
        </w:rPr>
        <w:t xml:space="preserve">➀  所有地方 </w:t>
      </w:r>
      <w:r>
        <w:rPr>
          <w:color w:val="231F20"/>
        </w:rPr>
        <w:t>NYI</w:t>
      </w:r>
      <w:r>
        <w:rPr>
          <w:color w:val="231F20"/>
          <w:spacing w:val="3"/>
        </w:rPr>
        <w:t xml:space="preserve"> 團體、地區 </w:t>
      </w:r>
      <w:r>
        <w:rPr>
          <w:color w:val="231F20"/>
        </w:rPr>
        <w:t>NYI</w:t>
      </w:r>
      <w:r>
        <w:rPr>
          <w:color w:val="231F20"/>
          <w:spacing w:val="1"/>
        </w:rPr>
        <w:t xml:space="preserve"> 事工和區域範圍內 </w:t>
      </w:r>
      <w:r>
        <w:rPr>
          <w:color w:val="231F20"/>
        </w:rPr>
        <w:t>NYI</w:t>
      </w:r>
      <w:r>
        <w:rPr>
          <w:color w:val="231F20"/>
          <w:spacing w:val="2"/>
        </w:rPr>
        <w:t xml:space="preserve"> 契友，組</w:t>
      </w:r>
      <w:r>
        <w:rPr>
          <w:color w:val="231F20"/>
        </w:rPr>
        <w:t>成區域 NYI。</w:t>
      </w:r>
    </w:p>
    <w:p w14:paraId="00546DFE" w14:textId="77777777" w:rsidR="003345E9" w:rsidRDefault="007169A0">
      <w:pPr>
        <w:pStyle w:val="a3"/>
        <w:tabs>
          <w:tab w:val="left" w:pos="527"/>
        </w:tabs>
        <w:spacing w:line="206" w:lineRule="auto"/>
        <w:ind w:left="528" w:right="116" w:hanging="408"/>
      </w:pPr>
      <w:r>
        <w:rPr>
          <w:color w:val="231F20"/>
          <w:spacing w:val="-10"/>
        </w:rPr>
        <w:t>➁</w:t>
      </w:r>
      <w:r>
        <w:rPr>
          <w:color w:val="231F20"/>
        </w:rPr>
        <w:tab/>
      </w:r>
      <w:r>
        <w:rPr>
          <w:color w:val="231F20"/>
          <w:spacing w:val="13"/>
        </w:rPr>
        <w:t xml:space="preserve">區域 </w:t>
      </w:r>
      <w:r>
        <w:rPr>
          <w:color w:val="231F20"/>
        </w:rPr>
        <w:t>NYI</w:t>
      </w:r>
      <w:r>
        <w:rPr>
          <w:color w:val="231F20"/>
          <w:spacing w:val="2"/>
        </w:rPr>
        <w:t xml:space="preserve"> 向其契友、區域總幹事、全球 </w:t>
      </w:r>
      <w:r>
        <w:rPr>
          <w:color w:val="231F20"/>
        </w:rPr>
        <w:t>NYI</w:t>
      </w:r>
      <w:r>
        <w:rPr>
          <w:color w:val="231F20"/>
          <w:spacing w:val="8"/>
        </w:rPr>
        <w:t xml:space="preserve"> 總幹事、區域 </w:t>
      </w:r>
      <w:r>
        <w:rPr>
          <w:color w:val="231F20"/>
        </w:rPr>
        <w:t>NYI議會和全球 NYI 議會負責。</w:t>
      </w:r>
    </w:p>
    <w:p w14:paraId="420C66F1" w14:textId="77777777" w:rsidR="003345E9" w:rsidRDefault="007169A0">
      <w:pPr>
        <w:pStyle w:val="a3"/>
        <w:tabs>
          <w:tab w:val="left" w:pos="527"/>
        </w:tabs>
        <w:spacing w:line="307" w:lineRule="exact"/>
      </w:pPr>
      <w:r>
        <w:rPr>
          <w:color w:val="231F20"/>
          <w:spacing w:val="-10"/>
        </w:rPr>
        <w:t>➂</w:t>
      </w:r>
      <w:r>
        <w:rPr>
          <w:color w:val="231F20"/>
        </w:rPr>
        <w:tab/>
      </w:r>
      <w:r>
        <w:rPr>
          <w:color w:val="231F20"/>
          <w:spacing w:val="4"/>
        </w:rPr>
        <w:t xml:space="preserve">區域 </w:t>
      </w:r>
      <w:r>
        <w:rPr>
          <w:color w:val="231F20"/>
        </w:rPr>
        <w:t>NYI</w:t>
      </w:r>
      <w:r>
        <w:rPr>
          <w:color w:val="231F20"/>
          <w:spacing w:val="2"/>
        </w:rPr>
        <w:t xml:space="preserve"> 每年向全球 </w:t>
      </w:r>
      <w:r>
        <w:rPr>
          <w:color w:val="231F20"/>
        </w:rPr>
        <w:t>NYI 議會報告。</w:t>
      </w:r>
    </w:p>
    <w:p w14:paraId="70D5F1D5" w14:textId="77777777" w:rsidR="003345E9" w:rsidRDefault="007169A0">
      <w:pPr>
        <w:pStyle w:val="3"/>
        <w:numPr>
          <w:ilvl w:val="1"/>
          <w:numId w:val="5"/>
        </w:numPr>
        <w:tabs>
          <w:tab w:val="left" w:pos="1025"/>
        </w:tabs>
        <w:spacing w:line="322" w:lineRule="exact"/>
        <w:ind w:hanging="905"/>
      </w:pPr>
      <w:r>
        <w:rPr>
          <w:color w:val="231F20"/>
          <w:spacing w:val="-3"/>
        </w:rPr>
        <w:t>事工焦點</w:t>
      </w:r>
    </w:p>
    <w:p w14:paraId="5AAB6F24" w14:textId="77777777" w:rsidR="003345E9" w:rsidRDefault="007169A0">
      <w:pPr>
        <w:pStyle w:val="a3"/>
        <w:spacing w:before="7" w:line="206" w:lineRule="auto"/>
        <w:ind w:left="528" w:right="116" w:hanging="408"/>
        <w:jc w:val="both"/>
      </w:pPr>
      <w:r>
        <w:rPr>
          <w:color w:val="231F20"/>
          <w:spacing w:val="12"/>
        </w:rPr>
        <w:t xml:space="preserve">➀  區域 </w:t>
      </w:r>
      <w:r>
        <w:rPr>
          <w:color w:val="231F20"/>
        </w:rPr>
        <w:t>NYI 傳統的事工焦點是十二歲及以上的青少年、大專院校學生和社會青年。區域 NYI 議會在區域內各地區和區域總幹事核准</w:t>
      </w:r>
      <w:r>
        <w:rPr>
          <w:color w:val="231F20"/>
          <w:spacing w:val="-2"/>
        </w:rPr>
        <w:t>下，得視恰當修正事工焦點。</w:t>
      </w:r>
    </w:p>
    <w:p w14:paraId="7DD38E2B" w14:textId="77777777" w:rsidR="003345E9" w:rsidRDefault="007169A0">
      <w:pPr>
        <w:pStyle w:val="a3"/>
        <w:spacing w:line="206" w:lineRule="auto"/>
        <w:ind w:left="528" w:right="116" w:hanging="408"/>
        <w:jc w:val="both"/>
      </w:pPr>
      <w:r>
        <w:rPr>
          <w:color w:val="231F20"/>
        </w:rPr>
        <w:t>➁  為了代表和擬定計劃的目的，區域 NYI 議會根據區域青年事工需</w:t>
      </w:r>
      <w:r>
        <w:rPr>
          <w:color w:val="231F20"/>
          <w:spacing w:val="-2"/>
        </w:rPr>
        <w:t>要建立各年齡部門。</w:t>
      </w:r>
    </w:p>
    <w:p w14:paraId="3801FC83"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3F40EEDA" w14:textId="77777777" w:rsidR="003345E9" w:rsidRDefault="007169A0">
      <w:pPr>
        <w:pStyle w:val="a3"/>
        <w:spacing w:before="50"/>
        <w:ind w:left="0"/>
        <w:jc w:val="center"/>
      </w:pPr>
      <w:r>
        <w:rPr>
          <w:color w:val="231F20"/>
          <w:spacing w:val="-3"/>
        </w:rPr>
        <w:lastRenderedPageBreak/>
        <w:t>行政政策</w:t>
      </w:r>
    </w:p>
    <w:p w14:paraId="3918030D" w14:textId="77777777" w:rsidR="003345E9" w:rsidRDefault="007169A0">
      <w:pPr>
        <w:pStyle w:val="2"/>
        <w:ind w:left="0" w:right="5279"/>
        <w:jc w:val="center"/>
      </w:pPr>
      <w:r>
        <w:rPr>
          <w:color w:val="231F20"/>
          <w:spacing w:val="-5"/>
        </w:rPr>
        <w:t>領袖</w:t>
      </w:r>
    </w:p>
    <w:p w14:paraId="6939EC1A" w14:textId="77777777" w:rsidR="003345E9" w:rsidRDefault="007169A0">
      <w:pPr>
        <w:pStyle w:val="3"/>
        <w:numPr>
          <w:ilvl w:val="1"/>
          <w:numId w:val="5"/>
        </w:numPr>
        <w:tabs>
          <w:tab w:val="left" w:pos="1025"/>
        </w:tabs>
        <w:spacing w:before="9" w:line="347" w:lineRule="exact"/>
        <w:ind w:hanging="905"/>
      </w:pPr>
      <w:r>
        <w:rPr>
          <w:color w:val="231F20"/>
          <w:spacing w:val="-5"/>
        </w:rPr>
        <w:t>職員</w:t>
      </w:r>
    </w:p>
    <w:p w14:paraId="6E238E3D" w14:textId="77777777" w:rsidR="003345E9" w:rsidRDefault="007169A0">
      <w:pPr>
        <w:pStyle w:val="a3"/>
        <w:tabs>
          <w:tab w:val="left" w:pos="527"/>
        </w:tabs>
        <w:spacing w:before="12" w:line="206" w:lineRule="auto"/>
        <w:ind w:left="528" w:right="118" w:hanging="408"/>
      </w:pPr>
      <w:r>
        <w:rPr>
          <w:color w:val="231F20"/>
          <w:spacing w:val="-10"/>
        </w:rPr>
        <w:t>➀</w:t>
      </w:r>
      <w:r>
        <w:rPr>
          <w:color w:val="231F20"/>
        </w:rPr>
        <w:tab/>
        <w:t>區域 NYI 議會的職員是主席、副主席和秘書，該三人連同區域青</w:t>
      </w:r>
      <w:r>
        <w:rPr>
          <w:color w:val="231F20"/>
          <w:spacing w:val="-2"/>
        </w:rPr>
        <w:t>年事工協調主任組成執行委員會。</w:t>
      </w:r>
    </w:p>
    <w:p w14:paraId="6514B078" w14:textId="77777777" w:rsidR="003345E9" w:rsidRDefault="007169A0">
      <w:pPr>
        <w:pStyle w:val="a3"/>
        <w:tabs>
          <w:tab w:val="left" w:pos="527"/>
        </w:tabs>
        <w:spacing w:line="206" w:lineRule="auto"/>
        <w:ind w:left="528" w:right="118" w:hanging="408"/>
      </w:pPr>
      <w:r>
        <w:rPr>
          <w:color w:val="231F20"/>
          <w:spacing w:val="-10"/>
        </w:rPr>
        <w:t>➁</w:t>
      </w:r>
      <w:r>
        <w:rPr>
          <w:color w:val="231F20"/>
        </w:rPr>
        <w:tab/>
        <w:t>區域 NYI 職員在其選舉期間，須居住於區域範圍內，且為該範圍</w:t>
      </w:r>
      <w:r>
        <w:rPr>
          <w:color w:val="231F20"/>
          <w:spacing w:val="-2"/>
        </w:rPr>
        <w:t>宣聖會會友，積極參與青年事工，又為以身作則事奉的領袖。</w:t>
      </w:r>
    </w:p>
    <w:p w14:paraId="65C2E49A" w14:textId="77777777" w:rsidR="003345E9" w:rsidRDefault="007169A0">
      <w:pPr>
        <w:pStyle w:val="a3"/>
        <w:tabs>
          <w:tab w:val="left" w:pos="527"/>
        </w:tabs>
        <w:spacing w:line="206" w:lineRule="auto"/>
        <w:ind w:left="528" w:right="108" w:hanging="408"/>
      </w:pPr>
      <w:r>
        <w:rPr>
          <w:color w:val="231F20"/>
          <w:spacing w:val="-10"/>
        </w:rPr>
        <w:t>➂</w:t>
      </w:r>
      <w:r>
        <w:rPr>
          <w:color w:val="231F20"/>
        </w:rPr>
        <w:tab/>
      </w:r>
      <w:r>
        <w:rPr>
          <w:color w:val="231F20"/>
          <w:spacing w:val="13"/>
        </w:rPr>
        <w:t xml:space="preserve">區域 </w:t>
      </w:r>
      <w:r>
        <w:rPr>
          <w:color w:val="231F20"/>
        </w:rPr>
        <w:t>NYI</w:t>
      </w:r>
      <w:r>
        <w:rPr>
          <w:color w:val="231F20"/>
          <w:spacing w:val="4"/>
        </w:rPr>
        <w:t xml:space="preserve"> 的職員不受薪。區域 </w:t>
      </w:r>
      <w:r>
        <w:rPr>
          <w:color w:val="231F20"/>
        </w:rPr>
        <w:t>NYI 職員的行政費用支出，作為</w:t>
      </w:r>
      <w:r>
        <w:rPr>
          <w:color w:val="231F20"/>
          <w:spacing w:val="-2"/>
        </w:rPr>
        <w:t>區域經費的一部分進行撥付。</w:t>
      </w:r>
    </w:p>
    <w:p w14:paraId="00C8CF33" w14:textId="77777777" w:rsidR="003345E9" w:rsidRDefault="007169A0">
      <w:pPr>
        <w:pStyle w:val="3"/>
        <w:numPr>
          <w:ilvl w:val="1"/>
          <w:numId w:val="5"/>
        </w:numPr>
        <w:tabs>
          <w:tab w:val="left" w:pos="1025"/>
        </w:tabs>
        <w:spacing w:line="308" w:lineRule="exact"/>
        <w:ind w:hanging="905"/>
      </w:pPr>
      <w:r>
        <w:rPr>
          <w:color w:val="231F20"/>
          <w:spacing w:val="-5"/>
        </w:rPr>
        <w:t>選舉</w:t>
      </w:r>
    </w:p>
    <w:p w14:paraId="32C1968B" w14:textId="77777777" w:rsidR="003345E9" w:rsidRDefault="007169A0">
      <w:pPr>
        <w:pStyle w:val="a3"/>
        <w:spacing w:before="4" w:line="206" w:lineRule="auto"/>
        <w:ind w:left="528" w:right="108" w:hanging="408"/>
        <w:jc w:val="both"/>
      </w:pPr>
      <w:r>
        <w:rPr>
          <w:color w:val="231F20"/>
          <w:spacing w:val="31"/>
        </w:rPr>
        <w:t xml:space="preserve">➀  區域 </w:t>
      </w:r>
      <w:r>
        <w:rPr>
          <w:color w:val="231F20"/>
        </w:rPr>
        <w:t>NYI</w:t>
      </w:r>
      <w:r>
        <w:rPr>
          <w:color w:val="231F20"/>
          <w:spacing w:val="8"/>
        </w:rPr>
        <w:t xml:space="preserve"> 職員經全球 </w:t>
      </w:r>
      <w:r>
        <w:rPr>
          <w:color w:val="231F20"/>
        </w:rPr>
        <w:t>NYI 大會中的區域協調會議選出。職員從全球 NYI 大會結束起任職，至下屆全球 NYI 大會結束為止。</w:t>
      </w:r>
    </w:p>
    <w:p w14:paraId="47B9231F" w14:textId="77777777" w:rsidR="003345E9" w:rsidRDefault="007169A0">
      <w:pPr>
        <w:pStyle w:val="a3"/>
        <w:spacing w:line="206" w:lineRule="auto"/>
        <w:ind w:left="528" w:right="108" w:hanging="408"/>
        <w:jc w:val="both"/>
      </w:pPr>
      <w:r>
        <w:rPr>
          <w:color w:val="231F20"/>
          <w:spacing w:val="15"/>
        </w:rPr>
        <w:t xml:space="preserve">➁ 區域 </w:t>
      </w:r>
      <w:r>
        <w:rPr>
          <w:color w:val="231F20"/>
        </w:rPr>
        <w:t>NYI 提名委員會提名區域 NYI 的職員。提名委員會由區域 NYI 議會指派，其組成人員為至少四名區域 NYI 契友，其中包括區域 NYI 主席和區域總幹事。每一職位必須有兩個以上提名，提交至區域協調會議。所有被提名人必須經區域 NYI 議會和區域總</w:t>
      </w:r>
      <w:r>
        <w:rPr>
          <w:color w:val="231F20"/>
          <w:spacing w:val="-2"/>
        </w:rPr>
        <w:t>幹事批准。</w:t>
      </w:r>
    </w:p>
    <w:p w14:paraId="24852C53" w14:textId="77777777" w:rsidR="003345E9" w:rsidRDefault="007169A0">
      <w:pPr>
        <w:pStyle w:val="a3"/>
        <w:tabs>
          <w:tab w:val="left" w:pos="527"/>
        </w:tabs>
        <w:spacing w:line="206" w:lineRule="auto"/>
        <w:ind w:left="528" w:right="8" w:hanging="408"/>
      </w:pPr>
      <w:r>
        <w:rPr>
          <w:color w:val="231F20"/>
          <w:spacing w:val="-10"/>
        </w:rPr>
        <w:t>➂</w:t>
      </w:r>
      <w:r>
        <w:rPr>
          <w:color w:val="231F20"/>
        </w:rPr>
        <w:tab/>
      </w:r>
      <w:r>
        <w:rPr>
          <w:color w:val="231F20"/>
          <w:spacing w:val="2"/>
        </w:rPr>
        <w:t xml:space="preserve">有資格競選連任的現任區域 </w:t>
      </w:r>
      <w:r>
        <w:rPr>
          <w:color w:val="231F20"/>
        </w:rPr>
        <w:t>NYI 主席可通過「同意」或「反對」</w:t>
      </w:r>
      <w:r>
        <w:rPr>
          <w:color w:val="231F20"/>
          <w:spacing w:val="2"/>
        </w:rPr>
        <w:t xml:space="preserve">的票決方式獲得連任，但須經區域 </w:t>
      </w:r>
      <w:r>
        <w:rPr>
          <w:color w:val="231F20"/>
        </w:rPr>
        <w:t>NYI 議會向提名委員會推薦，</w:t>
      </w:r>
      <w:r>
        <w:rPr>
          <w:color w:val="231F20"/>
          <w:spacing w:val="2"/>
        </w:rPr>
        <w:t xml:space="preserve">經區域總幹事核准，並在全球 </w:t>
      </w:r>
      <w:r>
        <w:rPr>
          <w:color w:val="231F20"/>
        </w:rPr>
        <w:t>NYI</w:t>
      </w:r>
      <w:r>
        <w:rPr>
          <w:color w:val="231F20"/>
          <w:spacing w:val="-1"/>
        </w:rPr>
        <w:t xml:space="preserve"> 大會經區域協調會議三分之二票</w:t>
      </w:r>
      <w:r>
        <w:rPr>
          <w:color w:val="231F20"/>
          <w:spacing w:val="-2"/>
        </w:rPr>
        <w:t>決核准。</w:t>
      </w:r>
    </w:p>
    <w:p w14:paraId="24023609" w14:textId="77777777" w:rsidR="003345E9" w:rsidRDefault="007169A0">
      <w:pPr>
        <w:pStyle w:val="a3"/>
        <w:tabs>
          <w:tab w:val="left" w:pos="527"/>
        </w:tabs>
        <w:spacing w:line="206" w:lineRule="auto"/>
        <w:ind w:left="528" w:right="14" w:hanging="408"/>
      </w:pPr>
      <w:r>
        <w:rPr>
          <w:color w:val="231F20"/>
          <w:w w:val="102"/>
        </w:rPr>
        <w:t>➃</w:t>
      </w:r>
      <w:r>
        <w:rPr>
          <w:color w:val="231F20"/>
        </w:rPr>
        <w:tab/>
      </w:r>
      <w:r>
        <w:rPr>
          <w:color w:val="231F20"/>
          <w:w w:val="102"/>
        </w:rPr>
        <w:t>當職員因會藉轉離本區域、辭職、或由於疏於職守，或不當行為，經區域</w:t>
      </w:r>
      <w:r>
        <w:rPr>
          <w:color w:val="231F20"/>
          <w:spacing w:val="-1"/>
        </w:rPr>
        <w:t xml:space="preserve"> </w:t>
      </w:r>
      <w:r>
        <w:rPr>
          <w:color w:val="231F20"/>
          <w:w w:val="102"/>
        </w:rPr>
        <w:t>NYI</w:t>
      </w:r>
      <w:r>
        <w:rPr>
          <w:color w:val="231F20"/>
          <w:spacing w:val="-1"/>
        </w:rPr>
        <w:t xml:space="preserve"> </w:t>
      </w:r>
      <w:r>
        <w:rPr>
          <w:color w:val="231F20"/>
          <w:spacing w:val="-6"/>
          <w:w w:val="102"/>
        </w:rPr>
        <w:t>議會三分之二票決通過撤職，即出現職位出缺的情況。</w:t>
      </w:r>
      <w:r>
        <w:rPr>
          <w:color w:val="231F20"/>
          <w:w w:val="102"/>
        </w:rPr>
        <w:t>若是職員職位出缺，且只有一位被提名人的話，區域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議會以</w:t>
      </w:r>
      <w:r>
        <w:rPr>
          <w:color w:val="231F20"/>
          <w:spacing w:val="1"/>
          <w:w w:val="102"/>
        </w:rPr>
        <w:t>三分之二票決方式補位；若有兩位或以上被提名人，則以過半數</w:t>
      </w:r>
      <w:r>
        <w:rPr>
          <w:color w:val="231F20"/>
          <w:spacing w:val="5"/>
          <w:w w:val="102"/>
        </w:rPr>
        <w:t>選票方式補位。若區域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主席職位出缺，區域應遵照</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全球事工計劃選出一位新主席。</w:t>
      </w:r>
    </w:p>
    <w:p w14:paraId="03DFAE7F" w14:textId="77777777" w:rsidR="003345E9" w:rsidRDefault="007169A0">
      <w:pPr>
        <w:pStyle w:val="3"/>
        <w:numPr>
          <w:ilvl w:val="1"/>
          <w:numId w:val="5"/>
        </w:numPr>
        <w:tabs>
          <w:tab w:val="left" w:pos="1025"/>
        </w:tabs>
        <w:spacing w:line="304" w:lineRule="exact"/>
        <w:ind w:hanging="905"/>
      </w:pPr>
      <w:r>
        <w:rPr>
          <w:color w:val="231F20"/>
          <w:spacing w:val="-5"/>
        </w:rPr>
        <w:t>責任</w:t>
      </w:r>
    </w:p>
    <w:p w14:paraId="3735EC98" w14:textId="77777777" w:rsidR="003345E9" w:rsidRDefault="007169A0">
      <w:pPr>
        <w:pStyle w:val="a3"/>
        <w:tabs>
          <w:tab w:val="left" w:pos="527"/>
        </w:tabs>
        <w:spacing w:line="320" w:lineRule="exact"/>
      </w:pPr>
      <w:r>
        <w:rPr>
          <w:color w:val="231F20"/>
          <w:spacing w:val="-10"/>
        </w:rPr>
        <w:t>➀</w:t>
      </w:r>
      <w:r>
        <w:rPr>
          <w:color w:val="231F20"/>
        </w:rPr>
        <w:tab/>
      </w:r>
      <w:r>
        <w:rPr>
          <w:color w:val="231F20"/>
          <w:spacing w:val="6"/>
        </w:rPr>
        <w:t xml:space="preserve">區域 </w:t>
      </w:r>
      <w:r>
        <w:rPr>
          <w:color w:val="231F20"/>
        </w:rPr>
        <w:t>NYI</w:t>
      </w:r>
      <w:r>
        <w:rPr>
          <w:color w:val="231F20"/>
          <w:spacing w:val="-2"/>
        </w:rPr>
        <w:t xml:space="preserve"> 主席的責任包括：</w:t>
      </w:r>
    </w:p>
    <w:p w14:paraId="2AC24E60" w14:textId="77777777" w:rsidR="003345E9" w:rsidRDefault="007169A0">
      <w:pPr>
        <w:pStyle w:val="a3"/>
        <w:tabs>
          <w:tab w:val="left" w:pos="959"/>
        </w:tabs>
        <w:spacing w:line="320" w:lineRule="exact"/>
        <w:ind w:left="552"/>
      </w:pPr>
      <w:r>
        <w:rPr>
          <w:color w:val="231F20"/>
          <w:spacing w:val="-10"/>
        </w:rPr>
        <w:t>ⓐ</w:t>
      </w:r>
      <w:r>
        <w:rPr>
          <w:color w:val="231F20"/>
        </w:rPr>
        <w:tab/>
      </w:r>
      <w:r>
        <w:rPr>
          <w:color w:val="231F20"/>
          <w:spacing w:val="4"/>
        </w:rPr>
        <w:t xml:space="preserve">帶領並指導區域 </w:t>
      </w:r>
      <w:r>
        <w:rPr>
          <w:color w:val="231F20"/>
        </w:rPr>
        <w:t>NYI，</w:t>
      </w:r>
      <w:r>
        <w:rPr>
          <w:color w:val="231F20"/>
          <w:spacing w:val="4"/>
        </w:rPr>
        <w:t xml:space="preserve">與全球和區域的 </w:t>
      </w:r>
      <w:r>
        <w:rPr>
          <w:color w:val="231F20"/>
        </w:rPr>
        <w:t>NYI</w:t>
      </w:r>
      <w:r>
        <w:rPr>
          <w:color w:val="231F20"/>
          <w:spacing w:val="1"/>
        </w:rPr>
        <w:t xml:space="preserve"> 領袖合作同工。</w:t>
      </w:r>
    </w:p>
    <w:p w14:paraId="7B457377" w14:textId="77777777" w:rsidR="003345E9" w:rsidRDefault="007169A0">
      <w:pPr>
        <w:pStyle w:val="a3"/>
        <w:tabs>
          <w:tab w:val="left" w:pos="959"/>
        </w:tabs>
        <w:spacing w:line="320" w:lineRule="exact"/>
        <w:ind w:left="552"/>
      </w:pPr>
      <w:r>
        <w:rPr>
          <w:color w:val="231F20"/>
          <w:spacing w:val="-10"/>
        </w:rPr>
        <w:t>ⓑ</w:t>
      </w:r>
      <w:r>
        <w:rPr>
          <w:color w:val="231F20"/>
        </w:rPr>
        <w:tab/>
      </w:r>
      <w:r>
        <w:rPr>
          <w:color w:val="231F20"/>
          <w:spacing w:val="7"/>
        </w:rPr>
        <w:t xml:space="preserve">主持區域 </w:t>
      </w:r>
      <w:r>
        <w:rPr>
          <w:color w:val="231F20"/>
        </w:rPr>
        <w:t>NYI</w:t>
      </w:r>
      <w:r>
        <w:rPr>
          <w:color w:val="231F20"/>
          <w:spacing w:val="-1"/>
        </w:rPr>
        <w:t xml:space="preserve"> 議會，為區域青年事工提供異象。</w:t>
      </w:r>
    </w:p>
    <w:p w14:paraId="326B9E15" w14:textId="77777777" w:rsidR="003345E9" w:rsidRDefault="007169A0">
      <w:pPr>
        <w:pStyle w:val="a3"/>
        <w:tabs>
          <w:tab w:val="left" w:pos="959"/>
        </w:tabs>
        <w:spacing w:line="206" w:lineRule="auto"/>
        <w:ind w:left="960" w:right="117" w:hanging="408"/>
      </w:pPr>
      <w:r>
        <w:rPr>
          <w:color w:val="231F20"/>
          <w:spacing w:val="-10"/>
        </w:rPr>
        <w:t>ⓒ</w:t>
      </w:r>
      <w:r>
        <w:rPr>
          <w:color w:val="231F20"/>
        </w:rPr>
        <w:tab/>
        <w:t>推動區域青年事工的發展，與區域 NYI 議會同工，根據需要一起界定區域 NYI 事工焦點。</w:t>
      </w:r>
    </w:p>
    <w:p w14:paraId="659C5D39" w14:textId="77777777" w:rsidR="003345E9" w:rsidRDefault="003345E9">
      <w:pPr>
        <w:pStyle w:val="a3"/>
        <w:spacing w:line="206" w:lineRule="auto"/>
        <w:sectPr w:rsidR="003345E9">
          <w:pgSz w:w="8640" w:h="12960"/>
          <w:pgMar w:top="480" w:right="1080" w:bottom="1180" w:left="1080" w:header="0" w:footer="997" w:gutter="0"/>
          <w:cols w:space="720"/>
        </w:sectPr>
      </w:pPr>
    </w:p>
    <w:p w14:paraId="3AB14C7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ED0501F" w14:textId="77777777" w:rsidR="003345E9" w:rsidRDefault="007169A0">
      <w:pPr>
        <w:pStyle w:val="a3"/>
        <w:tabs>
          <w:tab w:val="left" w:pos="959"/>
        </w:tabs>
        <w:spacing w:before="201" w:line="347" w:lineRule="exact"/>
        <w:ind w:left="551"/>
      </w:pPr>
      <w:r>
        <w:rPr>
          <w:color w:val="231F20"/>
          <w:spacing w:val="-10"/>
        </w:rPr>
        <w:t>ⓓ</w:t>
      </w:r>
      <w:r>
        <w:rPr>
          <w:color w:val="231F20"/>
        </w:rPr>
        <w:tab/>
      </w:r>
      <w:r>
        <w:rPr>
          <w:color w:val="231F20"/>
          <w:spacing w:val="7"/>
        </w:rPr>
        <w:t xml:space="preserve">在全球 </w:t>
      </w:r>
      <w:r>
        <w:rPr>
          <w:color w:val="231F20"/>
        </w:rPr>
        <w:t>NYI</w:t>
      </w:r>
      <w:r>
        <w:rPr>
          <w:color w:val="231F20"/>
          <w:spacing w:val="-1"/>
        </w:rPr>
        <w:t xml:space="preserve"> 大會中主持區域協調會議。</w:t>
      </w:r>
    </w:p>
    <w:p w14:paraId="589E80A3"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2"/>
        </w:rPr>
        <w:t xml:space="preserve">鼓勵區域內各地區或宣教禾場 </w:t>
      </w:r>
      <w:r>
        <w:rPr>
          <w:color w:val="231F20"/>
        </w:rPr>
        <w:t>NYI</w:t>
      </w:r>
      <w:r>
        <w:rPr>
          <w:color w:val="231F20"/>
          <w:spacing w:val="2"/>
        </w:rPr>
        <w:t xml:space="preserve"> 事工的發展。</w:t>
      </w:r>
    </w:p>
    <w:p w14:paraId="53B9E313" w14:textId="77777777" w:rsidR="003345E9" w:rsidRDefault="007169A0">
      <w:pPr>
        <w:pStyle w:val="a3"/>
        <w:tabs>
          <w:tab w:val="left" w:pos="959"/>
        </w:tabs>
        <w:spacing w:line="320" w:lineRule="exact"/>
        <w:ind w:left="551"/>
      </w:pPr>
      <w:r>
        <w:rPr>
          <w:color w:val="231F20"/>
          <w:spacing w:val="-10"/>
        </w:rPr>
        <w:t>ⓕ</w:t>
      </w:r>
      <w:r>
        <w:rPr>
          <w:color w:val="231F20"/>
        </w:rPr>
        <w:tab/>
        <w:t>在各種相關的區域委員會裡代表區域</w:t>
      </w:r>
      <w:r>
        <w:rPr>
          <w:color w:val="231F20"/>
          <w:spacing w:val="68"/>
          <w:w w:val="150"/>
        </w:rPr>
        <w:t xml:space="preserve"> </w:t>
      </w:r>
      <w:r>
        <w:rPr>
          <w:color w:val="231F20"/>
        </w:rPr>
        <w:t>NYI，</w:t>
      </w:r>
      <w:r>
        <w:rPr>
          <w:color w:val="231F20"/>
          <w:spacing w:val="-2"/>
        </w:rPr>
        <w:t>維護其利益。</w:t>
      </w:r>
    </w:p>
    <w:p w14:paraId="1D494564" w14:textId="77777777" w:rsidR="003345E9" w:rsidRDefault="007169A0">
      <w:pPr>
        <w:pStyle w:val="a3"/>
        <w:tabs>
          <w:tab w:val="left" w:pos="959"/>
        </w:tabs>
        <w:spacing w:before="10" w:line="206" w:lineRule="auto"/>
        <w:ind w:left="959" w:right="117" w:hanging="408"/>
      </w:pPr>
      <w:r>
        <w:rPr>
          <w:color w:val="231F20"/>
          <w:spacing w:val="-10"/>
        </w:rPr>
        <w:t>ⓖ</w:t>
      </w:r>
      <w:r>
        <w:rPr>
          <w:color w:val="231F20"/>
        </w:rPr>
        <w:tab/>
        <w:t>向區域 NYI 議會、區域總幹事和區域指導委員會 ( 如果有成立的 ) 以及全球 NYI 議會提交年度報告。</w:t>
      </w:r>
    </w:p>
    <w:p w14:paraId="1EF7DFFA" w14:textId="77777777" w:rsidR="003345E9" w:rsidRDefault="007169A0">
      <w:pPr>
        <w:pStyle w:val="a3"/>
        <w:tabs>
          <w:tab w:val="left" w:pos="959"/>
        </w:tabs>
        <w:spacing w:line="308" w:lineRule="exact"/>
        <w:ind w:left="551"/>
      </w:pPr>
      <w:r>
        <w:rPr>
          <w:color w:val="231F20"/>
          <w:spacing w:val="-10"/>
        </w:rPr>
        <w:t>ⓗ</w:t>
      </w:r>
      <w:r>
        <w:rPr>
          <w:color w:val="231F20"/>
        </w:rPr>
        <w:tab/>
      </w:r>
      <w:r>
        <w:rPr>
          <w:color w:val="231F20"/>
          <w:spacing w:val="9"/>
        </w:rPr>
        <w:t xml:space="preserve">向區域 </w:t>
      </w:r>
      <w:r>
        <w:rPr>
          <w:color w:val="231F20"/>
        </w:rPr>
        <w:t>NYI</w:t>
      </w:r>
      <w:r>
        <w:rPr>
          <w:color w:val="231F20"/>
          <w:spacing w:val="-1"/>
        </w:rPr>
        <w:t xml:space="preserve"> 議會和區域辦公室提出年度預算。</w:t>
      </w:r>
    </w:p>
    <w:p w14:paraId="26583AB6"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4"/>
        </w:rPr>
        <w:t xml:space="preserve">擔任全球 </w:t>
      </w:r>
      <w:r>
        <w:rPr>
          <w:color w:val="231F20"/>
        </w:rPr>
        <w:t>NYI 大會的代表。</w:t>
      </w:r>
    </w:p>
    <w:p w14:paraId="21D11722" w14:textId="77777777" w:rsidR="003345E9" w:rsidRDefault="007169A0">
      <w:pPr>
        <w:pStyle w:val="a3"/>
        <w:tabs>
          <w:tab w:val="left" w:pos="959"/>
        </w:tabs>
        <w:spacing w:before="9" w:line="206" w:lineRule="auto"/>
        <w:ind w:left="959" w:right="118" w:hanging="408"/>
      </w:pPr>
      <w:r>
        <w:rPr>
          <w:color w:val="231F20"/>
          <w:spacing w:val="-10"/>
        </w:rPr>
        <w:t>ⓙ</w:t>
      </w:r>
      <w:r>
        <w:rPr>
          <w:color w:val="231F20"/>
        </w:rPr>
        <w:tab/>
        <w:t>擔任區域 NYI 和該區域宣聖會高等教育院校之聯絡人，以促</w:t>
      </w:r>
      <w:r>
        <w:rPr>
          <w:color w:val="231F20"/>
          <w:spacing w:val="-2"/>
        </w:rPr>
        <w:t>進溝通、合作和事工配搭。</w:t>
      </w:r>
    </w:p>
    <w:p w14:paraId="6D7143F9" w14:textId="77777777" w:rsidR="003345E9" w:rsidRDefault="007169A0">
      <w:pPr>
        <w:pStyle w:val="a3"/>
        <w:tabs>
          <w:tab w:val="left" w:pos="527"/>
        </w:tabs>
        <w:spacing w:line="308" w:lineRule="exact"/>
        <w:ind w:left="119"/>
      </w:pPr>
      <w:r>
        <w:rPr>
          <w:color w:val="231F20"/>
          <w:spacing w:val="-10"/>
        </w:rPr>
        <w:t>➁</w:t>
      </w:r>
      <w:r>
        <w:rPr>
          <w:color w:val="231F20"/>
        </w:rPr>
        <w:tab/>
      </w:r>
      <w:r>
        <w:rPr>
          <w:color w:val="231F20"/>
          <w:spacing w:val="6"/>
        </w:rPr>
        <w:t xml:space="preserve">區域 </w:t>
      </w:r>
      <w:r>
        <w:rPr>
          <w:color w:val="231F20"/>
        </w:rPr>
        <w:t>NYI</w:t>
      </w:r>
      <w:r>
        <w:rPr>
          <w:color w:val="231F20"/>
          <w:spacing w:val="-2"/>
        </w:rPr>
        <w:t xml:space="preserve"> 職員的責任包括：</w:t>
      </w:r>
    </w:p>
    <w:p w14:paraId="2D499262"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4"/>
        </w:rPr>
        <w:t xml:space="preserve">為不同的區域 </w:t>
      </w:r>
      <w:r>
        <w:rPr>
          <w:color w:val="231F20"/>
        </w:rPr>
        <w:t>NYI</w:t>
      </w:r>
      <w:r>
        <w:rPr>
          <w:color w:val="231F20"/>
          <w:spacing w:val="-1"/>
        </w:rPr>
        <w:t xml:space="preserve"> 事工培養並指定領袖。</w:t>
      </w:r>
    </w:p>
    <w:p w14:paraId="7A8174DE"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1"/>
        </w:rPr>
        <w:t>根據區域需要，界定並分派職位和青年事工責任。</w:t>
      </w:r>
    </w:p>
    <w:p w14:paraId="536D5C7D"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1"/>
        </w:rPr>
        <w:t>分配下列責任以確保職責和效率：</w:t>
      </w:r>
    </w:p>
    <w:p w14:paraId="2581FA5C" w14:textId="77777777" w:rsidR="003345E9" w:rsidRDefault="007169A0">
      <w:pPr>
        <w:pStyle w:val="a3"/>
        <w:tabs>
          <w:tab w:val="left" w:pos="1379"/>
        </w:tabs>
        <w:spacing w:before="10" w:line="206" w:lineRule="auto"/>
        <w:ind w:left="1380" w:right="94" w:hanging="408"/>
      </w:pPr>
      <w:r>
        <w:rPr>
          <w:color w:val="231F20"/>
          <w:spacing w:val="-10"/>
        </w:rPr>
        <w:t>㊀</w:t>
      </w:r>
      <w:r>
        <w:rPr>
          <w:color w:val="231F20"/>
        </w:rPr>
        <w:tab/>
      </w:r>
      <w:r>
        <w:rPr>
          <w:color w:val="231F20"/>
          <w:spacing w:val="23"/>
        </w:rPr>
        <w:t>保存區</w:t>
      </w:r>
      <w:r>
        <w:rPr>
          <w:color w:val="231F20"/>
        </w:rPr>
        <w:t xml:space="preserve">域 NYI </w:t>
      </w:r>
      <w:r>
        <w:rPr>
          <w:color w:val="231F20"/>
          <w:spacing w:val="23"/>
        </w:rPr>
        <w:t>議會所有會議的正確記</w:t>
      </w:r>
      <w:r>
        <w:rPr>
          <w:color w:val="231F20"/>
        </w:rPr>
        <w:t>錄，</w:t>
      </w:r>
      <w:r>
        <w:rPr>
          <w:color w:val="231F20"/>
          <w:spacing w:val="-18"/>
        </w:rPr>
        <w:t xml:space="preserve"> </w:t>
      </w:r>
      <w:r>
        <w:rPr>
          <w:color w:val="231F20"/>
          <w:spacing w:val="23"/>
        </w:rPr>
        <w:t xml:space="preserve">並為區域 </w:t>
      </w:r>
      <w:r>
        <w:rPr>
          <w:color w:val="231F20"/>
        </w:rPr>
        <w:t>NYI 處理一切聯繫事宜。</w:t>
      </w:r>
    </w:p>
    <w:p w14:paraId="066E51D3" w14:textId="77777777" w:rsidR="003345E9" w:rsidRDefault="007169A0">
      <w:pPr>
        <w:pStyle w:val="a3"/>
        <w:tabs>
          <w:tab w:val="left" w:pos="1379"/>
        </w:tabs>
        <w:spacing w:line="206" w:lineRule="auto"/>
        <w:ind w:left="1380" w:right="116" w:hanging="408"/>
      </w:pPr>
      <w:r>
        <w:rPr>
          <w:color w:val="231F20"/>
          <w:spacing w:val="-10"/>
        </w:rPr>
        <w:t>㊁</w:t>
      </w:r>
      <w:r>
        <w:rPr>
          <w:color w:val="231F20"/>
        </w:rPr>
        <w:tab/>
        <w:t>根據全球 NYI 議會、總董事會和區域辦公室政策，收發並保存區域 NYI 財政記錄。</w:t>
      </w:r>
    </w:p>
    <w:p w14:paraId="5145BA2F" w14:textId="77777777" w:rsidR="003345E9" w:rsidRDefault="007169A0">
      <w:pPr>
        <w:pStyle w:val="a3"/>
        <w:tabs>
          <w:tab w:val="left" w:pos="1379"/>
        </w:tabs>
        <w:spacing w:line="206" w:lineRule="auto"/>
        <w:ind w:left="1380" w:right="118" w:hanging="408"/>
      </w:pPr>
      <w:r>
        <w:rPr>
          <w:color w:val="231F20"/>
          <w:spacing w:val="-10"/>
        </w:rPr>
        <w:t>㊂</w:t>
      </w:r>
      <w:r>
        <w:rPr>
          <w:color w:val="231F20"/>
        </w:rPr>
        <w:tab/>
        <w:t>協助主席整理所有收支的年度財務報告，呈交全球 NYI</w:t>
      </w:r>
      <w:r>
        <w:rPr>
          <w:color w:val="231F20"/>
          <w:spacing w:val="-2"/>
        </w:rPr>
        <w:t>議會和其他有關組織。</w:t>
      </w:r>
    </w:p>
    <w:p w14:paraId="7B046F31" w14:textId="77777777" w:rsidR="003345E9" w:rsidRDefault="007169A0">
      <w:pPr>
        <w:pStyle w:val="a3"/>
        <w:tabs>
          <w:tab w:val="left" w:pos="1379"/>
        </w:tabs>
        <w:spacing w:line="206" w:lineRule="auto"/>
        <w:ind w:left="1380" w:right="116" w:hanging="408"/>
      </w:pPr>
      <w:r>
        <w:rPr>
          <w:color w:val="231F20"/>
          <w:spacing w:val="-10"/>
        </w:rPr>
        <w:t>㊃</w:t>
      </w:r>
      <w:r>
        <w:rPr>
          <w:color w:val="231F20"/>
        </w:rPr>
        <w:tab/>
        <w:t>與主席同工，制訂一份年度預算，提交至區域 NYI 議會</w:t>
      </w:r>
      <w:r>
        <w:rPr>
          <w:color w:val="231F20"/>
          <w:spacing w:val="-2"/>
        </w:rPr>
        <w:t>和區域總幹事核准。</w:t>
      </w:r>
    </w:p>
    <w:p w14:paraId="742AADFF" w14:textId="77777777" w:rsidR="003345E9" w:rsidRDefault="007169A0">
      <w:pPr>
        <w:pStyle w:val="a3"/>
        <w:tabs>
          <w:tab w:val="left" w:pos="1379"/>
        </w:tabs>
        <w:spacing w:line="206" w:lineRule="auto"/>
        <w:ind w:left="1380" w:right="17" w:hanging="408"/>
      </w:pPr>
      <w:r>
        <w:rPr>
          <w:color w:val="231F20"/>
          <w:spacing w:val="-10"/>
        </w:rPr>
        <w:t>㊄</w:t>
      </w:r>
      <w:r>
        <w:rPr>
          <w:color w:val="231F20"/>
        </w:rPr>
        <w:tab/>
        <w:t>選舉或任命後儘速通知全球</w:t>
      </w:r>
      <w:r>
        <w:rPr>
          <w:color w:val="231F20"/>
          <w:spacing w:val="33"/>
        </w:rPr>
        <w:t xml:space="preserve"> </w:t>
      </w:r>
      <w:r>
        <w:rPr>
          <w:color w:val="231F20"/>
        </w:rPr>
        <w:t>NYI</w:t>
      </w:r>
      <w:r>
        <w:rPr>
          <w:color w:val="231F20"/>
          <w:spacing w:val="33"/>
        </w:rPr>
        <w:t xml:space="preserve"> </w:t>
      </w:r>
      <w:r>
        <w:rPr>
          <w:color w:val="231F20"/>
        </w:rPr>
        <w:t>辦公室和區域辦公室，有關區域各 NYI 職員和事工幹事的姓名、地址。</w:t>
      </w:r>
    </w:p>
    <w:p w14:paraId="246211F0" w14:textId="77777777" w:rsidR="003345E9" w:rsidRDefault="007169A0">
      <w:pPr>
        <w:pStyle w:val="a3"/>
        <w:tabs>
          <w:tab w:val="left" w:pos="959"/>
        </w:tabs>
        <w:spacing w:line="308" w:lineRule="exact"/>
        <w:ind w:left="551"/>
      </w:pPr>
      <w:r>
        <w:rPr>
          <w:color w:val="231F20"/>
          <w:spacing w:val="-10"/>
        </w:rPr>
        <w:t>ⓓ</w:t>
      </w:r>
      <w:r>
        <w:rPr>
          <w:color w:val="231F20"/>
        </w:rPr>
        <w:tab/>
      </w:r>
      <w:r>
        <w:rPr>
          <w:color w:val="231F20"/>
          <w:spacing w:val="-1"/>
        </w:rPr>
        <w:t>盡一切可能與主席合作，以促進區域青年事工。</w:t>
      </w:r>
    </w:p>
    <w:p w14:paraId="6156F93B" w14:textId="77777777" w:rsidR="003345E9" w:rsidRDefault="007169A0">
      <w:pPr>
        <w:pStyle w:val="a3"/>
        <w:tabs>
          <w:tab w:val="left" w:pos="959"/>
        </w:tabs>
        <w:spacing w:line="319" w:lineRule="exact"/>
        <w:ind w:left="551"/>
      </w:pPr>
      <w:r>
        <w:rPr>
          <w:color w:val="231F20"/>
          <w:spacing w:val="-10"/>
        </w:rPr>
        <w:t>ⓔ</w:t>
      </w:r>
      <w:r>
        <w:rPr>
          <w:color w:val="231F20"/>
        </w:rPr>
        <w:tab/>
      </w:r>
      <w:r>
        <w:rPr>
          <w:color w:val="231F20"/>
          <w:spacing w:val="8"/>
        </w:rPr>
        <w:t xml:space="preserve">執行區域 </w:t>
      </w:r>
      <w:r>
        <w:rPr>
          <w:color w:val="231F20"/>
        </w:rPr>
        <w:t>NYI</w:t>
      </w:r>
      <w:r>
        <w:rPr>
          <w:color w:val="231F20"/>
          <w:spacing w:val="-1"/>
        </w:rPr>
        <w:t xml:space="preserve"> 議會或區域協調會議所派的其他事工。</w:t>
      </w:r>
    </w:p>
    <w:p w14:paraId="60A42C7D" w14:textId="77777777" w:rsidR="003345E9" w:rsidRDefault="007169A0">
      <w:pPr>
        <w:pStyle w:val="3"/>
        <w:numPr>
          <w:ilvl w:val="1"/>
          <w:numId w:val="5"/>
        </w:numPr>
        <w:tabs>
          <w:tab w:val="left" w:pos="1024"/>
        </w:tabs>
        <w:spacing w:line="322" w:lineRule="exact"/>
        <w:ind w:left="1024" w:hanging="905"/>
      </w:pPr>
      <w:r>
        <w:rPr>
          <w:color w:val="231F20"/>
          <w:spacing w:val="-3"/>
        </w:rPr>
        <w:t>受薪職員</w:t>
      </w:r>
    </w:p>
    <w:p w14:paraId="154BB25F" w14:textId="77777777" w:rsidR="003345E9" w:rsidRDefault="007169A0">
      <w:pPr>
        <w:pStyle w:val="a3"/>
        <w:spacing w:line="206" w:lineRule="auto"/>
        <w:ind w:left="527" w:right="18" w:hanging="408"/>
        <w:jc w:val="both"/>
      </w:pPr>
      <w:r>
        <w:rPr>
          <w:color w:val="231F20"/>
          <w:w w:val="102"/>
        </w:rPr>
        <w:t>➀</w:t>
      </w:r>
      <w:r>
        <w:rPr>
          <w:color w:val="231F20"/>
          <w:spacing w:val="-1"/>
        </w:rPr>
        <w:t xml:space="preserve">    </w:t>
      </w:r>
      <w:r>
        <w:rPr>
          <w:color w:val="231F20"/>
          <w:spacing w:val="3"/>
          <w:w w:val="102"/>
        </w:rPr>
        <w:t>當一個區域聘用一名區域青年事工協調主任，區域總幹事在與區</w:t>
      </w:r>
      <w:r>
        <w:rPr>
          <w:color w:val="231F20"/>
          <w:spacing w:val="7"/>
          <w:w w:val="102"/>
        </w:rPr>
        <w:t>域指導委員會和區域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議會協商之後，替區域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分派責任</w:t>
      </w:r>
      <w:r>
        <w:rPr>
          <w:color w:val="231F20"/>
          <w:spacing w:val="1"/>
          <w:w w:val="102"/>
        </w:rPr>
        <w:t>給區域青年事工協調主任。在此情形下，區域青年事工協調主任</w:t>
      </w:r>
      <w:r>
        <w:rPr>
          <w:color w:val="231F20"/>
          <w:spacing w:val="7"/>
          <w:w w:val="102"/>
        </w:rPr>
        <w:t>執行一些原為區域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主席的職務。然而，區域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主席的重</w:t>
      </w:r>
      <w:r>
        <w:rPr>
          <w:color w:val="231F20"/>
          <w:w w:val="102"/>
        </w:rPr>
        <w:t xml:space="preserve">要性不變，為區域青年事工提供額外的領導、支持和代表。區域 </w:t>
      </w:r>
      <w:r>
        <w:rPr>
          <w:color w:val="231F20"/>
          <w:spacing w:val="1"/>
          <w:w w:val="102"/>
        </w:rPr>
        <w:t>NY</w:t>
      </w:r>
      <w:r>
        <w:rPr>
          <w:color w:val="231F20"/>
          <w:w w:val="102"/>
        </w:rPr>
        <w:t>I</w:t>
      </w:r>
      <w:r>
        <w:rPr>
          <w:color w:val="231F20"/>
          <w:spacing w:val="1"/>
        </w:rPr>
        <w:t xml:space="preserve"> </w:t>
      </w:r>
      <w:r>
        <w:rPr>
          <w:color w:val="231F20"/>
          <w:spacing w:val="5"/>
          <w:w w:val="102"/>
        </w:rPr>
        <w:t>議會和區域總幹事同心協力，界定兩種職位之角色和責任，</w:t>
      </w:r>
    </w:p>
    <w:p w14:paraId="14069CC3"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5CB8ABCC" w14:textId="77777777" w:rsidR="003345E9" w:rsidRDefault="007169A0">
      <w:pPr>
        <w:pStyle w:val="a3"/>
        <w:spacing w:before="50"/>
        <w:ind w:left="0"/>
        <w:jc w:val="center"/>
      </w:pPr>
      <w:r>
        <w:rPr>
          <w:color w:val="231F20"/>
          <w:spacing w:val="-3"/>
        </w:rPr>
        <w:lastRenderedPageBreak/>
        <w:t>行政政策</w:t>
      </w:r>
    </w:p>
    <w:p w14:paraId="33A38B79" w14:textId="77777777" w:rsidR="003345E9" w:rsidRDefault="007169A0">
      <w:pPr>
        <w:pStyle w:val="a3"/>
        <w:spacing w:before="201" w:line="347" w:lineRule="exact"/>
        <w:ind w:left="528"/>
      </w:pPr>
      <w:r>
        <w:rPr>
          <w:color w:val="231F20"/>
          <w:spacing w:val="-1"/>
        </w:rPr>
        <w:t>及其如何為區域青年事工的利益配搭。</w:t>
      </w:r>
    </w:p>
    <w:p w14:paraId="242A7D0C" w14:textId="77777777" w:rsidR="003345E9" w:rsidRDefault="007169A0">
      <w:pPr>
        <w:pStyle w:val="a3"/>
        <w:tabs>
          <w:tab w:val="left" w:pos="527"/>
        </w:tabs>
        <w:spacing w:line="320" w:lineRule="exact"/>
      </w:pPr>
      <w:r>
        <w:rPr>
          <w:color w:val="231F20"/>
          <w:spacing w:val="-10"/>
        </w:rPr>
        <w:t>➁</w:t>
      </w:r>
      <w:r>
        <w:rPr>
          <w:color w:val="231F20"/>
        </w:rPr>
        <w:tab/>
      </w:r>
      <w:r>
        <w:rPr>
          <w:color w:val="231F20"/>
          <w:spacing w:val="2"/>
        </w:rPr>
        <w:t xml:space="preserve">區域青年事工協調主任不得擔任區域 </w:t>
      </w:r>
      <w:r>
        <w:rPr>
          <w:color w:val="231F20"/>
        </w:rPr>
        <w:t>NYI</w:t>
      </w:r>
      <w:r>
        <w:rPr>
          <w:color w:val="231F20"/>
          <w:spacing w:val="6"/>
        </w:rPr>
        <w:t xml:space="preserve"> 主席。</w:t>
      </w:r>
    </w:p>
    <w:p w14:paraId="0D0BF1E8" w14:textId="77777777" w:rsidR="003345E9" w:rsidRDefault="007169A0">
      <w:pPr>
        <w:pStyle w:val="a3"/>
        <w:tabs>
          <w:tab w:val="left" w:pos="527"/>
        </w:tabs>
        <w:spacing w:before="10" w:line="206" w:lineRule="auto"/>
        <w:ind w:left="528" w:right="106" w:hanging="408"/>
      </w:pPr>
      <w:r>
        <w:rPr>
          <w:color w:val="231F20"/>
          <w:spacing w:val="-10"/>
        </w:rPr>
        <w:t>➂</w:t>
      </w:r>
      <w:r>
        <w:rPr>
          <w:color w:val="231F20"/>
        </w:rPr>
        <w:tab/>
      </w:r>
      <w:r>
        <w:rPr>
          <w:color w:val="231F20"/>
          <w:spacing w:val="8"/>
        </w:rPr>
        <w:t xml:space="preserve">區域青年事工協調主任擔任區域 </w:t>
      </w:r>
      <w:r>
        <w:rPr>
          <w:color w:val="231F20"/>
        </w:rPr>
        <w:t>NYI</w:t>
      </w:r>
      <w:r>
        <w:rPr>
          <w:color w:val="231F20"/>
          <w:spacing w:val="5"/>
        </w:rPr>
        <w:t xml:space="preserve"> 議會、執行委員會和區域</w:t>
      </w:r>
      <w:r>
        <w:rPr>
          <w:color w:val="231F20"/>
          <w:spacing w:val="10"/>
        </w:rPr>
        <w:t xml:space="preserve"> </w:t>
      </w:r>
      <w:r>
        <w:rPr>
          <w:color w:val="231F20"/>
        </w:rPr>
        <w:t>NYI 提名委員會的當然委員。</w:t>
      </w:r>
    </w:p>
    <w:p w14:paraId="1E4BFBC5" w14:textId="77777777" w:rsidR="003345E9" w:rsidRDefault="007169A0">
      <w:pPr>
        <w:pStyle w:val="a3"/>
        <w:tabs>
          <w:tab w:val="left" w:pos="527"/>
        </w:tabs>
        <w:spacing w:line="206" w:lineRule="auto"/>
        <w:ind w:left="528" w:right="116" w:hanging="408"/>
      </w:pPr>
      <w:r>
        <w:rPr>
          <w:color w:val="231F20"/>
          <w:spacing w:val="-10"/>
        </w:rPr>
        <w:t>➃</w:t>
      </w:r>
      <w:r>
        <w:rPr>
          <w:color w:val="231F20"/>
        </w:rPr>
        <w:tab/>
        <w:t>區域青年事工協調主任得區域總幹事指派，代為處理 NYI 有關事</w:t>
      </w:r>
      <w:r>
        <w:rPr>
          <w:color w:val="231F20"/>
          <w:spacing w:val="-6"/>
        </w:rPr>
        <w:t>務。</w:t>
      </w:r>
    </w:p>
    <w:p w14:paraId="640667AA" w14:textId="77777777" w:rsidR="003345E9" w:rsidRDefault="007169A0">
      <w:pPr>
        <w:pStyle w:val="2"/>
        <w:spacing w:before="58"/>
      </w:pPr>
      <w:r>
        <w:rPr>
          <w:color w:val="231F20"/>
          <w:spacing w:val="-5"/>
        </w:rPr>
        <w:t>議會</w:t>
      </w:r>
    </w:p>
    <w:p w14:paraId="64C3E050" w14:textId="77777777" w:rsidR="003345E9" w:rsidRDefault="007169A0">
      <w:pPr>
        <w:pStyle w:val="3"/>
        <w:numPr>
          <w:ilvl w:val="1"/>
          <w:numId w:val="5"/>
        </w:numPr>
        <w:tabs>
          <w:tab w:val="left" w:pos="1025"/>
        </w:tabs>
        <w:spacing w:before="9" w:line="349" w:lineRule="exact"/>
        <w:ind w:hanging="905"/>
      </w:pPr>
      <w:r>
        <w:rPr>
          <w:color w:val="231F20"/>
          <w:spacing w:val="-3"/>
        </w:rPr>
        <w:t>組成成員</w:t>
      </w:r>
    </w:p>
    <w:p w14:paraId="49814B0F" w14:textId="77777777" w:rsidR="003345E9" w:rsidRDefault="007169A0">
      <w:pPr>
        <w:pStyle w:val="a3"/>
        <w:spacing w:before="10" w:line="206" w:lineRule="auto"/>
        <w:ind w:left="528" w:right="108" w:hanging="408"/>
        <w:jc w:val="both"/>
      </w:pPr>
      <w:r>
        <w:rPr>
          <w:color w:val="231F20"/>
          <w:w w:val="102"/>
        </w:rPr>
        <w:t>➀</w:t>
      </w:r>
      <w:r>
        <w:rPr>
          <w:color w:val="231F20"/>
          <w:spacing w:val="-1"/>
        </w:rPr>
        <w:t xml:space="preserve">    </w:t>
      </w:r>
      <w:r>
        <w:rPr>
          <w:color w:val="231F20"/>
          <w:spacing w:val="4"/>
          <w:w w:val="102"/>
        </w:rPr>
        <w:t>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議會包括區域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職員、其他當選或被指派的一般青</w:t>
      </w:r>
      <w:r>
        <w:rPr>
          <w:color w:val="231F20"/>
          <w:spacing w:val="2"/>
          <w:w w:val="102"/>
        </w:rPr>
        <w:t>年契友、議會視為必要之事工領袖以及區域總幹事和區域青年事</w:t>
      </w:r>
      <w:r>
        <w:rPr>
          <w:color w:val="231F20"/>
          <w:w w:val="102"/>
        </w:rPr>
        <w:t>工協調主任。</w:t>
      </w:r>
    </w:p>
    <w:p w14:paraId="00294ACE" w14:textId="77777777" w:rsidR="003345E9" w:rsidRDefault="007169A0">
      <w:pPr>
        <w:pStyle w:val="a3"/>
        <w:spacing w:line="307" w:lineRule="exact"/>
        <w:jc w:val="both"/>
      </w:pPr>
      <w:r>
        <w:rPr>
          <w:color w:val="231F20"/>
          <w:spacing w:val="10"/>
        </w:rPr>
        <w:t xml:space="preserve">➁  僅為區域本會會友的 </w:t>
      </w:r>
      <w:r>
        <w:rPr>
          <w:color w:val="231F20"/>
        </w:rPr>
        <w:t>NYI</w:t>
      </w:r>
      <w:r>
        <w:rPr>
          <w:color w:val="231F20"/>
          <w:spacing w:val="1"/>
        </w:rPr>
        <w:t xml:space="preserve"> 契友方得擔任區域 </w:t>
      </w:r>
      <w:r>
        <w:rPr>
          <w:color w:val="231F20"/>
        </w:rPr>
        <w:t>NYI</w:t>
      </w:r>
      <w:r>
        <w:rPr>
          <w:color w:val="231F20"/>
          <w:spacing w:val="-1"/>
        </w:rPr>
        <w:t xml:space="preserve"> 議會成員。</w:t>
      </w:r>
    </w:p>
    <w:p w14:paraId="4B2777D5" w14:textId="77777777" w:rsidR="003345E9" w:rsidRDefault="007169A0">
      <w:pPr>
        <w:pStyle w:val="a3"/>
        <w:spacing w:before="9" w:line="206" w:lineRule="auto"/>
        <w:ind w:left="528" w:right="116" w:hanging="408"/>
        <w:jc w:val="both"/>
      </w:pPr>
      <w:r>
        <w:rPr>
          <w:color w:val="231F20"/>
        </w:rPr>
        <w:t>➂  在適當情況下，負責與區域 NYI 開展聯合事工的宣聖會大專院校代表，亦得在區域 NYI 議會中任職。</w:t>
      </w:r>
    </w:p>
    <w:p w14:paraId="442D0CA8" w14:textId="77777777" w:rsidR="003345E9" w:rsidRDefault="007169A0">
      <w:pPr>
        <w:pStyle w:val="3"/>
        <w:numPr>
          <w:ilvl w:val="1"/>
          <w:numId w:val="5"/>
        </w:numPr>
        <w:tabs>
          <w:tab w:val="left" w:pos="1025"/>
        </w:tabs>
        <w:spacing w:line="308" w:lineRule="exact"/>
        <w:ind w:hanging="905"/>
      </w:pPr>
      <w:r>
        <w:rPr>
          <w:color w:val="231F20"/>
          <w:spacing w:val="-5"/>
        </w:rPr>
        <w:t>選舉</w:t>
      </w:r>
    </w:p>
    <w:p w14:paraId="0F4B6EF0" w14:textId="77777777" w:rsidR="003345E9" w:rsidRDefault="007169A0">
      <w:pPr>
        <w:pStyle w:val="a3"/>
        <w:spacing w:line="320" w:lineRule="exact"/>
        <w:jc w:val="both"/>
      </w:pPr>
      <w:r>
        <w:rPr>
          <w:color w:val="231F20"/>
        </w:rPr>
        <w:t>➀</w:t>
      </w:r>
      <w:r>
        <w:rPr>
          <w:color w:val="231F20"/>
          <w:spacing w:val="64"/>
          <w:w w:val="150"/>
        </w:rPr>
        <w:t xml:space="preserve">  </w:t>
      </w:r>
      <w:r>
        <w:rPr>
          <w:color w:val="231F20"/>
          <w:spacing w:val="15"/>
        </w:rPr>
        <w:t>區域</w:t>
      </w:r>
      <w:r>
        <w:rPr>
          <w:color w:val="231F20"/>
        </w:rPr>
        <w:t>NYI 提名委員會提名區域NYI</w:t>
      </w:r>
      <w:r>
        <w:rPr>
          <w:color w:val="231F20"/>
          <w:spacing w:val="-11"/>
        </w:rPr>
        <w:t xml:space="preserve"> 契友，候選進入區域</w:t>
      </w:r>
      <w:r>
        <w:rPr>
          <w:color w:val="231F20"/>
        </w:rPr>
        <w:t>NYI</w:t>
      </w:r>
      <w:r>
        <w:rPr>
          <w:color w:val="231F20"/>
          <w:spacing w:val="-5"/>
        </w:rPr>
        <w:t xml:space="preserve"> 議會。</w:t>
      </w:r>
    </w:p>
    <w:p w14:paraId="5BEBA1DC" w14:textId="77777777" w:rsidR="003345E9" w:rsidRDefault="007169A0">
      <w:pPr>
        <w:pStyle w:val="a3"/>
        <w:spacing w:before="10" w:line="206" w:lineRule="auto"/>
        <w:ind w:left="528" w:right="108" w:hanging="408"/>
        <w:jc w:val="both"/>
      </w:pPr>
      <w:r>
        <w:rPr>
          <w:color w:val="231F20"/>
          <w:spacing w:val="21"/>
        </w:rPr>
        <w:t xml:space="preserve">➁  在全球 </w:t>
      </w:r>
      <w:r>
        <w:rPr>
          <w:color w:val="231F20"/>
        </w:rPr>
        <w:t>NYI 大會中的區域協調會議由過半數選票從被提名人中選</w:t>
      </w:r>
      <w:r>
        <w:rPr>
          <w:color w:val="231F20"/>
          <w:spacing w:val="10"/>
        </w:rPr>
        <w:t xml:space="preserve">出區域 </w:t>
      </w:r>
      <w:r>
        <w:rPr>
          <w:color w:val="231F20"/>
        </w:rPr>
        <w:t>NYI</w:t>
      </w:r>
      <w:r>
        <w:rPr>
          <w:color w:val="231F20"/>
          <w:spacing w:val="2"/>
        </w:rPr>
        <w:t xml:space="preserve"> 議會成員。區域協調會議可授權區域 </w:t>
      </w:r>
      <w:r>
        <w:rPr>
          <w:color w:val="231F20"/>
        </w:rPr>
        <w:t>NYI</w:t>
      </w:r>
      <w:r>
        <w:rPr>
          <w:color w:val="231F20"/>
          <w:spacing w:val="7"/>
        </w:rPr>
        <w:t xml:space="preserve"> 議會任命</w:t>
      </w:r>
      <w:r>
        <w:rPr>
          <w:color w:val="231F20"/>
          <w:spacing w:val="-2"/>
        </w:rPr>
        <w:t>區域各事工幹事。</w:t>
      </w:r>
    </w:p>
    <w:p w14:paraId="79AD695B" w14:textId="77777777" w:rsidR="003345E9" w:rsidRDefault="007169A0">
      <w:pPr>
        <w:pStyle w:val="a3"/>
        <w:tabs>
          <w:tab w:val="left" w:pos="527"/>
        </w:tabs>
        <w:spacing w:line="206" w:lineRule="auto"/>
        <w:ind w:left="528" w:right="15" w:hanging="408"/>
      </w:pPr>
      <w:r>
        <w:rPr>
          <w:color w:val="231F20"/>
          <w:w w:val="102"/>
        </w:rPr>
        <w:t>➂</w:t>
      </w:r>
      <w:r>
        <w:rPr>
          <w:color w:val="231F20"/>
        </w:rPr>
        <w:tab/>
      </w:r>
      <w:r>
        <w:rPr>
          <w:color w:val="231F20"/>
          <w:spacing w:val="1"/>
          <w:w w:val="102"/>
        </w:rPr>
        <w:t>當議會成員因會藉轉離本區域、辭職、或由於疏於職守，或不當</w:t>
      </w:r>
      <w:r>
        <w:rPr>
          <w:color w:val="231F20"/>
          <w:spacing w:val="3"/>
          <w:w w:val="102"/>
        </w:rPr>
        <w:t>行為，經議會三分之二票決通過撤職，即出現職位出缺的情況。若是當選或被委任的議會成員職位出缺，且只有一位被提名人的</w:t>
      </w:r>
      <w:r>
        <w:rPr>
          <w:color w:val="231F20"/>
          <w:w w:val="102"/>
        </w:rPr>
        <w:t>話，區域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議會以三分之二票決方式補位；若有兩位或以上被提名人，則以過半數選票方式補位。若是區域內的地區代表出缺，則根據該地區之事工計劃添補之。</w:t>
      </w:r>
    </w:p>
    <w:p w14:paraId="0CAFD29B" w14:textId="77777777" w:rsidR="003345E9" w:rsidRDefault="007169A0">
      <w:pPr>
        <w:pStyle w:val="3"/>
        <w:numPr>
          <w:ilvl w:val="1"/>
          <w:numId w:val="5"/>
        </w:numPr>
        <w:tabs>
          <w:tab w:val="left" w:pos="1025"/>
        </w:tabs>
        <w:spacing w:line="304" w:lineRule="exact"/>
        <w:ind w:hanging="905"/>
      </w:pPr>
      <w:r>
        <w:rPr>
          <w:color w:val="231F20"/>
          <w:spacing w:val="-5"/>
        </w:rPr>
        <w:t>責任</w:t>
      </w:r>
    </w:p>
    <w:p w14:paraId="502F323D" w14:textId="77777777" w:rsidR="003345E9" w:rsidRDefault="007169A0">
      <w:pPr>
        <w:pStyle w:val="a3"/>
        <w:spacing w:before="5" w:line="206" w:lineRule="auto"/>
        <w:ind w:left="528" w:right="112" w:hanging="408"/>
        <w:jc w:val="both"/>
      </w:pPr>
      <w:r>
        <w:rPr>
          <w:color w:val="231F20"/>
          <w:w w:val="102"/>
        </w:rPr>
        <w:t>➀</w:t>
      </w:r>
      <w:r>
        <w:rPr>
          <w:color w:val="231F20"/>
          <w:spacing w:val="-1"/>
        </w:rPr>
        <w:t xml:space="preserve">    </w:t>
      </w:r>
      <w:r>
        <w:rPr>
          <w:color w:val="231F20"/>
          <w:w w:val="102"/>
        </w:rPr>
        <w:t>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議會有責任計劃、組織區域內整個青年事工，按照區域</w:t>
      </w:r>
      <w:r>
        <w:rPr>
          <w:color w:val="231F20"/>
          <w:spacing w:val="2"/>
          <w:w w:val="102"/>
        </w:rPr>
        <w:t>領袖的帶領，通過其職員和幹事開展並指導事工和活動，讓更多</w:t>
      </w:r>
      <w:r>
        <w:rPr>
          <w:color w:val="231F20"/>
          <w:w w:val="102"/>
        </w:rPr>
        <w:t>青年人認識基督，回應他們靈性成長的需要。</w:t>
      </w:r>
    </w:p>
    <w:p w14:paraId="3DA73543" w14:textId="77777777" w:rsidR="003345E9" w:rsidRDefault="007169A0">
      <w:pPr>
        <w:pStyle w:val="a3"/>
        <w:spacing w:line="206" w:lineRule="auto"/>
        <w:ind w:left="528" w:right="16" w:hanging="408"/>
        <w:jc w:val="both"/>
      </w:pPr>
      <w:r>
        <w:rPr>
          <w:color w:val="231F20"/>
        </w:rPr>
        <w:t>➁</w:t>
      </w:r>
      <w:r>
        <w:rPr>
          <w:color w:val="231F20"/>
          <w:spacing w:val="80"/>
          <w:w w:val="150"/>
        </w:rPr>
        <w:t xml:space="preserve"> </w:t>
      </w:r>
      <w:r>
        <w:rPr>
          <w:color w:val="231F20"/>
          <w:spacing w:val="20"/>
        </w:rPr>
        <w:t>區域</w:t>
      </w:r>
      <w:r>
        <w:rPr>
          <w:color w:val="231F20"/>
        </w:rPr>
        <w:t>NYI</w:t>
      </w:r>
      <w:r>
        <w:rPr>
          <w:color w:val="231F20"/>
          <w:spacing w:val="5"/>
        </w:rPr>
        <w:t xml:space="preserve"> 議會定義區域</w:t>
      </w:r>
      <w:r>
        <w:rPr>
          <w:color w:val="231F20"/>
        </w:rPr>
        <w:t>NYI</w:t>
      </w:r>
      <w:r>
        <w:rPr>
          <w:color w:val="231F20"/>
          <w:spacing w:val="-11"/>
        </w:rPr>
        <w:t xml:space="preserve"> 之事工焦點，回應區域青年事工需要，</w:t>
      </w:r>
      <w:r>
        <w:rPr>
          <w:color w:val="231F20"/>
          <w:spacing w:val="-2"/>
        </w:rPr>
        <w:t>並培養事工幹事，指派其職位和工作內容。</w:t>
      </w:r>
    </w:p>
    <w:p w14:paraId="52B322C8"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3D4A2B8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6174777D" w14:textId="77777777" w:rsidR="003345E9" w:rsidRDefault="007169A0">
      <w:pPr>
        <w:pStyle w:val="a3"/>
        <w:spacing w:before="201" w:line="347" w:lineRule="exact"/>
        <w:ind w:left="119"/>
        <w:jc w:val="both"/>
      </w:pPr>
      <w:r>
        <w:rPr>
          <w:color w:val="231F20"/>
        </w:rPr>
        <w:t>➂</w:t>
      </w:r>
      <w:r>
        <w:rPr>
          <w:color w:val="231F20"/>
          <w:spacing w:val="60"/>
          <w:w w:val="150"/>
        </w:rPr>
        <w:t xml:space="preserve">  </w:t>
      </w:r>
      <w:r>
        <w:rPr>
          <w:color w:val="231F20"/>
          <w:spacing w:val="6"/>
        </w:rPr>
        <w:t xml:space="preserve">區域 </w:t>
      </w:r>
      <w:r>
        <w:rPr>
          <w:color w:val="231F20"/>
        </w:rPr>
        <w:t>NYI</w:t>
      </w:r>
      <w:r>
        <w:rPr>
          <w:color w:val="231F20"/>
          <w:spacing w:val="-1"/>
        </w:rPr>
        <w:t xml:space="preserve"> 議會鼓勵並裝備區域內的各地區做有效的青年事工。</w:t>
      </w:r>
    </w:p>
    <w:p w14:paraId="4C18DF02" w14:textId="77777777" w:rsidR="003345E9" w:rsidRDefault="007169A0">
      <w:pPr>
        <w:pStyle w:val="a3"/>
        <w:spacing w:before="10" w:line="206" w:lineRule="auto"/>
        <w:ind w:left="527" w:right="110" w:hanging="408"/>
        <w:jc w:val="both"/>
      </w:pPr>
      <w:r>
        <w:rPr>
          <w:color w:val="231F20"/>
          <w:spacing w:val="12"/>
        </w:rPr>
        <w:t xml:space="preserve">➃  區域 </w:t>
      </w:r>
      <w:r>
        <w:rPr>
          <w:color w:val="231F20"/>
        </w:rPr>
        <w:t>NYI 議會促進青年加入和參與的增長，與宣聖會門徒訓練事工合作，為青年主日學 / 查經班 / 小組老師和領袖提供培訓，以此來領導青年主日學 / 查經班 / 小組。</w:t>
      </w:r>
    </w:p>
    <w:p w14:paraId="71303F71" w14:textId="77777777" w:rsidR="003345E9" w:rsidRDefault="007169A0">
      <w:pPr>
        <w:pStyle w:val="a3"/>
        <w:spacing w:line="307" w:lineRule="exact"/>
        <w:ind w:left="119"/>
        <w:jc w:val="both"/>
      </w:pPr>
      <w:r>
        <w:rPr>
          <w:color w:val="231F20"/>
          <w:spacing w:val="25"/>
        </w:rPr>
        <w:t xml:space="preserve">➄  區域 </w:t>
      </w:r>
      <w:r>
        <w:rPr>
          <w:color w:val="231F20"/>
        </w:rPr>
        <w:t>NYI 議會向區域契友推行全球 NYI</w:t>
      </w:r>
      <w:r>
        <w:rPr>
          <w:color w:val="231F20"/>
          <w:spacing w:val="-2"/>
        </w:rPr>
        <w:t xml:space="preserve"> 事工和方案。</w:t>
      </w:r>
    </w:p>
    <w:p w14:paraId="62FECB95" w14:textId="77777777" w:rsidR="003345E9" w:rsidRDefault="007169A0">
      <w:pPr>
        <w:pStyle w:val="a3"/>
        <w:spacing w:line="320" w:lineRule="exact"/>
        <w:ind w:left="119"/>
        <w:jc w:val="both"/>
      </w:pPr>
      <w:r>
        <w:rPr>
          <w:color w:val="231F20"/>
          <w:spacing w:val="26"/>
        </w:rPr>
        <w:t xml:space="preserve">➅  區域 </w:t>
      </w:r>
      <w:r>
        <w:rPr>
          <w:color w:val="231F20"/>
        </w:rPr>
        <w:t>NYI</w:t>
      </w:r>
      <w:r>
        <w:rPr>
          <w:color w:val="231F20"/>
          <w:spacing w:val="1"/>
        </w:rPr>
        <w:t xml:space="preserve"> 議會管理通過 </w:t>
      </w:r>
      <w:r>
        <w:rPr>
          <w:color w:val="231F20"/>
        </w:rPr>
        <w:t>NYI</w:t>
      </w:r>
      <w:r>
        <w:rPr>
          <w:color w:val="231F20"/>
          <w:spacing w:val="-1"/>
        </w:rPr>
        <w:t xml:space="preserve"> 事工和事工伙伴收到的資金。</w:t>
      </w:r>
    </w:p>
    <w:p w14:paraId="63D504F1" w14:textId="77777777" w:rsidR="003345E9" w:rsidRDefault="007169A0">
      <w:pPr>
        <w:pStyle w:val="a3"/>
        <w:spacing w:before="9" w:line="206" w:lineRule="auto"/>
        <w:ind w:left="527" w:right="117" w:hanging="408"/>
        <w:jc w:val="both"/>
      </w:pPr>
      <w:r>
        <w:rPr>
          <w:color w:val="231F20"/>
          <w:spacing w:val="28"/>
        </w:rPr>
        <w:t xml:space="preserve">➆  區域 </w:t>
      </w:r>
      <w:r>
        <w:rPr>
          <w:color w:val="231F20"/>
        </w:rPr>
        <w:t>NYI</w:t>
      </w:r>
      <w:r>
        <w:rPr>
          <w:color w:val="231F20"/>
          <w:spacing w:val="3"/>
        </w:rPr>
        <w:t xml:space="preserve"> 議會向全球 </w:t>
      </w:r>
      <w:r>
        <w:rPr>
          <w:color w:val="231F20"/>
        </w:rPr>
        <w:t>NYI</w:t>
      </w:r>
      <w:r>
        <w:rPr>
          <w:color w:val="231F20"/>
          <w:spacing w:val="1"/>
        </w:rPr>
        <w:t xml:space="preserve"> 大會之區域協調會議提出有關 </w:t>
      </w:r>
      <w:r>
        <w:rPr>
          <w:color w:val="231F20"/>
        </w:rPr>
        <w:t>NYI</w:t>
      </w:r>
      <w:r>
        <w:rPr>
          <w:color w:val="231F20"/>
          <w:spacing w:val="8"/>
        </w:rPr>
        <w:t xml:space="preserve"> 事</w:t>
      </w:r>
      <w:r>
        <w:rPr>
          <w:color w:val="231F20"/>
          <w:spacing w:val="-2"/>
        </w:rPr>
        <w:t xml:space="preserve">工的建議。議會也應遵照全球事工計劃，任命最多兩名擔任全球 </w:t>
      </w:r>
      <w:r>
        <w:rPr>
          <w:color w:val="231F20"/>
        </w:rPr>
        <w:t>NYI 大會之決策委員會的成員，為區域服務。</w:t>
      </w:r>
    </w:p>
    <w:p w14:paraId="7E2B8E61" w14:textId="77777777" w:rsidR="003345E9" w:rsidRDefault="007169A0">
      <w:pPr>
        <w:pStyle w:val="a3"/>
        <w:spacing w:line="206" w:lineRule="auto"/>
        <w:ind w:left="527" w:right="118" w:hanging="408"/>
        <w:jc w:val="both"/>
      </w:pPr>
      <w:r>
        <w:rPr>
          <w:color w:val="231F20"/>
          <w:spacing w:val="25"/>
        </w:rPr>
        <w:t xml:space="preserve">➇  區域 </w:t>
      </w:r>
      <w:r>
        <w:rPr>
          <w:color w:val="231F20"/>
        </w:rPr>
        <w:t>NYI 議會與區域總幹事協商後 , 選派一位代表參加全球 NYI</w:t>
      </w:r>
      <w:r>
        <w:rPr>
          <w:color w:val="231F20"/>
          <w:spacing w:val="-4"/>
        </w:rPr>
        <w:t>議會。</w:t>
      </w:r>
    </w:p>
    <w:p w14:paraId="6802109A" w14:textId="77777777" w:rsidR="003345E9" w:rsidRDefault="007169A0">
      <w:pPr>
        <w:pStyle w:val="a3"/>
        <w:spacing w:line="307" w:lineRule="exact"/>
        <w:ind w:left="119"/>
        <w:jc w:val="both"/>
      </w:pPr>
      <w:r>
        <w:rPr>
          <w:color w:val="231F20"/>
        </w:rPr>
        <w:t>➈</w:t>
      </w:r>
      <w:r>
        <w:rPr>
          <w:color w:val="231F20"/>
          <w:spacing w:val="55"/>
          <w:w w:val="150"/>
        </w:rPr>
        <w:t xml:space="preserve">  </w:t>
      </w:r>
      <w:r>
        <w:rPr>
          <w:color w:val="231F20"/>
          <w:spacing w:val="5"/>
        </w:rPr>
        <w:t xml:space="preserve">區域 </w:t>
      </w:r>
      <w:r>
        <w:rPr>
          <w:color w:val="231F20"/>
        </w:rPr>
        <w:t>NYI</w:t>
      </w:r>
      <w:r>
        <w:rPr>
          <w:color w:val="231F20"/>
          <w:spacing w:val="-1"/>
        </w:rPr>
        <w:t xml:space="preserve"> 議會建立並傳達修訂區域事工計劃之程序。</w:t>
      </w:r>
    </w:p>
    <w:p w14:paraId="3243DD68" w14:textId="77777777" w:rsidR="003345E9" w:rsidRDefault="007169A0">
      <w:pPr>
        <w:pStyle w:val="3"/>
        <w:numPr>
          <w:ilvl w:val="1"/>
          <w:numId w:val="5"/>
        </w:numPr>
        <w:tabs>
          <w:tab w:val="left" w:pos="1024"/>
        </w:tabs>
        <w:spacing w:line="322" w:lineRule="exact"/>
        <w:ind w:left="1024" w:hanging="905"/>
      </w:pPr>
      <w:r>
        <w:rPr>
          <w:color w:val="231F20"/>
          <w:spacing w:val="-4"/>
        </w:rPr>
        <w:t>委員會</w:t>
      </w:r>
    </w:p>
    <w:p w14:paraId="7091A31D" w14:textId="77777777" w:rsidR="003345E9" w:rsidRDefault="007169A0">
      <w:pPr>
        <w:pStyle w:val="a3"/>
        <w:spacing w:before="5" w:line="206" w:lineRule="auto"/>
        <w:ind w:left="527" w:right="116"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執行委員會由當選的區域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職員、區域總幹事和／或區域</w:t>
      </w:r>
      <w:r>
        <w:rPr>
          <w:color w:val="231F20"/>
          <w:spacing w:val="1"/>
          <w:w w:val="102"/>
        </w:rPr>
        <w:t>青年事工協調主任組成。若因故無法召開全體議會時，執行委員</w:t>
      </w:r>
      <w:r>
        <w:rPr>
          <w:color w:val="231F20"/>
          <w:w w:val="102"/>
        </w:rPr>
        <w:t>會得主持區域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議會及事務。執行委員會的一切行動應向議會其餘成員傳達，並經全體議會於下一屆會議核准。</w:t>
      </w:r>
    </w:p>
    <w:p w14:paraId="1E2B828D" w14:textId="77777777" w:rsidR="003345E9" w:rsidRDefault="007169A0">
      <w:pPr>
        <w:pStyle w:val="a3"/>
        <w:spacing w:line="306" w:lineRule="exact"/>
        <w:ind w:left="119"/>
        <w:jc w:val="both"/>
      </w:pPr>
      <w:r>
        <w:rPr>
          <w:color w:val="231F20"/>
        </w:rPr>
        <w:t>➁</w:t>
      </w:r>
      <w:r>
        <w:rPr>
          <w:color w:val="231F20"/>
          <w:spacing w:val="63"/>
          <w:w w:val="150"/>
        </w:rPr>
        <w:t xml:space="preserve">  </w:t>
      </w:r>
      <w:r>
        <w:rPr>
          <w:color w:val="231F20"/>
          <w:spacing w:val="6"/>
        </w:rPr>
        <w:t xml:space="preserve">區域 </w:t>
      </w:r>
      <w:r>
        <w:rPr>
          <w:color w:val="231F20"/>
        </w:rPr>
        <w:t>NYI</w:t>
      </w:r>
      <w:r>
        <w:rPr>
          <w:color w:val="231F20"/>
          <w:spacing w:val="-6"/>
        </w:rPr>
        <w:t xml:space="preserve"> 議會可組建特別事工委員會，以回應區域青年事工需要。</w:t>
      </w:r>
    </w:p>
    <w:p w14:paraId="063C2E2C" w14:textId="77777777" w:rsidR="003345E9" w:rsidRDefault="007169A0">
      <w:pPr>
        <w:pStyle w:val="a3"/>
        <w:spacing w:before="10" w:line="206" w:lineRule="auto"/>
        <w:ind w:left="527" w:right="115" w:hanging="408"/>
        <w:jc w:val="both"/>
      </w:pPr>
      <w:r>
        <w:rPr>
          <w:color w:val="231F20"/>
        </w:rPr>
        <w:t>➂  一個國家若有多個地區，區域得組織全國 NYI 領袖，以協調、推</w:t>
      </w:r>
      <w:r>
        <w:rPr>
          <w:color w:val="231F20"/>
          <w:spacing w:val="-2"/>
        </w:rPr>
        <w:t>動該國的青年事工。</w:t>
      </w:r>
    </w:p>
    <w:p w14:paraId="4DC40462" w14:textId="77777777" w:rsidR="003345E9" w:rsidRDefault="007169A0">
      <w:pPr>
        <w:pStyle w:val="3"/>
        <w:numPr>
          <w:ilvl w:val="1"/>
          <w:numId w:val="5"/>
        </w:numPr>
        <w:tabs>
          <w:tab w:val="left" w:pos="1024"/>
        </w:tabs>
        <w:spacing w:line="308" w:lineRule="exact"/>
        <w:ind w:left="1024" w:hanging="905"/>
      </w:pPr>
      <w:r>
        <w:rPr>
          <w:color w:val="231F20"/>
        </w:rPr>
        <w:t>NYI</w:t>
      </w:r>
      <w:r>
        <w:rPr>
          <w:color w:val="231F20"/>
          <w:spacing w:val="1"/>
        </w:rPr>
        <w:t xml:space="preserve"> 宣教禾場</w:t>
      </w:r>
    </w:p>
    <w:p w14:paraId="73E8F87E" w14:textId="77777777" w:rsidR="003345E9" w:rsidRDefault="007169A0">
      <w:pPr>
        <w:pStyle w:val="a3"/>
        <w:spacing w:before="9" w:line="206" w:lineRule="auto"/>
        <w:ind w:left="527" w:right="118" w:hanging="408"/>
        <w:jc w:val="both"/>
      </w:pPr>
      <w:r>
        <w:rPr>
          <w:color w:val="231F20"/>
          <w:spacing w:val="2"/>
        </w:rPr>
        <w:t xml:space="preserve">➀  在適當的情況下，區域 </w:t>
      </w:r>
      <w:r>
        <w:rPr>
          <w:color w:val="231F20"/>
        </w:rPr>
        <w:t>NYI 議會與區域教會領袖合作，可在區域</w:t>
      </w:r>
      <w:r>
        <w:rPr>
          <w:color w:val="231F20"/>
          <w:spacing w:val="8"/>
        </w:rPr>
        <w:t xml:space="preserve">現存架構內不同宣教禾場組織 </w:t>
      </w:r>
      <w:r>
        <w:rPr>
          <w:color w:val="231F20"/>
        </w:rPr>
        <w:t>NYI</w:t>
      </w:r>
      <w:r>
        <w:rPr>
          <w:color w:val="231F20"/>
          <w:spacing w:val="3"/>
        </w:rPr>
        <w:t xml:space="preserve"> 領袖，以便協調區域中 </w:t>
      </w:r>
      <w:r>
        <w:rPr>
          <w:color w:val="231F20"/>
        </w:rPr>
        <w:t>NYI</w:t>
      </w:r>
      <w:r>
        <w:rPr>
          <w:color w:val="231F20"/>
          <w:spacing w:val="-2"/>
        </w:rPr>
        <w:t>事工，使其達到最大化效用。</w:t>
      </w:r>
    </w:p>
    <w:p w14:paraId="4B91F242" w14:textId="77777777" w:rsidR="003345E9" w:rsidRDefault="007169A0">
      <w:pPr>
        <w:pStyle w:val="a3"/>
        <w:spacing w:line="206" w:lineRule="auto"/>
        <w:ind w:left="527" w:right="107" w:hanging="408"/>
        <w:jc w:val="both"/>
      </w:pPr>
      <w:r>
        <w:rPr>
          <w:color w:val="231F20"/>
          <w:spacing w:val="53"/>
        </w:rPr>
        <w:t xml:space="preserve">➁  </w:t>
      </w:r>
      <w:r>
        <w:rPr>
          <w:color w:val="231F20"/>
        </w:rPr>
        <w:t>NYI</w:t>
      </w:r>
      <w:r>
        <w:rPr>
          <w:color w:val="231F20"/>
          <w:spacing w:val="6"/>
        </w:rPr>
        <w:t xml:space="preserve"> 宣教禾場議會存在的目的是負責宣教禾場的特別事工和活</w:t>
      </w:r>
      <w:r>
        <w:rPr>
          <w:color w:val="231F20"/>
          <w:spacing w:val="-6"/>
        </w:rPr>
        <w:t>動。</w:t>
      </w:r>
    </w:p>
    <w:p w14:paraId="3907AAD0" w14:textId="77777777" w:rsidR="003345E9" w:rsidRDefault="007169A0">
      <w:pPr>
        <w:pStyle w:val="a3"/>
        <w:spacing w:line="206" w:lineRule="auto"/>
        <w:ind w:left="527" w:right="118" w:hanging="408"/>
        <w:jc w:val="both"/>
      </w:pPr>
      <w:r>
        <w:rPr>
          <w:color w:val="231F20"/>
          <w:spacing w:val="1"/>
        </w:rPr>
        <w:t xml:space="preserve">➂  若區域協調會議如此指定的話，各宣教禾場的代表可在區域 </w:t>
      </w:r>
      <w:r>
        <w:rPr>
          <w:color w:val="231F20"/>
        </w:rPr>
        <w:t>NYI</w:t>
      </w:r>
      <w:r>
        <w:rPr>
          <w:color w:val="231F20"/>
          <w:spacing w:val="-2"/>
        </w:rPr>
        <w:t>議會任職。</w:t>
      </w:r>
    </w:p>
    <w:p w14:paraId="7630C96C" w14:textId="77777777" w:rsidR="003345E9" w:rsidRDefault="007169A0">
      <w:pPr>
        <w:pStyle w:val="3"/>
        <w:numPr>
          <w:ilvl w:val="1"/>
          <w:numId w:val="5"/>
        </w:numPr>
        <w:tabs>
          <w:tab w:val="left" w:pos="1024"/>
        </w:tabs>
        <w:spacing w:line="308" w:lineRule="exact"/>
        <w:ind w:left="1024" w:hanging="905"/>
      </w:pPr>
      <w:r>
        <w:rPr>
          <w:color w:val="231F20"/>
          <w:spacing w:val="-3"/>
        </w:rPr>
        <w:t>受薪職員</w:t>
      </w:r>
    </w:p>
    <w:p w14:paraId="48AC2899" w14:textId="77777777" w:rsidR="003345E9" w:rsidRDefault="007169A0">
      <w:pPr>
        <w:pStyle w:val="a3"/>
        <w:spacing w:before="3" w:line="206" w:lineRule="auto"/>
        <w:ind w:left="527" w:right="116" w:hanging="408"/>
        <w:jc w:val="both"/>
      </w:pPr>
      <w:r>
        <w:rPr>
          <w:color w:val="231F20"/>
        </w:rPr>
        <w:t>➀  區域總幹事與區域指導委員會和區域 NYI 議會協商之後，可指定</w:t>
      </w:r>
      <w:r>
        <w:rPr>
          <w:color w:val="231F20"/>
          <w:spacing w:val="-2"/>
        </w:rPr>
        <w:t>區域青年事工協調主任的工作職責。</w:t>
      </w:r>
    </w:p>
    <w:p w14:paraId="0F9E52DF" w14:textId="77777777" w:rsidR="003345E9" w:rsidRDefault="007169A0">
      <w:pPr>
        <w:pStyle w:val="a3"/>
        <w:spacing w:line="335" w:lineRule="exact"/>
        <w:ind w:left="119"/>
        <w:jc w:val="both"/>
      </w:pPr>
      <w:r>
        <w:rPr>
          <w:color w:val="231F20"/>
        </w:rPr>
        <w:t>➁</w:t>
      </w:r>
      <w:r>
        <w:rPr>
          <w:color w:val="231F20"/>
          <w:spacing w:val="63"/>
          <w:w w:val="150"/>
        </w:rPr>
        <w:t xml:space="preserve">  </w:t>
      </w:r>
      <w:r>
        <w:rPr>
          <w:color w:val="231F20"/>
          <w:spacing w:val="6"/>
        </w:rPr>
        <w:t xml:space="preserve">區域 </w:t>
      </w:r>
      <w:r>
        <w:rPr>
          <w:color w:val="231F20"/>
        </w:rPr>
        <w:t>NYI</w:t>
      </w:r>
      <w:r>
        <w:rPr>
          <w:color w:val="231F20"/>
          <w:spacing w:val="-4"/>
        </w:rPr>
        <w:t xml:space="preserve"> 議會和區域青年事工協調主任彼此同工合作，互相配搭。</w:t>
      </w:r>
    </w:p>
    <w:p w14:paraId="47DDEDF5" w14:textId="77777777" w:rsidR="003345E9" w:rsidRDefault="003345E9">
      <w:pPr>
        <w:pStyle w:val="a3"/>
        <w:spacing w:line="335" w:lineRule="exact"/>
        <w:jc w:val="both"/>
        <w:sectPr w:rsidR="003345E9">
          <w:pgSz w:w="8640" w:h="12960"/>
          <w:pgMar w:top="480" w:right="1080" w:bottom="1180" w:left="1080" w:header="0" w:footer="997" w:gutter="0"/>
          <w:cols w:space="720"/>
        </w:sectPr>
      </w:pPr>
    </w:p>
    <w:p w14:paraId="27FEABA5" w14:textId="77777777" w:rsidR="003345E9" w:rsidRDefault="007169A0">
      <w:pPr>
        <w:pStyle w:val="a3"/>
        <w:spacing w:before="50"/>
        <w:ind w:left="0"/>
        <w:jc w:val="center"/>
      </w:pPr>
      <w:r>
        <w:rPr>
          <w:color w:val="231F20"/>
          <w:spacing w:val="-3"/>
        </w:rPr>
        <w:lastRenderedPageBreak/>
        <w:t>行政政策</w:t>
      </w:r>
    </w:p>
    <w:p w14:paraId="700B9209" w14:textId="77777777" w:rsidR="003345E9" w:rsidRDefault="007169A0">
      <w:pPr>
        <w:pStyle w:val="2"/>
        <w:ind w:left="0" w:right="5279"/>
        <w:jc w:val="center"/>
      </w:pPr>
      <w:r>
        <w:rPr>
          <w:color w:val="231F20"/>
          <w:spacing w:val="-5"/>
        </w:rPr>
        <w:t>會議</w:t>
      </w:r>
    </w:p>
    <w:p w14:paraId="06EE4CD9" w14:textId="77777777" w:rsidR="003345E9" w:rsidRDefault="007169A0">
      <w:pPr>
        <w:pStyle w:val="3"/>
        <w:numPr>
          <w:ilvl w:val="1"/>
          <w:numId w:val="5"/>
        </w:numPr>
        <w:tabs>
          <w:tab w:val="left" w:pos="1025"/>
        </w:tabs>
        <w:spacing w:before="9" w:line="347" w:lineRule="exact"/>
        <w:ind w:hanging="905"/>
      </w:pPr>
      <w:r>
        <w:rPr>
          <w:color w:val="231F20"/>
          <w:spacing w:val="3"/>
        </w:rPr>
        <w:t xml:space="preserve">區域 </w:t>
      </w:r>
      <w:r>
        <w:rPr>
          <w:color w:val="231F20"/>
        </w:rPr>
        <w:t>NYI 會議</w:t>
      </w:r>
    </w:p>
    <w:p w14:paraId="7F06D1C2" w14:textId="77777777" w:rsidR="003345E9" w:rsidRDefault="007169A0">
      <w:pPr>
        <w:pStyle w:val="a3"/>
        <w:tabs>
          <w:tab w:val="left" w:pos="527"/>
        </w:tabs>
        <w:spacing w:line="323" w:lineRule="exact"/>
      </w:pPr>
      <w:r>
        <w:rPr>
          <w:color w:val="231F20"/>
          <w:spacing w:val="-10"/>
        </w:rPr>
        <w:t>➀</w:t>
      </w:r>
      <w:r>
        <w:rPr>
          <w:color w:val="231F20"/>
        </w:rPr>
        <w:tab/>
      </w:r>
      <w:r>
        <w:rPr>
          <w:color w:val="231F20"/>
          <w:spacing w:val="14"/>
        </w:rPr>
        <w:t xml:space="preserve">區域 </w:t>
      </w:r>
      <w:r>
        <w:rPr>
          <w:color w:val="231F20"/>
        </w:rPr>
        <w:t>NYI</w:t>
      </w:r>
      <w:r>
        <w:rPr>
          <w:color w:val="231F20"/>
          <w:spacing w:val="-1"/>
        </w:rPr>
        <w:t xml:space="preserve"> 的各種活動幫助為青年人提供有效的事工。</w:t>
      </w:r>
    </w:p>
    <w:p w14:paraId="43A9F0C5" w14:textId="77777777" w:rsidR="003345E9" w:rsidRDefault="007169A0">
      <w:pPr>
        <w:pStyle w:val="a3"/>
        <w:tabs>
          <w:tab w:val="left" w:pos="527"/>
        </w:tabs>
        <w:spacing w:before="9" w:line="206" w:lineRule="auto"/>
        <w:ind w:left="528" w:right="108" w:hanging="408"/>
      </w:pPr>
      <w:r>
        <w:rPr>
          <w:color w:val="231F20"/>
          <w:spacing w:val="-10"/>
        </w:rPr>
        <w:t>➁</w:t>
      </w:r>
      <w:r>
        <w:rPr>
          <w:color w:val="231F20"/>
        </w:rPr>
        <w:tab/>
      </w:r>
      <w:r>
        <w:rPr>
          <w:color w:val="231F20"/>
          <w:spacing w:val="13"/>
        </w:rPr>
        <w:t xml:space="preserve">區域 </w:t>
      </w:r>
      <w:r>
        <w:rPr>
          <w:color w:val="231F20"/>
        </w:rPr>
        <w:t>NYI</w:t>
      </w:r>
      <w:r>
        <w:rPr>
          <w:color w:val="231F20"/>
          <w:spacing w:val="5"/>
        </w:rPr>
        <w:t xml:space="preserve"> 與區域內的各地區 </w:t>
      </w:r>
      <w:r>
        <w:rPr>
          <w:color w:val="231F20"/>
        </w:rPr>
        <w:t>NYI 團體開會，提供資源給他們做有效的事工，以此鼓勵並加強地區 NYI 事工。</w:t>
      </w:r>
    </w:p>
    <w:p w14:paraId="6986819E" w14:textId="77777777" w:rsidR="003345E9" w:rsidRDefault="007169A0">
      <w:pPr>
        <w:pStyle w:val="a3"/>
        <w:tabs>
          <w:tab w:val="left" w:pos="527"/>
        </w:tabs>
        <w:spacing w:line="307" w:lineRule="exact"/>
      </w:pPr>
      <w:r>
        <w:rPr>
          <w:color w:val="231F20"/>
          <w:spacing w:val="-10"/>
        </w:rPr>
        <w:t>➂</w:t>
      </w:r>
      <w:r>
        <w:rPr>
          <w:color w:val="231F20"/>
        </w:rPr>
        <w:tab/>
      </w:r>
      <w:r>
        <w:rPr>
          <w:color w:val="231F20"/>
          <w:spacing w:val="20"/>
        </w:rPr>
        <w:t>區域</w:t>
      </w:r>
      <w:r>
        <w:rPr>
          <w:color w:val="231F20"/>
        </w:rPr>
        <w:t>NYI</w:t>
      </w:r>
      <w:r>
        <w:rPr>
          <w:color w:val="231F20"/>
          <w:spacing w:val="16"/>
        </w:rPr>
        <w:t xml:space="preserve"> 參與全球</w:t>
      </w:r>
      <w:r>
        <w:rPr>
          <w:color w:val="231F20"/>
        </w:rPr>
        <w:t>NYI</w:t>
      </w:r>
      <w:r>
        <w:rPr>
          <w:color w:val="231F20"/>
          <w:spacing w:val="-9"/>
        </w:rPr>
        <w:t xml:space="preserve"> 活動，進一步加強區域內有效的青年事工。</w:t>
      </w:r>
    </w:p>
    <w:p w14:paraId="6827723F" w14:textId="77777777" w:rsidR="003345E9" w:rsidRDefault="007169A0">
      <w:pPr>
        <w:pStyle w:val="a5"/>
        <w:numPr>
          <w:ilvl w:val="1"/>
          <w:numId w:val="5"/>
        </w:numPr>
        <w:tabs>
          <w:tab w:val="left" w:pos="1025"/>
        </w:tabs>
        <w:spacing w:line="322" w:lineRule="exact"/>
        <w:ind w:hanging="905"/>
        <w:rPr>
          <w:sz w:val="20"/>
        </w:rPr>
      </w:pPr>
      <w:r>
        <w:rPr>
          <w:color w:val="231F20"/>
          <w:spacing w:val="3"/>
          <w:sz w:val="20"/>
        </w:rPr>
        <w:t xml:space="preserve">區域 </w:t>
      </w:r>
      <w:r>
        <w:rPr>
          <w:color w:val="231F20"/>
          <w:sz w:val="20"/>
        </w:rPr>
        <w:t>NYI 議會會議</w:t>
      </w:r>
    </w:p>
    <w:p w14:paraId="4C56D1A6" w14:textId="77777777" w:rsidR="003345E9" w:rsidRDefault="007169A0">
      <w:pPr>
        <w:pStyle w:val="a3"/>
        <w:tabs>
          <w:tab w:val="left" w:pos="527"/>
        </w:tabs>
        <w:spacing w:line="320" w:lineRule="exact"/>
      </w:pPr>
      <w:r>
        <w:rPr>
          <w:color w:val="231F20"/>
          <w:spacing w:val="-10"/>
        </w:rPr>
        <w:t>➀</w:t>
      </w:r>
      <w:r>
        <w:rPr>
          <w:color w:val="231F20"/>
        </w:rPr>
        <w:tab/>
      </w:r>
      <w:r>
        <w:rPr>
          <w:color w:val="231F20"/>
          <w:spacing w:val="7"/>
        </w:rPr>
        <w:t xml:space="preserve">區域 </w:t>
      </w:r>
      <w:r>
        <w:rPr>
          <w:color w:val="231F20"/>
        </w:rPr>
        <w:t>NYI</w:t>
      </w:r>
      <w:r>
        <w:rPr>
          <w:color w:val="231F20"/>
          <w:spacing w:val="1"/>
        </w:rPr>
        <w:t xml:space="preserve"> 議會定期開會，以完成區域 </w:t>
      </w:r>
      <w:r>
        <w:rPr>
          <w:color w:val="231F20"/>
        </w:rPr>
        <w:t>NYI 的使命和異象。</w:t>
      </w:r>
    </w:p>
    <w:p w14:paraId="39B5A353" w14:textId="77777777" w:rsidR="003345E9" w:rsidRDefault="007169A0">
      <w:pPr>
        <w:pStyle w:val="a3"/>
        <w:tabs>
          <w:tab w:val="left" w:pos="527"/>
        </w:tabs>
        <w:spacing w:before="10" w:line="206" w:lineRule="auto"/>
        <w:ind w:left="528" w:right="118" w:hanging="408"/>
      </w:pPr>
      <w:r>
        <w:rPr>
          <w:color w:val="231F20"/>
          <w:spacing w:val="-10"/>
        </w:rPr>
        <w:t>➁</w:t>
      </w:r>
      <w:r>
        <w:rPr>
          <w:color w:val="231F20"/>
        </w:rPr>
        <w:tab/>
        <w:t>議會會議由區域 NYI 主席、區域總幹事、區域青年事工協調主任或全球 NYI 總幹事安排或召開。</w:t>
      </w:r>
    </w:p>
    <w:p w14:paraId="08476EB6" w14:textId="77777777" w:rsidR="003345E9" w:rsidRDefault="007169A0">
      <w:pPr>
        <w:pStyle w:val="3"/>
        <w:numPr>
          <w:ilvl w:val="1"/>
          <w:numId w:val="5"/>
        </w:numPr>
        <w:tabs>
          <w:tab w:val="left" w:pos="1025"/>
        </w:tabs>
        <w:spacing w:line="308" w:lineRule="exact"/>
        <w:ind w:hanging="905"/>
      </w:pPr>
      <w:r>
        <w:rPr>
          <w:color w:val="231F20"/>
          <w:spacing w:val="-2"/>
        </w:rPr>
        <w:t>區域協調會議</w:t>
      </w:r>
    </w:p>
    <w:p w14:paraId="376F0180" w14:textId="77777777" w:rsidR="003345E9" w:rsidRDefault="007169A0">
      <w:pPr>
        <w:pStyle w:val="a3"/>
        <w:tabs>
          <w:tab w:val="left" w:pos="527"/>
        </w:tabs>
        <w:spacing w:before="9" w:line="206" w:lineRule="auto"/>
        <w:ind w:left="528" w:right="16" w:hanging="408"/>
      </w:pPr>
      <w:r>
        <w:rPr>
          <w:color w:val="231F20"/>
          <w:spacing w:val="-10"/>
        </w:rPr>
        <w:t>➀</w:t>
      </w:r>
      <w:r>
        <w:rPr>
          <w:color w:val="231F20"/>
        </w:rPr>
        <w:tab/>
      </w:r>
      <w:r>
        <w:rPr>
          <w:color w:val="231F20"/>
          <w:spacing w:val="3"/>
        </w:rPr>
        <w:t xml:space="preserve">區域協調會議在全球 </w:t>
      </w:r>
      <w:r>
        <w:rPr>
          <w:color w:val="231F20"/>
        </w:rPr>
        <w:t>NYI 大會期間召開。區域協調會議提供培靈</w:t>
      </w:r>
      <w:r>
        <w:rPr>
          <w:color w:val="231F20"/>
          <w:spacing w:val="-18"/>
        </w:rPr>
        <w:t>和其他節目，以促進區域內青年事工。區域協調會議中也接受報告、</w:t>
      </w:r>
      <w:r>
        <w:rPr>
          <w:color w:val="231F20"/>
        </w:rPr>
        <w:t>選出領袖，以及處理任何關乎區域之 NYI 工作的立法事宜。</w:t>
      </w:r>
    </w:p>
    <w:p w14:paraId="38996CFC" w14:textId="77777777" w:rsidR="003345E9" w:rsidRDefault="007169A0">
      <w:pPr>
        <w:pStyle w:val="a3"/>
        <w:tabs>
          <w:tab w:val="left" w:pos="527"/>
        </w:tabs>
        <w:spacing w:line="307" w:lineRule="exact"/>
      </w:pPr>
      <w:r>
        <w:rPr>
          <w:color w:val="231F20"/>
          <w:spacing w:val="-10"/>
        </w:rPr>
        <w:t>➁</w:t>
      </w:r>
      <w:r>
        <w:rPr>
          <w:color w:val="231F20"/>
        </w:rPr>
        <w:tab/>
      </w:r>
      <w:r>
        <w:rPr>
          <w:color w:val="231F20"/>
          <w:spacing w:val="20"/>
        </w:rPr>
        <w:t>區域</w:t>
      </w:r>
      <w:r>
        <w:rPr>
          <w:color w:val="231F20"/>
        </w:rPr>
        <w:t>NYI</w:t>
      </w:r>
      <w:r>
        <w:rPr>
          <w:color w:val="231F20"/>
          <w:spacing w:val="13"/>
        </w:rPr>
        <w:t xml:space="preserve"> 議會與全球</w:t>
      </w:r>
      <w:r>
        <w:rPr>
          <w:color w:val="231F20"/>
        </w:rPr>
        <w:t>NYI</w:t>
      </w:r>
      <w:r>
        <w:rPr>
          <w:color w:val="231F20"/>
          <w:spacing w:val="-9"/>
        </w:rPr>
        <w:t xml:space="preserve"> 總幹事合作，安排並監督區域協調會議。</w:t>
      </w:r>
    </w:p>
    <w:p w14:paraId="70F6BF15" w14:textId="77777777" w:rsidR="003345E9" w:rsidRDefault="007169A0">
      <w:pPr>
        <w:pStyle w:val="a3"/>
        <w:spacing w:before="9" w:line="206" w:lineRule="auto"/>
        <w:ind w:left="528" w:right="116" w:hanging="408"/>
        <w:jc w:val="both"/>
      </w:pPr>
      <w:r>
        <w:rPr>
          <w:color w:val="231F20"/>
          <w:spacing w:val="3"/>
        </w:rPr>
        <w:t xml:space="preserve">➂  區域協調會議由區域 </w:t>
      </w:r>
      <w:r>
        <w:rPr>
          <w:color w:val="231F20"/>
        </w:rPr>
        <w:t>NYI 議會成員、區域總幹事和／或區域青年事工協調主任，以及區域派到全球 NYI 大會的代表所組成。後者</w:t>
      </w:r>
      <w:r>
        <w:rPr>
          <w:color w:val="231F20"/>
          <w:spacing w:val="-2"/>
        </w:rPr>
        <w:t>是遵照全球事工計劃選出的。</w:t>
      </w:r>
    </w:p>
    <w:p w14:paraId="450D8A08" w14:textId="77777777" w:rsidR="003345E9" w:rsidRDefault="007169A0">
      <w:pPr>
        <w:pStyle w:val="a3"/>
        <w:spacing w:line="206" w:lineRule="auto"/>
        <w:ind w:left="528" w:right="108" w:hanging="408"/>
        <w:jc w:val="both"/>
      </w:pPr>
      <w:r>
        <w:rPr>
          <w:color w:val="231F20"/>
          <w:spacing w:val="9"/>
        </w:rPr>
        <w:t xml:space="preserve">➃ 區域協調會議在全球 </w:t>
      </w:r>
      <w:r>
        <w:rPr>
          <w:color w:val="231F20"/>
        </w:rPr>
        <w:t>NYI</w:t>
      </w:r>
      <w:r>
        <w:rPr>
          <w:color w:val="231F20"/>
          <w:spacing w:val="4"/>
        </w:rPr>
        <w:t xml:space="preserve"> 大會期間召開，其時間、地點由全球</w:t>
      </w:r>
      <w:r>
        <w:rPr>
          <w:color w:val="231F20"/>
        </w:rPr>
        <w:t xml:space="preserve"> NYI 總幹事設定：當多數當選代表無法參加全球 NYI 大會時，經</w:t>
      </w:r>
      <w:r>
        <w:rPr>
          <w:color w:val="231F20"/>
          <w:spacing w:val="13"/>
        </w:rPr>
        <w:t xml:space="preserve">區域 </w:t>
      </w:r>
      <w:r>
        <w:rPr>
          <w:color w:val="231F20"/>
        </w:rPr>
        <w:t>NYI</w:t>
      </w:r>
      <w:r>
        <w:rPr>
          <w:color w:val="231F20"/>
          <w:spacing w:val="3"/>
        </w:rPr>
        <w:t xml:space="preserve"> 議會、區域總幹事和全球 </w:t>
      </w:r>
      <w:r>
        <w:rPr>
          <w:color w:val="231F20"/>
        </w:rPr>
        <w:t>NYI 議會核准，區域協調會議可以書信或電子方式在全球 NYI 大會前六個月內召開，以處理區域 NYI 事務。</w:t>
      </w:r>
    </w:p>
    <w:p w14:paraId="3375230F" w14:textId="77777777" w:rsidR="003345E9" w:rsidRDefault="007169A0">
      <w:pPr>
        <w:spacing w:before="74"/>
        <w:jc w:val="center"/>
        <w:rPr>
          <w:b/>
          <w:sz w:val="20"/>
        </w:rPr>
      </w:pPr>
      <w:r>
        <w:rPr>
          <w:b/>
          <w:color w:val="231F20"/>
          <w:spacing w:val="-1"/>
          <w:sz w:val="20"/>
        </w:rPr>
        <w:t>四、全球事工計劃模板</w:t>
      </w:r>
    </w:p>
    <w:p w14:paraId="2FCEBB3C" w14:textId="77777777" w:rsidR="003345E9" w:rsidRDefault="007169A0">
      <w:pPr>
        <w:pStyle w:val="2"/>
        <w:spacing w:before="45"/>
        <w:ind w:left="0" w:right="5279"/>
        <w:jc w:val="center"/>
      </w:pPr>
      <w:r>
        <w:rPr>
          <w:color w:val="231F20"/>
          <w:spacing w:val="-5"/>
        </w:rPr>
        <w:t>事工</w:t>
      </w:r>
    </w:p>
    <w:p w14:paraId="28F1BCE6" w14:textId="77777777" w:rsidR="003345E9" w:rsidRDefault="007169A0">
      <w:pPr>
        <w:pStyle w:val="3"/>
        <w:numPr>
          <w:ilvl w:val="1"/>
          <w:numId w:val="4"/>
        </w:numPr>
        <w:tabs>
          <w:tab w:val="left" w:pos="1025"/>
        </w:tabs>
        <w:spacing w:before="9" w:line="347" w:lineRule="exact"/>
        <w:ind w:hanging="905"/>
      </w:pPr>
      <w:r>
        <w:rPr>
          <w:color w:val="231F20"/>
          <w:spacing w:val="-5"/>
        </w:rPr>
        <w:t>佈道</w:t>
      </w:r>
    </w:p>
    <w:p w14:paraId="5CE87DB3" w14:textId="77777777" w:rsidR="003345E9" w:rsidRDefault="007169A0">
      <w:pPr>
        <w:pStyle w:val="a3"/>
        <w:spacing w:before="12" w:line="206" w:lineRule="auto"/>
        <w:ind w:left="359" w:right="117"/>
      </w:pPr>
      <w:r>
        <w:rPr>
          <w:color w:val="231F20"/>
        </w:rPr>
        <w:t>全球 NYI 要發展和推行各樣長期的事工和特別活動，帶領青年人歸</w:t>
      </w:r>
      <w:r>
        <w:rPr>
          <w:color w:val="231F20"/>
          <w:spacing w:val="-6"/>
        </w:rPr>
        <w:t>主。</w:t>
      </w:r>
    </w:p>
    <w:p w14:paraId="5E2B1411" w14:textId="77777777" w:rsidR="003345E9" w:rsidRDefault="007169A0">
      <w:pPr>
        <w:pStyle w:val="3"/>
        <w:numPr>
          <w:ilvl w:val="1"/>
          <w:numId w:val="4"/>
        </w:numPr>
        <w:tabs>
          <w:tab w:val="left" w:pos="1025"/>
        </w:tabs>
        <w:spacing w:line="308" w:lineRule="exact"/>
        <w:ind w:hanging="905"/>
      </w:pPr>
      <w:r>
        <w:rPr>
          <w:color w:val="231F20"/>
          <w:spacing w:val="-3"/>
        </w:rPr>
        <w:t>門徒訓練</w:t>
      </w:r>
    </w:p>
    <w:p w14:paraId="35ADBA6D" w14:textId="77777777" w:rsidR="003345E9" w:rsidRDefault="007169A0">
      <w:pPr>
        <w:pStyle w:val="a3"/>
        <w:spacing w:before="9" w:line="206" w:lineRule="auto"/>
        <w:ind w:left="359" w:right="115"/>
      </w:pPr>
      <w:r>
        <w:rPr>
          <w:color w:val="231F20"/>
        </w:rPr>
        <w:t>全球 NYI 要發展和推行各樣長期的事工和特別活動，栽培和鼓勵青</w:t>
      </w:r>
      <w:r>
        <w:rPr>
          <w:color w:val="231F20"/>
          <w:spacing w:val="-1"/>
        </w:rPr>
        <w:t>年人在基督門徒之旅上不斷成長，在個人靈修、敬拜、团契、事奉</w:t>
      </w:r>
    </w:p>
    <w:p w14:paraId="64D5B0CD" w14:textId="77777777" w:rsidR="003345E9" w:rsidRDefault="003345E9">
      <w:pPr>
        <w:pStyle w:val="a3"/>
        <w:spacing w:line="206" w:lineRule="auto"/>
        <w:sectPr w:rsidR="003345E9">
          <w:pgSz w:w="8640" w:h="12960"/>
          <w:pgMar w:top="480" w:right="1080" w:bottom="1180" w:left="1080" w:header="0" w:footer="997" w:gutter="0"/>
          <w:cols w:space="720"/>
        </w:sectPr>
      </w:pPr>
    </w:p>
    <w:p w14:paraId="74EC941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2F94A16" w14:textId="77777777" w:rsidR="003345E9" w:rsidRDefault="007169A0">
      <w:pPr>
        <w:pStyle w:val="a3"/>
        <w:spacing w:before="201" w:line="346" w:lineRule="exact"/>
        <w:ind w:left="360"/>
      </w:pPr>
      <w:r>
        <w:rPr>
          <w:color w:val="231F20"/>
          <w:spacing w:val="-1"/>
        </w:rPr>
        <w:t>和領人歸主等方面不斷長進。</w:t>
      </w:r>
    </w:p>
    <w:p w14:paraId="209BF5DA" w14:textId="77777777" w:rsidR="003345E9" w:rsidRDefault="007169A0">
      <w:pPr>
        <w:pStyle w:val="3"/>
        <w:numPr>
          <w:ilvl w:val="1"/>
          <w:numId w:val="4"/>
        </w:numPr>
        <w:tabs>
          <w:tab w:val="left" w:pos="1025"/>
        </w:tabs>
        <w:spacing w:line="322" w:lineRule="exact"/>
        <w:ind w:hanging="905"/>
      </w:pPr>
      <w:r>
        <w:rPr>
          <w:color w:val="231F20"/>
          <w:spacing w:val="-3"/>
        </w:rPr>
        <w:t>栽培領袖</w:t>
      </w:r>
    </w:p>
    <w:p w14:paraId="1A336717" w14:textId="77777777" w:rsidR="003345E9" w:rsidRDefault="007169A0">
      <w:pPr>
        <w:pStyle w:val="a3"/>
        <w:spacing w:before="9" w:line="206" w:lineRule="auto"/>
        <w:ind w:left="360" w:right="117"/>
      </w:pPr>
      <w:r>
        <w:rPr>
          <w:color w:val="231F20"/>
        </w:rPr>
        <w:t>全球 NYI 要發展和推行各樣長期的事工和特別活動，引導和裝備青</w:t>
      </w:r>
      <w:r>
        <w:rPr>
          <w:color w:val="231F20"/>
          <w:spacing w:val="-2"/>
        </w:rPr>
        <w:t>年人成為服事基督和祂教會的領袖。</w:t>
      </w:r>
    </w:p>
    <w:p w14:paraId="4106AE5A" w14:textId="77777777" w:rsidR="003345E9" w:rsidRDefault="007169A0">
      <w:pPr>
        <w:pStyle w:val="2"/>
        <w:spacing w:before="61"/>
      </w:pPr>
      <w:r>
        <w:rPr>
          <w:color w:val="231F20"/>
          <w:spacing w:val="-5"/>
        </w:rPr>
        <w:t>修訂</w:t>
      </w:r>
    </w:p>
    <w:p w14:paraId="385B9A19" w14:textId="77777777" w:rsidR="003345E9" w:rsidRDefault="007169A0">
      <w:pPr>
        <w:pStyle w:val="3"/>
        <w:numPr>
          <w:ilvl w:val="1"/>
          <w:numId w:val="4"/>
        </w:numPr>
        <w:tabs>
          <w:tab w:val="left" w:pos="1025"/>
        </w:tabs>
        <w:spacing w:before="10" w:line="349" w:lineRule="exact"/>
        <w:ind w:hanging="905"/>
      </w:pPr>
      <w:r>
        <w:rPr>
          <w:color w:val="231F20"/>
          <w:spacing w:val="-5"/>
        </w:rPr>
        <w:t>條款</w:t>
      </w:r>
    </w:p>
    <w:p w14:paraId="2D337E09" w14:textId="77777777" w:rsidR="003345E9" w:rsidRDefault="007169A0">
      <w:pPr>
        <w:pStyle w:val="a3"/>
        <w:spacing w:before="9" w:line="206" w:lineRule="auto"/>
        <w:ind w:left="528" w:right="108" w:hanging="408"/>
        <w:jc w:val="both"/>
      </w:pPr>
      <w:r>
        <w:rPr>
          <w:color w:val="231F20"/>
          <w:spacing w:val="26"/>
        </w:rPr>
        <w:t xml:space="preserve">➀  </w:t>
      </w:r>
      <w:r>
        <w:rPr>
          <w:color w:val="231F20"/>
        </w:rPr>
        <w:t>NYI</w:t>
      </w:r>
      <w:r>
        <w:rPr>
          <w:color w:val="231F20"/>
          <w:spacing w:val="5"/>
        </w:rPr>
        <w:t xml:space="preserve"> 的憲章和全球事工計劃為全球 </w:t>
      </w:r>
      <w:r>
        <w:rPr>
          <w:color w:val="231F20"/>
        </w:rPr>
        <w:t>NYI</w:t>
      </w:r>
      <w:r>
        <w:rPr>
          <w:color w:val="231F20"/>
          <w:spacing w:val="4"/>
        </w:rPr>
        <w:t xml:space="preserve"> 提供組織、功能和領導</w:t>
      </w:r>
      <w:r>
        <w:rPr>
          <w:color w:val="231F20"/>
          <w:spacing w:val="5"/>
        </w:rPr>
        <w:t xml:space="preserve">的架構。全球 </w:t>
      </w:r>
      <w:r>
        <w:rPr>
          <w:color w:val="231F20"/>
        </w:rPr>
        <w:t>NYI</w:t>
      </w:r>
      <w:r>
        <w:rPr>
          <w:color w:val="231F20"/>
          <w:spacing w:val="2"/>
        </w:rPr>
        <w:t xml:space="preserve"> 大會可按各地提交的動議而修訂 </w:t>
      </w:r>
      <w:r>
        <w:rPr>
          <w:color w:val="231F20"/>
        </w:rPr>
        <w:t>NYI</w:t>
      </w:r>
      <w:r>
        <w:rPr>
          <w:color w:val="231F20"/>
          <w:spacing w:val="9"/>
        </w:rPr>
        <w:t xml:space="preserve"> 的憲章</w:t>
      </w:r>
      <w:r>
        <w:rPr>
          <w:color w:val="231F20"/>
          <w:spacing w:val="-2"/>
        </w:rPr>
        <w:t xml:space="preserve">和全球事工計劃，以回應全球青年事工需要。所有修訂必須合乎 </w:t>
      </w:r>
      <w:r>
        <w:rPr>
          <w:color w:val="231F20"/>
        </w:rPr>
        <w:t>NYI</w:t>
      </w:r>
      <w:r>
        <w:rPr>
          <w:color w:val="231F20"/>
          <w:spacing w:val="-10"/>
        </w:rPr>
        <w:t xml:space="preserve"> 的憲章和本會「手冊」。</w:t>
      </w:r>
    </w:p>
    <w:p w14:paraId="2B76E7A7" w14:textId="77777777" w:rsidR="003345E9" w:rsidRDefault="007169A0">
      <w:pPr>
        <w:pStyle w:val="a3"/>
        <w:spacing w:line="206" w:lineRule="auto"/>
        <w:ind w:left="528" w:right="116" w:hanging="408"/>
        <w:jc w:val="both"/>
      </w:pPr>
      <w:r>
        <w:rPr>
          <w:color w:val="231F20"/>
          <w:spacing w:val="30"/>
        </w:rPr>
        <w:t xml:space="preserve">➁  任何 </w:t>
      </w:r>
      <w:r>
        <w:rPr>
          <w:color w:val="231F20"/>
        </w:rPr>
        <w:t>NYI</w:t>
      </w:r>
      <w:r>
        <w:rPr>
          <w:color w:val="231F20"/>
          <w:spacing w:val="1"/>
        </w:rPr>
        <w:t xml:space="preserve"> 憲章或全球事工計劃未涵蓋的領域，均歸全球 </w:t>
      </w:r>
      <w:r>
        <w:rPr>
          <w:color w:val="231F20"/>
        </w:rPr>
        <w:t>NYI</w:t>
      </w:r>
      <w:r>
        <w:rPr>
          <w:color w:val="231F20"/>
          <w:spacing w:val="15"/>
        </w:rPr>
        <w:t xml:space="preserve"> 議</w:t>
      </w:r>
      <w:r>
        <w:rPr>
          <w:color w:val="231F20"/>
        </w:rPr>
        <w:t>會和 NYI 總幹事管轄。</w:t>
      </w:r>
    </w:p>
    <w:p w14:paraId="0BA1B6FB" w14:textId="77777777" w:rsidR="003345E9" w:rsidRDefault="007169A0">
      <w:pPr>
        <w:pStyle w:val="3"/>
        <w:numPr>
          <w:ilvl w:val="1"/>
          <w:numId w:val="4"/>
        </w:numPr>
        <w:tabs>
          <w:tab w:val="left" w:pos="1025"/>
        </w:tabs>
        <w:spacing w:line="308" w:lineRule="exact"/>
        <w:ind w:hanging="905"/>
      </w:pPr>
      <w:r>
        <w:rPr>
          <w:color w:val="231F20"/>
          <w:spacing w:val="-5"/>
        </w:rPr>
        <w:t>程序</w:t>
      </w:r>
    </w:p>
    <w:p w14:paraId="55F56F55" w14:textId="77777777" w:rsidR="003345E9" w:rsidRDefault="007169A0">
      <w:pPr>
        <w:pStyle w:val="a3"/>
        <w:spacing w:before="4" w:line="206" w:lineRule="auto"/>
        <w:ind w:left="528" w:right="108" w:hanging="408"/>
        <w:jc w:val="both"/>
      </w:pPr>
      <w:r>
        <w:rPr>
          <w:color w:val="231F20"/>
          <w:spacing w:val="31"/>
        </w:rPr>
        <w:t xml:space="preserve">➀  全球 </w:t>
      </w:r>
      <w:r>
        <w:rPr>
          <w:color w:val="231F20"/>
        </w:rPr>
        <w:t>NYI</w:t>
      </w:r>
      <w:r>
        <w:rPr>
          <w:color w:val="231F20"/>
          <w:spacing w:val="12"/>
        </w:rPr>
        <w:t xml:space="preserve"> 議會與 </w:t>
      </w:r>
      <w:r>
        <w:rPr>
          <w:color w:val="231F20"/>
        </w:rPr>
        <w:t>NYI 總幹事合作，訂立並公布提交修訂案以修訂全球事工計劃和 NYI 憲章的程序。</w:t>
      </w:r>
    </w:p>
    <w:p w14:paraId="43BCF9E7" w14:textId="77777777" w:rsidR="003345E9" w:rsidRDefault="007169A0">
      <w:pPr>
        <w:pStyle w:val="a3"/>
        <w:spacing w:line="206" w:lineRule="auto"/>
        <w:ind w:left="528" w:right="114" w:hanging="408"/>
        <w:jc w:val="both"/>
      </w:pPr>
      <w:r>
        <w:rPr>
          <w:color w:val="231F20"/>
          <w:spacing w:val="20"/>
        </w:rPr>
        <w:t xml:space="preserve">➁  任何地區 </w:t>
      </w:r>
      <w:r>
        <w:rPr>
          <w:color w:val="231F20"/>
        </w:rPr>
        <w:t>NYI</w:t>
      </w:r>
      <w:r>
        <w:rPr>
          <w:color w:val="231F20"/>
          <w:spacing w:val="3"/>
        </w:rPr>
        <w:t xml:space="preserve"> 議會、區域 </w:t>
      </w:r>
      <w:r>
        <w:rPr>
          <w:color w:val="231F20"/>
        </w:rPr>
        <w:t>NYI</w:t>
      </w:r>
      <w:r>
        <w:rPr>
          <w:color w:val="231F20"/>
          <w:spacing w:val="3"/>
        </w:rPr>
        <w:t xml:space="preserve"> 議會、全球 </w:t>
      </w:r>
      <w:r>
        <w:rPr>
          <w:color w:val="231F20"/>
        </w:rPr>
        <w:t>NYI 議會，或至少六名全球 NYI 大會正式代表聯署，皆可提交修訂案，所有修訂案必</w:t>
      </w:r>
      <w:r>
        <w:rPr>
          <w:color w:val="231F20"/>
          <w:spacing w:val="-2"/>
        </w:rPr>
        <w:t>須按照大會正式規格，在截止日期遞交。</w:t>
      </w:r>
    </w:p>
    <w:p w14:paraId="43CBED95" w14:textId="77777777" w:rsidR="003345E9" w:rsidRDefault="007169A0">
      <w:pPr>
        <w:pStyle w:val="a3"/>
        <w:spacing w:line="206" w:lineRule="auto"/>
        <w:ind w:left="528" w:right="117" w:hanging="408"/>
        <w:jc w:val="both"/>
      </w:pPr>
      <w:r>
        <w:rPr>
          <w:color w:val="231F20"/>
        </w:rPr>
        <w:t>➂</w:t>
      </w:r>
      <w:r>
        <w:rPr>
          <w:color w:val="231F20"/>
          <w:spacing w:val="80"/>
          <w:w w:val="150"/>
        </w:rPr>
        <w:t xml:space="preserve">  </w:t>
      </w:r>
      <w:r>
        <w:rPr>
          <w:color w:val="231F20"/>
          <w:spacing w:val="1"/>
        </w:rPr>
        <w:t xml:space="preserve">所有修訂案必須於全球 </w:t>
      </w:r>
      <w:r>
        <w:rPr>
          <w:color w:val="231F20"/>
        </w:rPr>
        <w:t>NYI</w:t>
      </w:r>
      <w:r>
        <w:rPr>
          <w:color w:val="231F20"/>
          <w:spacing w:val="1"/>
        </w:rPr>
        <w:t xml:space="preserve"> 大會召開當年，至少在全球 </w:t>
      </w:r>
      <w:r>
        <w:rPr>
          <w:color w:val="231F20"/>
        </w:rPr>
        <w:t>NYI</w:t>
      </w:r>
      <w:r>
        <w:rPr>
          <w:color w:val="231F20"/>
          <w:spacing w:val="10"/>
        </w:rPr>
        <w:t xml:space="preserve"> 年</w:t>
      </w:r>
      <w:r>
        <w:rPr>
          <w:color w:val="231F20"/>
        </w:rPr>
        <w:t>議會召開前三十天內送達 NYI 辦公室。</w:t>
      </w:r>
    </w:p>
    <w:p w14:paraId="01663EBB" w14:textId="77777777" w:rsidR="003345E9" w:rsidRDefault="007169A0">
      <w:pPr>
        <w:pStyle w:val="a3"/>
        <w:spacing w:line="206" w:lineRule="auto"/>
        <w:ind w:left="528" w:right="109" w:hanging="408"/>
        <w:jc w:val="both"/>
      </w:pPr>
      <w:r>
        <w:rPr>
          <w:color w:val="231F20"/>
          <w:spacing w:val="13"/>
        </w:rPr>
        <w:t xml:space="preserve">➃  修訂案必須於全球 </w:t>
      </w:r>
      <w:r>
        <w:rPr>
          <w:color w:val="231F20"/>
        </w:rPr>
        <w:t>NYI</w:t>
      </w:r>
      <w:r>
        <w:rPr>
          <w:color w:val="231F20"/>
          <w:spacing w:val="2"/>
        </w:rPr>
        <w:t xml:space="preserve"> 大會前以書面形式分發給全球 </w:t>
      </w:r>
      <w:r>
        <w:rPr>
          <w:color w:val="231F20"/>
        </w:rPr>
        <w:t>NYI</w:t>
      </w:r>
      <w:r>
        <w:rPr>
          <w:color w:val="231F20"/>
          <w:spacing w:val="10"/>
        </w:rPr>
        <w:t xml:space="preserve"> 大會</w:t>
      </w:r>
      <w:r>
        <w:rPr>
          <w:color w:val="231F20"/>
          <w:spacing w:val="-4"/>
        </w:rPr>
        <w:t>各代表。</w:t>
      </w:r>
    </w:p>
    <w:p w14:paraId="4A8137FE" w14:textId="77777777" w:rsidR="003345E9" w:rsidRDefault="007169A0">
      <w:pPr>
        <w:pStyle w:val="a3"/>
        <w:spacing w:line="206" w:lineRule="auto"/>
        <w:ind w:left="528" w:right="109" w:hanging="408"/>
        <w:jc w:val="both"/>
      </w:pPr>
      <w:r>
        <w:rPr>
          <w:color w:val="231F20"/>
          <w:w w:val="102"/>
        </w:rPr>
        <w:t>➄</w:t>
      </w:r>
      <w:r>
        <w:rPr>
          <w:color w:val="231F20"/>
          <w:spacing w:val="-1"/>
        </w:rPr>
        <w:t xml:space="preserve">    </w:t>
      </w:r>
      <w:r>
        <w:rPr>
          <w:color w:val="231F20"/>
          <w:spacing w:val="6"/>
          <w:w w:val="102"/>
        </w:rPr>
        <w:t>所有修訂案必先經全球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議會和全球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大會決策委員會審</w:t>
      </w:r>
      <w:r>
        <w:rPr>
          <w:color w:val="231F20"/>
          <w:spacing w:val="6"/>
          <w:w w:val="102"/>
        </w:rPr>
        <w:t>核。決策委員會由各區域的區域</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8"/>
          <w:w w:val="102"/>
        </w:rPr>
        <w:t>議會指派的最多兩名</w:t>
      </w:r>
      <w:r>
        <w:rPr>
          <w:color w:val="231F20"/>
          <w:spacing w:val="2"/>
        </w:rPr>
        <w:t xml:space="preserve"> </w:t>
      </w:r>
      <w:r>
        <w:rPr>
          <w:color w:val="231F20"/>
          <w:spacing w:val="1"/>
          <w:w w:val="102"/>
        </w:rPr>
        <w:t>NY</w:t>
      </w:r>
      <w:r>
        <w:rPr>
          <w:color w:val="231F20"/>
          <w:w w:val="102"/>
        </w:rPr>
        <w:t>I</w:t>
      </w:r>
      <w:r>
        <w:rPr>
          <w:color w:val="231F20"/>
          <w:spacing w:val="1"/>
          <w:w w:val="102"/>
        </w:rPr>
        <w:t>代表組成。修訂案由以上兩個團體過半數選票通過後，方可提交全球</w:t>
      </w:r>
      <w:r>
        <w:rPr>
          <w:color w:val="231F20"/>
          <w:spacing w:val="-1"/>
        </w:rPr>
        <w:t xml:space="preserve"> </w:t>
      </w:r>
      <w:r>
        <w:rPr>
          <w:color w:val="231F20"/>
          <w:w w:val="102"/>
        </w:rPr>
        <w:t>NYI</w:t>
      </w:r>
      <w:r>
        <w:rPr>
          <w:color w:val="231F20"/>
          <w:spacing w:val="-1"/>
        </w:rPr>
        <w:t xml:space="preserve"> </w:t>
      </w:r>
      <w:r>
        <w:rPr>
          <w:color w:val="231F20"/>
          <w:w w:val="102"/>
        </w:rPr>
        <w:t>大會討論。</w:t>
      </w:r>
    </w:p>
    <w:p w14:paraId="5A4DDD9F" w14:textId="77777777" w:rsidR="003345E9" w:rsidRDefault="007169A0">
      <w:pPr>
        <w:pStyle w:val="a3"/>
        <w:spacing w:line="306" w:lineRule="exact"/>
        <w:jc w:val="both"/>
      </w:pPr>
      <w:r>
        <w:rPr>
          <w:color w:val="231F20"/>
        </w:rPr>
        <w:t>➅</w:t>
      </w:r>
      <w:r>
        <w:rPr>
          <w:color w:val="231F20"/>
          <w:spacing w:val="59"/>
          <w:w w:val="150"/>
        </w:rPr>
        <w:t xml:space="preserve">  </w:t>
      </w:r>
      <w:r>
        <w:rPr>
          <w:color w:val="231F20"/>
          <w:spacing w:val="2"/>
        </w:rPr>
        <w:t xml:space="preserve">修訂案須經全球 </w:t>
      </w:r>
      <w:r>
        <w:rPr>
          <w:color w:val="231F20"/>
        </w:rPr>
        <w:t>NYI</w:t>
      </w:r>
      <w:r>
        <w:rPr>
          <w:color w:val="231F20"/>
          <w:spacing w:val="-1"/>
        </w:rPr>
        <w:t xml:space="preserve"> 大會在場投票代表三分之二票決通過。</w:t>
      </w:r>
    </w:p>
    <w:p w14:paraId="783BF39A" w14:textId="77777777" w:rsidR="003345E9" w:rsidRDefault="007169A0">
      <w:pPr>
        <w:pStyle w:val="a3"/>
        <w:spacing w:line="206" w:lineRule="auto"/>
        <w:ind w:left="528" w:right="106" w:hanging="408"/>
        <w:jc w:val="both"/>
      </w:pPr>
      <w:r>
        <w:rPr>
          <w:color w:val="231F20"/>
          <w:w w:val="102"/>
        </w:rPr>
        <w:t>➆</w:t>
      </w:r>
      <w:r>
        <w:rPr>
          <w:color w:val="231F20"/>
          <w:spacing w:val="-1"/>
        </w:rPr>
        <w:t xml:space="preserve">    </w:t>
      </w:r>
      <w:r>
        <w:rPr>
          <w:color w:val="231F20"/>
          <w:spacing w:val="7"/>
          <w:w w:val="102"/>
        </w:rPr>
        <w:t>所有關於</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9"/>
          <w:w w:val="102"/>
        </w:rPr>
        <w:t xml:space="preserve">憲章和全球事工計劃的修訂案通過後，須在全球 </w:t>
      </w:r>
      <w:r>
        <w:rPr>
          <w:color w:val="231F20"/>
          <w:spacing w:val="1"/>
          <w:w w:val="102"/>
        </w:rPr>
        <w:t>NY</w:t>
      </w:r>
      <w:r>
        <w:rPr>
          <w:color w:val="231F20"/>
          <w:w w:val="102"/>
        </w:rPr>
        <w:t>I</w:t>
      </w:r>
      <w:r>
        <w:rPr>
          <w:color w:val="231F20"/>
        </w:rPr>
        <w:t xml:space="preserve"> </w:t>
      </w:r>
      <w:r>
        <w:rPr>
          <w:color w:val="231F20"/>
          <w:spacing w:val="2"/>
          <w:w w:val="102"/>
        </w:rPr>
        <w:t>大會閉幕後九十天之內生效。所有修訂在生效前須以文告公</w:t>
      </w:r>
      <w:r>
        <w:rPr>
          <w:color w:val="231F20"/>
          <w:w w:val="102"/>
        </w:rPr>
        <w:t>佈。</w:t>
      </w:r>
    </w:p>
    <w:p w14:paraId="2EFD48CB"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45DE5250" w14:textId="77777777" w:rsidR="003345E9" w:rsidRDefault="007169A0">
      <w:pPr>
        <w:pStyle w:val="a3"/>
        <w:spacing w:before="50"/>
        <w:ind w:left="0"/>
        <w:jc w:val="center"/>
      </w:pPr>
      <w:r>
        <w:rPr>
          <w:color w:val="231F20"/>
          <w:spacing w:val="-3"/>
        </w:rPr>
        <w:lastRenderedPageBreak/>
        <w:t>行政政策</w:t>
      </w:r>
    </w:p>
    <w:p w14:paraId="7D08943C" w14:textId="77777777" w:rsidR="003345E9" w:rsidRDefault="007169A0">
      <w:pPr>
        <w:pStyle w:val="2"/>
        <w:ind w:left="0" w:right="4079"/>
        <w:jc w:val="center"/>
      </w:pPr>
      <w:r>
        <w:rPr>
          <w:color w:val="231F20"/>
          <w:spacing w:val="-2"/>
        </w:rPr>
        <w:t>成員和事工焦點</w:t>
      </w:r>
    </w:p>
    <w:p w14:paraId="4D2BC572" w14:textId="77777777" w:rsidR="003345E9" w:rsidRDefault="007169A0">
      <w:pPr>
        <w:pStyle w:val="3"/>
        <w:numPr>
          <w:ilvl w:val="1"/>
          <w:numId w:val="4"/>
        </w:numPr>
        <w:tabs>
          <w:tab w:val="left" w:pos="1025"/>
        </w:tabs>
        <w:spacing w:before="9" w:line="347" w:lineRule="exact"/>
        <w:ind w:hanging="905"/>
      </w:pPr>
      <w:r>
        <w:rPr>
          <w:color w:val="231F20"/>
          <w:spacing w:val="-2"/>
        </w:rPr>
        <w:t>成員和問責</w:t>
      </w:r>
    </w:p>
    <w:p w14:paraId="234285CD" w14:textId="77777777" w:rsidR="003345E9" w:rsidRDefault="007169A0">
      <w:pPr>
        <w:pStyle w:val="a3"/>
        <w:tabs>
          <w:tab w:val="left" w:pos="527"/>
        </w:tabs>
        <w:spacing w:before="12" w:line="206" w:lineRule="auto"/>
        <w:ind w:left="528" w:right="110" w:hanging="408"/>
      </w:pPr>
      <w:r>
        <w:rPr>
          <w:color w:val="231F20"/>
          <w:spacing w:val="-10"/>
        </w:rPr>
        <w:t>➀</w:t>
      </w:r>
      <w:r>
        <w:rPr>
          <w:color w:val="231F20"/>
        </w:rPr>
        <w:tab/>
      </w:r>
      <w:r>
        <w:rPr>
          <w:color w:val="231F20"/>
          <w:spacing w:val="8"/>
        </w:rPr>
        <w:t xml:space="preserve">所有地方 </w:t>
      </w:r>
      <w:r>
        <w:rPr>
          <w:color w:val="231F20"/>
        </w:rPr>
        <w:t>NYI</w:t>
      </w:r>
      <w:r>
        <w:rPr>
          <w:color w:val="231F20"/>
          <w:spacing w:val="2"/>
        </w:rPr>
        <w:t xml:space="preserve"> 團體、地區、宣教禾場和區域 </w:t>
      </w:r>
      <w:r>
        <w:rPr>
          <w:color w:val="231F20"/>
        </w:rPr>
        <w:t>NYI</w:t>
      </w:r>
      <w:r>
        <w:rPr>
          <w:color w:val="231F20"/>
          <w:spacing w:val="4"/>
        </w:rPr>
        <w:t xml:space="preserve"> 事工，以及各</w:t>
      </w:r>
      <w:r>
        <w:rPr>
          <w:color w:val="231F20"/>
        </w:rPr>
        <w:t>層級的契友，組成全球 NYI。</w:t>
      </w:r>
    </w:p>
    <w:p w14:paraId="4A13C5B7" w14:textId="77777777" w:rsidR="003345E9" w:rsidRDefault="007169A0">
      <w:pPr>
        <w:pStyle w:val="a3"/>
        <w:tabs>
          <w:tab w:val="left" w:pos="527"/>
        </w:tabs>
        <w:spacing w:line="206" w:lineRule="auto"/>
        <w:ind w:left="528" w:right="112" w:hanging="408"/>
      </w:pPr>
      <w:r>
        <w:rPr>
          <w:color w:val="231F20"/>
          <w:spacing w:val="-10"/>
        </w:rPr>
        <w:t>➁</w:t>
      </w:r>
      <w:r>
        <w:rPr>
          <w:color w:val="231F20"/>
        </w:rPr>
        <w:tab/>
      </w:r>
      <w:r>
        <w:rPr>
          <w:color w:val="231F20"/>
          <w:spacing w:val="8"/>
        </w:rPr>
        <w:t xml:space="preserve">全球 </w:t>
      </w:r>
      <w:r>
        <w:rPr>
          <w:color w:val="231F20"/>
        </w:rPr>
        <w:t>NYI</w:t>
      </w:r>
      <w:r>
        <w:rPr>
          <w:color w:val="231F20"/>
          <w:spacing w:val="17"/>
        </w:rPr>
        <w:t xml:space="preserve"> 向 </w:t>
      </w:r>
      <w:r>
        <w:rPr>
          <w:color w:val="231F20"/>
        </w:rPr>
        <w:t>NYI</w:t>
      </w:r>
      <w:r>
        <w:rPr>
          <w:color w:val="231F20"/>
          <w:spacing w:val="6"/>
        </w:rPr>
        <w:t xml:space="preserve"> 契友、負責 </w:t>
      </w:r>
      <w:r>
        <w:rPr>
          <w:color w:val="231F20"/>
        </w:rPr>
        <w:t>NYI 的主管區總監督、全球宣教總</w:t>
      </w:r>
      <w:r>
        <w:rPr>
          <w:color w:val="231F20"/>
          <w:spacing w:val="-2"/>
        </w:rPr>
        <w:t>幹事，以及總董事會和總監督會負責。</w:t>
      </w:r>
    </w:p>
    <w:p w14:paraId="7394D8D1" w14:textId="77777777" w:rsidR="003345E9" w:rsidRDefault="007169A0">
      <w:pPr>
        <w:pStyle w:val="a3"/>
        <w:tabs>
          <w:tab w:val="left" w:pos="527"/>
        </w:tabs>
        <w:spacing w:line="206" w:lineRule="auto"/>
        <w:ind w:left="528" w:right="108" w:hanging="408"/>
      </w:pPr>
      <w:r>
        <w:rPr>
          <w:color w:val="231F20"/>
          <w:spacing w:val="-10"/>
        </w:rPr>
        <w:t>➂</w:t>
      </w:r>
      <w:r>
        <w:rPr>
          <w:color w:val="231F20"/>
        </w:rPr>
        <w:tab/>
      </w:r>
      <w:r>
        <w:rPr>
          <w:color w:val="231F20"/>
          <w:spacing w:val="13"/>
        </w:rPr>
        <w:t xml:space="preserve">全球 </w:t>
      </w:r>
      <w:r>
        <w:rPr>
          <w:color w:val="231F20"/>
        </w:rPr>
        <w:t>NYI</w:t>
      </w:r>
      <w:r>
        <w:rPr>
          <w:color w:val="231F20"/>
          <w:spacing w:val="2"/>
        </w:rPr>
        <w:t xml:space="preserve"> 每年向總董事會報告，並向全球 </w:t>
      </w:r>
      <w:r>
        <w:rPr>
          <w:color w:val="231F20"/>
        </w:rPr>
        <w:t>NYI</w:t>
      </w:r>
      <w:r>
        <w:rPr>
          <w:color w:val="231F20"/>
          <w:spacing w:val="3"/>
        </w:rPr>
        <w:t xml:space="preserve"> 大會和宣聖會總</w:t>
      </w:r>
      <w:r>
        <w:rPr>
          <w:color w:val="231F20"/>
          <w:spacing w:val="-2"/>
        </w:rPr>
        <w:t>議會報告。</w:t>
      </w:r>
    </w:p>
    <w:p w14:paraId="304EB3E0" w14:textId="77777777" w:rsidR="003345E9" w:rsidRDefault="007169A0">
      <w:pPr>
        <w:pStyle w:val="a3"/>
        <w:tabs>
          <w:tab w:val="left" w:pos="527"/>
        </w:tabs>
        <w:spacing w:line="206" w:lineRule="auto"/>
        <w:ind w:left="528" w:right="115" w:hanging="408"/>
      </w:pPr>
      <w:r>
        <w:rPr>
          <w:color w:val="231F20"/>
          <w:spacing w:val="-10"/>
        </w:rPr>
        <w:t>➃</w:t>
      </w:r>
      <w:r>
        <w:rPr>
          <w:color w:val="231F20"/>
        </w:rPr>
        <w:tab/>
        <w:t>NYI 總幹事負責通過 NYI，對宣聖會青年事工的發展進行總體協</w:t>
      </w:r>
      <w:r>
        <w:rPr>
          <w:color w:val="231F20"/>
          <w:spacing w:val="-2"/>
        </w:rPr>
        <w:t>調和監督。</w:t>
      </w:r>
    </w:p>
    <w:p w14:paraId="56576C38" w14:textId="77777777" w:rsidR="003345E9" w:rsidRDefault="007169A0">
      <w:pPr>
        <w:pStyle w:val="a3"/>
        <w:tabs>
          <w:tab w:val="left" w:pos="527"/>
        </w:tabs>
        <w:spacing w:line="206" w:lineRule="auto"/>
        <w:ind w:left="528" w:right="117" w:hanging="408"/>
      </w:pPr>
      <w:r>
        <w:rPr>
          <w:color w:val="231F20"/>
          <w:spacing w:val="-10"/>
        </w:rPr>
        <w:t>➄</w:t>
      </w:r>
      <w:r>
        <w:rPr>
          <w:color w:val="231F20"/>
        </w:rPr>
        <w:tab/>
        <w:t>NYI 各地的辦公室與全球 NYI 議會通力合作，為宣聖會有效地執</w:t>
      </w:r>
      <w:r>
        <w:rPr>
          <w:color w:val="231F20"/>
          <w:spacing w:val="-2"/>
        </w:rPr>
        <w:t>行青年事工。</w:t>
      </w:r>
    </w:p>
    <w:p w14:paraId="72DF83FF" w14:textId="77777777" w:rsidR="003345E9" w:rsidRDefault="007169A0">
      <w:pPr>
        <w:pStyle w:val="3"/>
        <w:numPr>
          <w:ilvl w:val="1"/>
          <w:numId w:val="4"/>
        </w:numPr>
        <w:tabs>
          <w:tab w:val="left" w:pos="1025"/>
        </w:tabs>
        <w:spacing w:line="308" w:lineRule="exact"/>
        <w:ind w:hanging="905"/>
      </w:pPr>
      <w:r>
        <w:rPr>
          <w:color w:val="231F20"/>
          <w:spacing w:val="-3"/>
        </w:rPr>
        <w:t>事工焦點</w:t>
      </w:r>
    </w:p>
    <w:p w14:paraId="03D7BDCF" w14:textId="77777777" w:rsidR="003345E9" w:rsidRDefault="007169A0">
      <w:pPr>
        <w:pStyle w:val="a3"/>
        <w:spacing w:line="206" w:lineRule="auto"/>
        <w:ind w:left="528" w:right="115" w:hanging="408"/>
        <w:jc w:val="both"/>
      </w:pPr>
      <w:r>
        <w:rPr>
          <w:color w:val="231F20"/>
          <w:spacing w:val="12"/>
        </w:rPr>
        <w:t xml:space="preserve">➀  全球 </w:t>
      </w:r>
      <w:r>
        <w:rPr>
          <w:color w:val="231F20"/>
        </w:rPr>
        <w:t>NYI 的事工焦點是十二歲及以上的青少年、大專院校學生和社會青年。區域、宣教禾場、地區和地方 NYI 議會遵照各層級的</w:t>
      </w:r>
      <w:r>
        <w:rPr>
          <w:color w:val="231F20"/>
          <w:spacing w:val="-2"/>
        </w:rPr>
        <w:t>事工計劃，得視恰當修正事工焦點。</w:t>
      </w:r>
    </w:p>
    <w:p w14:paraId="06995E88" w14:textId="77777777" w:rsidR="003345E9" w:rsidRDefault="007169A0">
      <w:pPr>
        <w:pStyle w:val="a3"/>
        <w:spacing w:line="206" w:lineRule="auto"/>
        <w:ind w:left="528" w:right="118" w:hanging="408"/>
        <w:jc w:val="both"/>
      </w:pPr>
      <w:r>
        <w:rPr>
          <w:color w:val="231F20"/>
        </w:rPr>
        <w:t>➁  為了代表和擬定計畫的目的，全球 NYI 建立三個部門─少年、青</w:t>
      </w:r>
      <w:r>
        <w:rPr>
          <w:color w:val="231F20"/>
          <w:spacing w:val="-2"/>
        </w:rPr>
        <w:t>年和大專院校學生／社會青年。</w:t>
      </w:r>
    </w:p>
    <w:p w14:paraId="44CC40F4" w14:textId="77777777" w:rsidR="003345E9" w:rsidRDefault="007169A0">
      <w:pPr>
        <w:pStyle w:val="2"/>
        <w:spacing w:before="55"/>
      </w:pPr>
      <w:r>
        <w:rPr>
          <w:color w:val="231F20"/>
          <w:spacing w:val="-5"/>
        </w:rPr>
        <w:t>領袖</w:t>
      </w:r>
    </w:p>
    <w:p w14:paraId="6AE4974C" w14:textId="77777777" w:rsidR="003345E9" w:rsidRDefault="007169A0">
      <w:pPr>
        <w:pStyle w:val="3"/>
        <w:numPr>
          <w:ilvl w:val="1"/>
          <w:numId w:val="4"/>
        </w:numPr>
        <w:tabs>
          <w:tab w:val="left" w:pos="1025"/>
        </w:tabs>
        <w:spacing w:before="10" w:line="349" w:lineRule="exact"/>
        <w:ind w:hanging="905"/>
      </w:pPr>
      <w:r>
        <w:rPr>
          <w:color w:val="231F20"/>
          <w:spacing w:val="-5"/>
        </w:rPr>
        <w:t>職員</w:t>
      </w:r>
    </w:p>
    <w:p w14:paraId="5E8D2376" w14:textId="77777777" w:rsidR="003345E9" w:rsidRDefault="007169A0">
      <w:pPr>
        <w:pStyle w:val="a3"/>
        <w:spacing w:line="320" w:lineRule="exact"/>
        <w:jc w:val="both"/>
      </w:pPr>
      <w:r>
        <w:rPr>
          <w:color w:val="231F20"/>
          <w:spacing w:val="16"/>
        </w:rPr>
        <w:t xml:space="preserve">➀  當選的全球 </w:t>
      </w:r>
      <w:r>
        <w:rPr>
          <w:color w:val="231F20"/>
        </w:rPr>
        <w:t>NYI</w:t>
      </w:r>
      <w:r>
        <w:rPr>
          <w:color w:val="231F20"/>
          <w:spacing w:val="-1"/>
        </w:rPr>
        <w:t xml:space="preserve"> 職員為議會主席和副主席。</w:t>
      </w:r>
    </w:p>
    <w:p w14:paraId="67965296" w14:textId="77777777" w:rsidR="003345E9" w:rsidRDefault="007169A0">
      <w:pPr>
        <w:pStyle w:val="a3"/>
        <w:spacing w:before="10" w:line="206" w:lineRule="auto"/>
        <w:ind w:left="528" w:right="111" w:hanging="408"/>
        <w:jc w:val="both"/>
      </w:pPr>
      <w:r>
        <w:rPr>
          <w:color w:val="231F20"/>
        </w:rPr>
        <w:t>➁  凡在宣聖會總會，包括轄下接受總會資助的教育機構中受薪的職員不能被選為全球 NYI 議會主席。接受總會資助經常費的任何地</w:t>
      </w:r>
      <w:r>
        <w:rPr>
          <w:color w:val="231F20"/>
          <w:spacing w:val="-2"/>
        </w:rPr>
        <w:t>區和組織中的個人也不能被選。</w:t>
      </w:r>
    </w:p>
    <w:p w14:paraId="0CEB33D7" w14:textId="77777777" w:rsidR="003345E9" w:rsidRDefault="007169A0">
      <w:pPr>
        <w:pStyle w:val="a3"/>
        <w:spacing w:line="206" w:lineRule="auto"/>
        <w:ind w:left="528" w:right="16" w:hanging="408"/>
        <w:jc w:val="both"/>
      </w:pPr>
      <w:r>
        <w:rPr>
          <w:color w:val="231F20"/>
        </w:rPr>
        <w:t>➂</w:t>
      </w:r>
      <w:r>
        <w:rPr>
          <w:color w:val="231F20"/>
          <w:spacing w:val="80"/>
          <w:w w:val="150"/>
        </w:rPr>
        <w:t xml:space="preserve"> </w:t>
      </w:r>
      <w:r>
        <w:rPr>
          <w:color w:val="231F20"/>
          <w:spacing w:val="20"/>
        </w:rPr>
        <w:t>全球</w:t>
      </w:r>
      <w:r>
        <w:rPr>
          <w:color w:val="231F20"/>
        </w:rPr>
        <w:t>NYI</w:t>
      </w:r>
      <w:r>
        <w:rPr>
          <w:color w:val="231F20"/>
          <w:spacing w:val="6"/>
        </w:rPr>
        <w:t xml:space="preserve"> 職員必須是</w:t>
      </w:r>
      <w:r>
        <w:rPr>
          <w:color w:val="231F20"/>
        </w:rPr>
        <w:t>NYI</w:t>
      </w:r>
      <w:r>
        <w:rPr>
          <w:color w:val="231F20"/>
          <w:spacing w:val="-10"/>
        </w:rPr>
        <w:t xml:space="preserve"> 契友和宣聖會會友，積極參與青年事工，</w:t>
      </w:r>
      <w:r>
        <w:rPr>
          <w:color w:val="231F20"/>
        </w:rPr>
        <w:t>又為以身作則事奉的領袖。同時，該員須為全球 NYI 議會成員。</w:t>
      </w:r>
    </w:p>
    <w:p w14:paraId="36306F6F" w14:textId="77777777" w:rsidR="003345E9" w:rsidRDefault="007169A0">
      <w:pPr>
        <w:pStyle w:val="a3"/>
        <w:spacing w:line="206" w:lineRule="auto"/>
        <w:ind w:left="528" w:right="97" w:hanging="408"/>
        <w:jc w:val="both"/>
      </w:pPr>
      <w:r>
        <w:rPr>
          <w:color w:val="231F20"/>
          <w:spacing w:val="19"/>
        </w:rPr>
        <w:t xml:space="preserve">➃ 全球 </w:t>
      </w:r>
      <w:r>
        <w:rPr>
          <w:color w:val="231F20"/>
        </w:rPr>
        <w:t>NYI</w:t>
      </w:r>
      <w:r>
        <w:rPr>
          <w:color w:val="231F20"/>
          <w:spacing w:val="9"/>
        </w:rPr>
        <w:t xml:space="preserve"> 職員不受薪。全球 </w:t>
      </w:r>
      <w:r>
        <w:rPr>
          <w:color w:val="231F20"/>
        </w:rPr>
        <w:t>NYI</w:t>
      </w:r>
      <w:r>
        <w:rPr>
          <w:color w:val="231F20"/>
          <w:spacing w:val="9"/>
        </w:rPr>
        <w:t xml:space="preserve"> 職員的行政費用支出， 作為</w:t>
      </w:r>
      <w:r>
        <w:rPr>
          <w:color w:val="231F20"/>
          <w:spacing w:val="20"/>
        </w:rPr>
        <w:t xml:space="preserve"> </w:t>
      </w:r>
      <w:r>
        <w:rPr>
          <w:color w:val="231F20"/>
        </w:rPr>
        <w:t>NYI 經費的一部分進行撥付。</w:t>
      </w:r>
    </w:p>
    <w:p w14:paraId="7B2FD53B" w14:textId="77777777" w:rsidR="003345E9" w:rsidRDefault="007169A0">
      <w:pPr>
        <w:pStyle w:val="a3"/>
        <w:spacing w:line="307" w:lineRule="exact"/>
        <w:jc w:val="both"/>
      </w:pPr>
      <w:r>
        <w:rPr>
          <w:color w:val="231F20"/>
          <w:spacing w:val="25"/>
        </w:rPr>
        <w:t xml:space="preserve">➄  全球 </w:t>
      </w:r>
      <w:r>
        <w:rPr>
          <w:color w:val="231F20"/>
        </w:rPr>
        <w:t>NYI</w:t>
      </w:r>
      <w:r>
        <w:rPr>
          <w:color w:val="231F20"/>
          <w:spacing w:val="-1"/>
        </w:rPr>
        <w:t xml:space="preserve"> 職員的職位任期不得連任。</w:t>
      </w:r>
    </w:p>
    <w:p w14:paraId="75142574" w14:textId="77777777" w:rsidR="003345E9" w:rsidRDefault="007169A0">
      <w:pPr>
        <w:pStyle w:val="3"/>
        <w:numPr>
          <w:ilvl w:val="1"/>
          <w:numId w:val="4"/>
        </w:numPr>
        <w:tabs>
          <w:tab w:val="left" w:pos="1025"/>
        </w:tabs>
        <w:spacing w:line="322" w:lineRule="exact"/>
        <w:ind w:hanging="905"/>
      </w:pPr>
      <w:r>
        <w:rPr>
          <w:color w:val="231F20"/>
          <w:spacing w:val="-5"/>
        </w:rPr>
        <w:t>選舉</w:t>
      </w:r>
    </w:p>
    <w:p w14:paraId="20EDB812" w14:textId="77777777" w:rsidR="003345E9" w:rsidRDefault="007169A0">
      <w:pPr>
        <w:pStyle w:val="a3"/>
        <w:tabs>
          <w:tab w:val="left" w:pos="527"/>
        </w:tabs>
        <w:spacing w:line="346" w:lineRule="exact"/>
      </w:pPr>
      <w:r>
        <w:rPr>
          <w:color w:val="231F20"/>
          <w:spacing w:val="-10"/>
        </w:rPr>
        <w:t>➀</w:t>
      </w:r>
      <w:r>
        <w:rPr>
          <w:color w:val="231F20"/>
        </w:rPr>
        <w:tab/>
      </w:r>
      <w:r>
        <w:rPr>
          <w:color w:val="231F20"/>
          <w:spacing w:val="21"/>
        </w:rPr>
        <w:t xml:space="preserve">全球 </w:t>
      </w:r>
      <w:r>
        <w:rPr>
          <w:color w:val="231F20"/>
        </w:rPr>
        <w:t>NYI</w:t>
      </w:r>
      <w:r>
        <w:rPr>
          <w:color w:val="231F20"/>
          <w:spacing w:val="13"/>
        </w:rPr>
        <w:t xml:space="preserve"> 議會主席由全球 </w:t>
      </w:r>
      <w:r>
        <w:rPr>
          <w:color w:val="231F20"/>
        </w:rPr>
        <w:t>NYI 大會以過半數選票選出，其任期</w:t>
      </w:r>
    </w:p>
    <w:p w14:paraId="5ABB57CA" w14:textId="77777777" w:rsidR="003345E9" w:rsidRDefault="003345E9">
      <w:pPr>
        <w:pStyle w:val="a3"/>
        <w:spacing w:line="346" w:lineRule="exact"/>
        <w:sectPr w:rsidR="003345E9">
          <w:pgSz w:w="8640" w:h="12960"/>
          <w:pgMar w:top="480" w:right="1080" w:bottom="1180" w:left="1080" w:header="0" w:footer="997" w:gutter="0"/>
          <w:cols w:space="720"/>
        </w:sectPr>
      </w:pPr>
    </w:p>
    <w:p w14:paraId="6023C4A3"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73B7C67" w14:textId="77777777" w:rsidR="003345E9" w:rsidRDefault="007169A0">
      <w:pPr>
        <w:pStyle w:val="a3"/>
        <w:spacing w:before="201" w:line="347" w:lineRule="exact"/>
        <w:ind w:left="528"/>
      </w:pPr>
      <w:r>
        <w:rPr>
          <w:color w:val="231F20"/>
          <w:spacing w:val="-1"/>
        </w:rPr>
        <w:t>直到下屆總議會結束，或其繼任者選出為止。</w:t>
      </w:r>
    </w:p>
    <w:p w14:paraId="2020576F" w14:textId="77777777" w:rsidR="003345E9" w:rsidRDefault="007169A0">
      <w:pPr>
        <w:pStyle w:val="a3"/>
        <w:spacing w:before="10" w:line="206" w:lineRule="auto"/>
        <w:ind w:left="528" w:right="115" w:hanging="408"/>
        <w:jc w:val="both"/>
      </w:pPr>
      <w:r>
        <w:rPr>
          <w:color w:val="231F20"/>
          <w:spacing w:val="3"/>
        </w:rPr>
        <w:t xml:space="preserve">➁  每一個區域可在全球 </w:t>
      </w:r>
      <w:r>
        <w:rPr>
          <w:color w:val="231F20"/>
        </w:rPr>
        <w:t>NYI 大會期間的區域協調議會中提名一位全球 NYI 議會主席候選人。</w:t>
      </w:r>
    </w:p>
    <w:p w14:paraId="13C6F2E7" w14:textId="77777777" w:rsidR="003345E9" w:rsidRDefault="007169A0">
      <w:pPr>
        <w:pStyle w:val="a3"/>
        <w:spacing w:line="206" w:lineRule="auto"/>
        <w:ind w:left="528" w:right="15" w:hanging="408"/>
        <w:jc w:val="both"/>
      </w:pPr>
      <w:r>
        <w:rPr>
          <w:color w:val="231F20"/>
        </w:rPr>
        <w:t>➂</w:t>
      </w:r>
      <w:r>
        <w:rPr>
          <w:color w:val="231F20"/>
          <w:spacing w:val="80"/>
          <w:w w:val="150"/>
        </w:rPr>
        <w:t xml:space="preserve">  </w:t>
      </w:r>
      <w:r>
        <w:rPr>
          <w:color w:val="231F20"/>
          <w:spacing w:val="13"/>
        </w:rPr>
        <w:t xml:space="preserve">全球 </w:t>
      </w:r>
      <w:r>
        <w:rPr>
          <w:color w:val="231F20"/>
        </w:rPr>
        <w:t>NYI</w:t>
      </w:r>
      <w:r>
        <w:rPr>
          <w:color w:val="231F20"/>
          <w:spacing w:val="5"/>
        </w:rPr>
        <w:t xml:space="preserve"> 議會副主席由全球 </w:t>
      </w:r>
      <w:r>
        <w:rPr>
          <w:color w:val="231F20"/>
        </w:rPr>
        <w:t>NYI 議會在總議會召開之後的第一</w:t>
      </w:r>
      <w:r>
        <w:rPr>
          <w:color w:val="231F20"/>
          <w:spacing w:val="-15"/>
        </w:rPr>
        <w:t>次會議中選出，其任期直到下屆總議會結束，或其繼任者選出為止。</w:t>
      </w:r>
    </w:p>
    <w:p w14:paraId="52613686" w14:textId="77777777" w:rsidR="003345E9" w:rsidRDefault="007169A0">
      <w:pPr>
        <w:pStyle w:val="a3"/>
        <w:spacing w:line="206" w:lineRule="auto"/>
        <w:ind w:left="528" w:right="15" w:hanging="408"/>
        <w:jc w:val="both"/>
      </w:pPr>
      <w:r>
        <w:rPr>
          <w:color w:val="231F20"/>
          <w:spacing w:val="26"/>
        </w:rPr>
        <w:t xml:space="preserve">➃  當全球 </w:t>
      </w:r>
      <w:r>
        <w:rPr>
          <w:color w:val="231F20"/>
        </w:rPr>
        <w:t>NYI 議會主席或副主席辭職，或由於疏於職守，或行為不</w:t>
      </w:r>
      <w:r>
        <w:rPr>
          <w:color w:val="231F20"/>
          <w:spacing w:val="5"/>
        </w:rPr>
        <w:t xml:space="preserve">當，經全球 </w:t>
      </w:r>
      <w:r>
        <w:rPr>
          <w:color w:val="231F20"/>
        </w:rPr>
        <w:t>NYI 議會三分之二票決通過撤職，即出現職位出缺的</w:t>
      </w:r>
      <w:r>
        <w:rPr>
          <w:color w:val="231F20"/>
          <w:spacing w:val="7"/>
        </w:rPr>
        <w:t>情況。若全球</w:t>
      </w:r>
      <w:r>
        <w:rPr>
          <w:color w:val="231F20"/>
        </w:rPr>
        <w:t>NYI</w:t>
      </w:r>
      <w:r>
        <w:rPr>
          <w:color w:val="231F20"/>
          <w:spacing w:val="-6"/>
        </w:rPr>
        <w:t xml:space="preserve"> 職員職位出缺，全球 </w:t>
      </w:r>
      <w:r>
        <w:rPr>
          <w:color w:val="231F20"/>
        </w:rPr>
        <w:t>NYI</w:t>
      </w:r>
      <w:r>
        <w:rPr>
          <w:color w:val="231F20"/>
          <w:spacing w:val="-1"/>
        </w:rPr>
        <w:t xml:space="preserve"> 議會可選任其接班人。</w:t>
      </w:r>
    </w:p>
    <w:p w14:paraId="76758BC4" w14:textId="77777777" w:rsidR="003345E9" w:rsidRDefault="007169A0">
      <w:pPr>
        <w:pStyle w:val="3"/>
        <w:numPr>
          <w:ilvl w:val="1"/>
          <w:numId w:val="4"/>
        </w:numPr>
        <w:tabs>
          <w:tab w:val="left" w:pos="1025"/>
        </w:tabs>
        <w:spacing w:line="307" w:lineRule="exact"/>
        <w:ind w:hanging="905"/>
      </w:pPr>
      <w:r>
        <w:rPr>
          <w:color w:val="231F20"/>
          <w:spacing w:val="-5"/>
        </w:rPr>
        <w:t>責任</w:t>
      </w:r>
    </w:p>
    <w:p w14:paraId="167FDD49" w14:textId="77777777" w:rsidR="003345E9" w:rsidRDefault="007169A0">
      <w:pPr>
        <w:pStyle w:val="a3"/>
        <w:tabs>
          <w:tab w:val="left" w:pos="527"/>
        </w:tabs>
        <w:spacing w:line="320" w:lineRule="exact"/>
      </w:pPr>
      <w:r>
        <w:rPr>
          <w:color w:val="231F20"/>
          <w:spacing w:val="-10"/>
        </w:rPr>
        <w:t>➀</w:t>
      </w:r>
      <w:r>
        <w:rPr>
          <w:color w:val="231F20"/>
        </w:rPr>
        <w:tab/>
      </w:r>
      <w:r>
        <w:rPr>
          <w:color w:val="231F20"/>
          <w:spacing w:val="7"/>
        </w:rPr>
        <w:t xml:space="preserve">全球 </w:t>
      </w:r>
      <w:r>
        <w:rPr>
          <w:color w:val="231F20"/>
        </w:rPr>
        <w:t>NYI</w:t>
      </w:r>
      <w:r>
        <w:rPr>
          <w:color w:val="231F20"/>
          <w:spacing w:val="-1"/>
        </w:rPr>
        <w:t xml:space="preserve"> 議會主席的責任包括：</w:t>
      </w:r>
    </w:p>
    <w:p w14:paraId="4258EF65" w14:textId="77777777" w:rsidR="003345E9" w:rsidRDefault="007169A0">
      <w:pPr>
        <w:pStyle w:val="a5"/>
        <w:numPr>
          <w:ilvl w:val="2"/>
          <w:numId w:val="4"/>
        </w:numPr>
        <w:tabs>
          <w:tab w:val="left" w:pos="782"/>
        </w:tabs>
        <w:spacing w:line="320" w:lineRule="exact"/>
        <w:ind w:left="782" w:hanging="230"/>
        <w:rPr>
          <w:sz w:val="20"/>
        </w:rPr>
      </w:pPr>
      <w:r>
        <w:rPr>
          <w:color w:val="231F20"/>
          <w:spacing w:val="3"/>
          <w:sz w:val="20"/>
        </w:rPr>
        <w:t xml:space="preserve">主持全球 </w:t>
      </w:r>
      <w:r>
        <w:rPr>
          <w:color w:val="231F20"/>
          <w:sz w:val="20"/>
        </w:rPr>
        <w:t>NYI</w:t>
      </w:r>
      <w:r>
        <w:rPr>
          <w:color w:val="231F20"/>
          <w:spacing w:val="3"/>
          <w:sz w:val="20"/>
        </w:rPr>
        <w:t xml:space="preserve"> 大會和全球 </w:t>
      </w:r>
      <w:r>
        <w:rPr>
          <w:color w:val="231F20"/>
          <w:sz w:val="20"/>
        </w:rPr>
        <w:t>NYI 議會會議。</w:t>
      </w:r>
    </w:p>
    <w:p w14:paraId="68E4C02B" w14:textId="77777777" w:rsidR="003345E9" w:rsidRDefault="007169A0">
      <w:pPr>
        <w:pStyle w:val="a5"/>
        <w:numPr>
          <w:ilvl w:val="2"/>
          <w:numId w:val="4"/>
        </w:numPr>
        <w:tabs>
          <w:tab w:val="left" w:pos="799"/>
        </w:tabs>
        <w:spacing w:line="320" w:lineRule="exact"/>
        <w:ind w:left="799" w:hanging="247"/>
        <w:rPr>
          <w:sz w:val="20"/>
        </w:rPr>
      </w:pPr>
      <w:r>
        <w:rPr>
          <w:color w:val="231F20"/>
          <w:spacing w:val="8"/>
          <w:sz w:val="20"/>
        </w:rPr>
        <w:t xml:space="preserve">既是代表 </w:t>
      </w:r>
      <w:r>
        <w:rPr>
          <w:color w:val="231F20"/>
          <w:sz w:val="20"/>
        </w:rPr>
        <w:t>NYI</w:t>
      </w:r>
      <w:r>
        <w:rPr>
          <w:color w:val="231F20"/>
          <w:spacing w:val="-1"/>
          <w:sz w:val="20"/>
        </w:rPr>
        <w:t xml:space="preserve"> 的總董事會成員，也是總議會的代表。</w:t>
      </w:r>
    </w:p>
    <w:p w14:paraId="2AAD2097" w14:textId="77777777" w:rsidR="003345E9" w:rsidRDefault="007169A0">
      <w:pPr>
        <w:pStyle w:val="a5"/>
        <w:numPr>
          <w:ilvl w:val="2"/>
          <w:numId w:val="4"/>
        </w:numPr>
        <w:tabs>
          <w:tab w:val="left" w:pos="778"/>
        </w:tabs>
        <w:spacing w:line="320" w:lineRule="exact"/>
        <w:ind w:left="778" w:hanging="226"/>
        <w:rPr>
          <w:sz w:val="20"/>
        </w:rPr>
      </w:pPr>
      <w:r>
        <w:rPr>
          <w:color w:val="231F20"/>
          <w:spacing w:val="6"/>
          <w:sz w:val="20"/>
        </w:rPr>
        <w:t xml:space="preserve">執行全球 </w:t>
      </w:r>
      <w:r>
        <w:rPr>
          <w:color w:val="231F20"/>
          <w:sz w:val="20"/>
        </w:rPr>
        <w:t>NYI</w:t>
      </w:r>
      <w:r>
        <w:rPr>
          <w:color w:val="231F20"/>
          <w:spacing w:val="-1"/>
          <w:sz w:val="20"/>
        </w:rPr>
        <w:t xml:space="preserve"> 議會和大會分派的其他責任。</w:t>
      </w:r>
    </w:p>
    <w:p w14:paraId="4EC81B12" w14:textId="77777777" w:rsidR="003345E9" w:rsidRDefault="007169A0">
      <w:pPr>
        <w:pStyle w:val="a3"/>
        <w:tabs>
          <w:tab w:val="left" w:pos="527"/>
        </w:tabs>
        <w:spacing w:line="320" w:lineRule="exact"/>
      </w:pPr>
      <w:r>
        <w:rPr>
          <w:color w:val="231F20"/>
          <w:spacing w:val="-10"/>
        </w:rPr>
        <w:t>➁</w:t>
      </w:r>
      <w:r>
        <w:rPr>
          <w:color w:val="231F20"/>
        </w:rPr>
        <w:tab/>
      </w:r>
      <w:r>
        <w:rPr>
          <w:color w:val="231F20"/>
          <w:spacing w:val="8"/>
        </w:rPr>
        <w:t xml:space="preserve">全球 </w:t>
      </w:r>
      <w:r>
        <w:rPr>
          <w:color w:val="231F20"/>
        </w:rPr>
        <w:t>NYI</w:t>
      </w:r>
      <w:r>
        <w:rPr>
          <w:color w:val="231F20"/>
          <w:spacing w:val="-1"/>
        </w:rPr>
        <w:t xml:space="preserve"> 議會副主席的責任包括：</w:t>
      </w:r>
    </w:p>
    <w:p w14:paraId="6DC34FB0" w14:textId="77777777" w:rsidR="003345E9" w:rsidRDefault="007169A0">
      <w:pPr>
        <w:pStyle w:val="a5"/>
        <w:numPr>
          <w:ilvl w:val="0"/>
          <w:numId w:val="3"/>
        </w:numPr>
        <w:tabs>
          <w:tab w:val="left" w:pos="785"/>
          <w:tab w:val="left" w:pos="960"/>
        </w:tabs>
        <w:spacing w:before="4" w:line="206" w:lineRule="auto"/>
        <w:ind w:right="108" w:hanging="408"/>
        <w:rPr>
          <w:sz w:val="20"/>
        </w:rPr>
      </w:pPr>
      <w:r>
        <w:rPr>
          <w:color w:val="231F20"/>
          <w:spacing w:val="6"/>
          <w:sz w:val="20"/>
        </w:rPr>
        <w:t xml:space="preserve">盡一切可能與全球 </w:t>
      </w:r>
      <w:r>
        <w:rPr>
          <w:color w:val="231F20"/>
          <w:sz w:val="20"/>
        </w:rPr>
        <w:t>NYI</w:t>
      </w:r>
      <w:r>
        <w:rPr>
          <w:color w:val="231F20"/>
          <w:spacing w:val="-1"/>
          <w:sz w:val="20"/>
        </w:rPr>
        <w:t xml:space="preserve"> 議會主席合作，在全球執行有效的青年</w:t>
      </w:r>
      <w:r>
        <w:rPr>
          <w:color w:val="231F20"/>
          <w:spacing w:val="-4"/>
          <w:sz w:val="20"/>
        </w:rPr>
        <w:t>事工。</w:t>
      </w:r>
    </w:p>
    <w:p w14:paraId="78D4FE15" w14:textId="77777777" w:rsidR="003345E9" w:rsidRDefault="007169A0">
      <w:pPr>
        <w:pStyle w:val="a5"/>
        <w:numPr>
          <w:ilvl w:val="0"/>
          <w:numId w:val="3"/>
        </w:numPr>
        <w:tabs>
          <w:tab w:val="left" w:pos="801"/>
          <w:tab w:val="left" w:pos="960"/>
        </w:tabs>
        <w:spacing w:line="206" w:lineRule="auto"/>
        <w:ind w:right="115" w:hanging="408"/>
        <w:rPr>
          <w:sz w:val="20"/>
        </w:rPr>
      </w:pPr>
      <w:r>
        <w:rPr>
          <w:color w:val="231F20"/>
          <w:spacing w:val="8"/>
          <w:sz w:val="20"/>
        </w:rPr>
        <w:t xml:space="preserve">確保全球 </w:t>
      </w:r>
      <w:r>
        <w:rPr>
          <w:color w:val="231F20"/>
          <w:sz w:val="20"/>
        </w:rPr>
        <w:t>NYI</w:t>
      </w:r>
      <w:r>
        <w:rPr>
          <w:color w:val="231F20"/>
          <w:spacing w:val="4"/>
          <w:sz w:val="20"/>
        </w:rPr>
        <w:t xml:space="preserve"> 大會所有議案和全球 </w:t>
      </w:r>
      <w:r>
        <w:rPr>
          <w:color w:val="231F20"/>
          <w:sz w:val="20"/>
        </w:rPr>
        <w:t>NYI</w:t>
      </w:r>
      <w:r>
        <w:rPr>
          <w:color w:val="231F20"/>
          <w:spacing w:val="1"/>
          <w:sz w:val="20"/>
        </w:rPr>
        <w:t xml:space="preserve"> 議會所有開會都得以</w:t>
      </w:r>
      <w:r>
        <w:rPr>
          <w:color w:val="231F20"/>
          <w:spacing w:val="-2"/>
          <w:sz w:val="20"/>
        </w:rPr>
        <w:t>正確記錄，會議記錄得到妥善保管，呈交給總董事會。</w:t>
      </w:r>
    </w:p>
    <w:p w14:paraId="1E24623E" w14:textId="77777777" w:rsidR="003345E9" w:rsidRDefault="007169A0">
      <w:pPr>
        <w:pStyle w:val="a5"/>
        <w:numPr>
          <w:ilvl w:val="0"/>
          <w:numId w:val="3"/>
        </w:numPr>
        <w:tabs>
          <w:tab w:val="left" w:pos="781"/>
          <w:tab w:val="left" w:pos="960"/>
        </w:tabs>
        <w:spacing w:line="206" w:lineRule="auto"/>
        <w:ind w:right="113" w:hanging="408"/>
        <w:rPr>
          <w:sz w:val="20"/>
        </w:rPr>
      </w:pPr>
      <w:r>
        <w:rPr>
          <w:color w:val="231F20"/>
          <w:spacing w:val="10"/>
          <w:sz w:val="20"/>
        </w:rPr>
        <w:t xml:space="preserve">在全球 </w:t>
      </w:r>
      <w:r>
        <w:rPr>
          <w:color w:val="231F20"/>
          <w:sz w:val="20"/>
        </w:rPr>
        <w:t>NYI</w:t>
      </w:r>
      <w:r>
        <w:rPr>
          <w:color w:val="231F20"/>
          <w:spacing w:val="2"/>
          <w:sz w:val="20"/>
        </w:rPr>
        <w:t xml:space="preserve"> 議會主席缺席時，主持全球 </w:t>
      </w:r>
      <w:r>
        <w:rPr>
          <w:color w:val="231F20"/>
          <w:sz w:val="20"/>
        </w:rPr>
        <w:t>NYI</w:t>
      </w:r>
      <w:r>
        <w:rPr>
          <w:color w:val="231F20"/>
          <w:spacing w:val="3"/>
          <w:sz w:val="20"/>
        </w:rPr>
        <w:t xml:space="preserve"> 議會，作為候選</w:t>
      </w:r>
      <w:r>
        <w:rPr>
          <w:color w:val="231F20"/>
          <w:spacing w:val="-2"/>
          <w:sz w:val="20"/>
        </w:rPr>
        <w:t>代表，出席一切相關委員會或議會，完成一切指定的責任。</w:t>
      </w:r>
    </w:p>
    <w:p w14:paraId="74D9ACAD" w14:textId="77777777" w:rsidR="003345E9" w:rsidRDefault="007169A0">
      <w:pPr>
        <w:pStyle w:val="a5"/>
        <w:numPr>
          <w:ilvl w:val="0"/>
          <w:numId w:val="3"/>
        </w:numPr>
        <w:tabs>
          <w:tab w:val="left" w:pos="797"/>
        </w:tabs>
        <w:spacing w:line="307" w:lineRule="exact"/>
        <w:ind w:left="797" w:hanging="245"/>
        <w:rPr>
          <w:sz w:val="20"/>
        </w:rPr>
      </w:pPr>
      <w:r>
        <w:rPr>
          <w:color w:val="231F20"/>
          <w:spacing w:val="6"/>
          <w:sz w:val="20"/>
        </w:rPr>
        <w:t xml:space="preserve">執行全球 </w:t>
      </w:r>
      <w:r>
        <w:rPr>
          <w:color w:val="231F20"/>
          <w:sz w:val="20"/>
        </w:rPr>
        <w:t>NYI</w:t>
      </w:r>
      <w:r>
        <w:rPr>
          <w:color w:val="231F20"/>
          <w:spacing w:val="-1"/>
          <w:sz w:val="20"/>
        </w:rPr>
        <w:t xml:space="preserve"> 議會和大會分派的其他責任。</w:t>
      </w:r>
    </w:p>
    <w:p w14:paraId="5DC265FA" w14:textId="77777777" w:rsidR="003345E9" w:rsidRDefault="007169A0">
      <w:pPr>
        <w:pStyle w:val="3"/>
        <w:numPr>
          <w:ilvl w:val="1"/>
          <w:numId w:val="4"/>
        </w:numPr>
        <w:tabs>
          <w:tab w:val="left" w:pos="1025"/>
        </w:tabs>
        <w:spacing w:line="322" w:lineRule="exact"/>
        <w:ind w:hanging="905"/>
      </w:pPr>
      <w:r>
        <w:rPr>
          <w:color w:val="231F20"/>
          <w:spacing w:val="-3"/>
        </w:rPr>
        <w:t>受薪職員</w:t>
      </w:r>
    </w:p>
    <w:p w14:paraId="05CF0EDA" w14:textId="77777777" w:rsidR="003345E9" w:rsidRDefault="007169A0">
      <w:pPr>
        <w:pStyle w:val="a3"/>
        <w:tabs>
          <w:tab w:val="left" w:pos="527"/>
        </w:tabs>
        <w:spacing w:before="4" w:line="206" w:lineRule="auto"/>
        <w:ind w:left="528" w:right="116" w:hanging="408"/>
      </w:pPr>
      <w:r>
        <w:rPr>
          <w:color w:val="231F20"/>
          <w:spacing w:val="-10"/>
        </w:rPr>
        <w:t>➀</w:t>
      </w:r>
      <w:r>
        <w:rPr>
          <w:color w:val="231F20"/>
        </w:rPr>
        <w:tab/>
      </w:r>
      <w:r>
        <w:rPr>
          <w:color w:val="231F20"/>
          <w:spacing w:val="6"/>
        </w:rPr>
        <w:t xml:space="preserve">負責 </w:t>
      </w:r>
      <w:r>
        <w:rPr>
          <w:color w:val="231F20"/>
        </w:rPr>
        <w:t>NYI</w:t>
      </w:r>
      <w:r>
        <w:rPr>
          <w:color w:val="231F20"/>
          <w:spacing w:val="12"/>
        </w:rPr>
        <w:t xml:space="preserve"> 的主管區總監督和總董事會替全球 </w:t>
      </w:r>
      <w:r>
        <w:rPr>
          <w:color w:val="231F20"/>
        </w:rPr>
        <w:t>NYI</w:t>
      </w:r>
      <w:r>
        <w:rPr>
          <w:color w:val="231F20"/>
          <w:spacing w:val="11"/>
        </w:rPr>
        <w:t xml:space="preserve"> 分派責任給</w:t>
      </w:r>
      <w:r>
        <w:rPr>
          <w:color w:val="231F20"/>
        </w:rPr>
        <w:t xml:space="preserve"> NYI 總幹事。NYI 總幹事受總監督會的監督。</w:t>
      </w:r>
    </w:p>
    <w:p w14:paraId="73796B4D" w14:textId="77777777" w:rsidR="003345E9" w:rsidRDefault="007169A0">
      <w:pPr>
        <w:pStyle w:val="a3"/>
        <w:tabs>
          <w:tab w:val="left" w:pos="527"/>
        </w:tabs>
        <w:spacing w:line="308" w:lineRule="exact"/>
      </w:pPr>
      <w:r>
        <w:rPr>
          <w:color w:val="231F20"/>
          <w:spacing w:val="-10"/>
        </w:rPr>
        <w:t>➁</w:t>
      </w:r>
      <w:r>
        <w:rPr>
          <w:color w:val="231F20"/>
        </w:rPr>
        <w:tab/>
      </w:r>
      <w:r>
        <w:rPr>
          <w:color w:val="231F20"/>
          <w:spacing w:val="2"/>
        </w:rPr>
        <w:t xml:space="preserve">按總董事會之選舉程序，總監督會選舉 </w:t>
      </w:r>
      <w:r>
        <w:rPr>
          <w:color w:val="231F20"/>
        </w:rPr>
        <w:t>NYI</w:t>
      </w:r>
      <w:r>
        <w:rPr>
          <w:color w:val="231F20"/>
          <w:spacing w:val="5"/>
        </w:rPr>
        <w:t xml:space="preserve"> 總幹事。</w:t>
      </w:r>
    </w:p>
    <w:p w14:paraId="14166C53" w14:textId="77777777" w:rsidR="003345E9" w:rsidRDefault="007169A0">
      <w:pPr>
        <w:pStyle w:val="a3"/>
        <w:tabs>
          <w:tab w:val="left" w:pos="527"/>
        </w:tabs>
        <w:spacing w:line="320" w:lineRule="exact"/>
      </w:pPr>
      <w:r>
        <w:rPr>
          <w:color w:val="231F20"/>
          <w:spacing w:val="-10"/>
        </w:rPr>
        <w:t>➂</w:t>
      </w:r>
      <w:r>
        <w:rPr>
          <w:color w:val="231F20"/>
        </w:rPr>
        <w:tab/>
        <w:t>職位出缺時 , 以下列方式補缺 :</w:t>
      </w:r>
    </w:p>
    <w:p w14:paraId="3B466FAA" w14:textId="77777777" w:rsidR="003345E9" w:rsidRDefault="007169A0">
      <w:pPr>
        <w:pStyle w:val="a5"/>
        <w:numPr>
          <w:ilvl w:val="2"/>
          <w:numId w:val="4"/>
        </w:numPr>
        <w:tabs>
          <w:tab w:val="left" w:pos="785"/>
          <w:tab w:val="left" w:pos="960"/>
        </w:tabs>
        <w:spacing w:before="10" w:line="206" w:lineRule="auto"/>
        <w:ind w:left="960" w:right="108" w:hanging="408"/>
        <w:rPr>
          <w:sz w:val="20"/>
        </w:rPr>
      </w:pPr>
      <w:r>
        <w:rPr>
          <w:color w:val="231F20"/>
          <w:spacing w:val="7"/>
          <w:w w:val="102"/>
          <w:sz w:val="20"/>
        </w:rPr>
        <w:t>該主管區總監督與全球</w:t>
      </w:r>
      <w:r>
        <w:rPr>
          <w:color w:val="231F20"/>
          <w:spacing w:val="2"/>
          <w:sz w:val="20"/>
        </w:rPr>
        <w:t xml:space="preserve"> </w:t>
      </w:r>
      <w:r>
        <w:rPr>
          <w:color w:val="231F20"/>
          <w:spacing w:val="1"/>
          <w:w w:val="102"/>
          <w:sz w:val="20"/>
        </w:rPr>
        <w:t>NY</w:t>
      </w:r>
      <w:r>
        <w:rPr>
          <w:color w:val="231F20"/>
          <w:w w:val="102"/>
          <w:sz w:val="20"/>
        </w:rPr>
        <w:t>I</w:t>
      </w:r>
      <w:r>
        <w:rPr>
          <w:color w:val="231F20"/>
          <w:spacing w:val="1"/>
          <w:sz w:val="20"/>
        </w:rPr>
        <w:t xml:space="preserve"> </w:t>
      </w:r>
      <w:r>
        <w:rPr>
          <w:color w:val="231F20"/>
          <w:spacing w:val="7"/>
          <w:w w:val="102"/>
          <w:sz w:val="20"/>
        </w:rPr>
        <w:t>議會和總監督會商議後，提名一</w:t>
      </w:r>
      <w:r>
        <w:rPr>
          <w:color w:val="231F20"/>
          <w:w w:val="102"/>
          <w:sz w:val="20"/>
        </w:rPr>
        <w:t>位候選人。</w:t>
      </w:r>
    </w:p>
    <w:p w14:paraId="1836997D" w14:textId="77777777" w:rsidR="003345E9" w:rsidRDefault="007169A0">
      <w:pPr>
        <w:pStyle w:val="a5"/>
        <w:numPr>
          <w:ilvl w:val="2"/>
          <w:numId w:val="4"/>
        </w:numPr>
        <w:tabs>
          <w:tab w:val="left" w:pos="799"/>
        </w:tabs>
        <w:spacing w:line="308" w:lineRule="exact"/>
        <w:ind w:left="799" w:hanging="247"/>
        <w:rPr>
          <w:sz w:val="20"/>
        </w:rPr>
      </w:pPr>
      <w:r>
        <w:rPr>
          <w:color w:val="231F20"/>
          <w:spacing w:val="3"/>
          <w:sz w:val="20"/>
        </w:rPr>
        <w:t xml:space="preserve">按總董事會的選舉程序，全球 </w:t>
      </w:r>
      <w:r>
        <w:rPr>
          <w:color w:val="231F20"/>
          <w:sz w:val="20"/>
        </w:rPr>
        <w:t>NYI</w:t>
      </w:r>
      <w:r>
        <w:rPr>
          <w:color w:val="231F20"/>
          <w:spacing w:val="1"/>
          <w:sz w:val="20"/>
        </w:rPr>
        <w:t xml:space="preserve"> 議會以過半數選票選出。</w:t>
      </w:r>
    </w:p>
    <w:p w14:paraId="01AB03E4" w14:textId="77777777" w:rsidR="003345E9" w:rsidRDefault="007169A0">
      <w:pPr>
        <w:pStyle w:val="a3"/>
        <w:spacing w:before="9" w:line="206" w:lineRule="auto"/>
        <w:ind w:left="528" w:right="108" w:hanging="408"/>
        <w:jc w:val="both"/>
      </w:pPr>
      <w:r>
        <w:rPr>
          <w:color w:val="231F20"/>
          <w:w w:val="102"/>
        </w:rPr>
        <w:t>➃</w:t>
      </w:r>
      <w:r>
        <w:rPr>
          <w:color w:val="231F20"/>
          <w:spacing w:val="-1"/>
        </w:rPr>
        <w:t xml:space="preserve">    </w:t>
      </w:r>
      <w:r>
        <w:rPr>
          <w:color w:val="231F20"/>
          <w:spacing w:val="4"/>
          <w:w w:val="102"/>
        </w:rPr>
        <w:t>負責</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的主管區總監督提名後，全球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議會按總董事會之</w:t>
      </w:r>
      <w:r>
        <w:rPr>
          <w:color w:val="231F20"/>
          <w:spacing w:val="2"/>
          <w:w w:val="102"/>
        </w:rPr>
        <w:t>選舉程序，在總議會後第一次正式召開的會議中，可以過半數選</w:t>
      </w:r>
      <w:r>
        <w:rPr>
          <w:color w:val="231F20"/>
          <w:w w:val="102"/>
        </w:rPr>
        <w:t>票選舉現職</w:t>
      </w:r>
      <w:r>
        <w:rPr>
          <w:color w:val="231F20"/>
          <w:spacing w:val="-1"/>
        </w:rPr>
        <w:t xml:space="preserve"> </w:t>
      </w:r>
      <w:r>
        <w:rPr>
          <w:color w:val="231F20"/>
          <w:w w:val="102"/>
        </w:rPr>
        <w:t>NYI</w:t>
      </w:r>
      <w:r>
        <w:rPr>
          <w:color w:val="231F20"/>
          <w:spacing w:val="-1"/>
        </w:rPr>
        <w:t xml:space="preserve"> </w:t>
      </w:r>
      <w:r>
        <w:rPr>
          <w:color w:val="231F20"/>
          <w:w w:val="102"/>
        </w:rPr>
        <w:t>總幹事連任。</w:t>
      </w:r>
    </w:p>
    <w:p w14:paraId="18C0ED24"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3C56311B" w14:textId="77777777" w:rsidR="003345E9" w:rsidRDefault="007169A0">
      <w:pPr>
        <w:pStyle w:val="a3"/>
        <w:spacing w:before="50"/>
        <w:ind w:left="0"/>
        <w:jc w:val="center"/>
      </w:pPr>
      <w:r>
        <w:rPr>
          <w:color w:val="231F20"/>
          <w:spacing w:val="-3"/>
        </w:rPr>
        <w:lastRenderedPageBreak/>
        <w:t>行政政策</w:t>
      </w:r>
    </w:p>
    <w:p w14:paraId="51A6BE09" w14:textId="77777777" w:rsidR="003345E9" w:rsidRDefault="007169A0">
      <w:pPr>
        <w:pStyle w:val="a3"/>
        <w:tabs>
          <w:tab w:val="left" w:pos="527"/>
        </w:tabs>
        <w:spacing w:before="201" w:line="347" w:lineRule="exact"/>
        <w:ind w:left="119"/>
      </w:pPr>
      <w:r>
        <w:rPr>
          <w:color w:val="231F20"/>
          <w:spacing w:val="-10"/>
        </w:rPr>
        <w:t>➄</w:t>
      </w:r>
      <w:r>
        <w:rPr>
          <w:color w:val="231F20"/>
        </w:rPr>
        <w:tab/>
        <w:t>NYI</w:t>
      </w:r>
      <w:r>
        <w:rPr>
          <w:color w:val="231F20"/>
          <w:spacing w:val="1"/>
        </w:rPr>
        <w:t xml:space="preserve"> 總幹事不得擔任當選的全球 </w:t>
      </w:r>
      <w:r>
        <w:rPr>
          <w:color w:val="231F20"/>
        </w:rPr>
        <w:t>NYI</w:t>
      </w:r>
      <w:r>
        <w:rPr>
          <w:color w:val="231F20"/>
          <w:spacing w:val="2"/>
        </w:rPr>
        <w:t xml:space="preserve"> 職員。</w:t>
      </w:r>
    </w:p>
    <w:p w14:paraId="04D54853" w14:textId="77777777" w:rsidR="003345E9" w:rsidRDefault="007169A0">
      <w:pPr>
        <w:pStyle w:val="a3"/>
        <w:tabs>
          <w:tab w:val="left" w:pos="527"/>
        </w:tabs>
        <w:spacing w:before="10" w:line="206" w:lineRule="auto"/>
        <w:ind w:left="527" w:right="117" w:hanging="408"/>
      </w:pPr>
      <w:r>
        <w:rPr>
          <w:color w:val="231F20"/>
          <w:spacing w:val="-10"/>
        </w:rPr>
        <w:t>➅</w:t>
      </w:r>
      <w:r>
        <w:rPr>
          <w:color w:val="231F20"/>
        </w:rPr>
        <w:tab/>
        <w:t>NYI 總幹事擔任全球 NYI 議會、執行委員會和各區域委員會，以及其他被任命的全球 NYI 委員會的當然委員。</w:t>
      </w:r>
    </w:p>
    <w:p w14:paraId="05443E98" w14:textId="77777777" w:rsidR="003345E9" w:rsidRDefault="007169A0">
      <w:pPr>
        <w:pStyle w:val="2"/>
        <w:spacing w:before="60"/>
      </w:pPr>
      <w:r>
        <w:rPr>
          <w:color w:val="231F20"/>
          <w:spacing w:val="-5"/>
        </w:rPr>
        <w:t>議會</w:t>
      </w:r>
    </w:p>
    <w:p w14:paraId="262207AA" w14:textId="77777777" w:rsidR="003345E9" w:rsidRDefault="007169A0">
      <w:pPr>
        <w:pStyle w:val="3"/>
        <w:numPr>
          <w:ilvl w:val="1"/>
          <w:numId w:val="4"/>
        </w:numPr>
        <w:tabs>
          <w:tab w:val="left" w:pos="1025"/>
        </w:tabs>
        <w:spacing w:before="10" w:line="349" w:lineRule="exact"/>
        <w:ind w:hanging="905"/>
      </w:pPr>
      <w:r>
        <w:rPr>
          <w:color w:val="231F20"/>
          <w:spacing w:val="-3"/>
        </w:rPr>
        <w:t>組成成員</w:t>
      </w:r>
    </w:p>
    <w:p w14:paraId="028CD250" w14:textId="77777777" w:rsidR="003345E9" w:rsidRDefault="007169A0">
      <w:pPr>
        <w:pStyle w:val="a3"/>
        <w:tabs>
          <w:tab w:val="left" w:pos="527"/>
        </w:tabs>
        <w:spacing w:before="9" w:line="206" w:lineRule="auto"/>
        <w:ind w:left="528" w:right="112" w:hanging="408"/>
      </w:pPr>
      <w:r>
        <w:rPr>
          <w:color w:val="231F20"/>
          <w:spacing w:val="-10"/>
        </w:rPr>
        <w:t>➀</w:t>
      </w:r>
      <w:r>
        <w:rPr>
          <w:color w:val="231F20"/>
        </w:rPr>
        <w:tab/>
      </w:r>
      <w:r>
        <w:rPr>
          <w:color w:val="231F20"/>
          <w:spacing w:val="8"/>
        </w:rPr>
        <w:t xml:space="preserve">全球 </w:t>
      </w:r>
      <w:r>
        <w:rPr>
          <w:color w:val="231F20"/>
        </w:rPr>
        <w:t>NYI</w:t>
      </w:r>
      <w:r>
        <w:rPr>
          <w:color w:val="231F20"/>
          <w:spacing w:val="10"/>
        </w:rPr>
        <w:t xml:space="preserve"> 議會由 </w:t>
      </w:r>
      <w:r>
        <w:rPr>
          <w:color w:val="231F20"/>
        </w:rPr>
        <w:t>NYI</w:t>
      </w:r>
      <w:r>
        <w:rPr>
          <w:color w:val="231F20"/>
          <w:spacing w:val="5"/>
        </w:rPr>
        <w:t xml:space="preserve"> 總幹事、全球 </w:t>
      </w:r>
      <w:r>
        <w:rPr>
          <w:color w:val="231F20"/>
        </w:rPr>
        <w:t>NYI 議會主席，以及全球各</w:t>
      </w:r>
      <w:r>
        <w:rPr>
          <w:color w:val="231F20"/>
          <w:spacing w:val="-2"/>
        </w:rPr>
        <w:t>區域按區域所訂定的事工計劃選出的一名代表所組成。</w:t>
      </w:r>
    </w:p>
    <w:p w14:paraId="6F6CFA76" w14:textId="77777777" w:rsidR="003345E9" w:rsidRDefault="007169A0">
      <w:pPr>
        <w:pStyle w:val="a3"/>
        <w:tabs>
          <w:tab w:val="left" w:pos="527"/>
        </w:tabs>
        <w:spacing w:line="206" w:lineRule="auto"/>
        <w:ind w:left="528" w:right="109" w:hanging="408"/>
      </w:pPr>
      <w:r>
        <w:rPr>
          <w:color w:val="231F20"/>
          <w:spacing w:val="-10"/>
        </w:rPr>
        <w:t>➁</w:t>
      </w:r>
      <w:r>
        <w:rPr>
          <w:color w:val="231F20"/>
        </w:rPr>
        <w:tab/>
      </w:r>
      <w:r>
        <w:rPr>
          <w:color w:val="231F20"/>
          <w:spacing w:val="13"/>
        </w:rPr>
        <w:t xml:space="preserve">全球 </w:t>
      </w:r>
      <w:r>
        <w:rPr>
          <w:color w:val="231F20"/>
        </w:rPr>
        <w:t>NYI</w:t>
      </w:r>
      <w:r>
        <w:rPr>
          <w:color w:val="231F20"/>
          <w:spacing w:val="1"/>
        </w:rPr>
        <w:t xml:space="preserve"> 議會認為必要的其他人員可被任命擔任全球 </w:t>
      </w:r>
      <w:r>
        <w:rPr>
          <w:color w:val="231F20"/>
        </w:rPr>
        <w:t>NYI</w:t>
      </w:r>
      <w:r>
        <w:rPr>
          <w:color w:val="231F20"/>
          <w:spacing w:val="13"/>
        </w:rPr>
        <w:t xml:space="preserve"> 議會</w:t>
      </w:r>
      <w:r>
        <w:rPr>
          <w:color w:val="231F20"/>
          <w:spacing w:val="-2"/>
        </w:rPr>
        <w:t>的無票決權成員。</w:t>
      </w:r>
    </w:p>
    <w:p w14:paraId="42D171F0" w14:textId="77777777" w:rsidR="003345E9" w:rsidRDefault="007169A0">
      <w:pPr>
        <w:pStyle w:val="a3"/>
        <w:tabs>
          <w:tab w:val="left" w:pos="527"/>
        </w:tabs>
        <w:spacing w:line="307" w:lineRule="exact"/>
      </w:pPr>
      <w:r>
        <w:rPr>
          <w:color w:val="231F20"/>
          <w:spacing w:val="-10"/>
        </w:rPr>
        <w:t>➂</w:t>
      </w:r>
      <w:r>
        <w:rPr>
          <w:color w:val="231F20"/>
        </w:rPr>
        <w:tab/>
      </w:r>
      <w:r>
        <w:rPr>
          <w:color w:val="231F20"/>
          <w:spacing w:val="4"/>
        </w:rPr>
        <w:t xml:space="preserve">所有全球 </w:t>
      </w:r>
      <w:r>
        <w:rPr>
          <w:color w:val="231F20"/>
        </w:rPr>
        <w:t>NYI</w:t>
      </w:r>
      <w:r>
        <w:rPr>
          <w:color w:val="231F20"/>
          <w:spacing w:val="3"/>
        </w:rPr>
        <w:t xml:space="preserve"> 議會成員必須是 </w:t>
      </w:r>
      <w:r>
        <w:rPr>
          <w:color w:val="231F20"/>
        </w:rPr>
        <w:t>NYI</w:t>
      </w:r>
      <w:r>
        <w:rPr>
          <w:color w:val="231F20"/>
          <w:spacing w:val="-1"/>
        </w:rPr>
        <w:t xml:space="preserve"> 契友和宣聖會會友。</w:t>
      </w:r>
    </w:p>
    <w:p w14:paraId="780CD256" w14:textId="77777777" w:rsidR="003345E9" w:rsidRDefault="007169A0">
      <w:pPr>
        <w:pStyle w:val="3"/>
        <w:numPr>
          <w:ilvl w:val="1"/>
          <w:numId w:val="4"/>
        </w:numPr>
        <w:tabs>
          <w:tab w:val="left" w:pos="1025"/>
        </w:tabs>
        <w:spacing w:line="322" w:lineRule="exact"/>
        <w:ind w:hanging="905"/>
      </w:pPr>
      <w:r>
        <w:rPr>
          <w:color w:val="231F20"/>
          <w:spacing w:val="-5"/>
        </w:rPr>
        <w:t>責任</w:t>
      </w:r>
    </w:p>
    <w:p w14:paraId="1EEE1864" w14:textId="77777777" w:rsidR="003345E9" w:rsidRDefault="007169A0">
      <w:pPr>
        <w:pStyle w:val="a3"/>
        <w:spacing w:before="7" w:line="206" w:lineRule="auto"/>
        <w:ind w:left="528" w:right="112" w:hanging="408"/>
        <w:jc w:val="both"/>
      </w:pPr>
      <w:r>
        <w:rPr>
          <w:color w:val="231F20"/>
          <w:w w:val="102"/>
        </w:rPr>
        <w:t>➀</w:t>
      </w:r>
      <w:r>
        <w:rPr>
          <w:color w:val="231F20"/>
          <w:spacing w:val="1"/>
        </w:rPr>
        <w:t xml:space="preserve">     </w:t>
      </w:r>
      <w:r>
        <w:rPr>
          <w:color w:val="231F20"/>
          <w:spacing w:val="3"/>
          <w:w w:val="102"/>
        </w:rPr>
        <w:t>經負責</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的主管區總監督和總董事會的核准，全球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議會與</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總幹事和</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職員合作，為全球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議會制訂程序，並</w:t>
      </w:r>
      <w:r>
        <w:rPr>
          <w:color w:val="231F20"/>
          <w:w w:val="102"/>
        </w:rPr>
        <w:t>指引、支持</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所有層級的青年事工資源發展。</w:t>
      </w:r>
      <w:r>
        <w:rPr>
          <w:color w:val="231F20"/>
          <w:spacing w:val="1"/>
          <w:w w:val="102"/>
        </w:rPr>
        <w:t>NY</w:t>
      </w:r>
      <w:r>
        <w:rPr>
          <w:color w:val="231F20"/>
          <w:w w:val="102"/>
        </w:rPr>
        <w:t>I</w:t>
      </w:r>
      <w:r>
        <w:rPr>
          <w:color w:val="231F20"/>
          <w:spacing w:val="-1"/>
        </w:rPr>
        <w:t xml:space="preserve"> </w:t>
      </w:r>
      <w:r>
        <w:rPr>
          <w:color w:val="231F20"/>
          <w:w w:val="102"/>
        </w:rPr>
        <w:t>事工是為了</w:t>
      </w:r>
      <w:r>
        <w:rPr>
          <w:color w:val="231F20"/>
          <w:spacing w:val="1"/>
          <w:w w:val="102"/>
        </w:rPr>
        <w:t>讓更多青年人認識基督，並回應他們靈性成長的需要。NY</w:t>
      </w:r>
      <w:r>
        <w:rPr>
          <w:color w:val="231F20"/>
          <w:w w:val="102"/>
        </w:rPr>
        <w:t>I</w:t>
      </w:r>
      <w:r>
        <w:rPr>
          <w:color w:val="231F20"/>
        </w:rPr>
        <w:t xml:space="preserve"> </w:t>
      </w:r>
      <w:r>
        <w:rPr>
          <w:color w:val="231F20"/>
          <w:spacing w:val="-4"/>
          <w:w w:val="102"/>
        </w:rPr>
        <w:t>總幹</w:t>
      </w:r>
      <w:r>
        <w:rPr>
          <w:color w:val="231F20"/>
          <w:w w:val="102"/>
        </w:rPr>
        <w:t>事和全世界的</w:t>
      </w:r>
      <w:r>
        <w:rPr>
          <w:color w:val="231F20"/>
          <w:spacing w:val="-1"/>
        </w:rPr>
        <w:t xml:space="preserve"> </w:t>
      </w:r>
      <w:r>
        <w:rPr>
          <w:color w:val="231F20"/>
          <w:w w:val="102"/>
        </w:rPr>
        <w:t>NYI</w:t>
      </w:r>
      <w:r>
        <w:rPr>
          <w:color w:val="231F20"/>
          <w:spacing w:val="-1"/>
        </w:rPr>
        <w:t xml:space="preserve"> </w:t>
      </w:r>
      <w:r>
        <w:rPr>
          <w:color w:val="231F20"/>
          <w:w w:val="102"/>
        </w:rPr>
        <w:t>領袖應同心推動</w:t>
      </w:r>
      <w:r>
        <w:rPr>
          <w:color w:val="231F20"/>
          <w:spacing w:val="-1"/>
        </w:rPr>
        <w:t xml:space="preserve"> </w:t>
      </w:r>
      <w:r>
        <w:rPr>
          <w:color w:val="231F20"/>
          <w:w w:val="102"/>
        </w:rPr>
        <w:t>NYI</w:t>
      </w:r>
      <w:r>
        <w:rPr>
          <w:color w:val="231F20"/>
          <w:spacing w:val="-1"/>
        </w:rPr>
        <w:t xml:space="preserve"> </w:t>
      </w:r>
      <w:r>
        <w:rPr>
          <w:color w:val="231F20"/>
          <w:w w:val="102"/>
        </w:rPr>
        <w:t>事工。</w:t>
      </w:r>
    </w:p>
    <w:p w14:paraId="2F2A8494" w14:textId="77777777" w:rsidR="003345E9" w:rsidRDefault="007169A0">
      <w:pPr>
        <w:pStyle w:val="a3"/>
        <w:spacing w:line="206" w:lineRule="auto"/>
        <w:ind w:left="528" w:right="108" w:hanging="408"/>
        <w:jc w:val="both"/>
      </w:pPr>
      <w:r>
        <w:rPr>
          <w:color w:val="231F20"/>
          <w:spacing w:val="31"/>
        </w:rPr>
        <w:t xml:space="preserve">➁  全球 </w:t>
      </w:r>
      <w:r>
        <w:rPr>
          <w:color w:val="231F20"/>
        </w:rPr>
        <w:t>NYI</w:t>
      </w:r>
      <w:r>
        <w:rPr>
          <w:color w:val="231F20"/>
          <w:spacing w:val="9"/>
        </w:rPr>
        <w:t xml:space="preserve"> 議會遵照 </w:t>
      </w:r>
      <w:r>
        <w:rPr>
          <w:color w:val="231F20"/>
        </w:rPr>
        <w:t>NYI 的使命和異象，提供平台支持，發展區</w:t>
      </w:r>
      <w:r>
        <w:rPr>
          <w:color w:val="231F20"/>
          <w:spacing w:val="-2"/>
        </w:rPr>
        <w:t>域層次之有效青年事工、活動和資源。</w:t>
      </w:r>
    </w:p>
    <w:p w14:paraId="0D2CE9DA" w14:textId="77777777" w:rsidR="003345E9" w:rsidRDefault="007169A0">
      <w:pPr>
        <w:pStyle w:val="a3"/>
        <w:spacing w:line="206" w:lineRule="auto"/>
        <w:ind w:left="528" w:right="16" w:hanging="408"/>
        <w:jc w:val="both"/>
      </w:pPr>
      <w:r>
        <w:rPr>
          <w:color w:val="231F20"/>
          <w:spacing w:val="33"/>
        </w:rPr>
        <w:t xml:space="preserve">➂  全球 </w:t>
      </w:r>
      <w:r>
        <w:rPr>
          <w:color w:val="231F20"/>
        </w:rPr>
        <w:t>NYI</w:t>
      </w:r>
      <w:r>
        <w:rPr>
          <w:color w:val="231F20"/>
          <w:spacing w:val="9"/>
        </w:rPr>
        <w:t xml:space="preserve"> 議會為議會成員提供渠道，使其能夠將所代表的各區</w:t>
      </w:r>
      <w:r>
        <w:rPr>
          <w:color w:val="231F20"/>
          <w:spacing w:val="3"/>
        </w:rPr>
        <w:t xml:space="preserve">域、宣教禾場、地區和地方的 </w:t>
      </w:r>
      <w:r>
        <w:rPr>
          <w:color w:val="231F20"/>
        </w:rPr>
        <w:t>NYI</w:t>
      </w:r>
      <w:r>
        <w:rPr>
          <w:color w:val="231F20"/>
          <w:spacing w:val="11"/>
        </w:rPr>
        <w:t xml:space="preserve"> 情況反饋給 </w:t>
      </w:r>
      <w:r>
        <w:rPr>
          <w:color w:val="231F20"/>
        </w:rPr>
        <w:t>NYI</w:t>
      </w:r>
      <w:r>
        <w:rPr>
          <w:color w:val="231F20"/>
          <w:spacing w:val="6"/>
        </w:rPr>
        <w:t xml:space="preserve"> 職員。議會</w:t>
      </w:r>
      <w:r>
        <w:rPr>
          <w:color w:val="231F20"/>
          <w:spacing w:val="5"/>
        </w:rPr>
        <w:t>成員還代表全球</w:t>
      </w:r>
      <w:r>
        <w:rPr>
          <w:color w:val="231F20"/>
        </w:rPr>
        <w:t>NYI</w:t>
      </w:r>
      <w:r>
        <w:rPr>
          <w:color w:val="231F20"/>
          <w:spacing w:val="6"/>
        </w:rPr>
        <w:t xml:space="preserve"> 議會和全球</w:t>
      </w:r>
      <w:r>
        <w:rPr>
          <w:color w:val="231F20"/>
        </w:rPr>
        <w:t>NYI</w:t>
      </w:r>
      <w:r>
        <w:rPr>
          <w:color w:val="231F20"/>
          <w:spacing w:val="-11"/>
        </w:rPr>
        <w:t xml:space="preserve"> 辦公室，主動與他們的區域、</w:t>
      </w:r>
      <w:r>
        <w:rPr>
          <w:color w:val="231F20"/>
        </w:rPr>
        <w:t>宣教禾場、地區和地方教會保持連繫，以此代表全球 NYI。</w:t>
      </w:r>
    </w:p>
    <w:p w14:paraId="0F13F9A2" w14:textId="77777777" w:rsidR="003345E9" w:rsidRDefault="007169A0">
      <w:pPr>
        <w:pStyle w:val="a3"/>
        <w:spacing w:line="306" w:lineRule="exact"/>
        <w:jc w:val="both"/>
      </w:pPr>
      <w:r>
        <w:rPr>
          <w:color w:val="231F20"/>
          <w:spacing w:val="24"/>
        </w:rPr>
        <w:t xml:space="preserve">➃  全球 </w:t>
      </w:r>
      <w:r>
        <w:rPr>
          <w:color w:val="231F20"/>
        </w:rPr>
        <w:t>NYI</w:t>
      </w:r>
      <w:r>
        <w:rPr>
          <w:color w:val="231F20"/>
          <w:spacing w:val="1"/>
        </w:rPr>
        <w:t xml:space="preserve"> 議會協助全球 </w:t>
      </w:r>
      <w:r>
        <w:rPr>
          <w:color w:val="231F20"/>
        </w:rPr>
        <w:t>NYI</w:t>
      </w:r>
      <w:r>
        <w:rPr>
          <w:color w:val="231F20"/>
          <w:spacing w:val="-1"/>
        </w:rPr>
        <w:t xml:space="preserve"> 大會的策劃和管理。</w:t>
      </w:r>
    </w:p>
    <w:p w14:paraId="0C5C807D" w14:textId="77777777" w:rsidR="003345E9" w:rsidRDefault="007169A0">
      <w:pPr>
        <w:pStyle w:val="a3"/>
        <w:spacing w:before="1" w:line="206" w:lineRule="auto"/>
        <w:ind w:left="528" w:right="113" w:hanging="408"/>
        <w:jc w:val="both"/>
      </w:pPr>
      <w:r>
        <w:rPr>
          <w:color w:val="231F20"/>
          <w:w w:val="102"/>
        </w:rPr>
        <w:t>➄</w:t>
      </w:r>
      <w:r>
        <w:rPr>
          <w:color w:val="231F20"/>
          <w:spacing w:val="-1"/>
        </w:rPr>
        <w:t xml:space="preserve">    </w:t>
      </w:r>
      <w:r>
        <w:rPr>
          <w:color w:val="231F20"/>
          <w:spacing w:val="1"/>
          <w:w w:val="102"/>
        </w:rPr>
        <w:t>全球</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議會與宣聖會門徒訓練事工合作，為青年主日學</w:t>
      </w:r>
      <w:r>
        <w:rPr>
          <w:color w:val="231F20"/>
        </w:rPr>
        <w:t xml:space="preserve"> </w:t>
      </w:r>
      <w:r>
        <w:rPr>
          <w:color w:val="231F20"/>
          <w:w w:val="102"/>
        </w:rPr>
        <w:t>/</w:t>
      </w:r>
      <w:r>
        <w:rPr>
          <w:color w:val="231F20"/>
        </w:rPr>
        <w:t xml:space="preserve"> </w:t>
      </w:r>
      <w:r>
        <w:rPr>
          <w:color w:val="231F20"/>
          <w:spacing w:val="-3"/>
          <w:w w:val="102"/>
        </w:rPr>
        <w:t>查經</w:t>
      </w:r>
      <w:r>
        <w:rPr>
          <w:color w:val="231F20"/>
          <w:w w:val="102"/>
        </w:rPr>
        <w:t>班</w:t>
      </w:r>
      <w:r>
        <w:rPr>
          <w:color w:val="231F20"/>
          <w:spacing w:val="1"/>
        </w:rPr>
        <w:t xml:space="preserve"> </w:t>
      </w:r>
      <w:r>
        <w:rPr>
          <w:color w:val="231F20"/>
          <w:w w:val="102"/>
        </w:rPr>
        <w:t>/</w:t>
      </w:r>
      <w:r>
        <w:rPr>
          <w:color w:val="231F20"/>
          <w:spacing w:val="1"/>
        </w:rPr>
        <w:t xml:space="preserve"> </w:t>
      </w:r>
      <w:r>
        <w:rPr>
          <w:color w:val="231F20"/>
          <w:spacing w:val="3"/>
          <w:w w:val="102"/>
        </w:rPr>
        <w:t>小組提供意見，促進青年加入和參與的增長，並在全球範圍</w:t>
      </w:r>
      <w:r>
        <w:rPr>
          <w:color w:val="231F20"/>
          <w:w w:val="102"/>
        </w:rPr>
        <w:t>內為青年主日學</w:t>
      </w:r>
      <w:r>
        <w:rPr>
          <w:color w:val="231F20"/>
          <w:spacing w:val="-1"/>
        </w:rPr>
        <w:t xml:space="preserve"> </w:t>
      </w:r>
      <w:r>
        <w:rPr>
          <w:color w:val="231F20"/>
          <w:w w:val="102"/>
        </w:rPr>
        <w:t>/</w:t>
      </w:r>
      <w:r>
        <w:rPr>
          <w:color w:val="231F20"/>
          <w:spacing w:val="-1"/>
        </w:rPr>
        <w:t xml:space="preserve"> </w:t>
      </w:r>
      <w:r>
        <w:rPr>
          <w:color w:val="231F20"/>
          <w:w w:val="102"/>
        </w:rPr>
        <w:t>查經班</w:t>
      </w:r>
      <w:r>
        <w:rPr>
          <w:color w:val="231F20"/>
          <w:spacing w:val="-1"/>
        </w:rPr>
        <w:t xml:space="preserve"> </w:t>
      </w:r>
      <w:r>
        <w:rPr>
          <w:color w:val="231F20"/>
          <w:w w:val="102"/>
        </w:rPr>
        <w:t>/</w:t>
      </w:r>
      <w:r>
        <w:rPr>
          <w:color w:val="231F20"/>
          <w:spacing w:val="-1"/>
        </w:rPr>
        <w:t xml:space="preserve"> </w:t>
      </w:r>
      <w:r>
        <w:rPr>
          <w:color w:val="231F20"/>
          <w:w w:val="102"/>
        </w:rPr>
        <w:t>小組老師和領袖提供培訓。</w:t>
      </w:r>
    </w:p>
    <w:p w14:paraId="53B9FD92" w14:textId="77777777" w:rsidR="003345E9" w:rsidRDefault="007169A0">
      <w:pPr>
        <w:pStyle w:val="a3"/>
        <w:spacing w:line="307" w:lineRule="exact"/>
        <w:jc w:val="both"/>
      </w:pPr>
      <w:r>
        <w:rPr>
          <w:color w:val="231F20"/>
          <w:spacing w:val="6"/>
        </w:rPr>
        <w:t xml:space="preserve">➅全球 </w:t>
      </w:r>
      <w:r>
        <w:rPr>
          <w:color w:val="231F20"/>
        </w:rPr>
        <w:t>NYI</w:t>
      </w:r>
      <w:r>
        <w:rPr>
          <w:color w:val="231F20"/>
          <w:spacing w:val="2"/>
        </w:rPr>
        <w:t xml:space="preserve"> 議會審閱總董事會提供的 </w:t>
      </w:r>
      <w:r>
        <w:rPr>
          <w:color w:val="231F20"/>
        </w:rPr>
        <w:t>NYI</w:t>
      </w:r>
      <w:r>
        <w:rPr>
          <w:color w:val="231F20"/>
          <w:spacing w:val="-1"/>
        </w:rPr>
        <w:t xml:space="preserve"> 辦公室之年度預算和支出。</w:t>
      </w:r>
    </w:p>
    <w:p w14:paraId="2141B2CA" w14:textId="77777777" w:rsidR="003345E9" w:rsidRDefault="007169A0">
      <w:pPr>
        <w:pStyle w:val="a3"/>
        <w:spacing w:before="9" w:line="206" w:lineRule="auto"/>
        <w:ind w:left="528" w:right="110" w:hanging="408"/>
        <w:jc w:val="both"/>
      </w:pPr>
      <w:r>
        <w:rPr>
          <w:color w:val="231F20"/>
          <w:spacing w:val="2"/>
        </w:rPr>
        <w:t xml:space="preserve">➆經主管區總監督核准，全球 </w:t>
      </w:r>
      <w:r>
        <w:rPr>
          <w:color w:val="231F20"/>
        </w:rPr>
        <w:t>NYI</w:t>
      </w:r>
      <w:r>
        <w:rPr>
          <w:color w:val="231F20"/>
          <w:spacing w:val="4"/>
        </w:rPr>
        <w:t xml:space="preserve"> 議會指引並審閱通過 </w:t>
      </w:r>
      <w:r>
        <w:rPr>
          <w:color w:val="231F20"/>
        </w:rPr>
        <w:t>NYI</w:t>
      </w:r>
      <w:r>
        <w:rPr>
          <w:color w:val="231F20"/>
          <w:spacing w:val="9"/>
        </w:rPr>
        <w:t xml:space="preserve"> 活動和</w:t>
      </w:r>
      <w:r>
        <w:rPr>
          <w:color w:val="231F20"/>
          <w:spacing w:val="-2"/>
        </w:rPr>
        <w:t>事工夥伴收到的經費的開支狀況。</w:t>
      </w:r>
    </w:p>
    <w:p w14:paraId="7074C6AC" w14:textId="77777777" w:rsidR="003345E9" w:rsidRDefault="007169A0">
      <w:pPr>
        <w:pStyle w:val="3"/>
        <w:numPr>
          <w:ilvl w:val="1"/>
          <w:numId w:val="4"/>
        </w:numPr>
        <w:tabs>
          <w:tab w:val="left" w:pos="1025"/>
        </w:tabs>
        <w:spacing w:line="308" w:lineRule="exact"/>
        <w:ind w:hanging="905"/>
      </w:pPr>
      <w:r>
        <w:rPr>
          <w:color w:val="231F20"/>
          <w:spacing w:val="-4"/>
        </w:rPr>
        <w:t>委員會</w:t>
      </w:r>
    </w:p>
    <w:p w14:paraId="4AF6A5C7" w14:textId="77777777" w:rsidR="003345E9" w:rsidRDefault="007169A0">
      <w:pPr>
        <w:pStyle w:val="a3"/>
        <w:spacing w:line="346" w:lineRule="exact"/>
        <w:jc w:val="both"/>
      </w:pPr>
      <w:r>
        <w:rPr>
          <w:color w:val="231F20"/>
          <w:spacing w:val="10"/>
        </w:rPr>
        <w:t xml:space="preserve">➀   執行委員會由當選的全球 </w:t>
      </w:r>
      <w:r>
        <w:rPr>
          <w:color w:val="231F20"/>
        </w:rPr>
        <w:t>NYI</w:t>
      </w:r>
      <w:r>
        <w:rPr>
          <w:color w:val="231F20"/>
          <w:spacing w:val="13"/>
        </w:rPr>
        <w:t xml:space="preserve"> 職員和 </w:t>
      </w:r>
      <w:r>
        <w:rPr>
          <w:color w:val="231F20"/>
        </w:rPr>
        <w:t>NYI 總幹事組成。若因故</w:t>
      </w:r>
    </w:p>
    <w:p w14:paraId="73428F58" w14:textId="77777777" w:rsidR="003345E9" w:rsidRDefault="003345E9">
      <w:pPr>
        <w:pStyle w:val="a3"/>
        <w:spacing w:line="346" w:lineRule="exact"/>
        <w:jc w:val="both"/>
        <w:sectPr w:rsidR="003345E9">
          <w:pgSz w:w="8640" w:h="12960"/>
          <w:pgMar w:top="480" w:right="1080" w:bottom="1180" w:left="1080" w:header="0" w:footer="997" w:gutter="0"/>
          <w:cols w:space="720"/>
        </w:sectPr>
      </w:pPr>
    </w:p>
    <w:p w14:paraId="5B820AD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6E5EAD7" w14:textId="77777777" w:rsidR="003345E9" w:rsidRDefault="007169A0">
      <w:pPr>
        <w:pStyle w:val="a3"/>
        <w:spacing w:before="237" w:line="206" w:lineRule="auto"/>
        <w:ind w:left="527" w:right="111"/>
        <w:jc w:val="both"/>
      </w:pPr>
      <w:r>
        <w:rPr>
          <w:color w:val="231F20"/>
          <w:w w:val="102"/>
        </w:rPr>
        <w:t>無法召開全體議會時，執行委員會得主持全球</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議會事務。執</w:t>
      </w:r>
      <w:r>
        <w:rPr>
          <w:color w:val="231F20"/>
          <w:spacing w:val="3"/>
          <w:w w:val="102"/>
        </w:rPr>
        <w:t>行委員會的一切行動應向議會其餘成員傳達，並須全體議會於下</w:t>
      </w:r>
      <w:r>
        <w:rPr>
          <w:color w:val="231F20"/>
          <w:w w:val="102"/>
        </w:rPr>
        <w:t>一屆會議核准。</w:t>
      </w:r>
    </w:p>
    <w:p w14:paraId="5D6EF7B2" w14:textId="77777777" w:rsidR="003345E9" w:rsidRDefault="007169A0">
      <w:pPr>
        <w:pStyle w:val="a3"/>
        <w:spacing w:line="306" w:lineRule="exact"/>
        <w:ind w:left="119"/>
        <w:jc w:val="both"/>
      </w:pPr>
      <w:r>
        <w:rPr>
          <w:color w:val="231F20"/>
        </w:rPr>
        <w:t>➁</w:t>
      </w:r>
      <w:r>
        <w:rPr>
          <w:color w:val="231F20"/>
          <w:spacing w:val="59"/>
          <w:w w:val="150"/>
        </w:rPr>
        <w:t xml:space="preserve">  </w:t>
      </w:r>
      <w:r>
        <w:rPr>
          <w:color w:val="231F20"/>
          <w:spacing w:val="5"/>
        </w:rPr>
        <w:t xml:space="preserve">全球 </w:t>
      </w:r>
      <w:r>
        <w:rPr>
          <w:color w:val="231F20"/>
        </w:rPr>
        <w:t>NYI</w:t>
      </w:r>
      <w:r>
        <w:rPr>
          <w:color w:val="231F20"/>
          <w:spacing w:val="-1"/>
        </w:rPr>
        <w:t xml:space="preserve"> 議會可建立各特別事工委員會，以利工作的推進。</w:t>
      </w:r>
    </w:p>
    <w:p w14:paraId="05214D58" w14:textId="77777777" w:rsidR="003345E9" w:rsidRDefault="007169A0">
      <w:pPr>
        <w:pStyle w:val="3"/>
        <w:numPr>
          <w:ilvl w:val="1"/>
          <w:numId w:val="4"/>
        </w:numPr>
        <w:tabs>
          <w:tab w:val="left" w:pos="1024"/>
        </w:tabs>
        <w:spacing w:line="322" w:lineRule="exact"/>
        <w:ind w:left="1024" w:hanging="905"/>
      </w:pPr>
      <w:r>
        <w:rPr>
          <w:color w:val="231F20"/>
          <w:spacing w:val="-3"/>
        </w:rPr>
        <w:t>受薪職員</w:t>
      </w:r>
    </w:p>
    <w:p w14:paraId="69A0EF19" w14:textId="77777777" w:rsidR="003345E9" w:rsidRDefault="007169A0">
      <w:pPr>
        <w:pStyle w:val="a3"/>
        <w:spacing w:before="9" w:line="206" w:lineRule="auto"/>
        <w:ind w:left="527" w:right="117" w:hanging="408"/>
        <w:jc w:val="both"/>
      </w:pPr>
      <w:r>
        <w:rPr>
          <w:color w:val="231F20"/>
          <w:spacing w:val="26"/>
        </w:rPr>
        <w:t xml:space="preserve">➀  </w:t>
      </w:r>
      <w:r>
        <w:rPr>
          <w:color w:val="231F20"/>
        </w:rPr>
        <w:t>NYI 總幹事向全球宣教總幹事和總監督會負責。全球 NYI 議會可向負責 NYI 的主管區總監督提出關於這些責任的修訂建議。</w:t>
      </w:r>
    </w:p>
    <w:p w14:paraId="5E0192E2" w14:textId="77777777" w:rsidR="003345E9" w:rsidRDefault="007169A0">
      <w:pPr>
        <w:pStyle w:val="a3"/>
        <w:spacing w:line="206" w:lineRule="auto"/>
        <w:ind w:left="527" w:right="108" w:hanging="408"/>
        <w:jc w:val="both"/>
      </w:pPr>
      <w:r>
        <w:rPr>
          <w:color w:val="231F20"/>
          <w:spacing w:val="53"/>
        </w:rPr>
        <w:t xml:space="preserve">➁  </w:t>
      </w:r>
      <w:r>
        <w:rPr>
          <w:color w:val="231F20"/>
        </w:rPr>
        <w:t>NYI</w:t>
      </w:r>
      <w:r>
        <w:rPr>
          <w:color w:val="231F20"/>
          <w:spacing w:val="4"/>
        </w:rPr>
        <w:t xml:space="preserve"> 總幹事與全球 </w:t>
      </w:r>
      <w:r>
        <w:rPr>
          <w:color w:val="231F20"/>
        </w:rPr>
        <w:t>NYI</w:t>
      </w:r>
      <w:r>
        <w:rPr>
          <w:color w:val="231F20"/>
          <w:spacing w:val="1"/>
        </w:rPr>
        <w:t xml:space="preserve"> 議會協商之後，指定全球 </w:t>
      </w:r>
      <w:r>
        <w:rPr>
          <w:color w:val="231F20"/>
        </w:rPr>
        <w:t>NYI</w:t>
      </w:r>
      <w:r>
        <w:rPr>
          <w:color w:val="231F20"/>
          <w:spacing w:val="4"/>
        </w:rPr>
        <w:t xml:space="preserve"> 辦公室受薪職員的責任。全球 </w:t>
      </w:r>
      <w:r>
        <w:rPr>
          <w:color w:val="231F20"/>
        </w:rPr>
        <w:t>NYI</w:t>
      </w:r>
      <w:r>
        <w:rPr>
          <w:color w:val="231F20"/>
          <w:spacing w:val="10"/>
        </w:rPr>
        <w:t xml:space="preserve"> 議會和全球 </w:t>
      </w:r>
      <w:r>
        <w:rPr>
          <w:color w:val="231F20"/>
        </w:rPr>
        <w:t>NYI</w:t>
      </w:r>
      <w:r>
        <w:rPr>
          <w:color w:val="231F20"/>
          <w:spacing w:val="1"/>
        </w:rPr>
        <w:t xml:space="preserve"> 辦公室互助合作，共</w:t>
      </w:r>
      <w:r>
        <w:rPr>
          <w:color w:val="231F20"/>
          <w:spacing w:val="-4"/>
        </w:rPr>
        <w:t>襄盛舉。</w:t>
      </w:r>
    </w:p>
    <w:p w14:paraId="7D6CCB27" w14:textId="77777777" w:rsidR="003345E9" w:rsidRDefault="007169A0">
      <w:pPr>
        <w:pStyle w:val="a3"/>
        <w:spacing w:line="334" w:lineRule="exact"/>
        <w:ind w:left="119"/>
        <w:jc w:val="both"/>
      </w:pPr>
      <w:r>
        <w:rPr>
          <w:color w:val="231F20"/>
          <w:spacing w:val="46"/>
        </w:rPr>
        <w:t xml:space="preserve">➂  </w:t>
      </w:r>
      <w:r>
        <w:rPr>
          <w:color w:val="231F20"/>
        </w:rPr>
        <w:t>NYI 總幹事不得擔任全球 NYI</w:t>
      </w:r>
      <w:r>
        <w:rPr>
          <w:color w:val="231F20"/>
          <w:spacing w:val="-2"/>
        </w:rPr>
        <w:t xml:space="preserve"> 議會主席。</w:t>
      </w:r>
    </w:p>
    <w:p w14:paraId="51BA9C51" w14:textId="77777777" w:rsidR="003345E9" w:rsidRDefault="007169A0">
      <w:pPr>
        <w:pStyle w:val="2"/>
        <w:spacing w:before="43"/>
      </w:pPr>
      <w:r>
        <w:rPr>
          <w:color w:val="231F20"/>
          <w:spacing w:val="-5"/>
        </w:rPr>
        <w:t>會議</w:t>
      </w:r>
    </w:p>
    <w:p w14:paraId="7F0BA0B8" w14:textId="77777777" w:rsidR="003345E9" w:rsidRDefault="007169A0">
      <w:pPr>
        <w:pStyle w:val="3"/>
        <w:numPr>
          <w:ilvl w:val="1"/>
          <w:numId w:val="4"/>
        </w:numPr>
        <w:tabs>
          <w:tab w:val="left" w:pos="1025"/>
        </w:tabs>
        <w:spacing w:before="10" w:line="349" w:lineRule="exact"/>
        <w:ind w:hanging="905"/>
      </w:pPr>
      <w:r>
        <w:rPr>
          <w:color w:val="231F20"/>
          <w:spacing w:val="3"/>
        </w:rPr>
        <w:t xml:space="preserve">全球 </w:t>
      </w:r>
      <w:r>
        <w:rPr>
          <w:color w:val="231F20"/>
        </w:rPr>
        <w:t>NYI 會議</w:t>
      </w:r>
    </w:p>
    <w:p w14:paraId="7C21B61D" w14:textId="77777777" w:rsidR="003345E9" w:rsidRDefault="007169A0">
      <w:pPr>
        <w:pStyle w:val="a3"/>
        <w:tabs>
          <w:tab w:val="left" w:pos="527"/>
        </w:tabs>
        <w:spacing w:before="9" w:line="206" w:lineRule="auto"/>
        <w:ind w:left="528" w:right="16" w:hanging="408"/>
      </w:pPr>
      <w:r>
        <w:rPr>
          <w:color w:val="231F20"/>
          <w:spacing w:val="-10"/>
        </w:rPr>
        <w:t>➀</w:t>
      </w:r>
      <w:r>
        <w:rPr>
          <w:color w:val="231F20"/>
        </w:rPr>
        <w:tab/>
      </w:r>
      <w:r>
        <w:rPr>
          <w:color w:val="231F20"/>
          <w:spacing w:val="1"/>
        </w:rPr>
        <w:t xml:space="preserve">為了給青年人提供有效的事工，全球 </w:t>
      </w:r>
      <w:r>
        <w:rPr>
          <w:color w:val="231F20"/>
        </w:rPr>
        <w:t>NYI 事工得舉辦不同形式的</w:t>
      </w:r>
      <w:r>
        <w:rPr>
          <w:color w:val="231F20"/>
          <w:spacing w:val="1"/>
        </w:rPr>
        <w:t xml:space="preserve">敬拜、教導、培訓、團契和佈道聚會。全球 </w:t>
      </w:r>
      <w:r>
        <w:rPr>
          <w:color w:val="231F20"/>
        </w:rPr>
        <w:t>NYI</w:t>
      </w:r>
      <w:r>
        <w:rPr>
          <w:color w:val="231F20"/>
          <w:spacing w:val="2"/>
        </w:rPr>
        <w:t xml:space="preserve"> 領袖與區域、宣</w:t>
      </w:r>
      <w:r>
        <w:rPr>
          <w:color w:val="231F20"/>
        </w:rPr>
        <w:t>教禾場、地區和地方 NYI 領袖共同策劃全球事工，關心個別團體，</w:t>
      </w:r>
      <w:r>
        <w:rPr>
          <w:color w:val="231F20"/>
          <w:spacing w:val="-2"/>
        </w:rPr>
        <w:t>並朝向多區域發展，使宣聖會的青年事工發揮最大的功效。</w:t>
      </w:r>
    </w:p>
    <w:p w14:paraId="34547FBB" w14:textId="77777777" w:rsidR="003345E9" w:rsidRDefault="007169A0">
      <w:pPr>
        <w:pStyle w:val="a3"/>
        <w:tabs>
          <w:tab w:val="left" w:pos="527"/>
        </w:tabs>
        <w:spacing w:line="206" w:lineRule="auto"/>
        <w:ind w:left="528" w:right="108" w:hanging="408"/>
      </w:pPr>
      <w:r>
        <w:rPr>
          <w:color w:val="231F20"/>
          <w:spacing w:val="-10"/>
        </w:rPr>
        <w:t>➁</w:t>
      </w:r>
      <w:r>
        <w:rPr>
          <w:color w:val="231F20"/>
        </w:rPr>
        <w:tab/>
      </w:r>
      <w:r>
        <w:rPr>
          <w:color w:val="231F20"/>
          <w:spacing w:val="13"/>
        </w:rPr>
        <w:t xml:space="preserve">全球 </w:t>
      </w:r>
      <w:r>
        <w:rPr>
          <w:color w:val="231F20"/>
        </w:rPr>
        <w:t>NYI</w:t>
      </w:r>
      <w:r>
        <w:rPr>
          <w:color w:val="231F20"/>
          <w:spacing w:val="2"/>
        </w:rPr>
        <w:t xml:space="preserve"> 領袖和職員積極參與各層級 </w:t>
      </w:r>
      <w:r>
        <w:rPr>
          <w:color w:val="231F20"/>
        </w:rPr>
        <w:t>NYI</w:t>
      </w:r>
      <w:r>
        <w:rPr>
          <w:color w:val="231F20"/>
          <w:spacing w:val="1"/>
        </w:rPr>
        <w:t xml:space="preserve"> 事工，為高效事工提</w:t>
      </w:r>
      <w:r>
        <w:rPr>
          <w:color w:val="231F20"/>
          <w:spacing w:val="-4"/>
        </w:rPr>
        <w:t>供資源。</w:t>
      </w:r>
    </w:p>
    <w:p w14:paraId="28B4F2E4" w14:textId="77777777" w:rsidR="003345E9" w:rsidRDefault="007169A0">
      <w:pPr>
        <w:pStyle w:val="3"/>
        <w:numPr>
          <w:ilvl w:val="1"/>
          <w:numId w:val="4"/>
        </w:numPr>
        <w:tabs>
          <w:tab w:val="left" w:pos="1025"/>
        </w:tabs>
        <w:spacing w:line="308" w:lineRule="exact"/>
        <w:ind w:hanging="905"/>
      </w:pPr>
      <w:r>
        <w:rPr>
          <w:color w:val="231F20"/>
          <w:spacing w:val="4"/>
        </w:rPr>
        <w:t xml:space="preserve">全球 </w:t>
      </w:r>
      <w:r>
        <w:rPr>
          <w:color w:val="231F20"/>
        </w:rPr>
        <w:t>NYI 議會會議</w:t>
      </w:r>
    </w:p>
    <w:p w14:paraId="40D6D305" w14:textId="77777777" w:rsidR="003345E9" w:rsidRDefault="007169A0">
      <w:pPr>
        <w:pStyle w:val="a3"/>
        <w:tabs>
          <w:tab w:val="left" w:pos="527"/>
        </w:tabs>
        <w:spacing w:before="5" w:line="206" w:lineRule="auto"/>
        <w:ind w:left="528" w:right="14" w:hanging="408"/>
      </w:pPr>
      <w:r>
        <w:rPr>
          <w:color w:val="231F20"/>
          <w:spacing w:val="-10"/>
        </w:rPr>
        <w:t>➀</w:t>
      </w:r>
      <w:r>
        <w:rPr>
          <w:color w:val="231F20"/>
        </w:rPr>
        <w:tab/>
        <w:t>全球 NYI 議會會議每年舉辦一次，旨在促進 NYI 的使命及異象。</w:t>
      </w:r>
      <w:r>
        <w:rPr>
          <w:color w:val="231F20"/>
          <w:spacing w:val="-2"/>
        </w:rPr>
        <w:t>此會議之排期應與總董事會年度會議相關連。</w:t>
      </w:r>
    </w:p>
    <w:p w14:paraId="0C6A3785" w14:textId="77777777" w:rsidR="003345E9" w:rsidRDefault="007169A0">
      <w:pPr>
        <w:pStyle w:val="a3"/>
        <w:tabs>
          <w:tab w:val="left" w:pos="527"/>
        </w:tabs>
        <w:spacing w:line="206" w:lineRule="auto"/>
        <w:ind w:left="528" w:right="117" w:hanging="408"/>
      </w:pPr>
      <w:r>
        <w:rPr>
          <w:color w:val="231F20"/>
          <w:spacing w:val="-10"/>
        </w:rPr>
        <w:t>➁</w:t>
      </w:r>
      <w:r>
        <w:rPr>
          <w:color w:val="231F20"/>
        </w:rPr>
        <w:tab/>
        <w:t>全球 NYI 職員以及 NYI 總幹事若覺得有需要，經與負責 NYI 的</w:t>
      </w:r>
      <w:r>
        <w:rPr>
          <w:color w:val="231F20"/>
          <w:spacing w:val="-2"/>
        </w:rPr>
        <w:t>主管區總監督商討後，可召開特別會議。</w:t>
      </w:r>
    </w:p>
    <w:p w14:paraId="61E08E7B" w14:textId="77777777" w:rsidR="003345E9" w:rsidRDefault="007169A0">
      <w:pPr>
        <w:pStyle w:val="3"/>
        <w:numPr>
          <w:ilvl w:val="1"/>
          <w:numId w:val="4"/>
        </w:numPr>
        <w:tabs>
          <w:tab w:val="left" w:pos="1025"/>
        </w:tabs>
        <w:spacing w:line="308" w:lineRule="exact"/>
        <w:ind w:hanging="905"/>
      </w:pPr>
      <w:r>
        <w:rPr>
          <w:color w:val="231F20"/>
          <w:spacing w:val="3"/>
        </w:rPr>
        <w:t xml:space="preserve">全球 </w:t>
      </w:r>
      <w:r>
        <w:rPr>
          <w:color w:val="231F20"/>
        </w:rPr>
        <w:t>NYI 大會</w:t>
      </w:r>
    </w:p>
    <w:p w14:paraId="7EC6E21E" w14:textId="77777777" w:rsidR="003345E9" w:rsidRDefault="007169A0">
      <w:pPr>
        <w:pStyle w:val="a3"/>
        <w:spacing w:before="6" w:line="206" w:lineRule="auto"/>
        <w:ind w:left="528" w:right="117" w:hanging="408"/>
        <w:jc w:val="both"/>
      </w:pPr>
      <w:r>
        <w:rPr>
          <w:color w:val="231F20"/>
          <w:spacing w:val="14"/>
        </w:rPr>
        <w:t xml:space="preserve">➀  全球 </w:t>
      </w:r>
      <w:r>
        <w:rPr>
          <w:color w:val="231F20"/>
        </w:rPr>
        <w:t>NYI</w:t>
      </w:r>
      <w:r>
        <w:rPr>
          <w:color w:val="231F20"/>
          <w:spacing w:val="3"/>
        </w:rPr>
        <w:t xml:space="preserve"> 大會提供培靈聚會，以促進全球青年事工。全球 </w:t>
      </w:r>
      <w:r>
        <w:rPr>
          <w:color w:val="231F20"/>
        </w:rPr>
        <w:t>NYI大會中也接受報告、選出領袖，以及處理任何關乎 NYI 工作的立</w:t>
      </w:r>
      <w:r>
        <w:rPr>
          <w:color w:val="231F20"/>
          <w:spacing w:val="-4"/>
        </w:rPr>
        <w:t>法事宜。</w:t>
      </w:r>
    </w:p>
    <w:p w14:paraId="2EDD8625" w14:textId="77777777" w:rsidR="003345E9" w:rsidRDefault="007169A0">
      <w:pPr>
        <w:pStyle w:val="a3"/>
        <w:spacing w:line="206" w:lineRule="auto"/>
        <w:ind w:left="528" w:right="106" w:hanging="408"/>
        <w:jc w:val="both"/>
      </w:pPr>
      <w:r>
        <w:rPr>
          <w:color w:val="231F20"/>
          <w:spacing w:val="12"/>
        </w:rPr>
        <w:t xml:space="preserve">➁  經由全球 </w:t>
      </w:r>
      <w:r>
        <w:rPr>
          <w:color w:val="231F20"/>
        </w:rPr>
        <w:t>NYI</w:t>
      </w:r>
      <w:r>
        <w:rPr>
          <w:color w:val="231F20"/>
          <w:spacing w:val="6"/>
        </w:rPr>
        <w:t xml:space="preserve"> 議會向總議會方案規劃委員會建議後，總監督會</w:t>
      </w:r>
      <w:r>
        <w:rPr>
          <w:color w:val="231F20"/>
        </w:rPr>
        <w:t>定下大會的會期及時間。全球 NYI 的職員和 NYI 總幹事在全球 NYI 議會協助下 , 監督全球 NYI 大會。</w:t>
      </w:r>
    </w:p>
    <w:p w14:paraId="03700CFE"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7CAF0DB0" w14:textId="77777777" w:rsidR="003345E9" w:rsidRDefault="007169A0">
      <w:pPr>
        <w:pStyle w:val="a3"/>
        <w:spacing w:before="50"/>
        <w:ind w:left="0"/>
        <w:jc w:val="center"/>
      </w:pPr>
      <w:r>
        <w:rPr>
          <w:color w:val="231F20"/>
          <w:spacing w:val="-3"/>
        </w:rPr>
        <w:lastRenderedPageBreak/>
        <w:t>行政政策</w:t>
      </w:r>
    </w:p>
    <w:p w14:paraId="62AD1996" w14:textId="77777777" w:rsidR="003345E9" w:rsidRDefault="007169A0">
      <w:pPr>
        <w:pStyle w:val="a3"/>
        <w:spacing w:before="237" w:line="206" w:lineRule="auto"/>
        <w:ind w:left="528" w:right="108" w:hanging="408"/>
        <w:jc w:val="both"/>
      </w:pPr>
      <w:r>
        <w:rPr>
          <w:color w:val="231F20"/>
          <w:spacing w:val="10"/>
        </w:rPr>
        <w:t xml:space="preserve">➂ 所有全球 </w:t>
      </w:r>
      <w:r>
        <w:rPr>
          <w:color w:val="231F20"/>
        </w:rPr>
        <w:t>NYI 大會代表必須是宣聖會會友和 NYI 契友，在全球 NYI 大會期間年滿十二歲或以上。此外，各地區 NYI 代表在參加</w:t>
      </w:r>
      <w:r>
        <w:rPr>
          <w:color w:val="231F20"/>
          <w:spacing w:val="-2"/>
        </w:rPr>
        <w:t>大會時，必須是所代表之地區的會友，並住在該地區內。</w:t>
      </w:r>
    </w:p>
    <w:p w14:paraId="25BB8B0D" w14:textId="77777777" w:rsidR="003345E9" w:rsidRDefault="007169A0">
      <w:pPr>
        <w:pStyle w:val="a3"/>
        <w:spacing w:line="206" w:lineRule="auto"/>
        <w:ind w:left="528" w:right="108" w:hanging="408"/>
        <w:jc w:val="both"/>
      </w:pPr>
      <w:r>
        <w:rPr>
          <w:color w:val="231F20"/>
          <w:spacing w:val="30"/>
        </w:rPr>
        <w:t xml:space="preserve">➃  全球 </w:t>
      </w:r>
      <w:r>
        <w:rPr>
          <w:color w:val="231F20"/>
        </w:rPr>
        <w:t>NYI</w:t>
      </w:r>
      <w:r>
        <w:rPr>
          <w:color w:val="231F20"/>
          <w:spacing w:val="2"/>
        </w:rPr>
        <w:t xml:space="preserve"> 大會的參會人員有全球 </w:t>
      </w:r>
      <w:r>
        <w:rPr>
          <w:color w:val="231F20"/>
        </w:rPr>
        <w:t>NYI</w:t>
      </w:r>
      <w:r>
        <w:rPr>
          <w:color w:val="231F20"/>
          <w:spacing w:val="6"/>
        </w:rPr>
        <w:t xml:space="preserve"> 議會、</w:t>
      </w:r>
      <w:r>
        <w:rPr>
          <w:color w:val="231F20"/>
        </w:rPr>
        <w:t>NYI</w:t>
      </w:r>
      <w:r>
        <w:rPr>
          <w:color w:val="231F20"/>
          <w:spacing w:val="2"/>
        </w:rPr>
        <w:t xml:space="preserve"> 總幹事、各區</w:t>
      </w:r>
      <w:r>
        <w:rPr>
          <w:color w:val="231F20"/>
        </w:rPr>
        <w:t>域正式選上的職員 ( 不超過三名 )、區域、宣教禾場、國家和地區的青年事工協調主任和地區 NYI 代表：</w:t>
      </w:r>
    </w:p>
    <w:p w14:paraId="26D2395B" w14:textId="77777777" w:rsidR="003345E9" w:rsidRDefault="007169A0">
      <w:pPr>
        <w:pStyle w:val="a3"/>
        <w:spacing w:line="307" w:lineRule="exact"/>
        <w:ind w:left="552"/>
        <w:jc w:val="both"/>
      </w:pPr>
      <w:r>
        <w:rPr>
          <w:color w:val="231F20"/>
          <w:spacing w:val="49"/>
        </w:rPr>
        <w:t xml:space="preserve">ⓐ  </w:t>
      </w:r>
      <w:r>
        <w:rPr>
          <w:color w:val="231F20"/>
        </w:rPr>
        <w:t>1000</w:t>
      </w:r>
      <w:r>
        <w:rPr>
          <w:color w:val="231F20"/>
          <w:spacing w:val="3"/>
        </w:rPr>
        <w:t xml:space="preserve"> 名或以下 </w:t>
      </w:r>
      <w:r>
        <w:rPr>
          <w:color w:val="231F20"/>
        </w:rPr>
        <w:t>NYI</w:t>
      </w:r>
      <w:r>
        <w:rPr>
          <w:color w:val="231F20"/>
          <w:spacing w:val="-1"/>
        </w:rPr>
        <w:t xml:space="preserve"> 契友的地區得差派下列代表：</w:t>
      </w:r>
    </w:p>
    <w:p w14:paraId="69EF2469" w14:textId="77777777" w:rsidR="003345E9" w:rsidRDefault="007169A0">
      <w:pPr>
        <w:pStyle w:val="a3"/>
        <w:tabs>
          <w:tab w:val="left" w:pos="1380"/>
        </w:tabs>
        <w:spacing w:line="320" w:lineRule="exact"/>
        <w:ind w:left="972"/>
      </w:pPr>
      <w:r>
        <w:rPr>
          <w:color w:val="231F20"/>
          <w:spacing w:val="-10"/>
        </w:rPr>
        <w:t>㊀</w:t>
      </w:r>
      <w:r>
        <w:rPr>
          <w:color w:val="231F20"/>
        </w:rPr>
        <w:tab/>
        <w:t>全球</w:t>
      </w:r>
      <w:r>
        <w:rPr>
          <w:color w:val="231F20"/>
          <w:spacing w:val="15"/>
        </w:rPr>
        <w:t xml:space="preserve"> </w:t>
      </w:r>
      <w:r>
        <w:rPr>
          <w:color w:val="231F20"/>
        </w:rPr>
        <w:t>NYI</w:t>
      </w:r>
      <w:r>
        <w:rPr>
          <w:color w:val="231F20"/>
          <w:spacing w:val="16"/>
        </w:rPr>
        <w:t xml:space="preserve"> </w:t>
      </w:r>
      <w:r>
        <w:rPr>
          <w:color w:val="231F20"/>
        </w:rPr>
        <w:t>大會期間任職的地區</w:t>
      </w:r>
      <w:r>
        <w:rPr>
          <w:color w:val="231F20"/>
          <w:spacing w:val="16"/>
        </w:rPr>
        <w:t xml:space="preserve"> </w:t>
      </w:r>
      <w:r>
        <w:rPr>
          <w:color w:val="231F20"/>
        </w:rPr>
        <w:t>NYI</w:t>
      </w:r>
      <w:r>
        <w:rPr>
          <w:color w:val="231F20"/>
          <w:spacing w:val="16"/>
        </w:rPr>
        <w:t xml:space="preserve"> </w:t>
      </w:r>
      <w:r>
        <w:rPr>
          <w:color w:val="231F20"/>
        </w:rPr>
        <w:t>主席</w:t>
      </w:r>
      <w:r>
        <w:rPr>
          <w:color w:val="231F20"/>
          <w:spacing w:val="-10"/>
        </w:rPr>
        <w:t>；</w:t>
      </w:r>
    </w:p>
    <w:p w14:paraId="1654AD82" w14:textId="77777777" w:rsidR="003345E9" w:rsidRDefault="007169A0">
      <w:pPr>
        <w:pStyle w:val="a3"/>
        <w:tabs>
          <w:tab w:val="left" w:pos="1380"/>
        </w:tabs>
        <w:spacing w:before="6" w:line="206" w:lineRule="auto"/>
        <w:ind w:left="1380" w:right="116" w:hanging="408"/>
      </w:pPr>
      <w:r>
        <w:rPr>
          <w:color w:val="231F20"/>
          <w:spacing w:val="-10"/>
        </w:rPr>
        <w:t>㊁</w:t>
      </w:r>
      <w:r>
        <w:rPr>
          <w:color w:val="231F20"/>
        </w:rPr>
        <w:tab/>
        <w:t>一名積極參與 NYI 帶領職責的教牧代表，可以是受委派</w:t>
      </w:r>
      <w:r>
        <w:rPr>
          <w:color w:val="231F20"/>
          <w:spacing w:val="-2"/>
        </w:rPr>
        <w:t>的牧師，也可以是助牧或領有地區執照之的教牧；</w:t>
      </w:r>
    </w:p>
    <w:p w14:paraId="49911424" w14:textId="77777777" w:rsidR="003345E9" w:rsidRDefault="007169A0">
      <w:pPr>
        <w:pStyle w:val="a3"/>
        <w:tabs>
          <w:tab w:val="left" w:pos="1380"/>
        </w:tabs>
        <w:spacing w:line="206" w:lineRule="auto"/>
        <w:ind w:left="1380" w:right="117" w:hanging="408"/>
      </w:pPr>
      <w:r>
        <w:rPr>
          <w:color w:val="231F20"/>
          <w:spacing w:val="-10"/>
        </w:rPr>
        <w:t>㊂</w:t>
      </w:r>
      <w:r>
        <w:rPr>
          <w:color w:val="231F20"/>
        </w:rPr>
        <w:tab/>
        <w:t>一名積極參與</w:t>
      </w:r>
      <w:r>
        <w:rPr>
          <w:color w:val="231F20"/>
          <w:spacing w:val="40"/>
        </w:rPr>
        <w:t xml:space="preserve"> </w:t>
      </w:r>
      <w:r>
        <w:rPr>
          <w:color w:val="231F20"/>
        </w:rPr>
        <w:t>NYI</w:t>
      </w:r>
      <w:r>
        <w:rPr>
          <w:color w:val="231F20"/>
          <w:spacing w:val="40"/>
        </w:rPr>
        <w:t xml:space="preserve"> </w:t>
      </w:r>
      <w:r>
        <w:rPr>
          <w:color w:val="231F20"/>
        </w:rPr>
        <w:t>帶領職責，且在全球</w:t>
      </w:r>
      <w:r>
        <w:rPr>
          <w:color w:val="231F20"/>
          <w:spacing w:val="40"/>
        </w:rPr>
        <w:t xml:space="preserve"> </w:t>
      </w:r>
      <w:r>
        <w:rPr>
          <w:color w:val="231F20"/>
        </w:rPr>
        <w:t>NYI</w:t>
      </w:r>
      <w:r>
        <w:rPr>
          <w:color w:val="231F20"/>
          <w:spacing w:val="40"/>
        </w:rPr>
        <w:t xml:space="preserve"> </w:t>
      </w:r>
      <w:r>
        <w:rPr>
          <w:color w:val="231F20"/>
        </w:rPr>
        <w:t>大會召開</w:t>
      </w:r>
      <w:r>
        <w:rPr>
          <w:color w:val="231F20"/>
          <w:spacing w:val="-2"/>
        </w:rPr>
        <w:t>之時年滿二十三歲以上的信徒代表。</w:t>
      </w:r>
    </w:p>
    <w:p w14:paraId="5DBE8098" w14:textId="77777777" w:rsidR="003345E9" w:rsidRDefault="007169A0">
      <w:pPr>
        <w:pStyle w:val="a3"/>
        <w:tabs>
          <w:tab w:val="left" w:pos="1380"/>
        </w:tabs>
        <w:spacing w:line="206" w:lineRule="auto"/>
        <w:ind w:left="1380" w:right="117" w:hanging="408"/>
      </w:pPr>
      <w:r>
        <w:rPr>
          <w:color w:val="231F20"/>
          <w:spacing w:val="-10"/>
        </w:rPr>
        <w:t>㊃</w:t>
      </w:r>
      <w:r>
        <w:rPr>
          <w:color w:val="231F20"/>
        </w:rPr>
        <w:tab/>
        <w:t>一名積極參與</w:t>
      </w:r>
      <w:r>
        <w:rPr>
          <w:color w:val="231F20"/>
          <w:spacing w:val="40"/>
        </w:rPr>
        <w:t xml:space="preserve"> </w:t>
      </w:r>
      <w:r>
        <w:rPr>
          <w:color w:val="231F20"/>
        </w:rPr>
        <w:t>NYI</w:t>
      </w:r>
      <w:r>
        <w:rPr>
          <w:color w:val="231F20"/>
          <w:spacing w:val="40"/>
        </w:rPr>
        <w:t xml:space="preserve"> </w:t>
      </w:r>
      <w:r>
        <w:rPr>
          <w:color w:val="231F20"/>
        </w:rPr>
        <w:t>帶領職責，且在全球</w:t>
      </w:r>
      <w:r>
        <w:rPr>
          <w:color w:val="231F20"/>
          <w:spacing w:val="40"/>
        </w:rPr>
        <w:t xml:space="preserve"> </w:t>
      </w:r>
      <w:r>
        <w:rPr>
          <w:color w:val="231F20"/>
        </w:rPr>
        <w:t>NYI</w:t>
      </w:r>
      <w:r>
        <w:rPr>
          <w:color w:val="231F20"/>
          <w:spacing w:val="40"/>
        </w:rPr>
        <w:t xml:space="preserve"> </w:t>
      </w:r>
      <w:r>
        <w:rPr>
          <w:color w:val="231F20"/>
        </w:rPr>
        <w:t>大會召開</w:t>
      </w:r>
      <w:r>
        <w:rPr>
          <w:color w:val="231F20"/>
          <w:spacing w:val="-2"/>
        </w:rPr>
        <w:t>之時年齡在十二歲至二十三歲之間的青年代表。</w:t>
      </w:r>
    </w:p>
    <w:p w14:paraId="7058270D" w14:textId="77777777" w:rsidR="003345E9" w:rsidRDefault="007169A0">
      <w:pPr>
        <w:pStyle w:val="a3"/>
        <w:tabs>
          <w:tab w:val="left" w:pos="960"/>
        </w:tabs>
        <w:spacing w:line="206" w:lineRule="auto"/>
        <w:ind w:left="960" w:right="15" w:hanging="408"/>
      </w:pPr>
      <w:r>
        <w:rPr>
          <w:color w:val="231F20"/>
          <w:spacing w:val="-10"/>
        </w:rPr>
        <w:t>ⓑ</w:t>
      </w:r>
      <w:r>
        <w:rPr>
          <w:color w:val="231F20"/>
        </w:rPr>
        <w:tab/>
      </w:r>
      <w:r>
        <w:rPr>
          <w:color w:val="231F20"/>
          <w:spacing w:val="2"/>
        </w:rPr>
        <w:t xml:space="preserve">此外，一個地區每累計達 </w:t>
      </w:r>
      <w:r>
        <w:rPr>
          <w:color w:val="231F20"/>
        </w:rPr>
        <w:t>1,500</w:t>
      </w:r>
      <w:r>
        <w:rPr>
          <w:color w:val="231F20"/>
          <w:spacing w:val="23"/>
        </w:rPr>
        <w:t xml:space="preserve"> 名 </w:t>
      </w:r>
      <w:r>
        <w:rPr>
          <w:color w:val="231F20"/>
        </w:rPr>
        <w:t>NYI</w:t>
      </w:r>
      <w:r>
        <w:rPr>
          <w:color w:val="231F20"/>
          <w:spacing w:val="6"/>
        </w:rPr>
        <w:t xml:space="preserve"> 契友，和 / 或當契友</w:t>
      </w:r>
      <w:r>
        <w:rPr>
          <w:color w:val="231F20"/>
        </w:rPr>
        <w:t>數不足 1,500 人但超過 750 人時（即 751 至 1,499 名契友</w:t>
      </w:r>
      <w:r>
        <w:rPr>
          <w:color w:val="231F20"/>
          <w:spacing w:val="-102"/>
        </w:rPr>
        <w:t>）</w:t>
      </w:r>
      <w:r>
        <w:rPr>
          <w:color w:val="231F20"/>
        </w:rPr>
        <w:t>，</w:t>
      </w:r>
      <w:r>
        <w:rPr>
          <w:color w:val="231F20"/>
          <w:spacing w:val="1"/>
        </w:rPr>
        <w:t xml:space="preserve">可以增派一名教牧代表、一名信徒代表和一名在全球 </w:t>
      </w:r>
      <w:r>
        <w:rPr>
          <w:color w:val="231F20"/>
        </w:rPr>
        <w:t>NYI</w:t>
      </w:r>
      <w:r>
        <w:rPr>
          <w:color w:val="231F20"/>
          <w:spacing w:val="14"/>
        </w:rPr>
        <w:t xml:space="preserve"> 大</w:t>
      </w:r>
      <w:r>
        <w:rPr>
          <w:color w:val="231F20"/>
          <w:spacing w:val="-2"/>
        </w:rPr>
        <w:t>會召開之時年齡在十二歲至二十三歲之間的青年代表。</w:t>
      </w:r>
    </w:p>
    <w:p w14:paraId="00DF03C7" w14:textId="77777777" w:rsidR="003345E9" w:rsidRDefault="007169A0">
      <w:pPr>
        <w:pStyle w:val="a3"/>
        <w:tabs>
          <w:tab w:val="left" w:pos="960"/>
        </w:tabs>
        <w:spacing w:line="206" w:lineRule="auto"/>
        <w:ind w:left="960" w:right="118" w:hanging="408"/>
      </w:pPr>
      <w:r>
        <w:rPr>
          <w:color w:val="231F20"/>
          <w:spacing w:val="-10"/>
        </w:rPr>
        <w:t>ⓒ</w:t>
      </w:r>
      <w:r>
        <w:rPr>
          <w:color w:val="231F20"/>
        </w:rPr>
        <w:tab/>
        <w:t>地區代表的數目應依照全球 NYI 大會召開前一年的日曆年度中，地區年議會的報告中地區 NYI 契友數目決定之。</w:t>
      </w:r>
    </w:p>
    <w:p w14:paraId="06A0AC0F" w14:textId="77777777" w:rsidR="003345E9" w:rsidRDefault="007169A0">
      <w:pPr>
        <w:pStyle w:val="a3"/>
        <w:spacing w:line="206" w:lineRule="auto"/>
        <w:ind w:left="960" w:right="66" w:hanging="408"/>
        <w:jc w:val="both"/>
      </w:pPr>
      <w:r>
        <w:rPr>
          <w:color w:val="231F20"/>
          <w:w w:val="102"/>
        </w:rPr>
        <w:t>ⓓ</w:t>
      </w:r>
      <w:r>
        <w:rPr>
          <w:color w:val="231F20"/>
          <w:spacing w:val="-1"/>
        </w:rPr>
        <w:t xml:space="preserve">    </w:t>
      </w:r>
      <w:r>
        <w:rPr>
          <w:color w:val="231F20"/>
          <w:w w:val="102"/>
        </w:rPr>
        <w:t>所有地區代表須經過半數選票選舉產生，選舉須在全球</w:t>
      </w:r>
      <w:r>
        <w:rPr>
          <w:color w:val="231F20"/>
        </w:rPr>
        <w:t xml:space="preserve"> </w:t>
      </w:r>
      <w:r>
        <w:rPr>
          <w:color w:val="231F20"/>
          <w:spacing w:val="1"/>
          <w:w w:val="102"/>
        </w:rPr>
        <w:t>NY</w:t>
      </w:r>
      <w:r>
        <w:rPr>
          <w:color w:val="231F20"/>
          <w:w w:val="102"/>
        </w:rPr>
        <w:t>I</w:t>
      </w:r>
      <w:r>
        <w:rPr>
          <w:color w:val="231F20"/>
          <w:spacing w:val="6"/>
          <w:w w:val="102"/>
        </w:rPr>
        <w:t>大會召開前</w:t>
      </w:r>
      <w:r>
        <w:rPr>
          <w:color w:val="231F20"/>
          <w:spacing w:val="1"/>
        </w:rPr>
        <w:t xml:space="preserve"> </w:t>
      </w:r>
      <w:r>
        <w:rPr>
          <w:color w:val="231F20"/>
          <w:w w:val="102"/>
        </w:rPr>
        <w:t>18</w:t>
      </w:r>
      <w:r>
        <w:rPr>
          <w:color w:val="231F20"/>
          <w:spacing w:val="1"/>
        </w:rPr>
        <w:t xml:space="preserve"> </w:t>
      </w:r>
      <w:r>
        <w:rPr>
          <w:color w:val="231F20"/>
          <w:spacing w:val="7"/>
          <w:w w:val="102"/>
        </w:rPr>
        <w:t>個月內舉行的地區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大會會議期間進行；</w:t>
      </w:r>
      <w:r>
        <w:rPr>
          <w:color w:val="231F20"/>
          <w:spacing w:val="8"/>
          <w:w w:val="102"/>
        </w:rPr>
        <w:t>若因辦理旅行簽證或進行大量籌備工作所需，可延長至</w:t>
      </w:r>
      <w:r>
        <w:rPr>
          <w:color w:val="231F20"/>
          <w:spacing w:val="2"/>
        </w:rPr>
        <w:t xml:space="preserve"> </w:t>
      </w:r>
      <w:r>
        <w:rPr>
          <w:color w:val="231F20"/>
          <w:w w:val="102"/>
        </w:rPr>
        <w:t>24</w:t>
      </w:r>
      <w:r>
        <w:rPr>
          <w:color w:val="231F20"/>
          <w:spacing w:val="3"/>
          <w:w w:val="102"/>
        </w:rPr>
        <w:t>個月內完成選舉。候補代表之選舉須於正式代表選舉程序結</w:t>
      </w:r>
      <w:r>
        <w:rPr>
          <w:color w:val="231F20"/>
          <w:spacing w:val="2"/>
          <w:w w:val="102"/>
        </w:rPr>
        <w:t>束後另行舉行，須從餘下被提名人中經另一輪投票以多數票</w:t>
      </w:r>
      <w:r>
        <w:rPr>
          <w:color w:val="231F20"/>
          <w:w w:val="102"/>
        </w:rPr>
        <w:t>決產生，並按得票數高低依次定為第一候補、第二候補、第三候補等。代表和候補代表必須在全球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大會召開當年的 3</w:t>
      </w:r>
      <w:r>
        <w:rPr>
          <w:color w:val="231F20"/>
          <w:spacing w:val="-1"/>
        </w:rPr>
        <w:t xml:space="preserve"> </w:t>
      </w:r>
      <w:r>
        <w:rPr>
          <w:color w:val="231F20"/>
          <w:w w:val="102"/>
        </w:rPr>
        <w:t>月</w:t>
      </w:r>
      <w:r>
        <w:rPr>
          <w:color w:val="231F20"/>
          <w:spacing w:val="-1"/>
        </w:rPr>
        <w:t xml:space="preserve"> </w:t>
      </w:r>
      <w:r>
        <w:rPr>
          <w:color w:val="231F20"/>
          <w:w w:val="102"/>
        </w:rPr>
        <w:t>31</w:t>
      </w:r>
      <w:r>
        <w:rPr>
          <w:color w:val="231F20"/>
          <w:spacing w:val="-1"/>
        </w:rPr>
        <w:t xml:space="preserve"> </w:t>
      </w:r>
      <w:r>
        <w:rPr>
          <w:color w:val="231F20"/>
          <w:w w:val="102"/>
        </w:rPr>
        <w:t>日以前選出。</w:t>
      </w:r>
    </w:p>
    <w:p w14:paraId="5CF568DB" w14:textId="77777777" w:rsidR="003345E9" w:rsidRDefault="007169A0">
      <w:pPr>
        <w:pStyle w:val="a3"/>
        <w:tabs>
          <w:tab w:val="left" w:pos="960"/>
        </w:tabs>
        <w:spacing w:line="206" w:lineRule="auto"/>
        <w:ind w:left="960" w:right="15" w:hanging="408"/>
      </w:pPr>
      <w:r>
        <w:rPr>
          <w:color w:val="231F20"/>
          <w:w w:val="102"/>
        </w:rPr>
        <w:t>ⓔ</w:t>
      </w:r>
      <w:r>
        <w:rPr>
          <w:color w:val="231F20"/>
        </w:rPr>
        <w:tab/>
      </w:r>
      <w:r>
        <w:rPr>
          <w:color w:val="231F20"/>
          <w:spacing w:val="3"/>
          <w:w w:val="102"/>
        </w:rPr>
        <w:t>宣聖會各大專院校或神學院的學生會會長也可成為代表，代</w:t>
      </w:r>
      <w:r>
        <w:rPr>
          <w:color w:val="231F20"/>
          <w:w w:val="102"/>
        </w:rPr>
        <w:t>表</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與其機構的夥伴關係。假若此代表無法服事或參加，學生會選擇的代表得成為候補代表。</w:t>
      </w:r>
    </w:p>
    <w:p w14:paraId="4DC481BE" w14:textId="77777777" w:rsidR="003345E9" w:rsidRDefault="007169A0">
      <w:pPr>
        <w:pStyle w:val="a3"/>
        <w:tabs>
          <w:tab w:val="left" w:pos="592"/>
        </w:tabs>
        <w:spacing w:line="334" w:lineRule="exact"/>
      </w:pPr>
      <w:r>
        <w:rPr>
          <w:color w:val="231F20"/>
          <w:spacing w:val="-10"/>
        </w:rPr>
        <w:t>➄</w:t>
      </w:r>
      <w:r>
        <w:rPr>
          <w:color w:val="231F20"/>
        </w:rPr>
        <w:tab/>
      </w:r>
      <w:r>
        <w:rPr>
          <w:color w:val="231F20"/>
          <w:spacing w:val="10"/>
        </w:rPr>
        <w:t xml:space="preserve">若地區尚未有組織化的 </w:t>
      </w:r>
      <w:r>
        <w:rPr>
          <w:color w:val="231F20"/>
        </w:rPr>
        <w:t>NYI（</w:t>
      </w:r>
      <w:r>
        <w:rPr>
          <w:color w:val="231F20"/>
          <w:spacing w:val="9"/>
        </w:rPr>
        <w:t xml:space="preserve">未有地區 </w:t>
      </w:r>
      <w:r>
        <w:rPr>
          <w:color w:val="231F20"/>
        </w:rPr>
        <w:t>NYI</w:t>
      </w:r>
      <w:r>
        <w:rPr>
          <w:color w:val="231F20"/>
          <w:spacing w:val="12"/>
        </w:rPr>
        <w:t xml:space="preserve"> 大會</w:t>
      </w:r>
      <w:r>
        <w:rPr>
          <w:color w:val="231F20"/>
          <w:spacing w:val="-57"/>
        </w:rPr>
        <w:t>）</w:t>
      </w:r>
      <w:r>
        <w:rPr>
          <w:color w:val="231F20"/>
          <w:spacing w:val="18"/>
        </w:rPr>
        <w:t>，參加全球</w:t>
      </w:r>
    </w:p>
    <w:p w14:paraId="06B22AFF" w14:textId="77777777" w:rsidR="003345E9" w:rsidRDefault="003345E9">
      <w:pPr>
        <w:pStyle w:val="a3"/>
        <w:spacing w:line="334" w:lineRule="exact"/>
        <w:sectPr w:rsidR="003345E9">
          <w:pgSz w:w="8640" w:h="12960"/>
          <w:pgMar w:top="480" w:right="1080" w:bottom="1180" w:left="1080" w:header="0" w:footer="997" w:gutter="0"/>
          <w:cols w:space="720"/>
        </w:sectPr>
      </w:pPr>
    </w:p>
    <w:p w14:paraId="7C282B5C"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C146780" w14:textId="77777777" w:rsidR="003345E9" w:rsidRDefault="007169A0">
      <w:pPr>
        <w:pStyle w:val="a3"/>
        <w:spacing w:before="237" w:line="206" w:lineRule="auto"/>
        <w:ind w:left="528" w:right="117"/>
        <w:jc w:val="both"/>
      </w:pPr>
      <w:r>
        <w:rPr>
          <w:color w:val="231F20"/>
        </w:rPr>
        <w:t>NYI 大會的代表得包含一名由地區年議會選派的 NYI 契友。假若</w:t>
      </w:r>
      <w:r>
        <w:rPr>
          <w:color w:val="231F20"/>
          <w:spacing w:val="-2"/>
        </w:rPr>
        <w:t>在大會前代表退席，地區指導委員會得任命一名合格代表。</w:t>
      </w:r>
    </w:p>
    <w:p w14:paraId="25D375BD" w14:textId="77777777" w:rsidR="003345E9" w:rsidRDefault="007169A0">
      <w:pPr>
        <w:pStyle w:val="a3"/>
        <w:spacing w:line="206" w:lineRule="auto"/>
        <w:ind w:left="528" w:right="111" w:hanging="408"/>
        <w:jc w:val="both"/>
      </w:pPr>
      <w:r>
        <w:rPr>
          <w:color w:val="231F20"/>
          <w:w w:val="102"/>
        </w:rPr>
        <w:t>➅</w:t>
      </w:r>
      <w:r>
        <w:rPr>
          <w:color w:val="231F20"/>
          <w:spacing w:val="-1"/>
        </w:rPr>
        <w:t xml:space="preserve">    </w:t>
      </w:r>
      <w:r>
        <w:rPr>
          <w:color w:val="231F20"/>
          <w:w w:val="102"/>
        </w:rPr>
        <w:t>全球</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大會設定參會資格標準，旨在確保所有經正當程序選舉</w:t>
      </w:r>
      <w:r>
        <w:rPr>
          <w:color w:val="231F20"/>
          <w:spacing w:val="3"/>
          <w:w w:val="102"/>
        </w:rPr>
        <w:t>產生的代表能夠參與大會的投票表決程序。投票表決方式由大會</w:t>
      </w:r>
      <w:r>
        <w:rPr>
          <w:color w:val="231F20"/>
          <w:w w:val="102"/>
        </w:rPr>
        <w:t>議事程序委員會制定。</w:t>
      </w:r>
    </w:p>
    <w:p w14:paraId="3C589E24" w14:textId="77777777" w:rsidR="003345E9" w:rsidRDefault="007169A0">
      <w:pPr>
        <w:pStyle w:val="a3"/>
        <w:spacing w:after="38" w:line="206" w:lineRule="auto"/>
        <w:ind w:left="528" w:right="113" w:hanging="408"/>
        <w:jc w:val="both"/>
      </w:pPr>
      <w:r>
        <w:rPr>
          <w:color w:val="231F20"/>
          <w:spacing w:val="5"/>
        </w:rPr>
        <w:t xml:space="preserve">➆ 在全球 </w:t>
      </w:r>
      <w:r>
        <w:rPr>
          <w:color w:val="231F20"/>
        </w:rPr>
        <w:t>NYI 大會期間，各區域舉行區域協調會議，該會議由區域 NYI 議會、區域總幹事和區域青年事工協調主任，以及該區域當選的地區 NYI 代表所組成。</w:t>
      </w:r>
    </w:p>
    <w:tbl>
      <w:tblPr>
        <w:tblW w:w="0" w:type="auto"/>
        <w:tblInd w:w="1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560"/>
        <w:gridCol w:w="1560"/>
        <w:gridCol w:w="1560"/>
        <w:gridCol w:w="1560"/>
      </w:tblGrid>
      <w:tr w:rsidR="003345E9" w14:paraId="4DFB00AF" w14:textId="77777777">
        <w:trPr>
          <w:trHeight w:val="328"/>
        </w:trPr>
        <w:tc>
          <w:tcPr>
            <w:tcW w:w="1560" w:type="dxa"/>
          </w:tcPr>
          <w:p w14:paraId="2EB793AF" w14:textId="77777777" w:rsidR="003345E9" w:rsidRDefault="007169A0">
            <w:pPr>
              <w:pStyle w:val="TableParagraph"/>
              <w:spacing w:line="309" w:lineRule="exact"/>
              <w:ind w:left="20"/>
              <w:rPr>
                <w:sz w:val="20"/>
              </w:rPr>
            </w:pPr>
            <w:r>
              <w:rPr>
                <w:color w:val="231F20"/>
                <w:spacing w:val="-3"/>
                <w:sz w:val="20"/>
              </w:rPr>
              <w:t>契友數目</w:t>
            </w:r>
          </w:p>
        </w:tc>
        <w:tc>
          <w:tcPr>
            <w:tcW w:w="1560" w:type="dxa"/>
          </w:tcPr>
          <w:p w14:paraId="53A97AC9" w14:textId="77777777" w:rsidR="003345E9" w:rsidRDefault="007169A0">
            <w:pPr>
              <w:pStyle w:val="TableParagraph"/>
              <w:spacing w:line="309" w:lineRule="exact"/>
              <w:ind w:left="20" w:right="1"/>
              <w:rPr>
                <w:sz w:val="20"/>
              </w:rPr>
            </w:pPr>
            <w:r>
              <w:rPr>
                <w:color w:val="231F20"/>
                <w:spacing w:val="3"/>
                <w:sz w:val="20"/>
              </w:rPr>
              <w:t xml:space="preserve">代表數目 </w:t>
            </w:r>
            <w:r>
              <w:rPr>
                <w:color w:val="231F20"/>
                <w:spacing w:val="-10"/>
                <w:sz w:val="20"/>
              </w:rPr>
              <w:t>*</w:t>
            </w:r>
          </w:p>
        </w:tc>
        <w:tc>
          <w:tcPr>
            <w:tcW w:w="1560" w:type="dxa"/>
          </w:tcPr>
          <w:p w14:paraId="27D86589" w14:textId="77777777" w:rsidR="003345E9" w:rsidRDefault="007169A0">
            <w:pPr>
              <w:pStyle w:val="TableParagraph"/>
              <w:spacing w:line="309" w:lineRule="exact"/>
              <w:ind w:left="20" w:right="1"/>
              <w:rPr>
                <w:sz w:val="20"/>
              </w:rPr>
            </w:pPr>
            <w:r>
              <w:rPr>
                <w:color w:val="231F20"/>
                <w:spacing w:val="-3"/>
                <w:sz w:val="20"/>
              </w:rPr>
              <w:t>契友數目</w:t>
            </w:r>
          </w:p>
        </w:tc>
        <w:tc>
          <w:tcPr>
            <w:tcW w:w="1560" w:type="dxa"/>
          </w:tcPr>
          <w:p w14:paraId="33BBFD8E" w14:textId="77777777" w:rsidR="003345E9" w:rsidRDefault="007169A0">
            <w:pPr>
              <w:pStyle w:val="TableParagraph"/>
              <w:spacing w:line="309" w:lineRule="exact"/>
              <w:ind w:left="20" w:right="1"/>
              <w:rPr>
                <w:sz w:val="20"/>
              </w:rPr>
            </w:pPr>
            <w:r>
              <w:rPr>
                <w:color w:val="231F20"/>
                <w:spacing w:val="3"/>
                <w:sz w:val="20"/>
              </w:rPr>
              <w:t xml:space="preserve">代表數目 </w:t>
            </w:r>
            <w:r>
              <w:rPr>
                <w:color w:val="231F20"/>
                <w:spacing w:val="-10"/>
                <w:sz w:val="20"/>
              </w:rPr>
              <w:t>*</w:t>
            </w:r>
          </w:p>
        </w:tc>
      </w:tr>
      <w:tr w:rsidR="003345E9" w14:paraId="6994AE14" w14:textId="77777777">
        <w:trPr>
          <w:trHeight w:val="328"/>
        </w:trPr>
        <w:tc>
          <w:tcPr>
            <w:tcW w:w="1560" w:type="dxa"/>
          </w:tcPr>
          <w:p w14:paraId="31561A15" w14:textId="77777777" w:rsidR="003345E9" w:rsidRDefault="007169A0">
            <w:pPr>
              <w:pStyle w:val="TableParagraph"/>
              <w:spacing w:line="309" w:lineRule="exact"/>
              <w:ind w:left="20" w:right="1"/>
              <w:rPr>
                <w:sz w:val="20"/>
              </w:rPr>
            </w:pPr>
            <w:r>
              <w:rPr>
                <w:color w:val="231F20"/>
                <w:sz w:val="20"/>
              </w:rPr>
              <w:t>4-</w:t>
            </w:r>
            <w:r>
              <w:rPr>
                <w:color w:val="231F20"/>
                <w:spacing w:val="-4"/>
                <w:sz w:val="20"/>
              </w:rPr>
              <w:t>1,750</w:t>
            </w:r>
          </w:p>
        </w:tc>
        <w:tc>
          <w:tcPr>
            <w:tcW w:w="1560" w:type="dxa"/>
          </w:tcPr>
          <w:p w14:paraId="4F336FAB" w14:textId="77777777" w:rsidR="003345E9" w:rsidRDefault="007169A0">
            <w:pPr>
              <w:pStyle w:val="TableParagraph"/>
              <w:spacing w:line="309" w:lineRule="exact"/>
              <w:ind w:left="20" w:right="1"/>
              <w:rPr>
                <w:sz w:val="20"/>
              </w:rPr>
            </w:pPr>
            <w:r>
              <w:rPr>
                <w:color w:val="231F20"/>
                <w:spacing w:val="-10"/>
                <w:sz w:val="20"/>
              </w:rPr>
              <w:t>3</w:t>
            </w:r>
          </w:p>
        </w:tc>
        <w:tc>
          <w:tcPr>
            <w:tcW w:w="1560" w:type="dxa"/>
          </w:tcPr>
          <w:p w14:paraId="034FDD60" w14:textId="77777777" w:rsidR="003345E9" w:rsidRDefault="007169A0">
            <w:pPr>
              <w:pStyle w:val="TableParagraph"/>
              <w:spacing w:line="309" w:lineRule="exact"/>
              <w:ind w:left="20" w:right="1"/>
              <w:rPr>
                <w:sz w:val="20"/>
              </w:rPr>
            </w:pPr>
            <w:r>
              <w:rPr>
                <w:color w:val="231F20"/>
                <w:sz w:val="20"/>
              </w:rPr>
              <w:t>4,751-</w:t>
            </w:r>
            <w:r>
              <w:rPr>
                <w:color w:val="231F20"/>
                <w:spacing w:val="-2"/>
                <w:sz w:val="20"/>
              </w:rPr>
              <w:t>6,250</w:t>
            </w:r>
          </w:p>
        </w:tc>
        <w:tc>
          <w:tcPr>
            <w:tcW w:w="1560" w:type="dxa"/>
          </w:tcPr>
          <w:p w14:paraId="29EC4EB8" w14:textId="77777777" w:rsidR="003345E9" w:rsidRDefault="007169A0">
            <w:pPr>
              <w:pStyle w:val="TableParagraph"/>
              <w:spacing w:line="309" w:lineRule="exact"/>
              <w:ind w:left="20"/>
              <w:rPr>
                <w:sz w:val="20"/>
              </w:rPr>
            </w:pPr>
            <w:r>
              <w:rPr>
                <w:color w:val="231F20"/>
                <w:spacing w:val="-5"/>
                <w:sz w:val="20"/>
              </w:rPr>
              <w:t>12</w:t>
            </w:r>
          </w:p>
        </w:tc>
      </w:tr>
      <w:tr w:rsidR="003345E9" w14:paraId="4A071C1A" w14:textId="77777777">
        <w:trPr>
          <w:trHeight w:val="328"/>
        </w:trPr>
        <w:tc>
          <w:tcPr>
            <w:tcW w:w="1560" w:type="dxa"/>
          </w:tcPr>
          <w:p w14:paraId="07E71FD1" w14:textId="77777777" w:rsidR="003345E9" w:rsidRDefault="007169A0">
            <w:pPr>
              <w:pStyle w:val="TableParagraph"/>
              <w:spacing w:line="309" w:lineRule="exact"/>
              <w:ind w:left="20"/>
              <w:rPr>
                <w:sz w:val="20"/>
              </w:rPr>
            </w:pPr>
            <w:r>
              <w:rPr>
                <w:color w:val="231F20"/>
                <w:sz w:val="20"/>
              </w:rPr>
              <w:t>1,751-</w:t>
            </w:r>
            <w:r>
              <w:rPr>
                <w:color w:val="231F20"/>
                <w:spacing w:val="-2"/>
                <w:sz w:val="20"/>
              </w:rPr>
              <w:t>3,250</w:t>
            </w:r>
          </w:p>
        </w:tc>
        <w:tc>
          <w:tcPr>
            <w:tcW w:w="1560" w:type="dxa"/>
          </w:tcPr>
          <w:p w14:paraId="48BC53A4" w14:textId="77777777" w:rsidR="003345E9" w:rsidRDefault="007169A0">
            <w:pPr>
              <w:pStyle w:val="TableParagraph"/>
              <w:spacing w:line="309" w:lineRule="exact"/>
              <w:ind w:left="20"/>
              <w:rPr>
                <w:sz w:val="20"/>
              </w:rPr>
            </w:pPr>
            <w:r>
              <w:rPr>
                <w:color w:val="231F20"/>
                <w:spacing w:val="-10"/>
                <w:sz w:val="20"/>
              </w:rPr>
              <w:t>6</w:t>
            </w:r>
          </w:p>
        </w:tc>
        <w:tc>
          <w:tcPr>
            <w:tcW w:w="1560" w:type="dxa"/>
          </w:tcPr>
          <w:p w14:paraId="7BE195B0" w14:textId="77777777" w:rsidR="003345E9" w:rsidRDefault="007169A0">
            <w:pPr>
              <w:pStyle w:val="TableParagraph"/>
              <w:spacing w:line="309" w:lineRule="exact"/>
              <w:ind w:left="20"/>
              <w:rPr>
                <w:sz w:val="20"/>
              </w:rPr>
            </w:pPr>
            <w:r>
              <w:rPr>
                <w:color w:val="231F20"/>
                <w:sz w:val="20"/>
              </w:rPr>
              <w:t>6,251-</w:t>
            </w:r>
            <w:r>
              <w:rPr>
                <w:color w:val="231F20"/>
                <w:spacing w:val="-2"/>
                <w:sz w:val="20"/>
              </w:rPr>
              <w:t>7,750</w:t>
            </w:r>
          </w:p>
        </w:tc>
        <w:tc>
          <w:tcPr>
            <w:tcW w:w="1560" w:type="dxa"/>
          </w:tcPr>
          <w:p w14:paraId="18387C59" w14:textId="77777777" w:rsidR="003345E9" w:rsidRDefault="007169A0">
            <w:pPr>
              <w:pStyle w:val="TableParagraph"/>
              <w:spacing w:line="309" w:lineRule="exact"/>
              <w:ind w:left="20"/>
              <w:rPr>
                <w:sz w:val="20"/>
              </w:rPr>
            </w:pPr>
            <w:r>
              <w:rPr>
                <w:color w:val="231F20"/>
                <w:spacing w:val="-5"/>
                <w:sz w:val="20"/>
              </w:rPr>
              <w:t>15</w:t>
            </w:r>
          </w:p>
        </w:tc>
      </w:tr>
      <w:tr w:rsidR="003345E9" w14:paraId="3D2F1DC8" w14:textId="77777777">
        <w:trPr>
          <w:trHeight w:val="328"/>
        </w:trPr>
        <w:tc>
          <w:tcPr>
            <w:tcW w:w="1560" w:type="dxa"/>
          </w:tcPr>
          <w:p w14:paraId="0DCDED03" w14:textId="77777777" w:rsidR="003345E9" w:rsidRDefault="007169A0">
            <w:pPr>
              <w:pStyle w:val="TableParagraph"/>
              <w:spacing w:line="309" w:lineRule="exact"/>
              <w:ind w:left="20"/>
              <w:rPr>
                <w:sz w:val="20"/>
              </w:rPr>
            </w:pPr>
            <w:r>
              <w:rPr>
                <w:color w:val="231F20"/>
                <w:sz w:val="20"/>
              </w:rPr>
              <w:t>3,251-</w:t>
            </w:r>
            <w:r>
              <w:rPr>
                <w:color w:val="231F20"/>
                <w:spacing w:val="-2"/>
                <w:sz w:val="20"/>
              </w:rPr>
              <w:t>4,750</w:t>
            </w:r>
          </w:p>
        </w:tc>
        <w:tc>
          <w:tcPr>
            <w:tcW w:w="1560" w:type="dxa"/>
          </w:tcPr>
          <w:p w14:paraId="300A3E38" w14:textId="77777777" w:rsidR="003345E9" w:rsidRDefault="007169A0">
            <w:pPr>
              <w:pStyle w:val="TableParagraph"/>
              <w:spacing w:line="309" w:lineRule="exact"/>
              <w:ind w:left="20"/>
              <w:rPr>
                <w:sz w:val="20"/>
              </w:rPr>
            </w:pPr>
            <w:r>
              <w:rPr>
                <w:color w:val="231F20"/>
                <w:spacing w:val="-10"/>
                <w:sz w:val="20"/>
              </w:rPr>
              <w:t>9</w:t>
            </w:r>
          </w:p>
        </w:tc>
        <w:tc>
          <w:tcPr>
            <w:tcW w:w="1560" w:type="dxa"/>
          </w:tcPr>
          <w:p w14:paraId="1401B1AE" w14:textId="77777777" w:rsidR="003345E9" w:rsidRDefault="007169A0">
            <w:pPr>
              <w:pStyle w:val="TableParagraph"/>
              <w:spacing w:line="309" w:lineRule="exact"/>
              <w:ind w:left="20"/>
              <w:rPr>
                <w:sz w:val="20"/>
              </w:rPr>
            </w:pPr>
            <w:r>
              <w:rPr>
                <w:color w:val="231F20"/>
                <w:sz w:val="20"/>
              </w:rPr>
              <w:t>7,751-</w:t>
            </w:r>
            <w:r>
              <w:rPr>
                <w:color w:val="231F20"/>
                <w:spacing w:val="-2"/>
                <w:sz w:val="20"/>
              </w:rPr>
              <w:t>9,250</w:t>
            </w:r>
          </w:p>
        </w:tc>
        <w:tc>
          <w:tcPr>
            <w:tcW w:w="1560" w:type="dxa"/>
          </w:tcPr>
          <w:p w14:paraId="200A10B1" w14:textId="77777777" w:rsidR="003345E9" w:rsidRDefault="007169A0">
            <w:pPr>
              <w:pStyle w:val="TableParagraph"/>
              <w:spacing w:line="309" w:lineRule="exact"/>
              <w:ind w:left="20"/>
              <w:rPr>
                <w:sz w:val="20"/>
              </w:rPr>
            </w:pPr>
            <w:r>
              <w:rPr>
                <w:color w:val="231F20"/>
                <w:spacing w:val="-5"/>
                <w:sz w:val="20"/>
              </w:rPr>
              <w:t>18</w:t>
            </w:r>
          </w:p>
        </w:tc>
      </w:tr>
    </w:tbl>
    <w:p w14:paraId="5396666F" w14:textId="77777777" w:rsidR="003345E9" w:rsidRDefault="007169A0">
      <w:pPr>
        <w:pStyle w:val="a3"/>
        <w:spacing w:before="79" w:line="206" w:lineRule="auto"/>
        <w:ind w:right="117"/>
      </w:pPr>
      <w:r>
        <w:rPr>
          <w:color w:val="231F20"/>
        </w:rPr>
        <w:t>*</w:t>
      </w:r>
      <w:r>
        <w:rPr>
          <w:color w:val="231F20"/>
          <w:spacing w:val="6"/>
        </w:rPr>
        <w:t xml:space="preserve"> 地區 </w:t>
      </w:r>
      <w:r>
        <w:rPr>
          <w:color w:val="231F20"/>
        </w:rPr>
        <w:t>NYI 代表人數不包含當然出席代表 ( 地區 NYI 主席、區域 NYI主席和協調主任、全球 NYI</w:t>
      </w:r>
      <w:r>
        <w:rPr>
          <w:color w:val="231F20"/>
          <w:spacing w:val="-21"/>
        </w:rPr>
        <w:t xml:space="preserve"> 職員等。</w:t>
      </w:r>
      <w:r>
        <w:rPr>
          <w:color w:val="231F20"/>
        </w:rPr>
        <w:t>）</w:t>
      </w:r>
    </w:p>
    <w:p w14:paraId="4BE495ED" w14:textId="77777777" w:rsidR="003345E9" w:rsidRDefault="003345E9">
      <w:pPr>
        <w:pStyle w:val="a3"/>
        <w:spacing w:line="206" w:lineRule="auto"/>
        <w:sectPr w:rsidR="003345E9">
          <w:pgSz w:w="8640" w:h="12960"/>
          <w:pgMar w:top="480" w:right="1080" w:bottom="1180" w:left="1080" w:header="0" w:footer="997" w:gutter="0"/>
          <w:cols w:space="720"/>
        </w:sectPr>
      </w:pPr>
    </w:p>
    <w:p w14:paraId="1B588AA1" w14:textId="77777777" w:rsidR="003345E9" w:rsidRDefault="007169A0">
      <w:pPr>
        <w:pStyle w:val="a3"/>
        <w:spacing w:before="50"/>
        <w:ind w:left="0"/>
        <w:jc w:val="center"/>
      </w:pPr>
      <w:r>
        <w:rPr>
          <w:color w:val="231F20"/>
          <w:spacing w:val="-3"/>
        </w:rPr>
        <w:lastRenderedPageBreak/>
        <w:t>行政政策</w:t>
      </w:r>
    </w:p>
    <w:p w14:paraId="2ECAFAB0" w14:textId="77777777" w:rsidR="003345E9" w:rsidRDefault="007169A0">
      <w:pPr>
        <w:pStyle w:val="1"/>
        <w:spacing w:before="89"/>
        <w:ind w:left="0"/>
        <w:jc w:val="center"/>
      </w:pPr>
      <w:r>
        <w:rPr>
          <w:color w:val="231F20"/>
          <w:spacing w:val="-1"/>
        </w:rPr>
        <w:t>第二章 宣聖會國際宣道團契</w:t>
      </w:r>
    </w:p>
    <w:p w14:paraId="3BFFEE41" w14:textId="77777777" w:rsidR="003345E9" w:rsidRDefault="007169A0">
      <w:pPr>
        <w:pStyle w:val="3"/>
        <w:numPr>
          <w:ilvl w:val="0"/>
          <w:numId w:val="9"/>
        </w:numPr>
        <w:tabs>
          <w:tab w:val="left" w:pos="2331"/>
          <w:tab w:val="left" w:pos="2644"/>
        </w:tabs>
        <w:spacing w:before="116" w:line="440" w:lineRule="atLeast"/>
        <w:ind w:left="2644" w:right="1900" w:hanging="743"/>
        <w:jc w:val="left"/>
      </w:pPr>
      <w:r>
        <w:rPr>
          <w:color w:val="231F20"/>
          <w:spacing w:val="-2"/>
        </w:rPr>
        <w:t>宣聖會國際宣道團契憲法</w:t>
      </w:r>
      <w:r>
        <w:rPr>
          <w:color w:val="231F20"/>
          <w:spacing w:val="6"/>
          <w:w w:val="110"/>
        </w:rPr>
        <w:t>第一條. 名稱</w:t>
      </w:r>
    </w:p>
    <w:p w14:paraId="646415EB" w14:textId="77777777" w:rsidR="003345E9" w:rsidRDefault="007169A0">
      <w:pPr>
        <w:pStyle w:val="a3"/>
        <w:spacing w:line="320" w:lineRule="exact"/>
        <w:ind w:left="527"/>
      </w:pPr>
      <w:r>
        <w:rPr>
          <w:color w:val="231F20"/>
          <w:spacing w:val="-2"/>
        </w:rPr>
        <w:t>本組織之正式名稱為宣聖會國際宣道團契</w:t>
      </w:r>
      <w:r>
        <w:rPr>
          <w:color w:val="231F20"/>
          <w:spacing w:val="18"/>
        </w:rPr>
        <w:t>（NMI</w:t>
      </w:r>
      <w:r>
        <w:rPr>
          <w:color w:val="231F20"/>
          <w:spacing w:val="-84"/>
        </w:rPr>
        <w:t>）</w:t>
      </w:r>
      <w:r>
        <w:rPr>
          <w:color w:val="231F20"/>
          <w:spacing w:val="-10"/>
        </w:rPr>
        <w:t>。</w:t>
      </w:r>
    </w:p>
    <w:p w14:paraId="6EA9BE32" w14:textId="77777777" w:rsidR="003345E9" w:rsidRDefault="007169A0">
      <w:pPr>
        <w:pStyle w:val="3"/>
        <w:spacing w:before="67" w:line="347" w:lineRule="exact"/>
        <w:ind w:left="2644"/>
      </w:pPr>
      <w:r>
        <w:rPr>
          <w:color w:val="231F20"/>
          <w:spacing w:val="-1"/>
        </w:rPr>
        <w:t>第二條 . 目的</w:t>
      </w:r>
    </w:p>
    <w:p w14:paraId="00F27E9A" w14:textId="77777777" w:rsidR="003345E9" w:rsidRDefault="007169A0">
      <w:pPr>
        <w:pStyle w:val="a3"/>
        <w:spacing w:before="9" w:line="206" w:lineRule="auto"/>
        <w:ind w:left="119" w:right="112" w:firstLine="408"/>
      </w:pPr>
      <w:r>
        <w:rPr>
          <w:color w:val="231F20"/>
          <w:spacing w:val="2"/>
        </w:rPr>
        <w:t xml:space="preserve">本團契之宗旨為經由 </w:t>
      </w:r>
      <w:r>
        <w:rPr>
          <w:color w:val="231F20"/>
        </w:rPr>
        <w:t>1)</w:t>
      </w:r>
      <w:r>
        <w:rPr>
          <w:color w:val="231F20"/>
          <w:spacing w:val="6"/>
        </w:rPr>
        <w:t xml:space="preserve"> 祈禱、</w:t>
      </w:r>
      <w:r>
        <w:rPr>
          <w:color w:val="231F20"/>
        </w:rPr>
        <w:t>2)</w:t>
      </w:r>
      <w:r>
        <w:rPr>
          <w:color w:val="231F20"/>
          <w:spacing w:val="6"/>
        </w:rPr>
        <w:t xml:space="preserve"> 奉獻、</w:t>
      </w:r>
      <w:r>
        <w:rPr>
          <w:color w:val="231F20"/>
        </w:rPr>
        <w:t>3)</w:t>
      </w:r>
      <w:r>
        <w:rPr>
          <w:color w:val="231F20"/>
          <w:spacing w:val="8"/>
        </w:rPr>
        <w:t xml:space="preserve"> 教育以及 </w:t>
      </w:r>
      <w:r>
        <w:rPr>
          <w:color w:val="231F20"/>
        </w:rPr>
        <w:t>4)</w:t>
      </w:r>
      <w:r>
        <w:rPr>
          <w:color w:val="231F20"/>
          <w:spacing w:val="4"/>
        </w:rPr>
        <w:t xml:space="preserve"> 動員兒童</w:t>
      </w:r>
      <w:r>
        <w:rPr>
          <w:color w:val="231F20"/>
          <w:spacing w:val="-2"/>
        </w:rPr>
        <w:t>及青少年，推動本會參與宣教事工。</w:t>
      </w:r>
    </w:p>
    <w:p w14:paraId="71EF85ED" w14:textId="77777777" w:rsidR="003345E9" w:rsidRDefault="007169A0">
      <w:pPr>
        <w:spacing w:before="82"/>
        <w:ind w:left="2644"/>
        <w:rPr>
          <w:b/>
          <w:sz w:val="20"/>
        </w:rPr>
      </w:pPr>
      <w:r>
        <w:rPr>
          <w:b/>
          <w:color w:val="231F20"/>
          <w:spacing w:val="-1"/>
          <w:sz w:val="20"/>
        </w:rPr>
        <w:t>第三條 . 組織</w:t>
      </w:r>
    </w:p>
    <w:p w14:paraId="0CF1C6D8" w14:textId="77777777" w:rsidR="003345E9" w:rsidRDefault="007169A0">
      <w:pPr>
        <w:pStyle w:val="2"/>
        <w:spacing w:before="45"/>
        <w:ind w:left="120"/>
      </w:pPr>
      <w:r>
        <w:rPr>
          <w:color w:val="231F20"/>
          <w:spacing w:val="3"/>
          <w:w w:val="115"/>
        </w:rPr>
        <w:t>第一款 地方</w:t>
      </w:r>
    </w:p>
    <w:p w14:paraId="32660125" w14:textId="77777777" w:rsidR="003345E9" w:rsidRDefault="007169A0">
      <w:pPr>
        <w:pStyle w:val="a3"/>
        <w:spacing w:before="49" w:line="206" w:lineRule="auto"/>
        <w:ind w:right="116" w:firstLine="408"/>
      </w:pPr>
      <w:r>
        <w:rPr>
          <w:color w:val="231F20"/>
        </w:rPr>
        <w:t>地方宣聖會國際宣道團契（以下簡稱 NMI）應為該地方教會內之組織，並應與牧師、教會委員會及地方 NMI 議會合作。</w:t>
      </w:r>
    </w:p>
    <w:p w14:paraId="0E46B685" w14:textId="77777777" w:rsidR="003345E9" w:rsidRDefault="007169A0">
      <w:pPr>
        <w:pStyle w:val="2"/>
        <w:spacing w:before="61"/>
        <w:ind w:left="120"/>
      </w:pPr>
      <w:r>
        <w:rPr>
          <w:color w:val="231F20"/>
          <w:spacing w:val="-2"/>
        </w:rPr>
        <w:t>第二款 地區</w:t>
      </w:r>
    </w:p>
    <w:p w14:paraId="49D4CA22" w14:textId="77777777" w:rsidR="003345E9" w:rsidRDefault="007169A0">
      <w:pPr>
        <w:pStyle w:val="a3"/>
        <w:spacing w:before="48" w:line="206" w:lineRule="auto"/>
        <w:ind w:right="117" w:firstLine="408"/>
      </w:pPr>
      <w:r>
        <w:rPr>
          <w:color w:val="231F20"/>
          <w:spacing w:val="4"/>
          <w:w w:val="102"/>
        </w:rPr>
        <w:t>地區</w:t>
      </w:r>
      <w:r>
        <w:rPr>
          <w:color w:val="231F20"/>
          <w:spacing w:val="1"/>
        </w:rPr>
        <w:t xml:space="preserve"> </w:t>
      </w:r>
      <w:r>
        <w:rPr>
          <w:color w:val="231F20"/>
          <w:w w:val="102"/>
        </w:rPr>
        <w:t>NMI</w:t>
      </w:r>
      <w:r>
        <w:rPr>
          <w:color w:val="231F20"/>
          <w:spacing w:val="1"/>
        </w:rPr>
        <w:t xml:space="preserve"> </w:t>
      </w:r>
      <w:r>
        <w:rPr>
          <w:color w:val="231F20"/>
          <w:spacing w:val="6"/>
          <w:w w:val="102"/>
        </w:rPr>
        <w:t>議會之領袖應與地區監督、地區指導委員會以及其他相關之地區領袖通力合作。</w:t>
      </w:r>
    </w:p>
    <w:p w14:paraId="035B4E93" w14:textId="77777777" w:rsidR="003345E9" w:rsidRDefault="007169A0">
      <w:pPr>
        <w:pStyle w:val="a3"/>
        <w:spacing w:line="335" w:lineRule="exact"/>
        <w:ind w:left="528"/>
      </w:pPr>
      <w:r>
        <w:rPr>
          <w:color w:val="231F20"/>
          <w:spacing w:val="2"/>
        </w:rPr>
        <w:t xml:space="preserve">地區範圍內之所有地方 </w:t>
      </w:r>
      <w:r>
        <w:rPr>
          <w:color w:val="231F20"/>
        </w:rPr>
        <w:t>NMI</w:t>
      </w:r>
      <w:r>
        <w:rPr>
          <w:color w:val="231F20"/>
          <w:spacing w:val="5"/>
        </w:rPr>
        <w:t xml:space="preserve"> 組織組成地區 </w:t>
      </w:r>
      <w:r>
        <w:rPr>
          <w:color w:val="231F20"/>
        </w:rPr>
        <w:t>NMI</w:t>
      </w:r>
      <w:r>
        <w:rPr>
          <w:color w:val="231F20"/>
          <w:spacing w:val="-10"/>
        </w:rPr>
        <w:t>。</w:t>
      </w:r>
    </w:p>
    <w:p w14:paraId="60E2172C" w14:textId="77777777" w:rsidR="003345E9" w:rsidRDefault="007169A0">
      <w:pPr>
        <w:pStyle w:val="2"/>
        <w:spacing w:before="46"/>
        <w:ind w:left="120"/>
      </w:pPr>
      <w:r>
        <w:rPr>
          <w:color w:val="231F20"/>
          <w:spacing w:val="-2"/>
        </w:rPr>
        <w:t>第三款 全球</w:t>
      </w:r>
    </w:p>
    <w:p w14:paraId="5C9FCE8C" w14:textId="77777777" w:rsidR="003345E9" w:rsidRDefault="007169A0">
      <w:pPr>
        <w:pStyle w:val="a3"/>
        <w:spacing w:before="48" w:line="206" w:lineRule="auto"/>
        <w:ind w:right="117" w:firstLine="408"/>
      </w:pPr>
      <w:r>
        <w:rPr>
          <w:color w:val="231F20"/>
          <w:spacing w:val="4"/>
          <w:w w:val="102"/>
        </w:rPr>
        <w:t>全球</w:t>
      </w:r>
      <w:r>
        <w:rPr>
          <w:color w:val="231F20"/>
          <w:spacing w:val="1"/>
        </w:rPr>
        <w:t xml:space="preserve"> </w:t>
      </w:r>
      <w:r>
        <w:rPr>
          <w:color w:val="231F20"/>
          <w:w w:val="102"/>
        </w:rPr>
        <w:t>NMI</w:t>
      </w:r>
      <w:r>
        <w:rPr>
          <w:color w:val="231F20"/>
          <w:spacing w:val="1"/>
        </w:rPr>
        <w:t xml:space="preserve"> </w:t>
      </w:r>
      <w:r>
        <w:rPr>
          <w:color w:val="231F20"/>
          <w:spacing w:val="6"/>
          <w:w w:val="102"/>
        </w:rPr>
        <w:t>議會之領袖應與全球宣道辦公室、總董事會轄下地方教會宣道委員會以及主管區總監督合作。</w:t>
      </w:r>
    </w:p>
    <w:p w14:paraId="79C3A959" w14:textId="77777777" w:rsidR="003345E9" w:rsidRDefault="007169A0">
      <w:pPr>
        <w:pStyle w:val="a3"/>
        <w:spacing w:line="335" w:lineRule="exact"/>
        <w:ind w:left="528"/>
      </w:pPr>
      <w:r>
        <w:rPr>
          <w:color w:val="231F20"/>
          <w:spacing w:val="2"/>
        </w:rPr>
        <w:t xml:space="preserve">所有地區及地方 </w:t>
      </w:r>
      <w:r>
        <w:rPr>
          <w:color w:val="231F20"/>
        </w:rPr>
        <w:t>NMI</w:t>
      </w:r>
      <w:r>
        <w:rPr>
          <w:color w:val="231F20"/>
          <w:spacing w:val="3"/>
        </w:rPr>
        <w:t xml:space="preserve"> 應組成全球 </w:t>
      </w:r>
      <w:r>
        <w:rPr>
          <w:color w:val="231F20"/>
        </w:rPr>
        <w:t>NMI</w:t>
      </w:r>
      <w:r>
        <w:rPr>
          <w:color w:val="231F20"/>
          <w:spacing w:val="1"/>
        </w:rPr>
        <w:t xml:space="preserve"> 團契。</w:t>
      </w:r>
    </w:p>
    <w:p w14:paraId="6244A906" w14:textId="77777777" w:rsidR="003345E9" w:rsidRDefault="007169A0">
      <w:pPr>
        <w:spacing w:before="66"/>
        <w:ind w:left="2644"/>
        <w:rPr>
          <w:b/>
          <w:sz w:val="20"/>
        </w:rPr>
      </w:pPr>
      <w:r>
        <w:rPr>
          <w:b/>
          <w:color w:val="231F20"/>
          <w:spacing w:val="-1"/>
          <w:sz w:val="20"/>
        </w:rPr>
        <w:t>第四條 . 會籍</w:t>
      </w:r>
    </w:p>
    <w:p w14:paraId="7F154862" w14:textId="77777777" w:rsidR="003345E9" w:rsidRDefault="007169A0">
      <w:pPr>
        <w:pStyle w:val="2"/>
        <w:spacing w:before="46"/>
        <w:ind w:left="120"/>
      </w:pPr>
      <w:r>
        <w:rPr>
          <w:color w:val="231F20"/>
          <w:spacing w:val="-3"/>
          <w:w w:val="115"/>
        </w:rPr>
        <w:t>第一契友</w:t>
      </w:r>
    </w:p>
    <w:p w14:paraId="6E86C572" w14:textId="77777777" w:rsidR="003345E9" w:rsidRDefault="007169A0">
      <w:pPr>
        <w:pStyle w:val="a3"/>
        <w:spacing w:before="48" w:line="206" w:lineRule="auto"/>
        <w:ind w:right="119" w:firstLine="408"/>
      </w:pPr>
      <w:r>
        <w:rPr>
          <w:color w:val="231F20"/>
        </w:rPr>
        <w:t>凡屬宣聖會並支持 NMI 宗旨的會友均可成為該地方教會 NMI 之</w:t>
      </w:r>
      <w:r>
        <w:rPr>
          <w:color w:val="231F20"/>
          <w:spacing w:val="-2"/>
        </w:rPr>
        <w:t>正式契友。</w:t>
      </w:r>
    </w:p>
    <w:p w14:paraId="43518B58" w14:textId="77777777" w:rsidR="003345E9" w:rsidRDefault="007169A0">
      <w:pPr>
        <w:pStyle w:val="a3"/>
        <w:spacing w:line="206" w:lineRule="auto"/>
        <w:ind w:right="111" w:firstLine="408"/>
      </w:pPr>
      <w:r>
        <w:rPr>
          <w:color w:val="231F20"/>
          <w:spacing w:val="3"/>
          <w:w w:val="102"/>
        </w:rPr>
        <w:t>除兒童及青年組外，年滿十五歲或以上的正式契友享有投票權及</w:t>
      </w:r>
      <w:r>
        <w:rPr>
          <w:color w:val="231F20"/>
          <w:w w:val="102"/>
        </w:rPr>
        <w:t>任職權。</w:t>
      </w:r>
    </w:p>
    <w:p w14:paraId="2A5B7C39" w14:textId="77777777" w:rsidR="003345E9" w:rsidRDefault="007169A0">
      <w:pPr>
        <w:pStyle w:val="a3"/>
        <w:spacing w:line="335" w:lineRule="exact"/>
        <w:ind w:left="528"/>
      </w:pPr>
      <w:r>
        <w:rPr>
          <w:color w:val="231F20"/>
          <w:spacing w:val="4"/>
        </w:rPr>
        <w:t xml:space="preserve">除非本憲法另有規定，契友一詞指的是  </w:t>
      </w:r>
      <w:r>
        <w:rPr>
          <w:color w:val="231F20"/>
        </w:rPr>
        <w:t>NMI</w:t>
      </w:r>
      <w:r>
        <w:rPr>
          <w:color w:val="231F20"/>
          <w:spacing w:val="6"/>
        </w:rPr>
        <w:t xml:space="preserve">  之正式契友，此契</w:t>
      </w:r>
    </w:p>
    <w:p w14:paraId="12B9549A" w14:textId="77777777" w:rsidR="003345E9" w:rsidRDefault="003345E9">
      <w:pPr>
        <w:pStyle w:val="a3"/>
        <w:spacing w:line="335" w:lineRule="exact"/>
        <w:sectPr w:rsidR="003345E9">
          <w:pgSz w:w="8640" w:h="12960"/>
          <w:pgMar w:top="480" w:right="1080" w:bottom="1180" w:left="1080" w:header="0" w:footer="997" w:gutter="0"/>
          <w:cols w:space="720"/>
        </w:sectPr>
      </w:pPr>
    </w:p>
    <w:p w14:paraId="6AEF4CC4"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7960FD93" w14:textId="77777777" w:rsidR="003345E9" w:rsidRDefault="007169A0">
      <w:pPr>
        <w:pStyle w:val="a3"/>
        <w:spacing w:before="201"/>
      </w:pPr>
      <w:r>
        <w:rPr>
          <w:color w:val="231F20"/>
          <w:spacing w:val="-1"/>
        </w:rPr>
        <w:t>友亦應先為各教會之會友。</w:t>
      </w:r>
    </w:p>
    <w:p w14:paraId="18ECF2B5" w14:textId="77777777" w:rsidR="003345E9" w:rsidRDefault="007169A0">
      <w:pPr>
        <w:pStyle w:val="2"/>
        <w:spacing w:before="46"/>
        <w:ind w:left="120"/>
      </w:pPr>
      <w:r>
        <w:rPr>
          <w:color w:val="231F20"/>
          <w:spacing w:val="-2"/>
        </w:rPr>
        <w:t>第二準契友</w:t>
      </w:r>
    </w:p>
    <w:p w14:paraId="5527B86F" w14:textId="77777777" w:rsidR="003345E9" w:rsidRDefault="007169A0">
      <w:pPr>
        <w:pStyle w:val="a3"/>
        <w:spacing w:before="12"/>
        <w:ind w:left="528"/>
      </w:pPr>
      <w:r>
        <w:rPr>
          <w:color w:val="231F20"/>
          <w:spacing w:val="2"/>
        </w:rPr>
        <w:t xml:space="preserve">非宣聖會之契友但支持 </w:t>
      </w:r>
      <w:r>
        <w:rPr>
          <w:color w:val="231F20"/>
        </w:rPr>
        <w:t>NMI</w:t>
      </w:r>
      <w:r>
        <w:rPr>
          <w:color w:val="231F20"/>
          <w:spacing w:val="3"/>
        </w:rPr>
        <w:t xml:space="preserve"> 宗旨者，可成為 </w:t>
      </w:r>
      <w:r>
        <w:rPr>
          <w:color w:val="231F20"/>
        </w:rPr>
        <w:t>NMI</w:t>
      </w:r>
      <w:r>
        <w:rPr>
          <w:color w:val="231F20"/>
          <w:spacing w:val="1"/>
        </w:rPr>
        <w:t xml:space="preserve"> 之準契友。</w:t>
      </w:r>
    </w:p>
    <w:p w14:paraId="6FDB5A61" w14:textId="77777777" w:rsidR="003345E9" w:rsidRDefault="007169A0">
      <w:pPr>
        <w:spacing w:before="67"/>
        <w:ind w:left="2338"/>
        <w:rPr>
          <w:b/>
          <w:sz w:val="20"/>
        </w:rPr>
      </w:pPr>
      <w:r>
        <w:rPr>
          <w:b/>
          <w:color w:val="231F20"/>
          <w:spacing w:val="-1"/>
          <w:sz w:val="20"/>
        </w:rPr>
        <w:t>第五條 . 議會及職員</w:t>
      </w:r>
    </w:p>
    <w:p w14:paraId="4D273632" w14:textId="77777777" w:rsidR="003345E9" w:rsidRDefault="007169A0">
      <w:pPr>
        <w:pStyle w:val="2"/>
        <w:spacing w:before="46"/>
        <w:ind w:left="120"/>
      </w:pPr>
      <w:r>
        <w:rPr>
          <w:color w:val="231F20"/>
          <w:spacing w:val="2"/>
          <w:w w:val="110"/>
        </w:rPr>
        <w:t>第一款 地方議會</w:t>
      </w:r>
    </w:p>
    <w:p w14:paraId="7456F8D9" w14:textId="77777777" w:rsidR="003345E9" w:rsidRDefault="007169A0">
      <w:pPr>
        <w:pStyle w:val="3"/>
        <w:tabs>
          <w:tab w:val="left" w:pos="527"/>
        </w:tabs>
        <w:spacing w:before="12" w:line="347" w:lineRule="exact"/>
        <w:ind w:left="120"/>
      </w:pPr>
      <w:r>
        <w:rPr>
          <w:color w:val="231F20"/>
          <w:spacing w:val="-10"/>
        </w:rPr>
        <w:t>Ⓐ</w:t>
      </w:r>
      <w:r>
        <w:rPr>
          <w:color w:val="231F20"/>
        </w:rPr>
        <w:tab/>
      </w:r>
      <w:r>
        <w:rPr>
          <w:color w:val="231F20"/>
          <w:spacing w:val="-5"/>
        </w:rPr>
        <w:t>宗旨</w:t>
      </w:r>
    </w:p>
    <w:p w14:paraId="4795911F" w14:textId="77777777" w:rsidR="003345E9" w:rsidRDefault="007169A0">
      <w:pPr>
        <w:pStyle w:val="a3"/>
        <w:spacing w:before="9" w:line="206" w:lineRule="auto"/>
        <w:ind w:left="528" w:right="118"/>
      </w:pPr>
      <w:r>
        <w:rPr>
          <w:color w:val="231F20"/>
          <w:spacing w:val="2"/>
        </w:rPr>
        <w:t xml:space="preserve">地方議會應在地方教會透過 </w:t>
      </w:r>
      <w:r>
        <w:rPr>
          <w:color w:val="231F20"/>
        </w:rPr>
        <w:t>1)</w:t>
      </w:r>
      <w:r>
        <w:rPr>
          <w:color w:val="231F20"/>
          <w:spacing w:val="6"/>
        </w:rPr>
        <w:t xml:space="preserve"> 祈禱、</w:t>
      </w:r>
      <w:r>
        <w:rPr>
          <w:color w:val="231F20"/>
        </w:rPr>
        <w:t>2)</w:t>
      </w:r>
      <w:r>
        <w:rPr>
          <w:color w:val="231F20"/>
          <w:spacing w:val="6"/>
        </w:rPr>
        <w:t xml:space="preserve"> 奉獻、</w:t>
      </w:r>
      <w:r>
        <w:rPr>
          <w:color w:val="231F20"/>
        </w:rPr>
        <w:t>3)</w:t>
      </w:r>
      <w:r>
        <w:rPr>
          <w:color w:val="231F20"/>
          <w:spacing w:val="7"/>
        </w:rPr>
        <w:t xml:space="preserve"> 教育以及 </w:t>
      </w:r>
      <w:r>
        <w:rPr>
          <w:color w:val="231F20"/>
        </w:rPr>
        <w:t>4)</w:t>
      </w:r>
      <w:r>
        <w:rPr>
          <w:color w:val="231F20"/>
          <w:spacing w:val="13"/>
        </w:rPr>
        <w:t xml:space="preserve"> 動</w:t>
      </w:r>
      <w:r>
        <w:rPr>
          <w:color w:val="231F20"/>
        </w:rPr>
        <w:t>員兒童及青少年，在本會推動 NMI 之宗旨。</w:t>
      </w:r>
    </w:p>
    <w:p w14:paraId="4FED2881" w14:textId="77777777" w:rsidR="003345E9" w:rsidRDefault="007169A0">
      <w:pPr>
        <w:pStyle w:val="3"/>
        <w:tabs>
          <w:tab w:val="left" w:pos="527"/>
        </w:tabs>
        <w:spacing w:line="308" w:lineRule="exact"/>
        <w:ind w:left="120"/>
      </w:pPr>
      <w:r>
        <w:rPr>
          <w:color w:val="231F20"/>
          <w:spacing w:val="-10"/>
        </w:rPr>
        <w:t>Ⓑ</w:t>
      </w:r>
      <w:r>
        <w:rPr>
          <w:color w:val="231F20"/>
        </w:rPr>
        <w:tab/>
      </w:r>
      <w:r>
        <w:rPr>
          <w:color w:val="231F20"/>
          <w:spacing w:val="-5"/>
        </w:rPr>
        <w:t>組成</w:t>
      </w:r>
    </w:p>
    <w:p w14:paraId="5837B953" w14:textId="77777777" w:rsidR="003345E9" w:rsidRDefault="007169A0">
      <w:pPr>
        <w:pStyle w:val="a3"/>
        <w:tabs>
          <w:tab w:val="left" w:pos="959"/>
        </w:tabs>
        <w:spacing w:before="10" w:line="206" w:lineRule="auto"/>
        <w:ind w:left="960" w:right="16" w:hanging="408"/>
      </w:pPr>
      <w:r>
        <w:rPr>
          <w:color w:val="231F20"/>
          <w:w w:val="102"/>
        </w:rPr>
        <w:t>➀</w:t>
      </w:r>
      <w:r>
        <w:rPr>
          <w:color w:val="231F20"/>
        </w:rPr>
        <w:tab/>
      </w:r>
      <w:r>
        <w:rPr>
          <w:color w:val="231F20"/>
          <w:spacing w:val="5"/>
          <w:w w:val="102"/>
        </w:rPr>
        <w:t>地方議會應有一位主席。經與主席及座堂牧師商討同意後，按教會人數決定</w:t>
      </w:r>
      <w:r>
        <w:rPr>
          <w:color w:val="231F20"/>
          <w:spacing w:val="-1"/>
        </w:rPr>
        <w:t xml:space="preserve"> </w:t>
      </w:r>
      <w:r>
        <w:rPr>
          <w:color w:val="231F20"/>
          <w:w w:val="102"/>
        </w:rPr>
        <w:t>NMI</w:t>
      </w:r>
      <w:r>
        <w:rPr>
          <w:color w:val="231F20"/>
          <w:spacing w:val="-1"/>
        </w:rPr>
        <w:t xml:space="preserve"> </w:t>
      </w:r>
      <w:r>
        <w:rPr>
          <w:color w:val="231F20"/>
          <w:w w:val="102"/>
        </w:rPr>
        <w:t>議會的職員和委員數目。</w:t>
      </w:r>
    </w:p>
    <w:p w14:paraId="6CCD8489" w14:textId="77777777" w:rsidR="003345E9" w:rsidRDefault="007169A0">
      <w:pPr>
        <w:pStyle w:val="a3"/>
        <w:tabs>
          <w:tab w:val="left" w:pos="959"/>
        </w:tabs>
        <w:spacing w:line="206" w:lineRule="auto"/>
        <w:ind w:left="960" w:right="15" w:hanging="408"/>
      </w:pPr>
      <w:r>
        <w:rPr>
          <w:color w:val="231F20"/>
          <w:spacing w:val="-10"/>
        </w:rPr>
        <w:t>➁</w:t>
      </w:r>
      <w:r>
        <w:rPr>
          <w:color w:val="231F20"/>
        </w:rPr>
        <w:tab/>
      </w:r>
      <w:r>
        <w:rPr>
          <w:color w:val="231F20"/>
          <w:spacing w:val="-2"/>
        </w:rPr>
        <w:t>執行委員會可由地方議會決定以主席、座堂牧師（當然成員）和兩位或以上的成員組成。</w:t>
      </w:r>
    </w:p>
    <w:p w14:paraId="23625E61" w14:textId="77777777" w:rsidR="003345E9" w:rsidRDefault="007169A0">
      <w:pPr>
        <w:pStyle w:val="a3"/>
        <w:tabs>
          <w:tab w:val="left" w:pos="959"/>
        </w:tabs>
        <w:spacing w:line="206" w:lineRule="auto"/>
        <w:ind w:left="960" w:right="110" w:hanging="408"/>
      </w:pPr>
      <w:r>
        <w:rPr>
          <w:color w:val="231F20"/>
          <w:w w:val="102"/>
        </w:rPr>
        <w:t>➂</w:t>
      </w:r>
      <w:r>
        <w:rPr>
          <w:color w:val="231F20"/>
        </w:rPr>
        <w:tab/>
      </w:r>
      <w:r>
        <w:rPr>
          <w:color w:val="231F20"/>
          <w:spacing w:val="7"/>
          <w:w w:val="102"/>
        </w:rPr>
        <w:t>他議會成員可專責與</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有關的祈禱、奉獻、教育及動員</w:t>
      </w:r>
      <w:r>
        <w:rPr>
          <w:color w:val="231F20"/>
          <w:w w:val="102"/>
        </w:rPr>
        <w:t>青少年和兒童之內容。</w:t>
      </w:r>
    </w:p>
    <w:p w14:paraId="0FCB6437" w14:textId="77777777" w:rsidR="003345E9" w:rsidRDefault="007169A0">
      <w:pPr>
        <w:pStyle w:val="a3"/>
        <w:tabs>
          <w:tab w:val="left" w:pos="959"/>
        </w:tabs>
        <w:spacing w:line="206" w:lineRule="auto"/>
        <w:ind w:left="960" w:right="111" w:hanging="408"/>
      </w:pPr>
      <w:r>
        <w:rPr>
          <w:color w:val="231F20"/>
          <w:w w:val="102"/>
        </w:rPr>
        <w:t>➃</w:t>
      </w:r>
      <w:r>
        <w:rPr>
          <w:color w:val="231F20"/>
        </w:rPr>
        <w:tab/>
      </w:r>
      <w:r>
        <w:rPr>
          <w:color w:val="231F20"/>
          <w:w w:val="102"/>
        </w:rPr>
        <w:t>方</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議會委員可出任多於一個職位，但在議會中仍然只</w:t>
      </w:r>
      <w:r>
        <w:rPr>
          <w:color w:val="231F20"/>
          <w:w w:val="102"/>
        </w:rPr>
        <w:t>有一票。</w:t>
      </w:r>
    </w:p>
    <w:p w14:paraId="08D05592" w14:textId="77777777" w:rsidR="003345E9" w:rsidRDefault="007169A0">
      <w:pPr>
        <w:pStyle w:val="a3"/>
        <w:tabs>
          <w:tab w:val="left" w:pos="959"/>
        </w:tabs>
        <w:spacing w:line="206" w:lineRule="auto"/>
        <w:ind w:left="960" w:right="117" w:hanging="408"/>
      </w:pPr>
      <w:r>
        <w:rPr>
          <w:color w:val="231F20"/>
          <w:spacing w:val="-10"/>
        </w:rPr>
        <w:t>➄</w:t>
      </w:r>
      <w:r>
        <w:rPr>
          <w:color w:val="231F20"/>
        </w:rPr>
        <w:tab/>
        <w:t>由地方 NMI 議會之認可，任何地區 NMI 議會成員可成為地方 NMI 議會之當然委員。</w:t>
      </w:r>
    </w:p>
    <w:p w14:paraId="3B6F6F5F" w14:textId="77777777" w:rsidR="003345E9" w:rsidRDefault="007169A0">
      <w:pPr>
        <w:pStyle w:val="3"/>
        <w:tabs>
          <w:tab w:val="left" w:pos="527"/>
        </w:tabs>
        <w:spacing w:line="308" w:lineRule="exact"/>
        <w:ind w:left="120"/>
      </w:pPr>
      <w:r>
        <w:rPr>
          <w:color w:val="231F20"/>
          <w:spacing w:val="-10"/>
        </w:rPr>
        <w:t>Ⓒ</w:t>
      </w:r>
      <w:r>
        <w:rPr>
          <w:color w:val="231F20"/>
        </w:rPr>
        <w:tab/>
      </w:r>
      <w:r>
        <w:rPr>
          <w:color w:val="231F20"/>
          <w:spacing w:val="-1"/>
        </w:rPr>
        <w:t>提名、選舉、任命及出缺</w:t>
      </w:r>
    </w:p>
    <w:p w14:paraId="3D10653B" w14:textId="77777777" w:rsidR="003345E9" w:rsidRDefault="007169A0">
      <w:pPr>
        <w:pStyle w:val="a3"/>
        <w:spacing w:line="206" w:lineRule="auto"/>
        <w:ind w:left="528" w:right="15"/>
      </w:pPr>
      <w:r>
        <w:rPr>
          <w:color w:val="231F20"/>
          <w:spacing w:val="6"/>
          <w:w w:val="102"/>
        </w:rPr>
        <w:t>地方議會可依需求在教會提名委員會以外另外成立提名委員會，</w:t>
      </w:r>
      <w:r>
        <w:rPr>
          <w:color w:val="231F20"/>
          <w:spacing w:val="1"/>
          <w:w w:val="102"/>
        </w:rPr>
        <w:t>以確保合適的人選被提名為候選人。若確有所需，則該提名委員會經由</w:t>
      </w:r>
      <w:r>
        <w:rPr>
          <w:color w:val="231F20"/>
          <w:spacing w:val="-1"/>
        </w:rPr>
        <w:t xml:space="preserve"> </w:t>
      </w:r>
      <w:r>
        <w:rPr>
          <w:color w:val="231F20"/>
          <w:w w:val="102"/>
        </w:rPr>
        <w:t>NMI</w:t>
      </w:r>
      <w:r>
        <w:rPr>
          <w:color w:val="231F20"/>
          <w:spacing w:val="-1"/>
        </w:rPr>
        <w:t xml:space="preserve"> </w:t>
      </w:r>
      <w:r>
        <w:rPr>
          <w:color w:val="231F20"/>
          <w:w w:val="102"/>
        </w:rPr>
        <w:t>主席得地方議會同意後成立。</w:t>
      </w:r>
    </w:p>
    <w:p w14:paraId="39085A7B" w14:textId="77777777" w:rsidR="003345E9" w:rsidRDefault="007169A0">
      <w:pPr>
        <w:pStyle w:val="a3"/>
        <w:tabs>
          <w:tab w:val="left" w:pos="959"/>
        </w:tabs>
        <w:spacing w:line="307" w:lineRule="exact"/>
        <w:ind w:left="552"/>
      </w:pPr>
      <w:r>
        <w:rPr>
          <w:color w:val="231F20"/>
          <w:spacing w:val="-10"/>
        </w:rPr>
        <w:t>➀</w:t>
      </w:r>
      <w:r>
        <w:rPr>
          <w:color w:val="231F20"/>
        </w:rPr>
        <w:tab/>
      </w:r>
      <w:r>
        <w:rPr>
          <w:color w:val="231F20"/>
          <w:spacing w:val="-5"/>
        </w:rPr>
        <w:t>主席</w:t>
      </w:r>
    </w:p>
    <w:p w14:paraId="1083F68E" w14:textId="77777777" w:rsidR="003345E9" w:rsidRDefault="007169A0">
      <w:pPr>
        <w:pStyle w:val="a3"/>
        <w:tabs>
          <w:tab w:val="left" w:pos="1407"/>
        </w:tabs>
        <w:spacing w:before="9" w:line="206" w:lineRule="auto"/>
        <w:ind w:left="1408" w:right="115" w:hanging="408"/>
      </w:pPr>
      <w:r>
        <w:rPr>
          <w:color w:val="231F20"/>
          <w:w w:val="102"/>
        </w:rPr>
        <w:t>ⓐ</w:t>
      </w:r>
      <w:r>
        <w:rPr>
          <w:color w:val="231F20"/>
        </w:rPr>
        <w:tab/>
      </w:r>
      <w:r>
        <w:rPr>
          <w:color w:val="231F20"/>
          <w:w w:val="102"/>
        </w:rPr>
        <w:t>地方議會在教會年席結束前，經教會委員會可意，可推薦一名或以上的主席候選人給提名委員會。</w:t>
      </w:r>
    </w:p>
    <w:p w14:paraId="31965F35" w14:textId="77777777" w:rsidR="003345E9" w:rsidRDefault="007169A0">
      <w:pPr>
        <w:pStyle w:val="a3"/>
        <w:tabs>
          <w:tab w:val="left" w:pos="1407"/>
        </w:tabs>
        <w:spacing w:line="206" w:lineRule="auto"/>
        <w:ind w:left="1408" w:right="16" w:hanging="408"/>
      </w:pPr>
      <w:r>
        <w:rPr>
          <w:color w:val="231F20"/>
          <w:w w:val="102"/>
        </w:rPr>
        <w:t>ⓑ</w:t>
      </w:r>
      <w:r>
        <w:rPr>
          <w:color w:val="231F20"/>
        </w:rPr>
        <w:tab/>
      </w:r>
      <w:r>
        <w:rPr>
          <w:color w:val="231F20"/>
          <w:spacing w:val="5"/>
          <w:w w:val="102"/>
        </w:rPr>
        <w:t>主席之選舉或連任應為在場超過半數之契友票選通過，</w:t>
      </w:r>
      <w:r>
        <w:rPr>
          <w:color w:val="231F20"/>
          <w:spacing w:val="2"/>
          <w:w w:val="102"/>
        </w:rPr>
        <w:t>並票選通過其任期為一年或兩年，或至繼任者選出</w:t>
      </w:r>
      <w:r>
        <w:rPr>
          <w:color w:val="231F20"/>
        </w:rPr>
        <w:t xml:space="preserve"> </w:t>
      </w:r>
      <w:r>
        <w:rPr>
          <w:color w:val="231F20"/>
          <w:w w:val="102"/>
        </w:rPr>
        <w:t>/</w:t>
      </w:r>
      <w:r>
        <w:rPr>
          <w:color w:val="231F20"/>
        </w:rPr>
        <w:t xml:space="preserve"> </w:t>
      </w:r>
      <w:r>
        <w:rPr>
          <w:color w:val="231F20"/>
          <w:w w:val="102"/>
        </w:rPr>
        <w:t>指派為止。其任期應由</w:t>
      </w:r>
      <w:r>
        <w:rPr>
          <w:color w:val="231F20"/>
          <w:spacing w:val="-1"/>
        </w:rPr>
        <w:t xml:space="preserve"> </w:t>
      </w:r>
      <w:r>
        <w:rPr>
          <w:color w:val="231F20"/>
          <w:w w:val="102"/>
        </w:rPr>
        <w:t>NMI</w:t>
      </w:r>
      <w:r>
        <w:rPr>
          <w:color w:val="231F20"/>
          <w:spacing w:val="-1"/>
        </w:rPr>
        <w:t xml:space="preserve"> </w:t>
      </w:r>
      <w:r>
        <w:rPr>
          <w:color w:val="231F20"/>
          <w:w w:val="102"/>
        </w:rPr>
        <w:t>議會以及牧師建議。</w:t>
      </w:r>
    </w:p>
    <w:p w14:paraId="70CF41E1" w14:textId="77777777" w:rsidR="003345E9" w:rsidRDefault="007169A0">
      <w:pPr>
        <w:pStyle w:val="a3"/>
        <w:tabs>
          <w:tab w:val="left" w:pos="1407"/>
        </w:tabs>
        <w:spacing w:line="334" w:lineRule="exact"/>
        <w:ind w:left="1000"/>
      </w:pPr>
      <w:r>
        <w:rPr>
          <w:color w:val="231F20"/>
          <w:spacing w:val="-10"/>
        </w:rPr>
        <w:t>ⓒ</w:t>
      </w:r>
      <w:r>
        <w:rPr>
          <w:color w:val="231F20"/>
        </w:rPr>
        <w:tab/>
        <w:t>現職</w:t>
      </w:r>
      <w:r>
        <w:rPr>
          <w:color w:val="231F20"/>
          <w:spacing w:val="74"/>
          <w:w w:val="150"/>
        </w:rPr>
        <w:t xml:space="preserve"> </w:t>
      </w:r>
      <w:r>
        <w:rPr>
          <w:color w:val="231F20"/>
        </w:rPr>
        <w:t>NMI</w:t>
      </w:r>
      <w:r>
        <w:rPr>
          <w:color w:val="231F20"/>
          <w:spacing w:val="75"/>
          <w:w w:val="150"/>
        </w:rPr>
        <w:t xml:space="preserve"> </w:t>
      </w:r>
      <w:r>
        <w:rPr>
          <w:color w:val="231F20"/>
          <w:spacing w:val="-1"/>
        </w:rPr>
        <w:t>主席被提名連任，可經由地方議會提議以及</w:t>
      </w:r>
    </w:p>
    <w:p w14:paraId="5A1F3578" w14:textId="77777777" w:rsidR="003345E9" w:rsidRDefault="003345E9">
      <w:pPr>
        <w:pStyle w:val="a3"/>
        <w:spacing w:line="334" w:lineRule="exact"/>
        <w:sectPr w:rsidR="003345E9">
          <w:pgSz w:w="8640" w:h="12960"/>
          <w:pgMar w:top="480" w:right="1080" w:bottom="1180" w:left="1080" w:header="0" w:footer="997" w:gutter="0"/>
          <w:cols w:space="720"/>
        </w:sectPr>
      </w:pPr>
    </w:p>
    <w:p w14:paraId="7A53299C" w14:textId="77777777" w:rsidR="003345E9" w:rsidRDefault="007169A0">
      <w:pPr>
        <w:pStyle w:val="a3"/>
        <w:spacing w:before="50"/>
        <w:ind w:left="0"/>
        <w:jc w:val="center"/>
      </w:pPr>
      <w:r>
        <w:rPr>
          <w:color w:val="231F20"/>
          <w:spacing w:val="-3"/>
        </w:rPr>
        <w:lastRenderedPageBreak/>
        <w:t>行政政策</w:t>
      </w:r>
    </w:p>
    <w:p w14:paraId="637050E3" w14:textId="77777777" w:rsidR="003345E9" w:rsidRDefault="007169A0">
      <w:pPr>
        <w:pStyle w:val="a3"/>
        <w:spacing w:before="237" w:line="206" w:lineRule="auto"/>
        <w:ind w:left="1408" w:right="117"/>
      </w:pPr>
      <w:r>
        <w:rPr>
          <w:color w:val="231F20"/>
          <w:w w:val="102"/>
        </w:rPr>
        <w:t>座堂牧師及教會委員會之認可，以同意或反對票獲得連任。</w:t>
      </w:r>
    </w:p>
    <w:p w14:paraId="66DC012F" w14:textId="77777777" w:rsidR="003345E9" w:rsidRDefault="007169A0">
      <w:pPr>
        <w:pStyle w:val="a3"/>
        <w:spacing w:line="206" w:lineRule="auto"/>
        <w:ind w:left="1408" w:right="110" w:hanging="408"/>
        <w:jc w:val="both"/>
      </w:pPr>
      <w:r>
        <w:rPr>
          <w:color w:val="231F20"/>
        </w:rPr>
        <w:t>ⓓ  若一個教會未正式組織，組織年期在五年之內，或會友</w:t>
      </w:r>
      <w:r>
        <w:rPr>
          <w:color w:val="231F20"/>
          <w:spacing w:val="6"/>
        </w:rPr>
        <w:t xml:space="preserve">人數少於 </w:t>
      </w:r>
      <w:r>
        <w:rPr>
          <w:color w:val="231F20"/>
        </w:rPr>
        <w:t>35 人，主席可由座堂牧師與教會委員會商討</w:t>
      </w:r>
      <w:r>
        <w:rPr>
          <w:color w:val="231F20"/>
          <w:spacing w:val="-2"/>
        </w:rPr>
        <w:t>並得其同意後委任。</w:t>
      </w:r>
    </w:p>
    <w:p w14:paraId="2126576B" w14:textId="77777777" w:rsidR="003345E9" w:rsidRDefault="007169A0">
      <w:pPr>
        <w:pStyle w:val="a3"/>
        <w:spacing w:line="305" w:lineRule="exact"/>
        <w:ind w:left="552"/>
        <w:jc w:val="both"/>
      </w:pPr>
      <w:r>
        <w:rPr>
          <w:color w:val="231F20"/>
          <w:spacing w:val="19"/>
        </w:rPr>
        <w:t>➁  議會</w:t>
      </w:r>
    </w:p>
    <w:p w14:paraId="56F47A90" w14:textId="77777777" w:rsidR="003345E9" w:rsidRDefault="007169A0">
      <w:pPr>
        <w:pStyle w:val="a3"/>
        <w:spacing w:before="9" w:line="206" w:lineRule="auto"/>
        <w:ind w:left="1408" w:right="93" w:hanging="408"/>
        <w:jc w:val="both"/>
      </w:pPr>
      <w:r>
        <w:rPr>
          <w:color w:val="231F20"/>
          <w:w w:val="102"/>
        </w:rPr>
        <w:t>ⓐ</w:t>
      </w:r>
      <w:r>
        <w:rPr>
          <w:color w:val="231F20"/>
          <w:spacing w:val="-1"/>
        </w:rPr>
        <w:t xml:space="preserve">    </w:t>
      </w:r>
      <w:r>
        <w:rPr>
          <w:color w:val="231F20"/>
          <w:spacing w:val="18"/>
          <w:w w:val="102"/>
        </w:rPr>
        <w:t>現任主席得座堂牧師同意，</w:t>
      </w:r>
      <w:r>
        <w:rPr>
          <w:color w:val="231F20"/>
          <w:spacing w:val="-28"/>
        </w:rPr>
        <w:t xml:space="preserve"> </w:t>
      </w:r>
      <w:r>
        <w:rPr>
          <w:color w:val="231F20"/>
          <w:spacing w:val="21"/>
          <w:w w:val="102"/>
        </w:rPr>
        <w:t>地方議會其他職員可由</w:t>
      </w:r>
      <w:r>
        <w:rPr>
          <w:color w:val="231F20"/>
          <w:spacing w:val="23"/>
          <w:w w:val="102"/>
        </w:rPr>
        <w:t xml:space="preserve"> </w:t>
      </w:r>
      <w:r>
        <w:rPr>
          <w:color w:val="231F20"/>
          <w:spacing w:val="1"/>
          <w:w w:val="102"/>
        </w:rPr>
        <w:t>NM</w:t>
      </w:r>
      <w:r>
        <w:rPr>
          <w:color w:val="231F20"/>
          <w:w w:val="102"/>
        </w:rPr>
        <w:t>I</w:t>
      </w:r>
      <w:r>
        <w:rPr>
          <w:color w:val="231F20"/>
          <w:spacing w:val="2"/>
        </w:rPr>
        <w:t xml:space="preserve"> </w:t>
      </w:r>
      <w:r>
        <w:rPr>
          <w:color w:val="231F20"/>
          <w:spacing w:val="7"/>
          <w:w w:val="102"/>
        </w:rPr>
        <w:t>契友大會或教會年度會議以多數票決選出，或由</w:t>
      </w:r>
      <w:r>
        <w:rPr>
          <w:color w:val="231F20"/>
          <w:w w:val="102"/>
        </w:rPr>
        <w:t>主席和座堂牧師經教會委員會同意而委任。</w:t>
      </w:r>
    </w:p>
    <w:p w14:paraId="7C0EC638" w14:textId="77777777" w:rsidR="003345E9" w:rsidRDefault="007169A0">
      <w:pPr>
        <w:pStyle w:val="a3"/>
        <w:spacing w:line="206" w:lineRule="auto"/>
        <w:ind w:left="1408" w:right="109" w:hanging="408"/>
        <w:jc w:val="both"/>
      </w:pPr>
      <w:r>
        <w:rPr>
          <w:color w:val="231F20"/>
          <w:spacing w:val="1"/>
        </w:rPr>
        <w:t xml:space="preserve">ⓑ  各委員之任期為一年或兩年，或直到繼任人經 </w:t>
      </w:r>
      <w:r>
        <w:rPr>
          <w:color w:val="231F20"/>
        </w:rPr>
        <w:t>NMI</w:t>
      </w:r>
      <w:r>
        <w:rPr>
          <w:color w:val="231F20"/>
          <w:spacing w:val="16"/>
        </w:rPr>
        <w:t xml:space="preserve"> 議</w:t>
      </w:r>
      <w:r>
        <w:rPr>
          <w:color w:val="231F20"/>
          <w:spacing w:val="3"/>
        </w:rPr>
        <w:t xml:space="preserve">會選舉或委任。若無 </w:t>
      </w:r>
      <w:r>
        <w:rPr>
          <w:color w:val="231F20"/>
        </w:rPr>
        <w:t>NMI 議會，則由教會委員會和座</w:t>
      </w:r>
      <w:r>
        <w:rPr>
          <w:color w:val="231F20"/>
          <w:spacing w:val="-2"/>
        </w:rPr>
        <w:t>堂牧師委任。</w:t>
      </w:r>
    </w:p>
    <w:p w14:paraId="5DD73F5D" w14:textId="77777777" w:rsidR="003345E9" w:rsidRDefault="007169A0">
      <w:pPr>
        <w:pStyle w:val="a3"/>
        <w:spacing w:line="307" w:lineRule="exact"/>
        <w:ind w:left="1000"/>
        <w:jc w:val="both"/>
      </w:pPr>
      <w:r>
        <w:rPr>
          <w:color w:val="231F20"/>
        </w:rPr>
        <w:t>ⓒ</w:t>
      </w:r>
      <w:r>
        <w:rPr>
          <w:color w:val="231F20"/>
          <w:spacing w:val="64"/>
          <w:w w:val="150"/>
        </w:rPr>
        <w:t xml:space="preserve">  </w:t>
      </w:r>
      <w:r>
        <w:rPr>
          <w:color w:val="231F20"/>
          <w:spacing w:val="-1"/>
        </w:rPr>
        <w:t>各領袖任期由被選後之教會年度第一天開始。</w:t>
      </w:r>
    </w:p>
    <w:p w14:paraId="25A6B7B7" w14:textId="77777777" w:rsidR="003345E9" w:rsidRDefault="007169A0">
      <w:pPr>
        <w:pStyle w:val="a3"/>
        <w:tabs>
          <w:tab w:val="left" w:pos="1407"/>
        </w:tabs>
        <w:spacing w:before="6" w:line="206" w:lineRule="auto"/>
        <w:ind w:left="1408" w:right="15" w:hanging="408"/>
      </w:pPr>
      <w:r>
        <w:rPr>
          <w:color w:val="231F20"/>
          <w:w w:val="102"/>
        </w:rPr>
        <w:t>ⓓ</w:t>
      </w:r>
      <w:r>
        <w:rPr>
          <w:color w:val="231F20"/>
        </w:rPr>
        <w:tab/>
      </w:r>
      <w:r>
        <w:rPr>
          <w:color w:val="231F20"/>
          <w:spacing w:val="4"/>
          <w:w w:val="102"/>
        </w:rPr>
        <w:t>若教會有一位財務主管統管教會賬目，包括</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的賬</w:t>
      </w:r>
      <w:r>
        <w:rPr>
          <w:color w:val="231F20"/>
          <w:spacing w:val="2"/>
          <w:w w:val="102"/>
        </w:rPr>
        <w:t>目，該司庫應為</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財政和地方</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3"/>
          <w:w w:val="102"/>
        </w:rPr>
        <w:t>議會當然委員，並享有所有的權利和特權，除非地方議會另有安排。</w:t>
      </w:r>
    </w:p>
    <w:p w14:paraId="07E2B4A9" w14:textId="77777777" w:rsidR="003345E9" w:rsidRDefault="007169A0">
      <w:pPr>
        <w:pStyle w:val="a3"/>
        <w:tabs>
          <w:tab w:val="left" w:pos="960"/>
        </w:tabs>
        <w:spacing w:line="307" w:lineRule="exact"/>
        <w:ind w:left="552"/>
      </w:pPr>
      <w:r>
        <w:rPr>
          <w:color w:val="231F20"/>
          <w:spacing w:val="-10"/>
        </w:rPr>
        <w:t>➂</w:t>
      </w:r>
      <w:r>
        <w:rPr>
          <w:color w:val="231F20"/>
        </w:rPr>
        <w:tab/>
      </w:r>
      <w:r>
        <w:rPr>
          <w:color w:val="231F20"/>
          <w:spacing w:val="-2"/>
        </w:rPr>
        <w:t>地區大會之代表</w:t>
      </w:r>
    </w:p>
    <w:p w14:paraId="1F396E52"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代表及候補名單應於年度會議中以多數票決選出。</w:t>
      </w:r>
    </w:p>
    <w:p w14:paraId="7949F8BB" w14:textId="77777777" w:rsidR="003345E9" w:rsidRDefault="007169A0">
      <w:pPr>
        <w:pStyle w:val="a3"/>
        <w:tabs>
          <w:tab w:val="left" w:pos="1407"/>
        </w:tabs>
        <w:spacing w:line="206" w:lineRule="auto"/>
        <w:ind w:left="1408" w:right="15" w:hanging="408"/>
      </w:pPr>
      <w:r>
        <w:rPr>
          <w:color w:val="231F20"/>
          <w:w w:val="102"/>
        </w:rPr>
        <w:t>ⓑ</w:t>
      </w:r>
      <w:r>
        <w:rPr>
          <w:color w:val="231F20"/>
        </w:rPr>
        <w:tab/>
      </w:r>
      <w:r>
        <w:rPr>
          <w:color w:val="231F20"/>
          <w:spacing w:val="5"/>
          <w:w w:val="102"/>
        </w:rPr>
        <w:t>若不可能進行選舉，經</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議會選出；若無議會，則</w:t>
      </w:r>
      <w:r>
        <w:rPr>
          <w:color w:val="231F20"/>
          <w:spacing w:val="1"/>
          <w:w w:val="102"/>
        </w:rPr>
        <w:t>由教會委員會以多數票決選出。關於代表人數的決議，參閱第六條第三款</w:t>
      </w:r>
      <w:r>
        <w:rPr>
          <w:color w:val="231F20"/>
          <w:spacing w:val="-1"/>
        </w:rPr>
        <w:t xml:space="preserve"> </w:t>
      </w:r>
      <w:r>
        <w:rPr>
          <w:color w:val="231F20"/>
          <w:w w:val="102"/>
        </w:rPr>
        <w:t>A.3</w:t>
      </w:r>
      <w:r>
        <w:rPr>
          <w:color w:val="231F20"/>
          <w:spacing w:val="-1"/>
        </w:rPr>
        <w:t xml:space="preserve"> </w:t>
      </w:r>
      <w:r>
        <w:rPr>
          <w:color w:val="231F20"/>
          <w:w w:val="102"/>
        </w:rPr>
        <w:t>條。</w:t>
      </w:r>
    </w:p>
    <w:p w14:paraId="25D81FF0" w14:textId="77777777" w:rsidR="003345E9" w:rsidRDefault="007169A0">
      <w:pPr>
        <w:pStyle w:val="a3"/>
        <w:spacing w:line="317" w:lineRule="exact"/>
        <w:ind w:left="528"/>
      </w:pPr>
      <w:r>
        <w:rPr>
          <w:color w:val="231F20"/>
          <w:spacing w:val="13"/>
        </w:rPr>
        <w:t>➃ 出缺</w:t>
      </w:r>
    </w:p>
    <w:p w14:paraId="6F4DF35B" w14:textId="77777777" w:rsidR="003345E9" w:rsidRDefault="007169A0">
      <w:pPr>
        <w:pStyle w:val="a3"/>
        <w:tabs>
          <w:tab w:val="left" w:pos="1407"/>
        </w:tabs>
        <w:spacing w:before="9" w:line="206" w:lineRule="auto"/>
        <w:ind w:left="1408" w:right="15" w:hanging="408"/>
      </w:pPr>
      <w:r>
        <w:rPr>
          <w:color w:val="231F20"/>
          <w:w w:val="102"/>
        </w:rPr>
        <w:t>ⓐ</w:t>
      </w:r>
      <w:r>
        <w:rPr>
          <w:color w:val="231F20"/>
        </w:rPr>
        <w:tab/>
      </w:r>
      <w:r>
        <w:rPr>
          <w:color w:val="231F20"/>
          <w:w w:val="102"/>
        </w:rPr>
        <w:t>主席：地方議會向教會委員會進行推薦，委員會再提名</w:t>
      </w:r>
      <w:r>
        <w:rPr>
          <w:color w:val="231F20"/>
          <w:spacing w:val="-14"/>
          <w:w w:val="102"/>
        </w:rPr>
        <w:t>一至多名候選人。在按教會「手冊」召開之</w:t>
      </w:r>
      <w:r>
        <w:rPr>
          <w:color w:val="231F20"/>
          <w:spacing w:val="-1"/>
        </w:rPr>
        <w:t xml:space="preserve"> </w:t>
      </w:r>
      <w:r>
        <w:rPr>
          <w:color w:val="231F20"/>
          <w:w w:val="102"/>
        </w:rPr>
        <w:t>NMI</w:t>
      </w:r>
      <w:r>
        <w:rPr>
          <w:color w:val="231F20"/>
          <w:spacing w:val="-1"/>
        </w:rPr>
        <w:t xml:space="preserve"> </w:t>
      </w:r>
      <w:r>
        <w:rPr>
          <w:color w:val="231F20"/>
          <w:spacing w:val="-4"/>
          <w:w w:val="102"/>
        </w:rPr>
        <w:t>會議中，</w:t>
      </w:r>
      <w:r>
        <w:rPr>
          <w:color w:val="231F20"/>
          <w:spacing w:val="4"/>
          <w:w w:val="102"/>
        </w:rPr>
        <w:t>以票選形式超過半數之得票者替補遺缺。若無</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w w:val="102"/>
        </w:rPr>
        <w:t>議會，由教會委員會過半數投票遞補空缺。</w:t>
      </w:r>
    </w:p>
    <w:p w14:paraId="1C7DDA9A" w14:textId="77777777" w:rsidR="003345E9" w:rsidRDefault="007169A0">
      <w:pPr>
        <w:pStyle w:val="a3"/>
        <w:tabs>
          <w:tab w:val="left" w:pos="1407"/>
        </w:tabs>
        <w:spacing w:line="206" w:lineRule="auto"/>
        <w:ind w:left="1408" w:right="109" w:hanging="408"/>
      </w:pPr>
      <w:r>
        <w:rPr>
          <w:color w:val="231F20"/>
          <w:spacing w:val="-10"/>
        </w:rPr>
        <w:t>ⓑ</w:t>
      </w:r>
      <w:r>
        <w:rPr>
          <w:color w:val="231F20"/>
        </w:rPr>
        <w:tab/>
      </w:r>
      <w:r>
        <w:rPr>
          <w:color w:val="231F20"/>
          <w:spacing w:val="3"/>
        </w:rPr>
        <w:t xml:space="preserve">其他議會成員：經 </w:t>
      </w:r>
      <w:r>
        <w:rPr>
          <w:color w:val="231F20"/>
        </w:rPr>
        <w:t>NMI 議會委任；若無議會，由教會</w:t>
      </w:r>
      <w:r>
        <w:rPr>
          <w:color w:val="231F20"/>
          <w:spacing w:val="-2"/>
        </w:rPr>
        <w:t>委員會委任。</w:t>
      </w:r>
    </w:p>
    <w:p w14:paraId="23381931" w14:textId="77777777" w:rsidR="003345E9" w:rsidRDefault="007169A0">
      <w:pPr>
        <w:pStyle w:val="3"/>
        <w:tabs>
          <w:tab w:val="left" w:pos="578"/>
        </w:tabs>
        <w:spacing w:line="308" w:lineRule="exact"/>
        <w:ind w:left="120"/>
      </w:pPr>
      <w:r>
        <w:rPr>
          <w:color w:val="231F20"/>
          <w:spacing w:val="-10"/>
        </w:rPr>
        <w:t>Ⓓ</w:t>
      </w:r>
      <w:r>
        <w:rPr>
          <w:color w:val="231F20"/>
        </w:rPr>
        <w:tab/>
      </w:r>
      <w:r>
        <w:rPr>
          <w:color w:val="231F20"/>
          <w:spacing w:val="-2"/>
        </w:rPr>
        <w:t>議會成員之職責</w:t>
      </w:r>
    </w:p>
    <w:p w14:paraId="3A2B3F13" w14:textId="77777777" w:rsidR="003345E9" w:rsidRDefault="007169A0">
      <w:pPr>
        <w:pStyle w:val="a3"/>
        <w:tabs>
          <w:tab w:val="left" w:pos="960"/>
        </w:tabs>
        <w:spacing w:line="320" w:lineRule="exact"/>
        <w:ind w:left="552"/>
      </w:pPr>
      <w:r>
        <w:rPr>
          <w:color w:val="231F20"/>
          <w:spacing w:val="-10"/>
        </w:rPr>
        <w:t>➀</w:t>
      </w:r>
      <w:r>
        <w:rPr>
          <w:color w:val="231F20"/>
        </w:rPr>
        <w:tab/>
      </w:r>
      <w:r>
        <w:rPr>
          <w:color w:val="231F20"/>
          <w:spacing w:val="-5"/>
        </w:rPr>
        <w:t>主席</w:t>
      </w:r>
    </w:p>
    <w:p w14:paraId="281F8050"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2"/>
        </w:rPr>
        <w:t xml:space="preserve">主持和促進地方 </w:t>
      </w:r>
      <w:r>
        <w:rPr>
          <w:color w:val="231F20"/>
        </w:rPr>
        <w:t>NMI</w:t>
      </w:r>
      <w:r>
        <w:rPr>
          <w:color w:val="231F20"/>
          <w:spacing w:val="2"/>
        </w:rPr>
        <w:t xml:space="preserve"> 之事工。</w:t>
      </w:r>
    </w:p>
    <w:p w14:paraId="5B8A50AE" w14:textId="77777777" w:rsidR="003345E9" w:rsidRDefault="007169A0">
      <w:pPr>
        <w:pStyle w:val="a3"/>
        <w:tabs>
          <w:tab w:val="left" w:pos="1407"/>
        </w:tabs>
        <w:spacing w:line="347" w:lineRule="exact"/>
        <w:ind w:left="1000"/>
      </w:pPr>
      <w:r>
        <w:rPr>
          <w:color w:val="231F20"/>
          <w:spacing w:val="-10"/>
        </w:rPr>
        <w:t>ⓑ</w:t>
      </w:r>
      <w:r>
        <w:rPr>
          <w:color w:val="231F20"/>
        </w:rPr>
        <w:tab/>
      </w:r>
      <w:r>
        <w:rPr>
          <w:color w:val="231F20"/>
          <w:spacing w:val="3"/>
        </w:rPr>
        <w:t xml:space="preserve">擔任例行以及特別召開 </w:t>
      </w:r>
      <w:r>
        <w:rPr>
          <w:color w:val="231F20"/>
        </w:rPr>
        <w:t>NMI</w:t>
      </w:r>
      <w:r>
        <w:rPr>
          <w:color w:val="231F20"/>
          <w:spacing w:val="2"/>
        </w:rPr>
        <w:t xml:space="preserve"> 會議之主席。</w:t>
      </w:r>
    </w:p>
    <w:p w14:paraId="64461852" w14:textId="77777777" w:rsidR="003345E9" w:rsidRDefault="003345E9">
      <w:pPr>
        <w:pStyle w:val="a3"/>
        <w:spacing w:line="347" w:lineRule="exact"/>
        <w:sectPr w:rsidR="003345E9">
          <w:pgSz w:w="8640" w:h="12960"/>
          <w:pgMar w:top="480" w:right="1080" w:bottom="1180" w:left="1080" w:header="0" w:footer="997" w:gutter="0"/>
          <w:cols w:space="720"/>
        </w:sectPr>
      </w:pPr>
    </w:p>
    <w:p w14:paraId="701FFE5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66C6549" w14:textId="77777777" w:rsidR="003345E9" w:rsidRDefault="007169A0">
      <w:pPr>
        <w:pStyle w:val="a3"/>
        <w:tabs>
          <w:tab w:val="left" w:pos="1407"/>
        </w:tabs>
        <w:spacing w:before="201" w:line="347" w:lineRule="exact"/>
        <w:ind w:left="1000"/>
      </w:pPr>
      <w:r>
        <w:rPr>
          <w:color w:val="231F20"/>
          <w:spacing w:val="-10"/>
        </w:rPr>
        <w:t>ⓒ</w:t>
      </w:r>
      <w:r>
        <w:rPr>
          <w:color w:val="231F20"/>
        </w:rPr>
        <w:tab/>
      </w:r>
      <w:r>
        <w:rPr>
          <w:color w:val="231F20"/>
          <w:spacing w:val="-1"/>
        </w:rPr>
        <w:t>有需要時分派工作予各委員。</w:t>
      </w:r>
    </w:p>
    <w:p w14:paraId="57765EBC" w14:textId="77777777" w:rsidR="003345E9" w:rsidRDefault="007169A0">
      <w:pPr>
        <w:pStyle w:val="a3"/>
        <w:tabs>
          <w:tab w:val="left" w:pos="1466"/>
        </w:tabs>
        <w:spacing w:before="10" w:line="206" w:lineRule="auto"/>
        <w:ind w:left="1408" w:right="118" w:hanging="408"/>
      </w:pPr>
      <w:r>
        <w:rPr>
          <w:color w:val="231F20"/>
          <w:spacing w:val="-10"/>
        </w:rPr>
        <w:t>ⓓ</w:t>
      </w:r>
      <w:r>
        <w:rPr>
          <w:color w:val="231F20"/>
        </w:rPr>
        <w:tab/>
      </w:r>
      <w:r>
        <w:rPr>
          <w:color w:val="231F20"/>
        </w:rPr>
        <w:tab/>
        <w:t>以其職任擔任教會委員會、國際門訓事工、地區 NMI</w:t>
      </w:r>
      <w:r>
        <w:rPr>
          <w:color w:val="231F20"/>
          <w:spacing w:val="-2"/>
        </w:rPr>
        <w:t>大會以及地區年議會之當然委員。</w:t>
      </w:r>
    </w:p>
    <w:p w14:paraId="731D3B7E" w14:textId="77777777" w:rsidR="003345E9" w:rsidRDefault="007169A0">
      <w:pPr>
        <w:pStyle w:val="a3"/>
        <w:tabs>
          <w:tab w:val="left" w:pos="1407"/>
        </w:tabs>
        <w:spacing w:line="308" w:lineRule="exact"/>
        <w:ind w:left="1000"/>
      </w:pPr>
      <w:r>
        <w:rPr>
          <w:color w:val="231F20"/>
          <w:spacing w:val="-10"/>
        </w:rPr>
        <w:t>ⓔ</w:t>
      </w:r>
      <w:r>
        <w:rPr>
          <w:color w:val="231F20"/>
        </w:rPr>
        <w:tab/>
      </w:r>
      <w:r>
        <w:rPr>
          <w:color w:val="231F20"/>
          <w:spacing w:val="-1"/>
        </w:rPr>
        <w:t>職位描述的其他工作。</w:t>
      </w:r>
    </w:p>
    <w:p w14:paraId="438051E0" w14:textId="77777777" w:rsidR="003345E9" w:rsidRDefault="007169A0">
      <w:pPr>
        <w:pStyle w:val="a3"/>
        <w:spacing w:before="9" w:line="206" w:lineRule="auto"/>
        <w:ind w:left="1408" w:right="108" w:hanging="408"/>
        <w:jc w:val="both"/>
      </w:pPr>
      <w:r>
        <w:rPr>
          <w:color w:val="231F20"/>
          <w:w w:val="102"/>
        </w:rPr>
        <w:t>ⓕ</w:t>
      </w:r>
      <w:r>
        <w:rPr>
          <w:color w:val="231F20"/>
          <w:spacing w:val="-1"/>
        </w:rPr>
        <w:t xml:space="preserve">    </w:t>
      </w:r>
      <w:r>
        <w:rPr>
          <w:color w:val="231F20"/>
          <w:w w:val="102"/>
        </w:rPr>
        <w:t>若</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主席之配偶為教會委員或為座堂牧師，並且依</w:t>
      </w:r>
      <w:r>
        <w:rPr>
          <w:color w:val="231F20"/>
          <w:spacing w:val="7"/>
          <w:w w:val="102"/>
        </w:rPr>
        <w:t>其意願不同意出席教會委員會之會議，</w:t>
      </w:r>
      <w:r>
        <w:rPr>
          <w:color w:val="231F20"/>
          <w:spacing w:val="1"/>
          <w:w w:val="102"/>
        </w:rPr>
        <w:t>NM</w:t>
      </w:r>
      <w:r>
        <w:rPr>
          <w:color w:val="231F20"/>
          <w:w w:val="102"/>
        </w:rPr>
        <w:t>I</w:t>
      </w:r>
      <w:r>
        <w:rPr>
          <w:color w:val="231F20"/>
          <w:spacing w:val="2"/>
        </w:rPr>
        <w:t xml:space="preserve"> </w:t>
      </w:r>
      <w:r>
        <w:rPr>
          <w:color w:val="231F20"/>
          <w:spacing w:val="6"/>
          <w:w w:val="102"/>
        </w:rPr>
        <w:t>議會可授</w:t>
      </w:r>
      <w:r>
        <w:rPr>
          <w:color w:val="231F20"/>
          <w:w w:val="102"/>
        </w:rPr>
        <w:t>權一位代表在教會委員會服事，該代表享有主席所有權力和特權。</w:t>
      </w:r>
    </w:p>
    <w:p w14:paraId="2CD1D704" w14:textId="77777777" w:rsidR="003345E9" w:rsidRDefault="007169A0">
      <w:pPr>
        <w:pStyle w:val="a3"/>
        <w:spacing w:line="306" w:lineRule="exact"/>
        <w:ind w:left="552"/>
        <w:jc w:val="both"/>
      </w:pPr>
      <w:r>
        <w:rPr>
          <w:color w:val="231F20"/>
        </w:rPr>
        <w:t>➁</w:t>
      </w:r>
      <w:r>
        <w:rPr>
          <w:color w:val="231F20"/>
          <w:spacing w:val="61"/>
          <w:w w:val="150"/>
        </w:rPr>
        <w:t xml:space="preserve">  </w:t>
      </w:r>
      <w:r>
        <w:rPr>
          <w:color w:val="231F20"/>
          <w:spacing w:val="-2"/>
        </w:rPr>
        <w:t>執行委員會</w:t>
      </w:r>
    </w:p>
    <w:p w14:paraId="093289BA" w14:textId="77777777" w:rsidR="003345E9" w:rsidRDefault="007169A0">
      <w:pPr>
        <w:pStyle w:val="a3"/>
        <w:spacing w:line="347" w:lineRule="exact"/>
        <w:ind w:left="1000"/>
        <w:jc w:val="both"/>
      </w:pPr>
      <w:r>
        <w:rPr>
          <w:color w:val="231F20"/>
        </w:rPr>
        <w:t>ⓐ</w:t>
      </w:r>
      <w:r>
        <w:rPr>
          <w:color w:val="231F20"/>
          <w:spacing w:val="79"/>
          <w:w w:val="150"/>
        </w:rPr>
        <w:t xml:space="preserve">  </w:t>
      </w:r>
      <w:r>
        <w:rPr>
          <w:color w:val="231F20"/>
          <w:spacing w:val="-1"/>
        </w:rPr>
        <w:t>在議會休會期間辦理有關事宜。</w:t>
      </w:r>
    </w:p>
    <w:p w14:paraId="72DA4CCE" w14:textId="77777777" w:rsidR="003345E9" w:rsidRDefault="007169A0">
      <w:pPr>
        <w:pStyle w:val="2"/>
        <w:spacing w:before="46"/>
        <w:ind w:left="120"/>
        <w:jc w:val="both"/>
      </w:pPr>
      <w:r>
        <w:rPr>
          <w:color w:val="231F20"/>
          <w:spacing w:val="-1"/>
        </w:rPr>
        <w:t>第二款 . 地區議會</w:t>
      </w:r>
    </w:p>
    <w:p w14:paraId="3BC1696E" w14:textId="77777777" w:rsidR="003345E9" w:rsidRDefault="007169A0">
      <w:pPr>
        <w:pStyle w:val="3"/>
        <w:spacing w:before="11" w:line="347" w:lineRule="exact"/>
        <w:ind w:left="120"/>
        <w:jc w:val="both"/>
      </w:pPr>
      <w:r>
        <w:rPr>
          <w:color w:val="231F20"/>
          <w:spacing w:val="19"/>
        </w:rPr>
        <w:t>Ⓐ  宗旨</w:t>
      </w:r>
    </w:p>
    <w:p w14:paraId="05F67EB3" w14:textId="77777777" w:rsidR="003345E9" w:rsidRDefault="007169A0">
      <w:pPr>
        <w:pStyle w:val="a3"/>
        <w:spacing w:before="10" w:line="206" w:lineRule="auto"/>
        <w:ind w:left="528" w:right="118"/>
        <w:jc w:val="both"/>
      </w:pPr>
      <w:r>
        <w:rPr>
          <w:color w:val="231F20"/>
          <w:spacing w:val="2"/>
        </w:rPr>
        <w:t xml:space="preserve">地區議會應在地方教會透過 </w:t>
      </w:r>
      <w:r>
        <w:rPr>
          <w:color w:val="231F20"/>
        </w:rPr>
        <w:t>1)</w:t>
      </w:r>
      <w:r>
        <w:rPr>
          <w:color w:val="231F20"/>
          <w:spacing w:val="6"/>
        </w:rPr>
        <w:t xml:space="preserve"> 祈禱、</w:t>
      </w:r>
      <w:r>
        <w:rPr>
          <w:color w:val="231F20"/>
        </w:rPr>
        <w:t>2)</w:t>
      </w:r>
      <w:r>
        <w:rPr>
          <w:color w:val="231F20"/>
          <w:spacing w:val="6"/>
        </w:rPr>
        <w:t xml:space="preserve"> 奉獻、</w:t>
      </w:r>
      <w:r>
        <w:rPr>
          <w:color w:val="231F20"/>
        </w:rPr>
        <w:t>3)</w:t>
      </w:r>
      <w:r>
        <w:rPr>
          <w:color w:val="231F20"/>
          <w:spacing w:val="7"/>
        </w:rPr>
        <w:t xml:space="preserve"> 教育以及 </w:t>
      </w:r>
      <w:r>
        <w:rPr>
          <w:color w:val="231F20"/>
        </w:rPr>
        <w:t>4)</w:t>
      </w:r>
      <w:r>
        <w:rPr>
          <w:color w:val="231F20"/>
          <w:spacing w:val="13"/>
        </w:rPr>
        <w:t xml:space="preserve"> 動</w:t>
      </w:r>
      <w:r>
        <w:rPr>
          <w:color w:val="231F20"/>
        </w:rPr>
        <w:t>員兒童和青少年，在本會推動 NMI 之宗旨。</w:t>
      </w:r>
    </w:p>
    <w:p w14:paraId="5C67556B" w14:textId="77777777" w:rsidR="003345E9" w:rsidRDefault="007169A0">
      <w:pPr>
        <w:pStyle w:val="3"/>
        <w:spacing w:line="308" w:lineRule="exact"/>
        <w:ind w:left="120"/>
        <w:jc w:val="both"/>
      </w:pPr>
      <w:r>
        <w:rPr>
          <w:color w:val="231F20"/>
          <w:spacing w:val="19"/>
        </w:rPr>
        <w:t>Ⓑ  成員</w:t>
      </w:r>
    </w:p>
    <w:p w14:paraId="0344D326" w14:textId="77777777" w:rsidR="003345E9" w:rsidRDefault="007169A0">
      <w:pPr>
        <w:pStyle w:val="a3"/>
        <w:spacing w:before="10" w:line="206" w:lineRule="auto"/>
        <w:ind w:left="960" w:right="111" w:hanging="408"/>
        <w:jc w:val="both"/>
      </w:pPr>
      <w:r>
        <w:rPr>
          <w:color w:val="231F20"/>
        </w:rPr>
        <w:t>➀  第三期地區，議會應設四位職員：主席、副主席、秘書以及司庫（NMI 的職員</w:t>
      </w:r>
      <w:r>
        <w:rPr>
          <w:color w:val="231F20"/>
          <w:spacing w:val="-54"/>
        </w:rPr>
        <w:t>）</w:t>
      </w:r>
      <w:r>
        <w:rPr>
          <w:color w:val="231F20"/>
        </w:rPr>
        <w:t>，並按地區的大小和需要，增設三位或</w:t>
      </w:r>
      <w:r>
        <w:rPr>
          <w:color w:val="231F20"/>
          <w:spacing w:val="-2"/>
        </w:rPr>
        <w:t>以上的委員。</w:t>
      </w:r>
    </w:p>
    <w:p w14:paraId="02651427" w14:textId="77777777" w:rsidR="003345E9" w:rsidRDefault="007169A0">
      <w:pPr>
        <w:pStyle w:val="a3"/>
        <w:spacing w:line="307" w:lineRule="exact"/>
        <w:ind w:left="552"/>
        <w:jc w:val="both"/>
      </w:pPr>
      <w:r>
        <w:rPr>
          <w:color w:val="231F20"/>
        </w:rPr>
        <w:t>➁</w:t>
      </w:r>
      <w:r>
        <w:rPr>
          <w:color w:val="231F20"/>
          <w:spacing w:val="75"/>
          <w:w w:val="150"/>
        </w:rPr>
        <w:t xml:space="preserve">  </w:t>
      </w:r>
      <w:r>
        <w:rPr>
          <w:color w:val="231F20"/>
          <w:spacing w:val="-1"/>
        </w:rPr>
        <w:t>議會成員可負責多個崗位，但於議會中僅擁有一票之投票權。</w:t>
      </w:r>
    </w:p>
    <w:p w14:paraId="7AC2CA3F" w14:textId="77777777" w:rsidR="003345E9" w:rsidRDefault="007169A0">
      <w:pPr>
        <w:pStyle w:val="a3"/>
        <w:tabs>
          <w:tab w:val="left" w:pos="959"/>
        </w:tabs>
        <w:spacing w:before="9" w:line="206" w:lineRule="auto"/>
        <w:ind w:left="960" w:right="15" w:hanging="408"/>
      </w:pPr>
      <w:r>
        <w:rPr>
          <w:color w:val="231F20"/>
          <w:w w:val="102"/>
        </w:rPr>
        <w:t>➂</w:t>
      </w:r>
      <w:r>
        <w:rPr>
          <w:color w:val="231F20"/>
        </w:rPr>
        <w:tab/>
      </w:r>
      <w:r>
        <w:rPr>
          <w:color w:val="231F20"/>
          <w:spacing w:val="1"/>
          <w:w w:val="102"/>
        </w:rPr>
        <w:t>執行委員會之成員應為主席和其他</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職員。有需要的話，</w:t>
      </w:r>
      <w:r>
        <w:rPr>
          <w:color w:val="231F20"/>
          <w:spacing w:val="3"/>
          <w:w w:val="102"/>
        </w:rPr>
        <w:t>三位或以上的議會成員可被選或委任加入執行委員會，任期</w:t>
      </w:r>
      <w:r>
        <w:rPr>
          <w:color w:val="231F20"/>
          <w:spacing w:val="-2"/>
          <w:w w:val="102"/>
        </w:rPr>
        <w:t>為一年或直到選出繼任人。地區監督為執行委員會當然委員。</w:t>
      </w:r>
    </w:p>
    <w:p w14:paraId="1DD5DEED" w14:textId="77777777" w:rsidR="003345E9" w:rsidRDefault="007169A0">
      <w:pPr>
        <w:pStyle w:val="a3"/>
        <w:tabs>
          <w:tab w:val="left" w:pos="1012"/>
        </w:tabs>
        <w:spacing w:line="307" w:lineRule="exact"/>
        <w:ind w:left="552"/>
      </w:pPr>
      <w:r>
        <w:rPr>
          <w:color w:val="231F20"/>
          <w:spacing w:val="-10"/>
        </w:rPr>
        <w:t>➃</w:t>
      </w:r>
      <w:r>
        <w:rPr>
          <w:color w:val="231F20"/>
        </w:rPr>
        <w:tab/>
      </w:r>
      <w:r>
        <w:rPr>
          <w:color w:val="231F20"/>
          <w:spacing w:val="2"/>
        </w:rPr>
        <w:t xml:space="preserve">在開創、第一期和第二期地區，參下列二 </w:t>
      </w:r>
      <w:r>
        <w:rPr>
          <w:color w:val="231F20"/>
        </w:rPr>
        <w:t>.C.3</w:t>
      </w:r>
      <w:r>
        <w:rPr>
          <w:color w:val="231F20"/>
          <w:spacing w:val="10"/>
        </w:rPr>
        <w:t xml:space="preserve"> 條。</w:t>
      </w:r>
    </w:p>
    <w:p w14:paraId="30D5E8AA" w14:textId="77777777" w:rsidR="003345E9" w:rsidRDefault="007169A0">
      <w:pPr>
        <w:pStyle w:val="3"/>
        <w:tabs>
          <w:tab w:val="left" w:pos="527"/>
        </w:tabs>
        <w:spacing w:line="320" w:lineRule="exact"/>
        <w:ind w:left="120"/>
      </w:pPr>
      <w:r>
        <w:rPr>
          <w:color w:val="231F20"/>
          <w:spacing w:val="-10"/>
        </w:rPr>
        <w:t>Ⓒ</w:t>
      </w:r>
      <w:r>
        <w:rPr>
          <w:color w:val="231F20"/>
        </w:rPr>
        <w:tab/>
      </w:r>
      <w:r>
        <w:rPr>
          <w:color w:val="231F20"/>
          <w:spacing w:val="-1"/>
        </w:rPr>
        <w:t>提名、選舉、任命及出缺</w:t>
      </w:r>
    </w:p>
    <w:p w14:paraId="194B8EF0" w14:textId="77777777" w:rsidR="003345E9" w:rsidRDefault="007169A0">
      <w:pPr>
        <w:pStyle w:val="a3"/>
        <w:spacing w:before="10" w:line="206" w:lineRule="auto"/>
        <w:ind w:left="960" w:right="111" w:hanging="408"/>
        <w:jc w:val="both"/>
      </w:pPr>
      <w:r>
        <w:rPr>
          <w:color w:val="231F20"/>
          <w:spacing w:val="5"/>
        </w:rPr>
        <w:t xml:space="preserve">➀  提名：議會之候選人應由不低於五位 </w:t>
      </w:r>
      <w:r>
        <w:rPr>
          <w:color w:val="231F20"/>
        </w:rPr>
        <w:t>NMI</w:t>
      </w:r>
      <w:r>
        <w:rPr>
          <w:color w:val="231F20"/>
          <w:spacing w:val="3"/>
        </w:rPr>
        <w:t xml:space="preserve"> 成員組成的提名</w:t>
      </w:r>
      <w:r>
        <w:rPr>
          <w:color w:val="231F20"/>
        </w:rPr>
        <w:t>委員會提名。所有候選人需為他們所服事地區轄下地方 NMI</w:t>
      </w:r>
      <w:r>
        <w:rPr>
          <w:color w:val="231F20"/>
          <w:spacing w:val="-4"/>
        </w:rPr>
        <w:t>契友。</w:t>
      </w:r>
    </w:p>
    <w:p w14:paraId="02B7441D" w14:textId="77777777" w:rsidR="003345E9" w:rsidRDefault="007169A0">
      <w:pPr>
        <w:pStyle w:val="a3"/>
        <w:spacing w:line="206" w:lineRule="auto"/>
        <w:ind w:left="1408" w:right="117" w:hanging="408"/>
        <w:jc w:val="both"/>
      </w:pPr>
      <w:r>
        <w:rPr>
          <w:color w:val="231F20"/>
        </w:rPr>
        <w:t>ⓐ  地區執行委員會負責成立提名委員會，決定選舉議會成</w:t>
      </w:r>
      <w:r>
        <w:rPr>
          <w:color w:val="231F20"/>
          <w:spacing w:val="-2"/>
        </w:rPr>
        <w:t>員的人數。</w:t>
      </w:r>
    </w:p>
    <w:p w14:paraId="4BBCC57B" w14:textId="77777777" w:rsidR="003345E9" w:rsidRDefault="007169A0">
      <w:pPr>
        <w:pStyle w:val="a3"/>
        <w:spacing w:line="206" w:lineRule="auto"/>
        <w:ind w:left="1408" w:right="109" w:hanging="408"/>
        <w:jc w:val="both"/>
      </w:pPr>
      <w:r>
        <w:rPr>
          <w:color w:val="231F20"/>
          <w:spacing w:val="19"/>
        </w:rPr>
        <w:t xml:space="preserve">ⓑ  在提名地區 </w:t>
      </w:r>
      <w:r>
        <w:rPr>
          <w:color w:val="231F20"/>
        </w:rPr>
        <w:t>NMI 主席時，地區監督出任提名委員會主席。經地區監督之認可後，地區</w:t>
      </w:r>
      <w:r>
        <w:rPr>
          <w:color w:val="231F20"/>
          <w:spacing w:val="71"/>
          <w:w w:val="150"/>
        </w:rPr>
        <w:t xml:space="preserve"> </w:t>
      </w:r>
      <w:r>
        <w:rPr>
          <w:color w:val="231F20"/>
        </w:rPr>
        <w:t>NMI</w:t>
      </w:r>
      <w:r>
        <w:rPr>
          <w:color w:val="231F20"/>
          <w:spacing w:val="72"/>
          <w:w w:val="150"/>
        </w:rPr>
        <w:t xml:space="preserve"> </w:t>
      </w:r>
      <w:r>
        <w:rPr>
          <w:color w:val="231F20"/>
          <w:spacing w:val="-2"/>
        </w:rPr>
        <w:t>主席可帶領提名</w:t>
      </w:r>
    </w:p>
    <w:p w14:paraId="23F0DB53"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6A1ACF40" w14:textId="77777777" w:rsidR="003345E9" w:rsidRDefault="007169A0">
      <w:pPr>
        <w:pStyle w:val="a3"/>
        <w:spacing w:before="50"/>
        <w:ind w:left="0"/>
        <w:jc w:val="center"/>
      </w:pPr>
      <w:r>
        <w:rPr>
          <w:color w:val="231F20"/>
          <w:spacing w:val="-3"/>
        </w:rPr>
        <w:lastRenderedPageBreak/>
        <w:t>行政政策</w:t>
      </w:r>
    </w:p>
    <w:p w14:paraId="218DAAC3" w14:textId="77777777" w:rsidR="003345E9" w:rsidRDefault="007169A0">
      <w:pPr>
        <w:pStyle w:val="a3"/>
        <w:spacing w:before="201" w:line="347" w:lineRule="exact"/>
        <w:ind w:left="1408"/>
      </w:pPr>
      <w:r>
        <w:rPr>
          <w:color w:val="231F20"/>
          <w:spacing w:val="-1"/>
        </w:rPr>
        <w:t>委員會處理其他提名。</w:t>
      </w:r>
    </w:p>
    <w:p w14:paraId="52DCAC84" w14:textId="77777777" w:rsidR="003345E9" w:rsidRDefault="007169A0">
      <w:pPr>
        <w:pStyle w:val="a3"/>
        <w:spacing w:before="10" w:line="206" w:lineRule="auto"/>
        <w:ind w:left="960" w:right="111" w:hanging="408"/>
        <w:jc w:val="both"/>
      </w:pPr>
      <w:r>
        <w:rPr>
          <w:color w:val="231F20"/>
          <w:w w:val="102"/>
        </w:rPr>
        <w:t>➁</w:t>
      </w:r>
      <w:r>
        <w:rPr>
          <w:color w:val="231F20"/>
          <w:spacing w:val="-1"/>
        </w:rPr>
        <w:t xml:space="preserve">    </w:t>
      </w:r>
      <w:r>
        <w:rPr>
          <w:color w:val="231F20"/>
          <w:spacing w:val="1"/>
          <w:w w:val="102"/>
        </w:rPr>
        <w:t>選舉：主席以及最少三位成員應於地區大會中以票選的方式</w:t>
      </w:r>
      <w:r>
        <w:rPr>
          <w:color w:val="231F20"/>
          <w:w w:val="102"/>
        </w:rPr>
        <w:t>選出，這三位議會成員中應為副主席、秘書及司庫。任職應</w:t>
      </w:r>
      <w:r>
        <w:rPr>
          <w:color w:val="231F20"/>
          <w:spacing w:val="5"/>
          <w:w w:val="102"/>
        </w:rPr>
        <w:t>為一或兩議會年度，由</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7"/>
          <w:w w:val="102"/>
        </w:rPr>
        <w:t>議會經地區監督同意決定或直</w:t>
      </w:r>
      <w:r>
        <w:rPr>
          <w:color w:val="231F20"/>
          <w:spacing w:val="1"/>
          <w:w w:val="102"/>
        </w:rPr>
        <w:t>到繼任人被選出。選出新任主席後，該員需於地區年議會閉</w:t>
      </w:r>
      <w:r>
        <w:rPr>
          <w:color w:val="231F20"/>
          <w:spacing w:val="2"/>
          <w:w w:val="102"/>
        </w:rPr>
        <w:t>幕三十天內就任。一個議會年度是算由一個年議會閉幕到下</w:t>
      </w:r>
      <w:r>
        <w:rPr>
          <w:color w:val="231F20"/>
          <w:spacing w:val="1"/>
          <w:w w:val="102"/>
        </w:rPr>
        <w:t>一個年議會閉幕。這四位職員組成執行委員會。地區議會可選出或委派三名或更多的成員加入執行委員會。</w:t>
      </w:r>
    </w:p>
    <w:p w14:paraId="76D32E33" w14:textId="77777777" w:rsidR="003345E9" w:rsidRDefault="007169A0">
      <w:pPr>
        <w:pStyle w:val="a3"/>
        <w:spacing w:line="302" w:lineRule="exact"/>
        <w:ind w:left="1000"/>
        <w:jc w:val="both"/>
      </w:pPr>
      <w:r>
        <w:rPr>
          <w:color w:val="231F20"/>
          <w:spacing w:val="19"/>
        </w:rPr>
        <w:t>ⓐ  主席</w:t>
      </w:r>
    </w:p>
    <w:p w14:paraId="1EA04A19" w14:textId="77777777" w:rsidR="003345E9" w:rsidRDefault="007169A0">
      <w:pPr>
        <w:pStyle w:val="a3"/>
        <w:spacing w:before="9" w:line="206" w:lineRule="auto"/>
        <w:ind w:left="1788" w:right="108" w:hanging="408"/>
        <w:jc w:val="both"/>
      </w:pPr>
      <w:r>
        <w:rPr>
          <w:color w:val="231F20"/>
        </w:rPr>
        <w:t>⓵  提名委員會應提兩位以上之主席候選人。除非地區</w:t>
      </w:r>
      <w:r>
        <w:rPr>
          <w:color w:val="231F20"/>
          <w:spacing w:val="4"/>
        </w:rPr>
        <w:t xml:space="preserve">議會推薦現職之 </w:t>
      </w:r>
      <w:r>
        <w:rPr>
          <w:color w:val="231F20"/>
        </w:rPr>
        <w:t>NMI 主席連任，將以同意或反對</w:t>
      </w:r>
      <w:r>
        <w:rPr>
          <w:color w:val="231F20"/>
          <w:spacing w:val="-2"/>
        </w:rPr>
        <w:t>票選方式投票。</w:t>
      </w:r>
    </w:p>
    <w:p w14:paraId="06476665" w14:textId="77777777" w:rsidR="003345E9" w:rsidRDefault="007169A0">
      <w:pPr>
        <w:pStyle w:val="a3"/>
        <w:tabs>
          <w:tab w:val="left" w:pos="1788"/>
        </w:tabs>
        <w:spacing w:line="206" w:lineRule="auto"/>
        <w:ind w:left="1788" w:right="15" w:hanging="408"/>
      </w:pPr>
      <w:r>
        <w:rPr>
          <w:color w:val="231F20"/>
          <w:w w:val="102"/>
        </w:rPr>
        <w:t>⓶</w:t>
      </w:r>
      <w:r>
        <w:rPr>
          <w:color w:val="231F20"/>
        </w:rPr>
        <w:tab/>
      </w:r>
      <w:r>
        <w:rPr>
          <w:color w:val="231F20"/>
          <w:spacing w:val="2"/>
          <w:w w:val="102"/>
        </w:rPr>
        <w:t>現任的主席被提名競選連任，經地區議會通過，地</w:t>
      </w:r>
      <w:r>
        <w:rPr>
          <w:color w:val="231F20"/>
          <w:spacing w:val="5"/>
          <w:w w:val="102"/>
        </w:rPr>
        <w:t>區監督同意，將以同意或反對票方式的獲得連任，</w:t>
      </w:r>
      <w:r>
        <w:rPr>
          <w:color w:val="231F20"/>
          <w:spacing w:val="3"/>
          <w:w w:val="102"/>
        </w:rPr>
        <w:t>應得到超過在場三分之二以上會友之選票認同其當</w:t>
      </w:r>
      <w:r>
        <w:rPr>
          <w:color w:val="231F20"/>
          <w:w w:val="102"/>
        </w:rPr>
        <w:t>選。</w:t>
      </w:r>
    </w:p>
    <w:p w14:paraId="7C2FE4D7" w14:textId="77777777" w:rsidR="003345E9" w:rsidRDefault="007169A0">
      <w:pPr>
        <w:pStyle w:val="a3"/>
        <w:spacing w:line="206" w:lineRule="auto"/>
        <w:ind w:left="1788" w:right="112" w:hanging="408"/>
        <w:jc w:val="both"/>
      </w:pPr>
      <w:r>
        <w:rPr>
          <w:color w:val="231F20"/>
          <w:w w:val="102"/>
        </w:rPr>
        <w:t>⓷</w:t>
      </w:r>
      <w:r>
        <w:rPr>
          <w:color w:val="231F20"/>
          <w:spacing w:val="-1"/>
        </w:rPr>
        <w:t xml:space="preserve">    </w:t>
      </w:r>
      <w:r>
        <w:rPr>
          <w:color w:val="231F20"/>
          <w:spacing w:val="2"/>
          <w:w w:val="102"/>
        </w:rPr>
        <w:t>主席之選舉，若僅有一名候選人，則應得到超過在</w:t>
      </w:r>
      <w:r>
        <w:rPr>
          <w:color w:val="231F20"/>
          <w:w w:val="102"/>
        </w:rPr>
        <w:t>場三分之二以上契友之選票認同其當選。如果起碼</w:t>
      </w:r>
      <w:r>
        <w:rPr>
          <w:color w:val="231F20"/>
          <w:spacing w:val="2"/>
          <w:w w:val="102"/>
        </w:rPr>
        <w:t>有兩名候選人，將以過半數票選出。任期為一年或</w:t>
      </w:r>
      <w:r>
        <w:rPr>
          <w:color w:val="231F20"/>
          <w:spacing w:val="-1"/>
          <w:w w:val="102"/>
        </w:rPr>
        <w:t>兩年，或直到選出繼任者為止。其任期由地區</w:t>
      </w:r>
      <w:r>
        <w:rPr>
          <w:color w:val="231F20"/>
          <w:spacing w:val="-1"/>
        </w:rPr>
        <w:t xml:space="preserve"> </w:t>
      </w:r>
      <w:r>
        <w:rPr>
          <w:color w:val="231F20"/>
          <w:spacing w:val="-4"/>
          <w:w w:val="102"/>
        </w:rPr>
        <w:t>NMI</w:t>
      </w:r>
      <w:r>
        <w:rPr>
          <w:color w:val="231F20"/>
          <w:w w:val="102"/>
        </w:rPr>
        <w:t>議會以及地區監督建議。</w:t>
      </w:r>
    </w:p>
    <w:p w14:paraId="546AF621" w14:textId="77777777" w:rsidR="003345E9" w:rsidRDefault="007169A0">
      <w:pPr>
        <w:pStyle w:val="a3"/>
        <w:spacing w:line="206" w:lineRule="auto"/>
        <w:ind w:left="1788" w:right="108" w:hanging="408"/>
        <w:jc w:val="both"/>
      </w:pPr>
      <w:r>
        <w:rPr>
          <w:color w:val="231F20"/>
          <w:w w:val="102"/>
        </w:rPr>
        <w:t>⓸</w:t>
      </w:r>
      <w:r>
        <w:rPr>
          <w:color w:val="231F20"/>
          <w:spacing w:val="-1"/>
        </w:rPr>
        <w:t xml:space="preserve">    </w:t>
      </w:r>
      <w:r>
        <w:rPr>
          <w:color w:val="231F20"/>
          <w:spacing w:val="2"/>
          <w:w w:val="102"/>
        </w:rPr>
        <w:t>當兩個地區合拼時，兩位現任的地區主席可成為協</w:t>
      </w:r>
      <w:r>
        <w:rPr>
          <w:color w:val="231F20"/>
          <w:spacing w:val="1"/>
          <w:w w:val="102"/>
        </w:rPr>
        <w:t>同主席。協同主席可繼續當選連任，直到地區執行</w:t>
      </w:r>
      <w:r>
        <w:rPr>
          <w:color w:val="231F20"/>
          <w:w w:val="102"/>
        </w:rPr>
        <w:t>委員會連同地區指導委員會決定只選一位主席更適</w:t>
      </w:r>
      <w:r>
        <w:rPr>
          <w:color w:val="231F20"/>
          <w:spacing w:val="1"/>
          <w:w w:val="102"/>
        </w:rPr>
        <w:t>合。協同主席以尋求共識的方式來領導。若有不同</w:t>
      </w:r>
      <w:r>
        <w:rPr>
          <w:color w:val="231F20"/>
          <w:w w:val="102"/>
        </w:rPr>
        <w:t>意見不能達到共識，將由執行委員會以投票方式來</w:t>
      </w:r>
      <w:r>
        <w:rPr>
          <w:color w:val="231F20"/>
          <w:spacing w:val="4"/>
          <w:w w:val="102"/>
        </w:rPr>
        <w:t>決定。只有其中一位協同主席代表地區</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8"/>
          <w:w w:val="102"/>
        </w:rPr>
        <w:t>出席</w:t>
      </w:r>
      <w:r>
        <w:rPr>
          <w:color w:val="231F20"/>
          <w:spacing w:val="5"/>
          <w:w w:val="102"/>
        </w:rPr>
        <w:t>地區大會。所有地區的有關委員會和</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8"/>
          <w:w w:val="102"/>
        </w:rPr>
        <w:t>總團契</w:t>
      </w:r>
      <w:r>
        <w:rPr>
          <w:color w:val="231F20"/>
          <w:w w:val="102"/>
        </w:rPr>
        <w:t>大會出席者由地區指導委員會委任。</w:t>
      </w:r>
    </w:p>
    <w:p w14:paraId="26712ABA" w14:textId="77777777" w:rsidR="003345E9" w:rsidRDefault="007169A0">
      <w:pPr>
        <w:pStyle w:val="a3"/>
        <w:spacing w:line="301" w:lineRule="exact"/>
        <w:ind w:left="1000"/>
        <w:jc w:val="both"/>
      </w:pPr>
      <w:r>
        <w:rPr>
          <w:color w:val="231F20"/>
        </w:rPr>
        <w:t>ⓑ</w:t>
      </w:r>
      <w:r>
        <w:rPr>
          <w:color w:val="231F20"/>
          <w:spacing w:val="54"/>
          <w:w w:val="150"/>
        </w:rPr>
        <w:t xml:space="preserve">  </w:t>
      </w:r>
      <w:r>
        <w:rPr>
          <w:color w:val="231F20"/>
          <w:spacing w:val="-1"/>
        </w:rPr>
        <w:t>副主席應以下列票選之方式選出：</w:t>
      </w:r>
    </w:p>
    <w:p w14:paraId="5E80FA22" w14:textId="77777777" w:rsidR="003345E9" w:rsidRDefault="007169A0">
      <w:pPr>
        <w:pStyle w:val="a3"/>
        <w:spacing w:line="206" w:lineRule="auto"/>
        <w:ind w:left="1788" w:right="112" w:hanging="408"/>
        <w:jc w:val="both"/>
      </w:pPr>
      <w:r>
        <w:rPr>
          <w:color w:val="231F20"/>
        </w:rPr>
        <w:t>➀  提名委員會提交一至多名副主席候選人；惟當地區</w:t>
      </w:r>
      <w:r>
        <w:rPr>
          <w:color w:val="231F20"/>
          <w:spacing w:val="-1"/>
        </w:rPr>
        <w:t>議會經由地區監督同意讓尋求連任者以同意或反對</w:t>
      </w:r>
    </w:p>
    <w:p w14:paraId="1508DF05"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10606F2D"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E95D934" w14:textId="77777777" w:rsidR="003345E9" w:rsidRDefault="007169A0">
      <w:pPr>
        <w:pStyle w:val="a3"/>
        <w:spacing w:before="201" w:line="347" w:lineRule="exact"/>
        <w:ind w:left="1788"/>
      </w:pPr>
      <w:r>
        <w:rPr>
          <w:color w:val="231F20"/>
          <w:spacing w:val="-1"/>
        </w:rPr>
        <w:t>票方式選出，則不在此限；或</w:t>
      </w:r>
    </w:p>
    <w:p w14:paraId="35BA8126" w14:textId="77777777" w:rsidR="003345E9" w:rsidRDefault="007169A0">
      <w:pPr>
        <w:pStyle w:val="a3"/>
        <w:tabs>
          <w:tab w:val="left" w:pos="1787"/>
        </w:tabs>
        <w:spacing w:line="320" w:lineRule="exact"/>
        <w:ind w:left="1380"/>
      </w:pPr>
      <w:r>
        <w:rPr>
          <w:color w:val="231F20"/>
          <w:spacing w:val="-10"/>
        </w:rPr>
        <w:t>➁</w:t>
      </w:r>
      <w:r>
        <w:rPr>
          <w:color w:val="231F20"/>
        </w:rPr>
        <w:tab/>
      </w:r>
      <w:r>
        <w:rPr>
          <w:color w:val="231F20"/>
          <w:spacing w:val="-1"/>
        </w:rPr>
        <w:t>向議會提出全體候選人名單，確切職位由議會決定。</w:t>
      </w:r>
    </w:p>
    <w:p w14:paraId="4EF95FCD" w14:textId="77777777" w:rsidR="003345E9" w:rsidRDefault="007169A0">
      <w:pPr>
        <w:pStyle w:val="a3"/>
        <w:tabs>
          <w:tab w:val="left" w:pos="1787"/>
        </w:tabs>
        <w:spacing w:line="320" w:lineRule="exact"/>
        <w:ind w:left="1380"/>
      </w:pPr>
      <w:r>
        <w:rPr>
          <w:color w:val="231F20"/>
          <w:spacing w:val="-10"/>
        </w:rPr>
        <w:t>➂</w:t>
      </w:r>
      <w:r>
        <w:rPr>
          <w:color w:val="231F20"/>
        </w:rPr>
        <w:tab/>
      </w:r>
      <w:r>
        <w:rPr>
          <w:color w:val="231F20"/>
          <w:spacing w:val="-1"/>
        </w:rPr>
        <w:t>若地區有協同主席，不設副主席。</w:t>
      </w:r>
    </w:p>
    <w:p w14:paraId="4FDD22E0" w14:textId="77777777" w:rsidR="003345E9" w:rsidRDefault="007169A0">
      <w:pPr>
        <w:pStyle w:val="a3"/>
        <w:tabs>
          <w:tab w:val="left" w:pos="1407"/>
        </w:tabs>
        <w:spacing w:line="320" w:lineRule="exact"/>
        <w:ind w:left="999"/>
      </w:pPr>
      <w:r>
        <w:rPr>
          <w:color w:val="231F20"/>
          <w:spacing w:val="-10"/>
        </w:rPr>
        <w:t>ⓒ</w:t>
      </w:r>
      <w:r>
        <w:rPr>
          <w:color w:val="231F20"/>
        </w:rPr>
        <w:tab/>
      </w:r>
      <w:r>
        <w:rPr>
          <w:color w:val="231F20"/>
          <w:spacing w:val="-1"/>
        </w:rPr>
        <w:t>秘書及司庫應以票選的方式選出</w:t>
      </w:r>
    </w:p>
    <w:p w14:paraId="718FB853" w14:textId="77777777" w:rsidR="003345E9" w:rsidRDefault="007169A0">
      <w:pPr>
        <w:pStyle w:val="a3"/>
        <w:spacing w:before="10" w:line="206" w:lineRule="auto"/>
        <w:ind w:left="1788" w:right="112" w:hanging="408"/>
        <w:jc w:val="both"/>
      </w:pPr>
      <w:r>
        <w:rPr>
          <w:color w:val="231F20"/>
          <w:w w:val="102"/>
        </w:rPr>
        <w:t>➀</w:t>
      </w:r>
      <w:r>
        <w:rPr>
          <w:color w:val="231F20"/>
          <w:spacing w:val="-1"/>
        </w:rPr>
        <w:t xml:space="preserve">    </w:t>
      </w:r>
      <w:r>
        <w:rPr>
          <w:color w:val="231F20"/>
          <w:spacing w:val="3"/>
          <w:w w:val="102"/>
        </w:rPr>
        <w:t>提名委員會可提出一至多名的候選人以出任秘書及</w:t>
      </w:r>
      <w:r>
        <w:rPr>
          <w:color w:val="231F20"/>
          <w:spacing w:val="1"/>
          <w:w w:val="102"/>
        </w:rPr>
        <w:t>司庫。惟當地區議會經由地區監督同意讓尋求連任者以同意或反對票方式選出，則不在此限。</w:t>
      </w:r>
    </w:p>
    <w:p w14:paraId="319F36E6" w14:textId="77777777" w:rsidR="003345E9" w:rsidRDefault="007169A0">
      <w:pPr>
        <w:pStyle w:val="a3"/>
        <w:tabs>
          <w:tab w:val="left" w:pos="1787"/>
        </w:tabs>
        <w:spacing w:line="206" w:lineRule="auto"/>
        <w:ind w:left="1788" w:right="14" w:hanging="408"/>
      </w:pPr>
      <w:r>
        <w:rPr>
          <w:color w:val="231F20"/>
          <w:spacing w:val="-10"/>
        </w:rPr>
        <w:t>➁</w:t>
      </w:r>
      <w:r>
        <w:rPr>
          <w:color w:val="231F20"/>
        </w:rPr>
        <w:tab/>
        <w:t>如果地區有總司庫負責全地區，包括 NMI 之財政，此人應以當然代表身份出任地區 NMI 議會成員及</w:t>
      </w:r>
      <w:r>
        <w:rPr>
          <w:color w:val="231F20"/>
          <w:spacing w:val="40"/>
        </w:rPr>
        <w:t xml:space="preserve"> </w:t>
      </w:r>
      <w:r>
        <w:rPr>
          <w:color w:val="231F20"/>
        </w:rPr>
        <w:t>NMI 司庫，擁有所有權利及特權，除非地區議會另</w:t>
      </w:r>
      <w:r>
        <w:rPr>
          <w:color w:val="231F20"/>
          <w:spacing w:val="-4"/>
        </w:rPr>
        <w:t>有規定。</w:t>
      </w:r>
    </w:p>
    <w:p w14:paraId="4409DB03" w14:textId="77777777" w:rsidR="003345E9" w:rsidRDefault="007169A0">
      <w:pPr>
        <w:pStyle w:val="a3"/>
        <w:tabs>
          <w:tab w:val="left" w:pos="1407"/>
        </w:tabs>
        <w:spacing w:line="206" w:lineRule="auto"/>
        <w:ind w:left="1407" w:right="16" w:hanging="408"/>
      </w:pPr>
      <w:r>
        <w:rPr>
          <w:color w:val="231F20"/>
          <w:w w:val="102"/>
        </w:rPr>
        <w:t>ⓓ</w:t>
      </w:r>
      <w:r>
        <w:rPr>
          <w:color w:val="231F20"/>
        </w:rPr>
        <w:tab/>
      </w:r>
      <w:r>
        <w:rPr>
          <w:color w:val="231F20"/>
          <w:spacing w:val="3"/>
          <w:w w:val="102"/>
        </w:rPr>
        <w:t>其他委員</w:t>
      </w:r>
      <w:r>
        <w:rPr>
          <w:color w:val="231F20"/>
          <w:spacing w:val="1"/>
        </w:rPr>
        <w:t xml:space="preserve"> </w:t>
      </w:r>
      <w:r>
        <w:rPr>
          <w:color w:val="231F20"/>
          <w:w w:val="102"/>
        </w:rPr>
        <w:t>:</w:t>
      </w:r>
      <w:r>
        <w:rPr>
          <w:color w:val="231F20"/>
          <w:spacing w:val="1"/>
        </w:rPr>
        <w:t xml:space="preserve"> </w:t>
      </w:r>
      <w:r>
        <w:rPr>
          <w:color w:val="231F20"/>
          <w:w w:val="102"/>
        </w:rPr>
        <w:t>在主席、副主席、秘書和司庫以外，應以票選的方式選出為期一或兩議會年度的委員，其職責將於</w:t>
      </w:r>
      <w:r>
        <w:rPr>
          <w:color w:val="231F20"/>
          <w:spacing w:val="3"/>
          <w:w w:val="102"/>
        </w:rPr>
        <w:t>議會中決定。地區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議會以及地區監督應建議其任</w:t>
      </w:r>
      <w:r>
        <w:rPr>
          <w:color w:val="231F20"/>
          <w:spacing w:val="-7"/>
          <w:w w:val="102"/>
        </w:rPr>
        <w:t>期為一年還是兩年。或經由執行委員會或地區議會委任，</w:t>
      </w:r>
      <w:r>
        <w:rPr>
          <w:color w:val="231F20"/>
          <w:w w:val="102"/>
        </w:rPr>
        <w:t>擁有所有權利和特權。</w:t>
      </w:r>
    </w:p>
    <w:p w14:paraId="4923EA8A" w14:textId="77777777" w:rsidR="003345E9" w:rsidRDefault="007169A0">
      <w:pPr>
        <w:pStyle w:val="a3"/>
        <w:tabs>
          <w:tab w:val="left" w:pos="1407"/>
        </w:tabs>
        <w:spacing w:line="304" w:lineRule="exact"/>
        <w:ind w:left="999"/>
      </w:pPr>
      <w:r>
        <w:rPr>
          <w:color w:val="231F20"/>
          <w:spacing w:val="-10"/>
        </w:rPr>
        <w:t>ⓔ</w:t>
      </w:r>
      <w:r>
        <w:rPr>
          <w:color w:val="231F20"/>
        </w:rPr>
        <w:tab/>
      </w:r>
      <w:r>
        <w:rPr>
          <w:color w:val="231F20"/>
          <w:spacing w:val="-1"/>
        </w:rPr>
        <w:t>可向國際青年團契要求派出青年人代表。</w:t>
      </w:r>
    </w:p>
    <w:p w14:paraId="01E991EB" w14:textId="77777777" w:rsidR="003345E9" w:rsidRDefault="007169A0">
      <w:pPr>
        <w:pStyle w:val="a3"/>
        <w:tabs>
          <w:tab w:val="left" w:pos="959"/>
        </w:tabs>
        <w:spacing w:line="206" w:lineRule="auto"/>
        <w:ind w:left="959" w:right="15" w:hanging="408"/>
      </w:pPr>
      <w:r>
        <w:rPr>
          <w:color w:val="231F20"/>
          <w:w w:val="102"/>
        </w:rPr>
        <w:t>➂</w:t>
      </w:r>
      <w:r>
        <w:rPr>
          <w:color w:val="231F20"/>
        </w:rPr>
        <w:tab/>
      </w:r>
      <w:r>
        <w:rPr>
          <w:color w:val="231F20"/>
          <w:w w:val="102"/>
        </w:rPr>
        <w:t>新創立，第一期和第二期地區：在新創立，第一期和第二期</w:t>
      </w:r>
      <w:r>
        <w:rPr>
          <w:color w:val="231F20"/>
          <w:spacing w:val="-8"/>
          <w:w w:val="102"/>
        </w:rPr>
        <w:t>地區，地區主席可經由地區</w:t>
      </w:r>
      <w:r>
        <w:rPr>
          <w:color w:val="231F20"/>
          <w:w w:val="102"/>
        </w:rPr>
        <w:t>NMI</w:t>
      </w:r>
      <w:r>
        <w:rPr>
          <w:color w:val="231F20"/>
          <w:spacing w:val="-24"/>
        </w:rPr>
        <w:t xml:space="preserve"> </w:t>
      </w:r>
      <w:r>
        <w:rPr>
          <w:color w:val="231F20"/>
          <w:spacing w:val="-16"/>
          <w:w w:val="102"/>
        </w:rPr>
        <w:t>大會選出。若</w:t>
      </w:r>
      <w:r>
        <w:rPr>
          <w:rFonts w:ascii="宋体" w:eastAsia="宋体" w:hAnsi="宋体"/>
          <w:color w:val="231F20"/>
          <w:sz w:val="21"/>
        </w:rPr>
        <w:t>没</w:t>
      </w:r>
      <w:r>
        <w:rPr>
          <w:color w:val="231F20"/>
          <w:spacing w:val="27"/>
          <w:w w:val="102"/>
        </w:rPr>
        <w:t>有</w:t>
      </w:r>
      <w:r>
        <w:rPr>
          <w:color w:val="231F20"/>
          <w:w w:val="102"/>
        </w:rPr>
        <w:t>NMI</w:t>
      </w:r>
      <w:r>
        <w:rPr>
          <w:color w:val="231F20"/>
          <w:spacing w:val="-24"/>
        </w:rPr>
        <w:t xml:space="preserve"> </w:t>
      </w:r>
      <w:r>
        <w:rPr>
          <w:color w:val="231F20"/>
          <w:spacing w:val="-5"/>
          <w:w w:val="102"/>
        </w:rPr>
        <w:t>大會，</w:t>
      </w:r>
      <w:r>
        <w:rPr>
          <w:color w:val="231F20"/>
          <w:w w:val="102"/>
        </w:rPr>
        <w:t>地區監督可委派地區</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主席以推動地區</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事工。地區</w:t>
      </w:r>
      <w:r>
        <w:rPr>
          <w:color w:val="231F20"/>
          <w:spacing w:val="5"/>
          <w:w w:val="102"/>
        </w:rPr>
        <w:t>主席可獨自帶領</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或要求地區監督委派該地區其他會友一同組成</w:t>
      </w:r>
      <w:r>
        <w:rPr>
          <w:color w:val="231F20"/>
          <w:spacing w:val="-1"/>
        </w:rPr>
        <w:t xml:space="preserve"> </w:t>
      </w:r>
      <w:r>
        <w:rPr>
          <w:color w:val="231F20"/>
          <w:w w:val="102"/>
        </w:rPr>
        <w:t>NMI</w:t>
      </w:r>
      <w:r>
        <w:rPr>
          <w:color w:val="231F20"/>
          <w:spacing w:val="-1"/>
        </w:rPr>
        <w:t xml:space="preserve"> </w:t>
      </w:r>
      <w:r>
        <w:rPr>
          <w:color w:val="231F20"/>
          <w:w w:val="102"/>
        </w:rPr>
        <w:t>議會，以協助主席。</w:t>
      </w:r>
    </w:p>
    <w:p w14:paraId="788F996B" w14:textId="77777777" w:rsidR="003345E9" w:rsidRDefault="007169A0">
      <w:pPr>
        <w:pStyle w:val="a3"/>
        <w:tabs>
          <w:tab w:val="left" w:pos="959"/>
        </w:tabs>
        <w:spacing w:line="303" w:lineRule="exact"/>
        <w:ind w:left="552"/>
      </w:pPr>
      <w:r>
        <w:rPr>
          <w:color w:val="231F20"/>
          <w:spacing w:val="-10"/>
        </w:rPr>
        <w:t>➃</w:t>
      </w:r>
      <w:r>
        <w:rPr>
          <w:color w:val="231F20"/>
        </w:rPr>
        <w:tab/>
      </w:r>
      <w:r>
        <w:rPr>
          <w:color w:val="231F20"/>
          <w:spacing w:val="-5"/>
        </w:rPr>
        <w:t>出缺</w:t>
      </w:r>
    </w:p>
    <w:p w14:paraId="37FD8ECB" w14:textId="77777777" w:rsidR="003345E9" w:rsidRDefault="007169A0">
      <w:pPr>
        <w:pStyle w:val="a3"/>
        <w:spacing w:before="10" w:line="206" w:lineRule="auto"/>
        <w:ind w:left="1408" w:right="115" w:hanging="408"/>
        <w:jc w:val="both"/>
      </w:pPr>
      <w:r>
        <w:rPr>
          <w:color w:val="231F20"/>
          <w:w w:val="102"/>
        </w:rPr>
        <w:t>ⓐ</w:t>
      </w:r>
      <w:r>
        <w:rPr>
          <w:color w:val="231F20"/>
          <w:spacing w:val="-1"/>
        </w:rPr>
        <w:t xml:space="preserve">    </w:t>
      </w:r>
      <w:r>
        <w:rPr>
          <w:color w:val="231F20"/>
          <w:w w:val="102"/>
        </w:rPr>
        <w:t>主席：執行委員會應提名一至多名候選人，並需經由在場之地區委員過半數得票選出。當選人應任職至下屆地區大會休會或直至選出繼任者。</w:t>
      </w:r>
    </w:p>
    <w:p w14:paraId="155BC1F6" w14:textId="77777777" w:rsidR="003345E9" w:rsidRDefault="007169A0">
      <w:pPr>
        <w:pStyle w:val="a3"/>
        <w:spacing w:line="206" w:lineRule="auto"/>
        <w:ind w:left="1408" w:right="117" w:hanging="408"/>
        <w:jc w:val="both"/>
      </w:pPr>
      <w:r>
        <w:rPr>
          <w:color w:val="231F20"/>
          <w:w w:val="102"/>
        </w:rPr>
        <w:t>ⓑ</w:t>
      </w:r>
      <w:r>
        <w:rPr>
          <w:color w:val="231F20"/>
          <w:spacing w:val="-1"/>
        </w:rPr>
        <w:t xml:space="preserve">    </w:t>
      </w:r>
      <w:r>
        <w:rPr>
          <w:color w:val="231F20"/>
          <w:w w:val="102"/>
        </w:rPr>
        <w:t>其他委員：執行委員會或地區議會應指派而填補任何空缺，新指定之委員應任職至下屆地區大會休會或直至選出繼任者。</w:t>
      </w:r>
    </w:p>
    <w:p w14:paraId="7C2CC764" w14:textId="77777777" w:rsidR="003345E9" w:rsidRDefault="007169A0">
      <w:pPr>
        <w:pStyle w:val="a3"/>
        <w:spacing w:line="206" w:lineRule="auto"/>
        <w:ind w:left="1408" w:right="115" w:hanging="408"/>
        <w:jc w:val="both"/>
      </w:pPr>
      <w:r>
        <w:rPr>
          <w:color w:val="231F20"/>
        </w:rPr>
        <w:t>ⓒ  總司庫：如果地區有總司庫，司庫之出缺應由地區指導</w:t>
      </w:r>
      <w:r>
        <w:rPr>
          <w:color w:val="231F20"/>
          <w:spacing w:val="-2"/>
        </w:rPr>
        <w:t>委員會替補之。</w:t>
      </w:r>
    </w:p>
    <w:p w14:paraId="5CEA3D0A"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21349043" w14:textId="77777777" w:rsidR="003345E9" w:rsidRDefault="007169A0">
      <w:pPr>
        <w:pStyle w:val="a3"/>
        <w:spacing w:before="50"/>
        <w:ind w:left="0"/>
        <w:jc w:val="center"/>
      </w:pPr>
      <w:r>
        <w:rPr>
          <w:color w:val="231F20"/>
          <w:spacing w:val="-3"/>
        </w:rPr>
        <w:lastRenderedPageBreak/>
        <w:t>行政政策</w:t>
      </w:r>
    </w:p>
    <w:p w14:paraId="788F15D4" w14:textId="77777777" w:rsidR="003345E9" w:rsidRDefault="007169A0">
      <w:pPr>
        <w:pStyle w:val="3"/>
        <w:tabs>
          <w:tab w:val="left" w:pos="527"/>
        </w:tabs>
        <w:spacing w:before="204" w:line="347" w:lineRule="exact"/>
        <w:ind w:left="120"/>
      </w:pPr>
      <w:r>
        <w:rPr>
          <w:color w:val="231F20"/>
          <w:spacing w:val="-10"/>
        </w:rPr>
        <w:t>Ⓓ</w:t>
      </w:r>
      <w:r>
        <w:rPr>
          <w:color w:val="231F20"/>
        </w:rPr>
        <w:tab/>
      </w:r>
      <w:r>
        <w:rPr>
          <w:color w:val="231F20"/>
          <w:spacing w:val="-2"/>
        </w:rPr>
        <w:t>委員之職責</w:t>
      </w:r>
    </w:p>
    <w:p w14:paraId="24456EC3" w14:textId="77777777" w:rsidR="003345E9" w:rsidRDefault="007169A0">
      <w:pPr>
        <w:pStyle w:val="a3"/>
        <w:tabs>
          <w:tab w:val="left" w:pos="960"/>
        </w:tabs>
        <w:spacing w:line="318" w:lineRule="exact"/>
        <w:ind w:left="552"/>
      </w:pPr>
      <w:r>
        <w:rPr>
          <w:color w:val="231F20"/>
          <w:spacing w:val="-10"/>
        </w:rPr>
        <w:t>➀</w:t>
      </w:r>
      <w:r>
        <w:rPr>
          <w:color w:val="231F20"/>
        </w:rPr>
        <w:tab/>
      </w:r>
      <w:r>
        <w:rPr>
          <w:color w:val="231F20"/>
          <w:spacing w:val="-5"/>
        </w:rPr>
        <w:t>主席</w:t>
      </w:r>
    </w:p>
    <w:p w14:paraId="16B6F55A" w14:textId="77777777" w:rsidR="003345E9" w:rsidRDefault="007169A0">
      <w:pPr>
        <w:pStyle w:val="a3"/>
        <w:tabs>
          <w:tab w:val="left" w:pos="1407"/>
        </w:tabs>
        <w:spacing w:line="323" w:lineRule="exact"/>
        <w:ind w:left="1000"/>
      </w:pPr>
      <w:r>
        <w:rPr>
          <w:color w:val="231F20"/>
          <w:spacing w:val="-10"/>
        </w:rPr>
        <w:t>ⓐ</w:t>
      </w:r>
      <w:r>
        <w:rPr>
          <w:color w:val="231F20"/>
        </w:rPr>
        <w:tab/>
      </w:r>
      <w:r>
        <w:rPr>
          <w:color w:val="231F20"/>
          <w:spacing w:val="2"/>
        </w:rPr>
        <w:t xml:space="preserve">帶領和促進地區 </w:t>
      </w:r>
      <w:r>
        <w:rPr>
          <w:color w:val="231F20"/>
        </w:rPr>
        <w:t>NMI</w:t>
      </w:r>
      <w:r>
        <w:rPr>
          <w:color w:val="231F20"/>
          <w:spacing w:val="2"/>
        </w:rPr>
        <w:t xml:space="preserve"> 議會以達成地區 </w:t>
      </w:r>
      <w:r>
        <w:rPr>
          <w:color w:val="231F20"/>
        </w:rPr>
        <w:t>NMI</w:t>
      </w:r>
      <w:r>
        <w:rPr>
          <w:color w:val="231F20"/>
          <w:spacing w:val="1"/>
        </w:rPr>
        <w:t xml:space="preserve"> 之目標。</w:t>
      </w:r>
    </w:p>
    <w:p w14:paraId="03EF2E41"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主持地區議會、執行委員會、地區年會所有會議。</w:t>
      </w:r>
    </w:p>
    <w:p w14:paraId="09CE1BB4"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起草年度預算並經地區指導委員會核准。</w:t>
      </w:r>
    </w:p>
    <w:p w14:paraId="430982AF" w14:textId="77777777" w:rsidR="003345E9" w:rsidRDefault="007169A0">
      <w:pPr>
        <w:pStyle w:val="a3"/>
        <w:spacing w:before="9" w:line="206" w:lineRule="auto"/>
        <w:ind w:left="1408" w:right="107" w:hanging="408"/>
        <w:jc w:val="both"/>
      </w:pPr>
      <w:r>
        <w:rPr>
          <w:color w:val="231F20"/>
          <w:spacing w:val="12"/>
        </w:rPr>
        <w:t xml:space="preserve">ⓓ  向地區 </w:t>
      </w:r>
      <w:r>
        <w:rPr>
          <w:color w:val="231F20"/>
        </w:rPr>
        <w:t>NMI</w:t>
      </w:r>
      <w:r>
        <w:rPr>
          <w:color w:val="231F20"/>
          <w:spacing w:val="5"/>
        </w:rPr>
        <w:t xml:space="preserve"> 大會以及全球 </w:t>
      </w:r>
      <w:r>
        <w:rPr>
          <w:color w:val="231F20"/>
        </w:rPr>
        <w:t>NMI</w:t>
      </w:r>
      <w:r>
        <w:rPr>
          <w:color w:val="231F20"/>
          <w:spacing w:val="8"/>
        </w:rPr>
        <w:t xml:space="preserve"> 議會區域負責人提送</w:t>
      </w:r>
      <w:r>
        <w:rPr>
          <w:color w:val="231F20"/>
        </w:rPr>
        <w:t>年度書面報告；也可酌情向全球宣教區轄下區域</w:t>
      </w:r>
      <w:r>
        <w:rPr>
          <w:color w:val="231F20"/>
          <w:spacing w:val="55"/>
          <w:w w:val="150"/>
        </w:rPr>
        <w:t xml:space="preserve"> </w:t>
      </w:r>
      <w:r>
        <w:rPr>
          <w:color w:val="231F20"/>
        </w:rPr>
        <w:t>NMI</w:t>
      </w:r>
      <w:r>
        <w:rPr>
          <w:color w:val="231F20"/>
          <w:spacing w:val="-2"/>
        </w:rPr>
        <w:t>協調人提送。</w:t>
      </w:r>
    </w:p>
    <w:p w14:paraId="5EE7598D" w14:textId="77777777" w:rsidR="003345E9" w:rsidRDefault="007169A0">
      <w:pPr>
        <w:pStyle w:val="a3"/>
        <w:tabs>
          <w:tab w:val="left" w:pos="1407"/>
        </w:tabs>
        <w:spacing w:line="307" w:lineRule="exact"/>
        <w:ind w:left="1000"/>
      </w:pPr>
      <w:r>
        <w:rPr>
          <w:color w:val="231F20"/>
          <w:spacing w:val="-10"/>
        </w:rPr>
        <w:t>ⓔ</w:t>
      </w:r>
      <w:r>
        <w:rPr>
          <w:color w:val="231F20"/>
        </w:rPr>
        <w:tab/>
      </w:r>
      <w:r>
        <w:rPr>
          <w:color w:val="231F20"/>
          <w:spacing w:val="-1"/>
        </w:rPr>
        <w:t>按需要將事工委派給各議會成員。</w:t>
      </w:r>
    </w:p>
    <w:p w14:paraId="6C63583A"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21"/>
        </w:rPr>
        <w:t xml:space="preserve">按「手冊」第 </w:t>
      </w:r>
      <w:r>
        <w:rPr>
          <w:color w:val="231F20"/>
        </w:rPr>
        <w:t>238</w:t>
      </w:r>
      <w:r>
        <w:rPr>
          <w:color w:val="231F20"/>
          <w:spacing w:val="-9"/>
        </w:rPr>
        <w:t xml:space="preserve"> 條，擔任地區各有關委員會的當然代表。</w:t>
      </w:r>
    </w:p>
    <w:p w14:paraId="3A3C9963"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按照職位描述的要求履行其他職責。</w:t>
      </w:r>
    </w:p>
    <w:p w14:paraId="41D54F98" w14:textId="77777777" w:rsidR="003345E9" w:rsidRDefault="007169A0">
      <w:pPr>
        <w:pStyle w:val="a3"/>
        <w:tabs>
          <w:tab w:val="left" w:pos="960"/>
        </w:tabs>
        <w:spacing w:line="320" w:lineRule="exact"/>
        <w:ind w:left="552"/>
      </w:pPr>
      <w:r>
        <w:rPr>
          <w:color w:val="231F20"/>
          <w:spacing w:val="-10"/>
        </w:rPr>
        <w:t>➁</w:t>
      </w:r>
      <w:r>
        <w:rPr>
          <w:color w:val="231F20"/>
        </w:rPr>
        <w:tab/>
      </w:r>
      <w:r>
        <w:rPr>
          <w:color w:val="231F20"/>
          <w:spacing w:val="-4"/>
        </w:rPr>
        <w:t>副主席</w:t>
      </w:r>
    </w:p>
    <w:p w14:paraId="2F5B51E3"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當主席不在時，執行主席所有之職權。</w:t>
      </w:r>
    </w:p>
    <w:p w14:paraId="5D6138DF"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7"/>
        </w:rPr>
        <w:t xml:space="preserve">經由地區 </w:t>
      </w:r>
      <w:r>
        <w:rPr>
          <w:color w:val="231F20"/>
        </w:rPr>
        <w:t>NMI</w:t>
      </w:r>
      <w:r>
        <w:rPr>
          <w:color w:val="231F20"/>
          <w:spacing w:val="-1"/>
        </w:rPr>
        <w:t xml:space="preserve"> 議會之指定，負責其他事工。</w:t>
      </w:r>
    </w:p>
    <w:p w14:paraId="75CFA0D2" w14:textId="77777777" w:rsidR="003345E9" w:rsidRDefault="007169A0">
      <w:pPr>
        <w:pStyle w:val="a3"/>
        <w:tabs>
          <w:tab w:val="left" w:pos="1460"/>
        </w:tabs>
        <w:spacing w:line="320" w:lineRule="exact"/>
        <w:ind w:left="1000"/>
      </w:pPr>
      <w:r>
        <w:rPr>
          <w:color w:val="231F20"/>
          <w:spacing w:val="-10"/>
        </w:rPr>
        <w:t>ⓒ</w:t>
      </w:r>
      <w:r>
        <w:rPr>
          <w:color w:val="231F20"/>
        </w:rPr>
        <w:tab/>
      </w:r>
      <w:r>
        <w:rPr>
          <w:color w:val="231F20"/>
          <w:spacing w:val="-1"/>
        </w:rPr>
        <w:t>按職位描述或地區主席按需要而指派的工作。</w:t>
      </w:r>
    </w:p>
    <w:p w14:paraId="39598203" w14:textId="77777777" w:rsidR="003345E9" w:rsidRDefault="007169A0">
      <w:pPr>
        <w:pStyle w:val="a3"/>
        <w:tabs>
          <w:tab w:val="left" w:pos="960"/>
        </w:tabs>
        <w:spacing w:line="320" w:lineRule="exact"/>
        <w:ind w:left="552"/>
      </w:pPr>
      <w:r>
        <w:rPr>
          <w:color w:val="231F20"/>
          <w:spacing w:val="-10"/>
        </w:rPr>
        <w:t>➂</w:t>
      </w:r>
      <w:r>
        <w:rPr>
          <w:color w:val="231F20"/>
        </w:rPr>
        <w:tab/>
      </w:r>
      <w:r>
        <w:rPr>
          <w:color w:val="231F20"/>
          <w:spacing w:val="-5"/>
        </w:rPr>
        <w:t>秘書</w:t>
      </w:r>
    </w:p>
    <w:p w14:paraId="39DD9252"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7"/>
        </w:rPr>
        <w:t xml:space="preserve">記錄 </w:t>
      </w:r>
      <w:r>
        <w:rPr>
          <w:color w:val="231F20"/>
        </w:rPr>
        <w:t>NMI</w:t>
      </w:r>
      <w:r>
        <w:rPr>
          <w:color w:val="231F20"/>
          <w:spacing w:val="-2"/>
        </w:rPr>
        <w:t xml:space="preserve"> 的所有會議記錄。</w:t>
      </w:r>
    </w:p>
    <w:p w14:paraId="0443167B"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主席要求時提供協助和支持：</w:t>
      </w:r>
    </w:p>
    <w:p w14:paraId="1CC21320" w14:textId="77777777" w:rsidR="003345E9" w:rsidRDefault="007169A0">
      <w:pPr>
        <w:pStyle w:val="a3"/>
        <w:spacing w:line="320" w:lineRule="exact"/>
        <w:ind w:left="1380"/>
        <w:jc w:val="both"/>
      </w:pPr>
      <w:r>
        <w:rPr>
          <w:color w:val="231F20"/>
          <w:spacing w:val="9"/>
        </w:rPr>
        <w:t xml:space="preserve">⓵  按年發報告表予地方 </w:t>
      </w:r>
      <w:r>
        <w:rPr>
          <w:color w:val="231F20"/>
        </w:rPr>
        <w:t>NMI</w:t>
      </w:r>
      <w:r>
        <w:rPr>
          <w:color w:val="231F20"/>
          <w:spacing w:val="-1"/>
        </w:rPr>
        <w:t xml:space="preserve"> 主席。</w:t>
      </w:r>
    </w:p>
    <w:p w14:paraId="5C646D11" w14:textId="77777777" w:rsidR="003345E9" w:rsidRDefault="007169A0">
      <w:pPr>
        <w:pStyle w:val="a3"/>
        <w:spacing w:before="10" w:line="206" w:lineRule="auto"/>
        <w:ind w:left="1788" w:right="112" w:hanging="408"/>
        <w:jc w:val="both"/>
      </w:pPr>
      <w:r>
        <w:rPr>
          <w:color w:val="231F20"/>
          <w:w w:val="102"/>
        </w:rPr>
        <w:t>⓶</w:t>
      </w:r>
      <w:r>
        <w:rPr>
          <w:color w:val="231F20"/>
          <w:spacing w:val="-1"/>
        </w:rPr>
        <w:t xml:space="preserve">    </w:t>
      </w:r>
      <w:r>
        <w:rPr>
          <w:color w:val="231F20"/>
          <w:spacing w:val="8"/>
          <w:w w:val="102"/>
        </w:rPr>
        <w:t>彙編統計紀錄和報告，送呈地席主席、全球</w:t>
      </w:r>
      <w:r>
        <w:rPr>
          <w:color w:val="231F20"/>
          <w:spacing w:val="2"/>
        </w:rPr>
        <w:t xml:space="preserve"> </w:t>
      </w:r>
      <w:r>
        <w:rPr>
          <w:color w:val="231F20"/>
          <w:spacing w:val="1"/>
          <w:w w:val="102"/>
        </w:rPr>
        <w:t>NM</w:t>
      </w:r>
      <w:r>
        <w:rPr>
          <w:color w:val="231F20"/>
          <w:w w:val="102"/>
        </w:rPr>
        <w:t>I</w:t>
      </w:r>
      <w:r>
        <w:rPr>
          <w:color w:val="231F20"/>
          <w:spacing w:val="1"/>
          <w:w w:val="102"/>
        </w:rPr>
        <w:t>總幹事、全球議會代表，也可酌情向全球宣教區轄</w:t>
      </w:r>
      <w:r>
        <w:rPr>
          <w:color w:val="231F20"/>
          <w:w w:val="102"/>
        </w:rPr>
        <w:t>下區域</w:t>
      </w:r>
      <w:r>
        <w:rPr>
          <w:color w:val="231F20"/>
          <w:spacing w:val="-1"/>
        </w:rPr>
        <w:t xml:space="preserve"> </w:t>
      </w:r>
      <w:r>
        <w:rPr>
          <w:color w:val="231F20"/>
          <w:w w:val="102"/>
        </w:rPr>
        <w:t>NMI</w:t>
      </w:r>
      <w:r>
        <w:rPr>
          <w:color w:val="231F20"/>
          <w:spacing w:val="-1"/>
        </w:rPr>
        <w:t xml:space="preserve"> </w:t>
      </w:r>
      <w:r>
        <w:rPr>
          <w:color w:val="231F20"/>
          <w:w w:val="102"/>
        </w:rPr>
        <w:t>協調人送呈。</w:t>
      </w:r>
    </w:p>
    <w:p w14:paraId="13B91918" w14:textId="77777777" w:rsidR="003345E9" w:rsidRDefault="007169A0">
      <w:pPr>
        <w:pStyle w:val="a3"/>
        <w:spacing w:line="307" w:lineRule="exact"/>
        <w:ind w:left="1000"/>
        <w:jc w:val="both"/>
      </w:pPr>
      <w:r>
        <w:rPr>
          <w:color w:val="231F20"/>
        </w:rPr>
        <w:t>ⓒ</w:t>
      </w:r>
      <w:r>
        <w:rPr>
          <w:color w:val="231F20"/>
          <w:spacing w:val="68"/>
          <w:w w:val="150"/>
        </w:rPr>
        <w:t xml:space="preserve">  </w:t>
      </w:r>
      <w:r>
        <w:rPr>
          <w:color w:val="231F20"/>
          <w:spacing w:val="-1"/>
        </w:rPr>
        <w:t>完成按職位描述或地區主席按需要而分派的工作。</w:t>
      </w:r>
    </w:p>
    <w:p w14:paraId="3F04611F" w14:textId="77777777" w:rsidR="003345E9" w:rsidRDefault="007169A0">
      <w:pPr>
        <w:pStyle w:val="a3"/>
        <w:spacing w:line="320" w:lineRule="exact"/>
        <w:ind w:left="552"/>
        <w:jc w:val="both"/>
      </w:pPr>
      <w:r>
        <w:rPr>
          <w:color w:val="231F20"/>
          <w:spacing w:val="19"/>
        </w:rPr>
        <w:t>➃  司庫</w:t>
      </w:r>
    </w:p>
    <w:p w14:paraId="260EACF8" w14:textId="77777777" w:rsidR="003345E9" w:rsidRDefault="007169A0">
      <w:pPr>
        <w:pStyle w:val="a3"/>
        <w:spacing w:line="320" w:lineRule="exact"/>
        <w:ind w:left="1000"/>
        <w:jc w:val="both"/>
      </w:pPr>
      <w:r>
        <w:rPr>
          <w:color w:val="231F20"/>
          <w:spacing w:val="5"/>
        </w:rPr>
        <w:t>ⓐ  維持所有經費收支的正確紀錄</w:t>
      </w:r>
    </w:p>
    <w:p w14:paraId="1C0E5D3E" w14:textId="77777777" w:rsidR="003345E9" w:rsidRDefault="007169A0">
      <w:pPr>
        <w:pStyle w:val="a3"/>
        <w:spacing w:line="320" w:lineRule="exact"/>
        <w:ind w:left="1000"/>
        <w:jc w:val="both"/>
      </w:pPr>
      <w:r>
        <w:rPr>
          <w:color w:val="231F20"/>
          <w:spacing w:val="6"/>
        </w:rPr>
        <w:t>ⓑ  及時將資金匯給各指定的司庫。</w:t>
      </w:r>
    </w:p>
    <w:p w14:paraId="6E1BE15F" w14:textId="77777777" w:rsidR="003345E9" w:rsidRDefault="007169A0">
      <w:pPr>
        <w:pStyle w:val="a3"/>
        <w:tabs>
          <w:tab w:val="left" w:pos="1407"/>
        </w:tabs>
        <w:spacing w:before="9" w:line="206" w:lineRule="auto"/>
        <w:ind w:left="1408" w:right="117" w:hanging="408"/>
      </w:pPr>
      <w:r>
        <w:rPr>
          <w:color w:val="231F20"/>
          <w:w w:val="102"/>
        </w:rPr>
        <w:t>ⓒ</w:t>
      </w:r>
      <w:r>
        <w:rPr>
          <w:color w:val="231F20"/>
        </w:rPr>
        <w:tab/>
      </w:r>
      <w:r>
        <w:rPr>
          <w:color w:val="231F20"/>
          <w:w w:val="102"/>
        </w:rPr>
        <w:t>向地區議會定期提供財政的明細表，並向地區大會準備一份年度報告。</w:t>
      </w:r>
    </w:p>
    <w:p w14:paraId="3EA1EF26" w14:textId="77777777" w:rsidR="003345E9" w:rsidRDefault="007169A0">
      <w:pPr>
        <w:pStyle w:val="a3"/>
        <w:tabs>
          <w:tab w:val="left" w:pos="1463"/>
        </w:tabs>
        <w:spacing w:line="206" w:lineRule="auto"/>
        <w:ind w:left="1408" w:right="115" w:hanging="408"/>
      </w:pPr>
      <w:r>
        <w:rPr>
          <w:color w:val="231F20"/>
          <w:spacing w:val="-10"/>
        </w:rPr>
        <w:t>ⓓ</w:t>
      </w:r>
      <w:r>
        <w:rPr>
          <w:color w:val="231F20"/>
        </w:rPr>
        <w:tab/>
      </w:r>
      <w:r>
        <w:rPr>
          <w:color w:val="231F20"/>
        </w:rPr>
        <w:tab/>
        <w:t>同地區相關人員一道安排地區 NMI 財務賬冊年度財務</w:t>
      </w:r>
      <w:r>
        <w:rPr>
          <w:color w:val="231F20"/>
          <w:spacing w:val="-2"/>
        </w:rPr>
        <w:t>稽核事宜。</w:t>
      </w:r>
    </w:p>
    <w:p w14:paraId="65606589" w14:textId="77777777" w:rsidR="003345E9" w:rsidRDefault="007169A0">
      <w:pPr>
        <w:pStyle w:val="a3"/>
        <w:tabs>
          <w:tab w:val="left" w:pos="1460"/>
        </w:tabs>
        <w:spacing w:line="308" w:lineRule="exact"/>
        <w:ind w:left="1000"/>
      </w:pPr>
      <w:r>
        <w:rPr>
          <w:color w:val="231F20"/>
          <w:spacing w:val="-10"/>
        </w:rPr>
        <w:t>ⓔ</w:t>
      </w:r>
      <w:r>
        <w:rPr>
          <w:color w:val="231F20"/>
        </w:rPr>
        <w:tab/>
      </w:r>
      <w:r>
        <w:rPr>
          <w:color w:val="231F20"/>
          <w:spacing w:val="-1"/>
        </w:rPr>
        <w:t>完成按職位描述或地區主席按需要而分派的工作。</w:t>
      </w:r>
    </w:p>
    <w:p w14:paraId="3E2425B7" w14:textId="77777777" w:rsidR="003345E9" w:rsidRDefault="007169A0">
      <w:pPr>
        <w:pStyle w:val="a3"/>
        <w:tabs>
          <w:tab w:val="left" w:pos="960"/>
        </w:tabs>
        <w:spacing w:line="347" w:lineRule="exact"/>
        <w:ind w:left="552"/>
      </w:pPr>
      <w:r>
        <w:rPr>
          <w:color w:val="231F20"/>
          <w:spacing w:val="-10"/>
        </w:rPr>
        <w:t>➄</w:t>
      </w:r>
      <w:r>
        <w:rPr>
          <w:color w:val="231F20"/>
        </w:rPr>
        <w:tab/>
      </w:r>
      <w:r>
        <w:rPr>
          <w:color w:val="231F20"/>
          <w:spacing w:val="-2"/>
        </w:rPr>
        <w:t>執行委員會</w:t>
      </w:r>
    </w:p>
    <w:p w14:paraId="0BC7BB5E" w14:textId="77777777" w:rsidR="003345E9" w:rsidRDefault="003345E9">
      <w:pPr>
        <w:pStyle w:val="a3"/>
        <w:spacing w:line="347" w:lineRule="exact"/>
        <w:sectPr w:rsidR="003345E9">
          <w:pgSz w:w="8640" w:h="12960"/>
          <w:pgMar w:top="480" w:right="1080" w:bottom="1180" w:left="1080" w:header="0" w:footer="997" w:gutter="0"/>
          <w:cols w:space="720"/>
        </w:sectPr>
      </w:pPr>
    </w:p>
    <w:p w14:paraId="086BCF7B"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B035C5B" w14:textId="77777777" w:rsidR="003345E9" w:rsidRDefault="007169A0">
      <w:pPr>
        <w:pStyle w:val="a3"/>
        <w:tabs>
          <w:tab w:val="left" w:pos="1407"/>
        </w:tabs>
        <w:spacing w:before="201" w:line="347" w:lineRule="exact"/>
        <w:ind w:left="1000"/>
      </w:pPr>
      <w:r>
        <w:rPr>
          <w:color w:val="231F20"/>
          <w:spacing w:val="-10"/>
        </w:rPr>
        <w:t>ⓐ</w:t>
      </w:r>
      <w:r>
        <w:rPr>
          <w:color w:val="231F20"/>
        </w:rPr>
        <w:tab/>
      </w:r>
      <w:r>
        <w:rPr>
          <w:color w:val="231F20"/>
          <w:spacing w:val="-1"/>
        </w:rPr>
        <w:t>指定增額委員或按需替補議會遺缺。</w:t>
      </w:r>
    </w:p>
    <w:p w14:paraId="3AFACB27"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在議會休會期間辦理各項事宜。</w:t>
      </w:r>
    </w:p>
    <w:p w14:paraId="42506492" w14:textId="77777777" w:rsidR="003345E9" w:rsidRDefault="007169A0">
      <w:pPr>
        <w:pStyle w:val="a3"/>
        <w:tabs>
          <w:tab w:val="left" w:pos="1407"/>
        </w:tabs>
        <w:spacing w:before="10" w:line="206" w:lineRule="auto"/>
        <w:ind w:left="1408" w:right="110" w:hanging="408"/>
      </w:pPr>
      <w:r>
        <w:rPr>
          <w:color w:val="231F20"/>
          <w:spacing w:val="-10"/>
        </w:rPr>
        <w:t>ⓒ</w:t>
      </w:r>
      <w:r>
        <w:rPr>
          <w:color w:val="231F20"/>
        </w:rPr>
        <w:tab/>
      </w:r>
      <w:r>
        <w:rPr>
          <w:color w:val="231F20"/>
          <w:spacing w:val="1"/>
        </w:rPr>
        <w:t xml:space="preserve">若在休會期間主席出缺，提出一至多位 </w:t>
      </w:r>
      <w:r>
        <w:rPr>
          <w:color w:val="231F20"/>
        </w:rPr>
        <w:t>NMI</w:t>
      </w:r>
      <w:r>
        <w:rPr>
          <w:color w:val="231F20"/>
          <w:spacing w:val="5"/>
        </w:rPr>
        <w:t xml:space="preserve"> 主席候選</w:t>
      </w:r>
      <w:r>
        <w:rPr>
          <w:color w:val="231F20"/>
          <w:spacing w:val="-4"/>
        </w:rPr>
        <w:t>人名單。</w:t>
      </w:r>
    </w:p>
    <w:p w14:paraId="212F00DE" w14:textId="77777777" w:rsidR="003345E9" w:rsidRDefault="007169A0">
      <w:pPr>
        <w:pStyle w:val="a3"/>
        <w:tabs>
          <w:tab w:val="left" w:pos="960"/>
        </w:tabs>
        <w:spacing w:line="308" w:lineRule="exact"/>
        <w:ind w:left="552"/>
      </w:pPr>
      <w:r>
        <w:rPr>
          <w:color w:val="231F20"/>
          <w:spacing w:val="-10"/>
        </w:rPr>
        <w:t>➅</w:t>
      </w:r>
      <w:r>
        <w:rPr>
          <w:color w:val="231F20"/>
        </w:rPr>
        <w:tab/>
      </w:r>
      <w:r>
        <w:rPr>
          <w:color w:val="231F20"/>
          <w:spacing w:val="-4"/>
        </w:rPr>
        <w:t>餘委員</w:t>
      </w:r>
    </w:p>
    <w:p w14:paraId="23411799" w14:textId="77777777" w:rsidR="003345E9" w:rsidRDefault="007169A0">
      <w:pPr>
        <w:pStyle w:val="a3"/>
        <w:tabs>
          <w:tab w:val="left" w:pos="1407"/>
        </w:tabs>
        <w:spacing w:line="347" w:lineRule="exact"/>
        <w:ind w:left="1000"/>
      </w:pPr>
      <w:r>
        <w:rPr>
          <w:color w:val="231F20"/>
          <w:spacing w:val="-10"/>
        </w:rPr>
        <w:t>ⓐ</w:t>
      </w:r>
      <w:r>
        <w:rPr>
          <w:color w:val="231F20"/>
        </w:rPr>
        <w:tab/>
      </w:r>
      <w:r>
        <w:rPr>
          <w:color w:val="231F20"/>
          <w:spacing w:val="-1"/>
        </w:rPr>
        <w:t>推動地區主席和地區議會交付之工作</w:t>
      </w:r>
    </w:p>
    <w:p w14:paraId="1332FEFC" w14:textId="77777777" w:rsidR="003345E9" w:rsidRDefault="007169A0">
      <w:pPr>
        <w:pStyle w:val="2"/>
        <w:spacing w:before="45"/>
        <w:ind w:left="120"/>
      </w:pPr>
      <w:r>
        <w:rPr>
          <w:color w:val="231F20"/>
          <w:spacing w:val="-1"/>
        </w:rPr>
        <w:t>第三款 . 全球議會</w:t>
      </w:r>
    </w:p>
    <w:p w14:paraId="266CB814" w14:textId="77777777" w:rsidR="003345E9" w:rsidRDefault="007169A0">
      <w:pPr>
        <w:pStyle w:val="3"/>
        <w:tabs>
          <w:tab w:val="left" w:pos="527"/>
        </w:tabs>
        <w:spacing w:before="12" w:line="347" w:lineRule="exact"/>
        <w:ind w:left="120"/>
      </w:pPr>
      <w:r>
        <w:rPr>
          <w:color w:val="231F20"/>
          <w:spacing w:val="-10"/>
        </w:rPr>
        <w:t>Ⓐ</w:t>
      </w:r>
      <w:r>
        <w:rPr>
          <w:color w:val="231F20"/>
        </w:rPr>
        <w:tab/>
      </w:r>
      <w:r>
        <w:rPr>
          <w:color w:val="231F20"/>
          <w:spacing w:val="-5"/>
        </w:rPr>
        <w:t>目的</w:t>
      </w:r>
    </w:p>
    <w:p w14:paraId="33DEA963" w14:textId="77777777" w:rsidR="003345E9" w:rsidRDefault="007169A0">
      <w:pPr>
        <w:pStyle w:val="a3"/>
        <w:spacing w:line="320" w:lineRule="exact"/>
        <w:ind w:left="359"/>
      </w:pPr>
      <w:r>
        <w:rPr>
          <w:color w:val="231F20"/>
          <w:spacing w:val="10"/>
        </w:rPr>
        <w:t xml:space="preserve">全球 </w:t>
      </w:r>
      <w:r>
        <w:rPr>
          <w:color w:val="231F20"/>
        </w:rPr>
        <w:t>NMI</w:t>
      </w:r>
      <w:r>
        <w:rPr>
          <w:color w:val="231F20"/>
          <w:spacing w:val="11"/>
        </w:rPr>
        <w:t xml:space="preserve"> 議會應在全球教會透過 </w:t>
      </w:r>
      <w:r>
        <w:rPr>
          <w:color w:val="231F20"/>
        </w:rPr>
        <w:t>1)</w:t>
      </w:r>
      <w:r>
        <w:rPr>
          <w:color w:val="231F20"/>
          <w:spacing w:val="7"/>
        </w:rPr>
        <w:t xml:space="preserve"> 祈禱、</w:t>
      </w:r>
      <w:r>
        <w:rPr>
          <w:color w:val="231F20"/>
        </w:rPr>
        <w:t>2)</w:t>
      </w:r>
      <w:r>
        <w:rPr>
          <w:color w:val="231F20"/>
          <w:spacing w:val="7"/>
        </w:rPr>
        <w:t xml:space="preserve"> 奉獻、</w:t>
      </w:r>
      <w:r>
        <w:rPr>
          <w:color w:val="231F20"/>
        </w:rPr>
        <w:t>3)</w:t>
      </w:r>
      <w:r>
        <w:rPr>
          <w:color w:val="231F20"/>
          <w:spacing w:val="11"/>
        </w:rPr>
        <w:t xml:space="preserve"> 教育以及</w:t>
      </w:r>
    </w:p>
    <w:p w14:paraId="001517CE" w14:textId="77777777" w:rsidR="003345E9" w:rsidRDefault="007169A0">
      <w:pPr>
        <w:pStyle w:val="a3"/>
        <w:spacing w:before="10" w:line="206" w:lineRule="auto"/>
        <w:ind w:left="359" w:right="116"/>
      </w:pPr>
      <w:r>
        <w:rPr>
          <w:color w:val="231F20"/>
        </w:rPr>
        <w:t>4) 動員兒童和青少年，在全球和區域、禾場、地區和地方教會推動 NMI 之宗旨。</w:t>
      </w:r>
    </w:p>
    <w:p w14:paraId="443EEF56" w14:textId="77777777" w:rsidR="003345E9" w:rsidRDefault="007169A0">
      <w:pPr>
        <w:pStyle w:val="3"/>
        <w:tabs>
          <w:tab w:val="left" w:pos="527"/>
        </w:tabs>
        <w:spacing w:line="308" w:lineRule="exact"/>
        <w:ind w:left="120"/>
      </w:pPr>
      <w:r>
        <w:rPr>
          <w:color w:val="231F20"/>
          <w:spacing w:val="-10"/>
        </w:rPr>
        <w:t>Ⓑ</w:t>
      </w:r>
      <w:r>
        <w:rPr>
          <w:color w:val="231F20"/>
        </w:rPr>
        <w:tab/>
      </w:r>
      <w:r>
        <w:rPr>
          <w:color w:val="231F20"/>
          <w:spacing w:val="-5"/>
        </w:rPr>
        <w:t>組織</w:t>
      </w:r>
    </w:p>
    <w:p w14:paraId="3D70843F" w14:textId="77777777" w:rsidR="003345E9" w:rsidRDefault="007169A0">
      <w:pPr>
        <w:pStyle w:val="a3"/>
        <w:tabs>
          <w:tab w:val="left" w:pos="959"/>
        </w:tabs>
        <w:spacing w:before="9" w:line="206" w:lineRule="auto"/>
        <w:ind w:left="960" w:right="15" w:hanging="408"/>
      </w:pPr>
      <w:r>
        <w:rPr>
          <w:color w:val="231F20"/>
          <w:spacing w:val="-10"/>
        </w:rPr>
        <w:t>➀</w:t>
      </w:r>
      <w:r>
        <w:rPr>
          <w:color w:val="231F20"/>
        </w:rPr>
        <w:tab/>
      </w:r>
      <w:r>
        <w:rPr>
          <w:color w:val="231F20"/>
          <w:spacing w:val="4"/>
        </w:rPr>
        <w:t xml:space="preserve">全球 </w:t>
      </w:r>
      <w:r>
        <w:rPr>
          <w:color w:val="231F20"/>
        </w:rPr>
        <w:t>NMI</w:t>
      </w:r>
      <w:r>
        <w:rPr>
          <w:color w:val="231F20"/>
          <w:spacing w:val="6"/>
        </w:rPr>
        <w:t xml:space="preserve"> 議會成員為全球 </w:t>
      </w:r>
      <w:r>
        <w:rPr>
          <w:color w:val="231F20"/>
        </w:rPr>
        <w:t>NMI</w:t>
      </w:r>
      <w:r>
        <w:rPr>
          <w:color w:val="231F20"/>
          <w:spacing w:val="4"/>
        </w:rPr>
        <w:t xml:space="preserve"> 主席，全球 </w:t>
      </w:r>
      <w:r>
        <w:rPr>
          <w:color w:val="231F20"/>
        </w:rPr>
        <w:t>NMI</w:t>
      </w:r>
      <w:r>
        <w:rPr>
          <w:color w:val="231F20"/>
          <w:spacing w:val="4"/>
        </w:rPr>
        <w:t xml:space="preserve"> 總幹事、</w:t>
      </w:r>
      <w:r>
        <w:rPr>
          <w:color w:val="231F20"/>
          <w:spacing w:val="-2"/>
        </w:rPr>
        <w:t>各區域代表各一以及全球宣教總幹事。</w:t>
      </w:r>
    </w:p>
    <w:p w14:paraId="208E2960" w14:textId="77777777" w:rsidR="003345E9" w:rsidRDefault="007169A0">
      <w:pPr>
        <w:pStyle w:val="a3"/>
        <w:tabs>
          <w:tab w:val="left" w:pos="959"/>
        </w:tabs>
        <w:spacing w:line="206" w:lineRule="auto"/>
        <w:ind w:left="960" w:right="15" w:hanging="408"/>
      </w:pPr>
      <w:r>
        <w:rPr>
          <w:color w:val="231F20"/>
          <w:spacing w:val="-10"/>
        </w:rPr>
        <w:t>➁</w:t>
      </w:r>
      <w:r>
        <w:rPr>
          <w:color w:val="231F20"/>
        </w:rPr>
        <w:tab/>
      </w:r>
      <w:r>
        <w:rPr>
          <w:color w:val="231F20"/>
          <w:spacing w:val="16"/>
        </w:rPr>
        <w:t>全球</w:t>
      </w:r>
      <w:r>
        <w:rPr>
          <w:color w:val="231F20"/>
        </w:rPr>
        <w:t>NMI</w:t>
      </w:r>
      <w:r>
        <w:rPr>
          <w:color w:val="231F20"/>
          <w:spacing w:val="1"/>
        </w:rPr>
        <w:t xml:space="preserve"> 執行委員會應為全球</w:t>
      </w:r>
      <w:r>
        <w:rPr>
          <w:color w:val="231F20"/>
        </w:rPr>
        <w:t>NMI</w:t>
      </w:r>
      <w:r>
        <w:rPr>
          <w:color w:val="231F20"/>
          <w:spacing w:val="-13"/>
        </w:rPr>
        <w:t xml:space="preserve"> 主席、全球</w:t>
      </w:r>
      <w:r>
        <w:rPr>
          <w:color w:val="231F20"/>
        </w:rPr>
        <w:t>NMI</w:t>
      </w:r>
      <w:r>
        <w:rPr>
          <w:color w:val="231F20"/>
          <w:spacing w:val="-2"/>
        </w:rPr>
        <w:t xml:space="preserve"> 總幹事、</w:t>
      </w:r>
      <w:r>
        <w:rPr>
          <w:color w:val="231F20"/>
          <w:spacing w:val="13"/>
        </w:rPr>
        <w:t xml:space="preserve">全球 </w:t>
      </w:r>
      <w:r>
        <w:rPr>
          <w:color w:val="231F20"/>
        </w:rPr>
        <w:t>NMI</w:t>
      </w:r>
      <w:r>
        <w:rPr>
          <w:color w:val="231F20"/>
          <w:spacing w:val="8"/>
        </w:rPr>
        <w:t xml:space="preserve"> 副主席、全球 </w:t>
      </w:r>
      <w:r>
        <w:rPr>
          <w:color w:val="231F20"/>
        </w:rPr>
        <w:t>NMI 秘書、一位其他委員和全球宣</w:t>
      </w:r>
      <w:r>
        <w:rPr>
          <w:color w:val="231F20"/>
          <w:spacing w:val="-2"/>
        </w:rPr>
        <w:t>教總幹事。</w:t>
      </w:r>
    </w:p>
    <w:p w14:paraId="08D5FC1B" w14:textId="77777777" w:rsidR="003345E9" w:rsidRDefault="007169A0">
      <w:pPr>
        <w:pStyle w:val="3"/>
        <w:tabs>
          <w:tab w:val="left" w:pos="527"/>
        </w:tabs>
        <w:spacing w:line="307" w:lineRule="exact"/>
        <w:ind w:left="120"/>
      </w:pPr>
      <w:r>
        <w:rPr>
          <w:color w:val="231F20"/>
          <w:spacing w:val="-10"/>
        </w:rPr>
        <w:t>Ⓒ</w:t>
      </w:r>
      <w:r>
        <w:rPr>
          <w:color w:val="231F20"/>
        </w:rPr>
        <w:tab/>
      </w:r>
      <w:r>
        <w:rPr>
          <w:color w:val="231F20"/>
          <w:spacing w:val="-2"/>
        </w:rPr>
        <w:t>提名、選舉以及出缺</w:t>
      </w:r>
    </w:p>
    <w:p w14:paraId="14353C14" w14:textId="77777777" w:rsidR="003345E9" w:rsidRDefault="007169A0">
      <w:pPr>
        <w:pStyle w:val="a3"/>
        <w:tabs>
          <w:tab w:val="left" w:pos="959"/>
        </w:tabs>
        <w:spacing w:line="320" w:lineRule="exact"/>
        <w:ind w:left="552"/>
      </w:pPr>
      <w:r>
        <w:rPr>
          <w:color w:val="231F20"/>
          <w:spacing w:val="-10"/>
        </w:rPr>
        <w:t>➀</w:t>
      </w:r>
      <w:r>
        <w:rPr>
          <w:color w:val="231F20"/>
        </w:rPr>
        <w:tab/>
      </w:r>
      <w:r>
        <w:rPr>
          <w:color w:val="231F20"/>
          <w:spacing w:val="7"/>
        </w:rPr>
        <w:t xml:space="preserve">全球 </w:t>
      </w:r>
      <w:r>
        <w:rPr>
          <w:color w:val="231F20"/>
        </w:rPr>
        <w:t>NMI</w:t>
      </w:r>
      <w:r>
        <w:rPr>
          <w:color w:val="231F20"/>
          <w:spacing w:val="-1"/>
        </w:rPr>
        <w:t xml:space="preserve"> 總幹事之提名及選舉</w:t>
      </w:r>
    </w:p>
    <w:p w14:paraId="594E7B71" w14:textId="77777777" w:rsidR="003345E9" w:rsidRDefault="007169A0">
      <w:pPr>
        <w:pStyle w:val="a3"/>
        <w:spacing w:before="7" w:line="206" w:lineRule="auto"/>
        <w:ind w:left="1408" w:right="112"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執行委員會和主管區總監督要成立提名委員</w:t>
      </w:r>
      <w:r>
        <w:rPr>
          <w:color w:val="231F20"/>
          <w:w w:val="102"/>
        </w:rPr>
        <w:t>會以物識合宜的候選人。最多提名兩位候選人交總董事會轄下的地方教會事工委員會。</w:t>
      </w:r>
    </w:p>
    <w:p w14:paraId="32E29663" w14:textId="77777777" w:rsidR="003345E9" w:rsidRDefault="007169A0">
      <w:pPr>
        <w:pStyle w:val="a3"/>
        <w:spacing w:line="206" w:lineRule="auto"/>
        <w:ind w:left="1408" w:right="115" w:hanging="408"/>
        <w:jc w:val="both"/>
      </w:pPr>
      <w:r>
        <w:rPr>
          <w:color w:val="231F20"/>
          <w:w w:val="102"/>
        </w:rPr>
        <w:t>ⓑ</w:t>
      </w:r>
      <w:r>
        <w:rPr>
          <w:color w:val="231F20"/>
          <w:spacing w:val="-1"/>
        </w:rPr>
        <w:t xml:space="preserve">    </w:t>
      </w:r>
      <w:r>
        <w:rPr>
          <w:color w:val="231F20"/>
          <w:spacing w:val="2"/>
          <w:w w:val="102"/>
        </w:rPr>
        <w:t>總董事會轄下的地方教會事工委員會連同主管區總監督</w:t>
      </w:r>
      <w:r>
        <w:rPr>
          <w:color w:val="231F20"/>
          <w:w w:val="102"/>
        </w:rPr>
        <w:t>要考慮收到之提名，並批准最多兩名候選人交總監督會選任。</w:t>
      </w:r>
    </w:p>
    <w:p w14:paraId="39B022DD" w14:textId="77777777" w:rsidR="003345E9" w:rsidRDefault="007169A0">
      <w:pPr>
        <w:pStyle w:val="a3"/>
        <w:spacing w:line="206" w:lineRule="auto"/>
        <w:ind w:left="1408" w:right="115" w:hanging="408"/>
        <w:jc w:val="both"/>
      </w:pPr>
      <w:r>
        <w:rPr>
          <w:color w:val="231F20"/>
        </w:rPr>
        <w:t>ⓒ  總監督會應按地方教會事工委員會提名而投票選任總幹</w:t>
      </w:r>
      <w:r>
        <w:rPr>
          <w:color w:val="231F20"/>
          <w:spacing w:val="-2"/>
        </w:rPr>
        <w:t>事之人選。</w:t>
      </w:r>
    </w:p>
    <w:p w14:paraId="35365C64" w14:textId="77777777" w:rsidR="003345E9" w:rsidRDefault="007169A0">
      <w:pPr>
        <w:pStyle w:val="a3"/>
        <w:spacing w:line="308" w:lineRule="exact"/>
        <w:ind w:left="552"/>
        <w:jc w:val="both"/>
      </w:pPr>
      <w:r>
        <w:rPr>
          <w:color w:val="231F20"/>
          <w:spacing w:val="22"/>
        </w:rPr>
        <w:t xml:space="preserve">➁  全球 </w:t>
      </w:r>
      <w:r>
        <w:rPr>
          <w:color w:val="231F20"/>
        </w:rPr>
        <w:t>NMI</w:t>
      </w:r>
      <w:r>
        <w:rPr>
          <w:color w:val="231F20"/>
          <w:spacing w:val="-2"/>
        </w:rPr>
        <w:t xml:space="preserve"> 主席之提名及選舉</w:t>
      </w:r>
    </w:p>
    <w:p w14:paraId="01833595" w14:textId="77777777" w:rsidR="003345E9" w:rsidRDefault="007169A0">
      <w:pPr>
        <w:pStyle w:val="a3"/>
        <w:spacing w:before="2" w:line="206" w:lineRule="auto"/>
        <w:ind w:left="1408" w:right="110" w:hanging="408"/>
        <w:jc w:val="both"/>
      </w:pPr>
      <w:r>
        <w:rPr>
          <w:color w:val="231F20"/>
          <w:spacing w:val="1"/>
        </w:rPr>
        <w:t xml:space="preserve">ⓐ  提名委員會應由六至八位成員組成，並由全球 </w:t>
      </w:r>
      <w:r>
        <w:rPr>
          <w:color w:val="231F20"/>
        </w:rPr>
        <w:t>NMI</w:t>
      </w:r>
      <w:r>
        <w:rPr>
          <w:color w:val="231F20"/>
          <w:spacing w:val="16"/>
        </w:rPr>
        <w:t xml:space="preserve"> 總</w:t>
      </w:r>
      <w:r>
        <w:rPr>
          <w:color w:val="231F20"/>
          <w:spacing w:val="1"/>
        </w:rPr>
        <w:t xml:space="preserve">幹事任主席。提名委員會成員應由全球 </w:t>
      </w:r>
      <w:r>
        <w:rPr>
          <w:color w:val="231F20"/>
        </w:rPr>
        <w:t>NMI</w:t>
      </w:r>
      <w:r>
        <w:rPr>
          <w:color w:val="231F20"/>
          <w:spacing w:val="5"/>
        </w:rPr>
        <w:t xml:space="preserve"> 議會會員</w:t>
      </w:r>
      <w:r>
        <w:rPr>
          <w:color w:val="231F20"/>
          <w:spacing w:val="-2"/>
        </w:rPr>
        <w:t>代表及非會員代表組成，並應由執行委員會委任。</w:t>
      </w:r>
    </w:p>
    <w:p w14:paraId="21AB5306"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449CC201" w14:textId="77777777" w:rsidR="003345E9" w:rsidRDefault="007169A0">
      <w:pPr>
        <w:pStyle w:val="a3"/>
        <w:spacing w:before="50"/>
        <w:ind w:left="0"/>
        <w:jc w:val="center"/>
      </w:pPr>
      <w:r>
        <w:rPr>
          <w:color w:val="231F20"/>
          <w:spacing w:val="-3"/>
        </w:rPr>
        <w:lastRenderedPageBreak/>
        <w:t>行政政策</w:t>
      </w:r>
    </w:p>
    <w:p w14:paraId="4CCB87E0" w14:textId="77777777" w:rsidR="003345E9" w:rsidRDefault="007169A0">
      <w:pPr>
        <w:pStyle w:val="a3"/>
        <w:tabs>
          <w:tab w:val="left" w:pos="1407"/>
        </w:tabs>
        <w:spacing w:before="237" w:line="206" w:lineRule="auto"/>
        <w:ind w:left="1407" w:right="118" w:hanging="408"/>
      </w:pPr>
      <w:r>
        <w:rPr>
          <w:color w:val="231F20"/>
          <w:w w:val="102"/>
        </w:rPr>
        <w:t>ⓑ</w:t>
      </w:r>
      <w:r>
        <w:rPr>
          <w:color w:val="231F20"/>
        </w:rPr>
        <w:tab/>
      </w:r>
      <w:r>
        <w:rPr>
          <w:color w:val="231F20"/>
          <w:w w:val="102"/>
        </w:rPr>
        <w:t>提名委員會應提交一至多位主席人選，被提名人應為總監督會所認可。提名人不得為總董事會之僱員。</w:t>
      </w:r>
    </w:p>
    <w:p w14:paraId="372886ED" w14:textId="77777777" w:rsidR="003345E9" w:rsidRDefault="007169A0">
      <w:pPr>
        <w:pStyle w:val="a3"/>
        <w:tabs>
          <w:tab w:val="left" w:pos="1407"/>
        </w:tabs>
        <w:spacing w:line="206" w:lineRule="auto"/>
        <w:ind w:left="1407" w:right="15" w:hanging="408"/>
      </w:pPr>
      <w:r>
        <w:rPr>
          <w:color w:val="231F20"/>
          <w:w w:val="102"/>
        </w:rPr>
        <w:t>ⓒ</w:t>
      </w:r>
      <w:r>
        <w:rPr>
          <w:color w:val="231F20"/>
        </w:rPr>
        <w:tab/>
      </w:r>
      <w:r>
        <w:rPr>
          <w:color w:val="231F20"/>
          <w:spacing w:val="1"/>
          <w:w w:val="102"/>
        </w:rPr>
        <w:t>NM</w:t>
      </w:r>
      <w:r>
        <w:rPr>
          <w:color w:val="231F20"/>
          <w:w w:val="102"/>
        </w:rPr>
        <w:t>I</w:t>
      </w:r>
      <w:r>
        <w:rPr>
          <w:color w:val="231F20"/>
          <w:spacing w:val="1"/>
        </w:rPr>
        <w:t xml:space="preserve"> </w:t>
      </w:r>
      <w:r>
        <w:rPr>
          <w:color w:val="231F20"/>
          <w:spacing w:val="6"/>
          <w:w w:val="102"/>
        </w:rPr>
        <w:t>總團契大會應以投票之方式選出全球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主席。</w:t>
      </w:r>
      <w:r>
        <w:rPr>
          <w:color w:val="231F20"/>
          <w:w w:val="102"/>
        </w:rPr>
        <w:t>若有兩名及以上候選人，則以過半數選票通過。若候選人只有一位，則需以獲得三分之二以上之贊成票方可當選。</w:t>
      </w:r>
    </w:p>
    <w:p w14:paraId="28CCF0D0" w14:textId="77777777" w:rsidR="003345E9" w:rsidRDefault="007169A0">
      <w:pPr>
        <w:pStyle w:val="a3"/>
        <w:spacing w:line="206" w:lineRule="auto"/>
        <w:ind w:left="1407" w:right="110"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主席的任期為四年，應自總議會休會日之首</w:t>
      </w:r>
      <w:r>
        <w:rPr>
          <w:color w:val="231F20"/>
          <w:w w:val="102"/>
        </w:rPr>
        <w:t>日起任職直到下屆總議會休會日之末日止，或是直到選出繼任者為止。</w:t>
      </w:r>
    </w:p>
    <w:p w14:paraId="593F36AD" w14:textId="77777777" w:rsidR="003345E9" w:rsidRDefault="007169A0">
      <w:pPr>
        <w:pStyle w:val="a3"/>
        <w:spacing w:line="206" w:lineRule="auto"/>
        <w:ind w:left="1407" w:right="110" w:hanging="408"/>
        <w:jc w:val="both"/>
      </w:pPr>
      <w:r>
        <w:rPr>
          <w:color w:val="231F20"/>
          <w:spacing w:val="31"/>
        </w:rPr>
        <w:t xml:space="preserve">ⓔ  全球 </w:t>
      </w:r>
      <w:r>
        <w:rPr>
          <w:color w:val="231F20"/>
        </w:rPr>
        <w:t>NMI 主席之任期應以三屆為限，一屆之任期為四</w:t>
      </w:r>
      <w:r>
        <w:rPr>
          <w:color w:val="231F20"/>
          <w:spacing w:val="-2"/>
        </w:rPr>
        <w:t>年。經選舉而替補主席出缺者，亦可任滿三屆</w:t>
      </w:r>
    </w:p>
    <w:p w14:paraId="69215FE4" w14:textId="77777777" w:rsidR="003345E9" w:rsidRDefault="007169A0">
      <w:pPr>
        <w:pStyle w:val="a3"/>
        <w:spacing w:line="308" w:lineRule="exact"/>
        <w:ind w:left="551"/>
        <w:jc w:val="both"/>
      </w:pPr>
      <w:r>
        <w:rPr>
          <w:color w:val="231F20"/>
          <w:spacing w:val="5"/>
        </w:rPr>
        <w:t>➂  全球委員會委員之提名及選舉</w:t>
      </w:r>
    </w:p>
    <w:p w14:paraId="40688DE3" w14:textId="77777777" w:rsidR="003345E9" w:rsidRDefault="007169A0">
      <w:pPr>
        <w:pStyle w:val="a3"/>
        <w:spacing w:line="206" w:lineRule="auto"/>
        <w:ind w:left="1407" w:right="107" w:hanging="408"/>
        <w:jc w:val="both"/>
      </w:pPr>
      <w:r>
        <w:rPr>
          <w:color w:val="231F20"/>
          <w:spacing w:val="12"/>
        </w:rPr>
        <w:t xml:space="preserve">ⓐ  每一地區 </w:t>
      </w:r>
      <w:r>
        <w:rPr>
          <w:color w:val="231F20"/>
        </w:rPr>
        <w:t>NMI</w:t>
      </w:r>
      <w:r>
        <w:rPr>
          <w:color w:val="231F20"/>
          <w:spacing w:val="5"/>
        </w:rPr>
        <w:t xml:space="preserve"> 議會可向全球 </w:t>
      </w:r>
      <w:r>
        <w:rPr>
          <w:color w:val="231F20"/>
        </w:rPr>
        <w:t>NMI</w:t>
      </w:r>
      <w:r>
        <w:rPr>
          <w:color w:val="231F20"/>
          <w:spacing w:val="8"/>
        </w:rPr>
        <w:t xml:space="preserve"> 辦公室提名一至二</w:t>
      </w:r>
      <w:r>
        <w:rPr>
          <w:color w:val="231F20"/>
          <w:spacing w:val="-2"/>
        </w:rPr>
        <w:t>位人選，作為區域參加提名選舉。</w:t>
      </w:r>
    </w:p>
    <w:p w14:paraId="06181210" w14:textId="77777777" w:rsidR="003345E9" w:rsidRDefault="007169A0">
      <w:pPr>
        <w:pStyle w:val="a3"/>
        <w:tabs>
          <w:tab w:val="left" w:pos="1787"/>
        </w:tabs>
        <w:spacing w:line="206" w:lineRule="auto"/>
        <w:ind w:left="1788" w:right="102" w:hanging="408"/>
      </w:pPr>
      <w:r>
        <w:rPr>
          <w:color w:val="231F20"/>
          <w:spacing w:val="-10"/>
        </w:rPr>
        <w:t>⓵</w:t>
      </w:r>
      <w:r>
        <w:rPr>
          <w:color w:val="231F20"/>
        </w:rPr>
        <w:tab/>
      </w:r>
      <w:r>
        <w:rPr>
          <w:color w:val="231F20"/>
          <w:spacing w:val="12"/>
        </w:rPr>
        <w:t>這些被提名人應為他們所代表區域之契友以及居</w:t>
      </w:r>
      <w:r>
        <w:rPr>
          <w:color w:val="231F20"/>
          <w:spacing w:val="-6"/>
        </w:rPr>
        <w:t>民。</w:t>
      </w:r>
    </w:p>
    <w:p w14:paraId="6479A60F" w14:textId="77777777" w:rsidR="003345E9" w:rsidRDefault="007169A0">
      <w:pPr>
        <w:pStyle w:val="a3"/>
        <w:tabs>
          <w:tab w:val="left" w:pos="1787"/>
        </w:tabs>
        <w:spacing w:line="206" w:lineRule="auto"/>
        <w:ind w:left="1788" w:right="112" w:hanging="408"/>
      </w:pPr>
      <w:r>
        <w:rPr>
          <w:color w:val="231F20"/>
          <w:w w:val="102"/>
        </w:rPr>
        <w:t>⓶</w:t>
      </w:r>
      <w:r>
        <w:rPr>
          <w:color w:val="231F20"/>
        </w:rPr>
        <w:tab/>
      </w:r>
      <w:r>
        <w:rPr>
          <w:color w:val="231F20"/>
          <w:spacing w:val="2"/>
          <w:w w:val="102"/>
        </w:rPr>
        <w:t>上述居住地區之條款不適用在任何居住於此區域外</w:t>
      </w:r>
      <w:r>
        <w:rPr>
          <w:color w:val="231F20"/>
          <w:w w:val="102"/>
        </w:rPr>
        <w:t>鄰近的教會會友。</w:t>
      </w:r>
    </w:p>
    <w:p w14:paraId="29E47AC5" w14:textId="77777777" w:rsidR="003345E9" w:rsidRDefault="007169A0">
      <w:pPr>
        <w:pStyle w:val="a3"/>
        <w:tabs>
          <w:tab w:val="left" w:pos="1787"/>
        </w:tabs>
        <w:spacing w:line="308" w:lineRule="exact"/>
        <w:ind w:left="1380"/>
      </w:pPr>
      <w:r>
        <w:rPr>
          <w:color w:val="231F20"/>
          <w:spacing w:val="-10"/>
        </w:rPr>
        <w:t>⓷</w:t>
      </w:r>
      <w:r>
        <w:rPr>
          <w:color w:val="231F20"/>
        </w:rPr>
        <w:tab/>
      </w:r>
      <w:r>
        <w:rPr>
          <w:color w:val="231F20"/>
          <w:spacing w:val="-1"/>
        </w:rPr>
        <w:t>總董事會之僱員沒有資格被提名。</w:t>
      </w:r>
    </w:p>
    <w:p w14:paraId="3D46B1EE" w14:textId="77777777" w:rsidR="003345E9" w:rsidRDefault="007169A0">
      <w:pPr>
        <w:pStyle w:val="a3"/>
        <w:spacing w:before="3" w:line="206" w:lineRule="auto"/>
        <w:ind w:left="1407" w:right="112"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總團契大會各區域協調會議應各自從提名名</w:t>
      </w:r>
      <w:r>
        <w:rPr>
          <w:color w:val="231F20"/>
          <w:w w:val="102"/>
        </w:rPr>
        <w:t>單中投票選出兩位被提名人。得票最高的兩位為被提名人，但兩位被提名人應來自不同地區，若發生兩位被提名人來自同一地區的情形，第二高得票者將由來自另一地區次一高票之當選人取代。</w:t>
      </w:r>
    </w:p>
    <w:p w14:paraId="5C24D38C" w14:textId="77777777" w:rsidR="003345E9" w:rsidRDefault="007169A0">
      <w:pPr>
        <w:pStyle w:val="a3"/>
        <w:spacing w:line="206" w:lineRule="auto"/>
        <w:ind w:left="1407" w:right="115" w:hanging="408"/>
        <w:jc w:val="both"/>
      </w:pPr>
      <w:r>
        <w:rPr>
          <w:color w:val="231F20"/>
        </w:rPr>
        <w:t>ⓒ  此區域之協調會議應從上述兩位被提名人中以過半數票</w:t>
      </w:r>
      <w:r>
        <w:rPr>
          <w:color w:val="231F20"/>
          <w:spacing w:val="-2"/>
        </w:rPr>
        <w:t>選出一位在全球議會中代表該區域。</w:t>
      </w:r>
    </w:p>
    <w:p w14:paraId="0BD484C5" w14:textId="77777777" w:rsidR="003345E9" w:rsidRDefault="007169A0">
      <w:pPr>
        <w:pStyle w:val="a3"/>
        <w:spacing w:line="206" w:lineRule="auto"/>
        <w:ind w:left="1407" w:right="115" w:hanging="408"/>
        <w:jc w:val="both"/>
      </w:pPr>
      <w:r>
        <w:rPr>
          <w:color w:val="231F20"/>
        </w:rPr>
        <w:t>ⓓ  委員應自全球議會休會日起任職至下屆全球議會之休會</w:t>
      </w:r>
      <w:r>
        <w:rPr>
          <w:color w:val="231F20"/>
          <w:spacing w:val="-2"/>
        </w:rPr>
        <w:t>日末日，或者任職至其繼任者選出為止。</w:t>
      </w:r>
    </w:p>
    <w:p w14:paraId="72F6240C" w14:textId="77777777" w:rsidR="003345E9" w:rsidRDefault="007169A0">
      <w:pPr>
        <w:pStyle w:val="a3"/>
        <w:spacing w:line="206" w:lineRule="auto"/>
        <w:ind w:left="1407" w:right="115" w:hanging="408"/>
        <w:jc w:val="both"/>
      </w:pPr>
      <w:r>
        <w:rPr>
          <w:color w:val="231F20"/>
          <w:w w:val="102"/>
        </w:rPr>
        <w:t>ⓔ</w:t>
      </w:r>
      <w:r>
        <w:rPr>
          <w:color w:val="231F20"/>
          <w:spacing w:val="-1"/>
        </w:rPr>
        <w:t xml:space="preserve">    </w:t>
      </w:r>
      <w:r>
        <w:rPr>
          <w:color w:val="231F20"/>
          <w:w w:val="102"/>
        </w:rPr>
        <w:t>任職應以連續三屆為限，每一屆為四年。經選舉而替補委員出缺者，亦可任滿連續三屆任職不足一屆者，經選舉可再度任職。</w:t>
      </w:r>
    </w:p>
    <w:p w14:paraId="67D1E02F" w14:textId="77777777" w:rsidR="003345E9" w:rsidRDefault="007169A0">
      <w:pPr>
        <w:pStyle w:val="a3"/>
        <w:spacing w:line="334" w:lineRule="exact"/>
        <w:ind w:left="551"/>
        <w:jc w:val="both"/>
      </w:pPr>
      <w:r>
        <w:rPr>
          <w:color w:val="231F20"/>
          <w:spacing w:val="24"/>
        </w:rPr>
        <w:t xml:space="preserve">➃  全球 </w:t>
      </w:r>
      <w:r>
        <w:rPr>
          <w:color w:val="231F20"/>
        </w:rPr>
        <w:t>NMI</w:t>
      </w:r>
      <w:r>
        <w:rPr>
          <w:color w:val="231F20"/>
          <w:spacing w:val="-1"/>
        </w:rPr>
        <w:t xml:space="preserve"> 執行委員會之提名及選舉</w:t>
      </w:r>
    </w:p>
    <w:p w14:paraId="799266C7" w14:textId="77777777" w:rsidR="003345E9" w:rsidRDefault="003345E9">
      <w:pPr>
        <w:pStyle w:val="a3"/>
        <w:spacing w:line="334" w:lineRule="exact"/>
        <w:jc w:val="both"/>
        <w:sectPr w:rsidR="003345E9">
          <w:pgSz w:w="8640" w:h="12960"/>
          <w:pgMar w:top="480" w:right="1080" w:bottom="1180" w:left="1080" w:header="0" w:footer="997" w:gutter="0"/>
          <w:cols w:space="720"/>
        </w:sectPr>
      </w:pPr>
    </w:p>
    <w:p w14:paraId="007DDC3B"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7766154" w14:textId="77777777" w:rsidR="003345E9" w:rsidRDefault="007169A0">
      <w:pPr>
        <w:pStyle w:val="a3"/>
        <w:spacing w:before="237" w:line="206" w:lineRule="auto"/>
        <w:ind w:left="1407" w:right="110"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議會應在第一次會議中，此會議可能在總議</w:t>
      </w:r>
      <w:r>
        <w:rPr>
          <w:color w:val="231F20"/>
          <w:w w:val="102"/>
        </w:rPr>
        <w:t>會結束前，提名並選舉一位副主席、一位秘書，以及另外一位執行委員會之成員。</w:t>
      </w:r>
    </w:p>
    <w:p w14:paraId="1380BF91" w14:textId="77777777" w:rsidR="003345E9" w:rsidRDefault="007169A0">
      <w:pPr>
        <w:pStyle w:val="a3"/>
        <w:spacing w:line="307" w:lineRule="exact"/>
        <w:ind w:left="999"/>
        <w:jc w:val="both"/>
      </w:pPr>
      <w:r>
        <w:rPr>
          <w:color w:val="231F20"/>
          <w:spacing w:val="-1"/>
        </w:rPr>
        <w:t>ⓑ  選舉應以票選的方式進行，現場投票過半數選票者勝出。</w:t>
      </w:r>
    </w:p>
    <w:p w14:paraId="4D41D9D8" w14:textId="77777777" w:rsidR="003345E9" w:rsidRDefault="007169A0">
      <w:pPr>
        <w:pStyle w:val="a3"/>
        <w:spacing w:line="320" w:lineRule="exact"/>
        <w:ind w:left="551"/>
        <w:jc w:val="both"/>
      </w:pPr>
      <w:r>
        <w:rPr>
          <w:color w:val="231F20"/>
          <w:spacing w:val="16"/>
        </w:rPr>
        <w:t xml:space="preserve">➄  總董事會 </w:t>
      </w:r>
      <w:r>
        <w:rPr>
          <w:color w:val="231F20"/>
        </w:rPr>
        <w:t>NMI</w:t>
      </w:r>
      <w:r>
        <w:rPr>
          <w:color w:val="231F20"/>
          <w:spacing w:val="-2"/>
        </w:rPr>
        <w:t xml:space="preserve"> 代表之提名及選舉</w:t>
      </w:r>
    </w:p>
    <w:p w14:paraId="724F07D6" w14:textId="77777777" w:rsidR="003345E9" w:rsidRDefault="007169A0">
      <w:pPr>
        <w:pStyle w:val="a3"/>
        <w:spacing w:before="10" w:line="206" w:lineRule="auto"/>
        <w:ind w:left="1407" w:right="112" w:hanging="408"/>
        <w:jc w:val="both"/>
      </w:pPr>
      <w:r>
        <w:rPr>
          <w:color w:val="231F20"/>
          <w:spacing w:val="31"/>
        </w:rPr>
        <w:t xml:space="preserve">ⓐ  全球 </w:t>
      </w:r>
      <w:r>
        <w:rPr>
          <w:color w:val="231F20"/>
        </w:rPr>
        <w:t>NMI 議會應提名一位委員在宣聖會總董事會中代表 NMI。</w:t>
      </w:r>
    </w:p>
    <w:p w14:paraId="5CEC8ACF" w14:textId="77777777" w:rsidR="003345E9" w:rsidRDefault="007169A0">
      <w:pPr>
        <w:pStyle w:val="a3"/>
        <w:spacing w:line="308" w:lineRule="exact"/>
        <w:ind w:left="999"/>
        <w:jc w:val="both"/>
      </w:pPr>
      <w:r>
        <w:rPr>
          <w:color w:val="231F20"/>
        </w:rPr>
        <w:t>ⓑ</w:t>
      </w:r>
      <w:r>
        <w:rPr>
          <w:color w:val="231F20"/>
          <w:spacing w:val="55"/>
          <w:w w:val="150"/>
        </w:rPr>
        <w:t xml:space="preserve">  </w:t>
      </w:r>
      <w:r>
        <w:rPr>
          <w:color w:val="231F20"/>
        </w:rPr>
        <w:t>總議會應以票選，獲過半數票之方式選出 NMI 代表。</w:t>
      </w:r>
    </w:p>
    <w:p w14:paraId="799620F4" w14:textId="77777777" w:rsidR="003345E9" w:rsidRDefault="007169A0">
      <w:pPr>
        <w:pStyle w:val="a3"/>
        <w:spacing w:line="320" w:lineRule="exact"/>
        <w:ind w:left="551"/>
        <w:jc w:val="both"/>
      </w:pPr>
      <w:r>
        <w:rPr>
          <w:color w:val="231F20"/>
          <w:spacing w:val="19"/>
        </w:rPr>
        <w:t>➅  出缺</w:t>
      </w:r>
    </w:p>
    <w:p w14:paraId="0F7B3737" w14:textId="77777777" w:rsidR="003345E9" w:rsidRDefault="007169A0">
      <w:pPr>
        <w:pStyle w:val="a3"/>
        <w:spacing w:before="9" w:line="206" w:lineRule="auto"/>
        <w:ind w:left="1407" w:right="110" w:hanging="408"/>
        <w:jc w:val="both"/>
      </w:pPr>
      <w:r>
        <w:rPr>
          <w:color w:val="231F20"/>
          <w:w w:val="102"/>
        </w:rPr>
        <w:t>ⓐ</w:t>
      </w:r>
      <w:r>
        <w:rPr>
          <w:color w:val="231F20"/>
          <w:spacing w:val="-1"/>
        </w:rPr>
        <w:t xml:space="preserve">    </w:t>
      </w:r>
      <w:r>
        <w:rPr>
          <w:color w:val="231F20"/>
          <w:spacing w:val="4"/>
          <w:w w:val="102"/>
        </w:rPr>
        <w:t>若全球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主席在兩大會之休會期間發生出缺之情形</w:t>
      </w:r>
      <w:r>
        <w:rPr>
          <w:color w:val="231F20"/>
          <w:w w:val="102"/>
        </w:rPr>
        <w:t>時，新任主席將由執行委員會經與主管區總監督協商提名並在全球議會中以得票超過三分之二選出。此人將擔</w:t>
      </w:r>
      <w:r>
        <w:rPr>
          <w:color w:val="231F20"/>
          <w:spacing w:val="3"/>
          <w:w w:val="102"/>
        </w:rPr>
        <w:t>任全球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主席之職位至下屆總議會休會為止。是否</w:t>
      </w:r>
      <w:r>
        <w:rPr>
          <w:color w:val="231F20"/>
          <w:spacing w:val="2"/>
          <w:w w:val="102"/>
        </w:rPr>
        <w:t>召開選舉以替補出缺之名額則應由全球議會經與主管區</w:t>
      </w:r>
      <w:r>
        <w:rPr>
          <w:color w:val="231F20"/>
          <w:w w:val="102"/>
        </w:rPr>
        <w:t>總監督協商後決定。</w:t>
      </w:r>
    </w:p>
    <w:p w14:paraId="0501F527" w14:textId="77777777" w:rsidR="003345E9" w:rsidRDefault="007169A0">
      <w:pPr>
        <w:pStyle w:val="a3"/>
        <w:spacing w:line="206" w:lineRule="auto"/>
        <w:ind w:left="1407" w:right="115" w:hanging="408"/>
        <w:jc w:val="both"/>
      </w:pPr>
      <w:r>
        <w:rPr>
          <w:color w:val="231F20"/>
          <w:w w:val="102"/>
        </w:rPr>
        <w:t>ⓑ</w:t>
      </w:r>
      <w:r>
        <w:rPr>
          <w:color w:val="231F20"/>
          <w:spacing w:val="-1"/>
        </w:rPr>
        <w:t xml:space="preserve">    </w:t>
      </w:r>
      <w:r>
        <w:rPr>
          <w:color w:val="231F20"/>
          <w:spacing w:val="10"/>
          <w:w w:val="102"/>
        </w:rPr>
        <w:t>如果在兩次全球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9"/>
          <w:w w:val="102"/>
        </w:rPr>
        <w:t>大會之休會期間，全球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w w:val="102"/>
        </w:rPr>
        <w:t>執行委員會有出缺的情形，全球議會將提名一至多人。議會將以過半數票投票方式決定替補遺缺者。</w:t>
      </w:r>
    </w:p>
    <w:p w14:paraId="3726872D" w14:textId="77777777" w:rsidR="003345E9" w:rsidRDefault="007169A0">
      <w:pPr>
        <w:pStyle w:val="a3"/>
        <w:tabs>
          <w:tab w:val="left" w:pos="1407"/>
        </w:tabs>
        <w:spacing w:line="206" w:lineRule="auto"/>
        <w:ind w:left="1407" w:right="16" w:hanging="408"/>
      </w:pPr>
      <w:r>
        <w:rPr>
          <w:color w:val="231F20"/>
          <w:w w:val="102"/>
        </w:rPr>
        <w:t>ⓒ</w:t>
      </w:r>
      <w:r>
        <w:rPr>
          <w:color w:val="231F20"/>
        </w:rPr>
        <w:tab/>
      </w:r>
      <w:r>
        <w:rPr>
          <w:color w:val="231F20"/>
          <w:spacing w:val="5"/>
          <w:w w:val="102"/>
        </w:rPr>
        <w:t>如果在兩次總團契大會期間全球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議會中有出缺之</w:t>
      </w:r>
      <w:r>
        <w:rPr>
          <w:color w:val="231F20"/>
          <w:w w:val="102"/>
        </w:rPr>
        <w:t>情形，該區域的每一地區執行委員會將被要求提送一位</w:t>
      </w:r>
      <w:r>
        <w:rPr>
          <w:color w:val="231F20"/>
          <w:spacing w:val="5"/>
          <w:w w:val="102"/>
        </w:rPr>
        <w:t>被提名人名單至全球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執行委員會，從這些被提名</w:t>
      </w:r>
      <w:r>
        <w:rPr>
          <w:color w:val="231F20"/>
          <w:spacing w:val="11"/>
          <w:w w:val="102"/>
        </w:rPr>
        <w:t>人中總執行委員會將提出兩位為候選人，出缺之名額</w:t>
      </w:r>
      <w:r>
        <w:rPr>
          <w:color w:val="231F20"/>
          <w:spacing w:val="5"/>
          <w:w w:val="102"/>
        </w:rPr>
        <w:t>將由該區域各地區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主席以過半數票方式決定替補</w:t>
      </w:r>
      <w:r>
        <w:rPr>
          <w:color w:val="231F20"/>
          <w:spacing w:val="8"/>
          <w:w w:val="102"/>
        </w:rPr>
        <w:t xml:space="preserve">遺缺者。是否召開選舉以填補出缺之情形則應由全球 </w:t>
      </w:r>
      <w:r>
        <w:rPr>
          <w:color w:val="231F20"/>
          <w:spacing w:val="1"/>
          <w:w w:val="102"/>
        </w:rPr>
        <w:t>NM</w:t>
      </w:r>
      <w:r>
        <w:rPr>
          <w:color w:val="231F20"/>
          <w:w w:val="102"/>
        </w:rPr>
        <w:t>I</w:t>
      </w:r>
      <w:r>
        <w:rPr>
          <w:color w:val="231F20"/>
          <w:spacing w:val="2"/>
        </w:rPr>
        <w:t xml:space="preserve"> </w:t>
      </w:r>
      <w:r>
        <w:rPr>
          <w:color w:val="231F20"/>
          <w:spacing w:val="7"/>
          <w:w w:val="102"/>
        </w:rPr>
        <w:t>執行委員會經與主管區總監督協商後決定。如果</w:t>
      </w:r>
      <w:r>
        <w:rPr>
          <w:color w:val="231F20"/>
          <w:spacing w:val="2"/>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主席及全球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總幹事經與主管區總監督、</w:t>
      </w:r>
      <w:r>
        <w:rPr>
          <w:color w:val="231F20"/>
          <w:spacing w:val="3"/>
          <w:w w:val="102"/>
        </w:rPr>
        <w:t>區域總幹事、區域</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協調主任協商後決定，以委任</w:t>
      </w:r>
      <w:r>
        <w:rPr>
          <w:color w:val="231F20"/>
          <w:spacing w:val="3"/>
          <w:w w:val="102"/>
        </w:rPr>
        <w:t>之方式決定替補遺缺者為佳，則應由全球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執行委</w:t>
      </w:r>
      <w:r>
        <w:rPr>
          <w:color w:val="231F20"/>
          <w:spacing w:val="8"/>
          <w:w w:val="102"/>
        </w:rPr>
        <w:t>員會進行委任。全球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9"/>
          <w:w w:val="102"/>
        </w:rPr>
        <w:t>主席及全球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12"/>
          <w:w w:val="102"/>
        </w:rPr>
        <w:t>總幹事將</w:t>
      </w:r>
      <w:r>
        <w:rPr>
          <w:color w:val="231F20"/>
          <w:spacing w:val="4"/>
          <w:w w:val="102"/>
        </w:rPr>
        <w:t>與區域總幹事、區域</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協調主任進行商討，物色候</w:t>
      </w:r>
      <w:r>
        <w:rPr>
          <w:color w:val="231F20"/>
          <w:w w:val="102"/>
        </w:rPr>
        <w:t>選人供全球</w:t>
      </w:r>
      <w:r>
        <w:rPr>
          <w:color w:val="231F20"/>
          <w:spacing w:val="-1"/>
        </w:rPr>
        <w:t xml:space="preserve"> </w:t>
      </w:r>
      <w:r>
        <w:rPr>
          <w:color w:val="231F20"/>
          <w:w w:val="102"/>
        </w:rPr>
        <w:t>NMI</w:t>
      </w:r>
      <w:r>
        <w:rPr>
          <w:color w:val="231F20"/>
          <w:spacing w:val="-1"/>
        </w:rPr>
        <w:t xml:space="preserve"> </w:t>
      </w:r>
      <w:r>
        <w:rPr>
          <w:color w:val="231F20"/>
          <w:w w:val="102"/>
        </w:rPr>
        <w:t>執行委員會考慮。</w:t>
      </w:r>
    </w:p>
    <w:p w14:paraId="5C1C910D" w14:textId="77777777" w:rsidR="003345E9" w:rsidRDefault="007169A0">
      <w:pPr>
        <w:pStyle w:val="a3"/>
        <w:tabs>
          <w:tab w:val="left" w:pos="1407"/>
        </w:tabs>
        <w:spacing w:line="321" w:lineRule="exact"/>
        <w:ind w:left="999"/>
      </w:pPr>
      <w:r>
        <w:rPr>
          <w:color w:val="231F20"/>
          <w:spacing w:val="-10"/>
        </w:rPr>
        <w:t>ⓓ</w:t>
      </w:r>
      <w:r>
        <w:rPr>
          <w:color w:val="231F20"/>
        </w:rPr>
        <w:tab/>
        <w:t>如果全球</w:t>
      </w:r>
      <w:r>
        <w:rPr>
          <w:color w:val="231F20"/>
          <w:spacing w:val="74"/>
          <w:w w:val="150"/>
        </w:rPr>
        <w:t xml:space="preserve"> </w:t>
      </w:r>
      <w:r>
        <w:rPr>
          <w:color w:val="231F20"/>
        </w:rPr>
        <w:t>NMI</w:t>
      </w:r>
      <w:r>
        <w:rPr>
          <w:color w:val="231F20"/>
          <w:spacing w:val="75"/>
          <w:w w:val="150"/>
        </w:rPr>
        <w:t xml:space="preserve"> </w:t>
      </w:r>
      <w:r>
        <w:rPr>
          <w:color w:val="231F20"/>
          <w:spacing w:val="-1"/>
        </w:rPr>
        <w:t>總幹事之職務出缺，應依照本文件第五</w:t>
      </w:r>
    </w:p>
    <w:p w14:paraId="4EF59968" w14:textId="77777777" w:rsidR="003345E9" w:rsidRDefault="003345E9">
      <w:pPr>
        <w:pStyle w:val="a3"/>
        <w:spacing w:line="321" w:lineRule="exact"/>
        <w:sectPr w:rsidR="003345E9">
          <w:pgSz w:w="8640" w:h="12960"/>
          <w:pgMar w:top="480" w:right="1080" w:bottom="1180" w:left="1080" w:header="0" w:footer="997" w:gutter="0"/>
          <w:cols w:space="720"/>
        </w:sectPr>
      </w:pPr>
    </w:p>
    <w:p w14:paraId="3F0B0405" w14:textId="77777777" w:rsidR="003345E9" w:rsidRDefault="003345E9">
      <w:pPr>
        <w:pStyle w:val="a3"/>
        <w:ind w:left="0"/>
      </w:pPr>
    </w:p>
    <w:p w14:paraId="24A61A78" w14:textId="77777777" w:rsidR="003345E9" w:rsidRDefault="003345E9">
      <w:pPr>
        <w:pStyle w:val="a3"/>
        <w:ind w:left="0"/>
      </w:pPr>
    </w:p>
    <w:p w14:paraId="13524197" w14:textId="77777777" w:rsidR="003345E9" w:rsidRDefault="003345E9">
      <w:pPr>
        <w:pStyle w:val="a3"/>
        <w:ind w:left="0"/>
      </w:pPr>
    </w:p>
    <w:p w14:paraId="55AB0915" w14:textId="77777777" w:rsidR="003345E9" w:rsidRDefault="003345E9">
      <w:pPr>
        <w:pStyle w:val="a3"/>
        <w:ind w:left="0"/>
      </w:pPr>
    </w:p>
    <w:p w14:paraId="1D88528F" w14:textId="77777777" w:rsidR="003345E9" w:rsidRDefault="003345E9">
      <w:pPr>
        <w:pStyle w:val="a3"/>
        <w:ind w:left="0"/>
      </w:pPr>
    </w:p>
    <w:p w14:paraId="11D3E8F5" w14:textId="77777777" w:rsidR="003345E9" w:rsidRDefault="003345E9">
      <w:pPr>
        <w:pStyle w:val="a3"/>
        <w:spacing w:before="303"/>
        <w:ind w:left="0"/>
      </w:pPr>
    </w:p>
    <w:p w14:paraId="099CAA8A" w14:textId="77777777" w:rsidR="003345E9" w:rsidRDefault="007169A0">
      <w:pPr>
        <w:pStyle w:val="3"/>
        <w:tabs>
          <w:tab w:val="left" w:pos="527"/>
        </w:tabs>
        <w:spacing w:line="344" w:lineRule="exact"/>
        <w:ind w:left="120"/>
      </w:pPr>
      <w:r>
        <w:rPr>
          <w:color w:val="231F20"/>
          <w:spacing w:val="-10"/>
        </w:rPr>
        <w:t>Ⓓ</w:t>
      </w:r>
      <w:r>
        <w:rPr>
          <w:color w:val="231F20"/>
        </w:rPr>
        <w:tab/>
      </w:r>
      <w:r>
        <w:rPr>
          <w:color w:val="231F20"/>
          <w:spacing w:val="-5"/>
        </w:rPr>
        <w:t>職責</w:t>
      </w:r>
    </w:p>
    <w:p w14:paraId="5A473810" w14:textId="77777777" w:rsidR="003345E9" w:rsidRDefault="007169A0">
      <w:pPr>
        <w:pStyle w:val="a3"/>
        <w:spacing w:before="50"/>
        <w:ind w:left="0" w:right="974"/>
        <w:jc w:val="center"/>
      </w:pPr>
      <w:r>
        <w:br w:type="column"/>
      </w:r>
      <w:r>
        <w:rPr>
          <w:color w:val="231F20"/>
          <w:spacing w:val="-3"/>
        </w:rPr>
        <w:t>行政政策</w:t>
      </w:r>
    </w:p>
    <w:p w14:paraId="793EA609" w14:textId="77777777" w:rsidR="003345E9" w:rsidRDefault="007169A0">
      <w:pPr>
        <w:pStyle w:val="a3"/>
        <w:spacing w:before="237" w:line="206" w:lineRule="auto"/>
        <w:ind w:left="432" w:right="114"/>
        <w:jc w:val="both"/>
      </w:pPr>
      <w:r>
        <w:rPr>
          <w:color w:val="231F20"/>
        </w:rPr>
        <w:t>條第三款 3.C.1 所記載之執行總幹事提名及選舉之方式</w:t>
      </w:r>
      <w:r>
        <w:rPr>
          <w:color w:val="231F20"/>
          <w:spacing w:val="-2"/>
        </w:rPr>
        <w:t>同樣辦理。</w:t>
      </w:r>
    </w:p>
    <w:p w14:paraId="73749A82" w14:textId="77777777" w:rsidR="003345E9" w:rsidRDefault="007169A0">
      <w:pPr>
        <w:pStyle w:val="a3"/>
        <w:spacing w:line="206" w:lineRule="auto"/>
        <w:ind w:left="432" w:right="110" w:hanging="408"/>
        <w:jc w:val="both"/>
      </w:pPr>
      <w:r>
        <w:rPr>
          <w:color w:val="231F20"/>
          <w:w w:val="102"/>
        </w:rPr>
        <w:t>ⓔ</w:t>
      </w:r>
      <w:r>
        <w:rPr>
          <w:color w:val="231F20"/>
          <w:spacing w:val="-1"/>
        </w:rPr>
        <w:t xml:space="preserve">    </w:t>
      </w:r>
      <w:r>
        <w:rPr>
          <w:color w:val="231F20"/>
          <w:spacing w:val="5"/>
          <w:w w:val="102"/>
        </w:rPr>
        <w:t>如果空缺發生在</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 xml:space="preserve">總董事會代表之職務上時，全球 </w:t>
      </w:r>
      <w:r>
        <w:rPr>
          <w:color w:val="231F20"/>
          <w:spacing w:val="1"/>
          <w:w w:val="102"/>
        </w:rPr>
        <w:t>NM</w:t>
      </w:r>
      <w:r>
        <w:rPr>
          <w:color w:val="231F20"/>
          <w:w w:val="102"/>
        </w:rPr>
        <w:t>I</w:t>
      </w:r>
      <w:r>
        <w:rPr>
          <w:color w:val="231F20"/>
          <w:spacing w:val="1"/>
        </w:rPr>
        <w:t xml:space="preserve"> </w:t>
      </w:r>
      <w:r>
        <w:rPr>
          <w:color w:val="231F20"/>
          <w:spacing w:val="8"/>
          <w:w w:val="102"/>
        </w:rPr>
        <w:t>執行委員會應與主管區總監督顧問協商並經由總</w:t>
      </w:r>
      <w:r>
        <w:rPr>
          <w:color w:val="231F20"/>
          <w:spacing w:val="4"/>
          <w:w w:val="102"/>
        </w:rPr>
        <w:t>監督會之同意後呈送一名候選人，全球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議會應以</w:t>
      </w:r>
      <w:r>
        <w:rPr>
          <w:color w:val="231F20"/>
          <w:w w:val="102"/>
        </w:rPr>
        <w:t>投票方式選出得票過半數者遞補遺缺。</w:t>
      </w:r>
    </w:p>
    <w:p w14:paraId="5B585527" w14:textId="77777777" w:rsidR="003345E9" w:rsidRDefault="003345E9">
      <w:pPr>
        <w:pStyle w:val="a3"/>
        <w:spacing w:line="206" w:lineRule="auto"/>
        <w:jc w:val="both"/>
        <w:sectPr w:rsidR="003345E9">
          <w:pgSz w:w="8640" w:h="12960"/>
          <w:pgMar w:top="480" w:right="1080" w:bottom="1180" w:left="1080" w:header="0" w:footer="997" w:gutter="0"/>
          <w:cols w:num="2" w:space="720" w:equalWidth="0">
            <w:col w:w="937" w:space="40"/>
            <w:col w:w="5503"/>
          </w:cols>
        </w:sectPr>
      </w:pPr>
    </w:p>
    <w:p w14:paraId="66C7909B" w14:textId="77777777" w:rsidR="003345E9" w:rsidRDefault="007169A0">
      <w:pPr>
        <w:pStyle w:val="a3"/>
        <w:tabs>
          <w:tab w:val="left" w:pos="960"/>
        </w:tabs>
        <w:spacing w:line="323" w:lineRule="exact"/>
        <w:ind w:left="552"/>
      </w:pPr>
      <w:r>
        <w:rPr>
          <w:color w:val="231F20"/>
          <w:spacing w:val="-10"/>
        </w:rPr>
        <w:t>➀</w:t>
      </w:r>
      <w:r>
        <w:rPr>
          <w:color w:val="231F20"/>
        </w:rPr>
        <w:tab/>
      </w:r>
      <w:r>
        <w:rPr>
          <w:color w:val="231F20"/>
          <w:spacing w:val="3"/>
        </w:rPr>
        <w:t xml:space="preserve">全球 </w:t>
      </w:r>
      <w:r>
        <w:rPr>
          <w:color w:val="231F20"/>
        </w:rPr>
        <w:t>NMI</w:t>
      </w:r>
      <w:r>
        <w:rPr>
          <w:color w:val="231F20"/>
          <w:spacing w:val="-1"/>
        </w:rPr>
        <w:t xml:space="preserve"> 主席</w:t>
      </w:r>
    </w:p>
    <w:p w14:paraId="1103898A" w14:textId="77777777" w:rsidR="003345E9" w:rsidRDefault="007169A0">
      <w:pPr>
        <w:pStyle w:val="a3"/>
        <w:tabs>
          <w:tab w:val="left" w:pos="1407"/>
        </w:tabs>
        <w:spacing w:before="9" w:line="206" w:lineRule="auto"/>
        <w:ind w:left="1408" w:right="109" w:hanging="408"/>
      </w:pPr>
      <w:r>
        <w:rPr>
          <w:color w:val="231F20"/>
          <w:spacing w:val="-10"/>
        </w:rPr>
        <w:t>ⓐ</w:t>
      </w:r>
      <w:r>
        <w:rPr>
          <w:color w:val="231F20"/>
        </w:rPr>
        <w:tab/>
      </w:r>
      <w:r>
        <w:rPr>
          <w:color w:val="231F20"/>
          <w:spacing w:val="1"/>
        </w:rPr>
        <w:t xml:space="preserve">在全球議會、執行委員會、以及全球 </w:t>
      </w:r>
      <w:r>
        <w:rPr>
          <w:color w:val="231F20"/>
        </w:rPr>
        <w:t>NMI</w:t>
      </w:r>
      <w:r>
        <w:rPr>
          <w:color w:val="231F20"/>
          <w:spacing w:val="4"/>
        </w:rPr>
        <w:t xml:space="preserve"> 大會中擔任</w:t>
      </w:r>
      <w:r>
        <w:rPr>
          <w:color w:val="231F20"/>
          <w:spacing w:val="-2"/>
        </w:rPr>
        <w:t>會議主席。</w:t>
      </w:r>
    </w:p>
    <w:p w14:paraId="4FC036F1" w14:textId="77777777" w:rsidR="003345E9" w:rsidRDefault="007169A0">
      <w:pPr>
        <w:pStyle w:val="a3"/>
        <w:tabs>
          <w:tab w:val="left" w:pos="1407"/>
        </w:tabs>
        <w:spacing w:line="308" w:lineRule="exact"/>
        <w:ind w:left="1000"/>
      </w:pPr>
      <w:r>
        <w:rPr>
          <w:color w:val="231F20"/>
          <w:spacing w:val="-10"/>
        </w:rPr>
        <w:t>ⓑ</w:t>
      </w:r>
      <w:r>
        <w:rPr>
          <w:color w:val="231F20"/>
        </w:rPr>
        <w:tab/>
      </w:r>
      <w:r>
        <w:rPr>
          <w:color w:val="231F20"/>
          <w:spacing w:val="-1"/>
        </w:rPr>
        <w:t>在總議會中擔任當然成員。</w:t>
      </w:r>
    </w:p>
    <w:p w14:paraId="1C08A427"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不時向其他議會委員分派職責。</w:t>
      </w:r>
    </w:p>
    <w:p w14:paraId="128E3587"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執行職責界定中的其他職責。</w:t>
      </w:r>
    </w:p>
    <w:p w14:paraId="74A828D9" w14:textId="77777777" w:rsidR="003345E9" w:rsidRDefault="007169A0">
      <w:pPr>
        <w:pStyle w:val="a3"/>
        <w:tabs>
          <w:tab w:val="left" w:pos="960"/>
        </w:tabs>
        <w:spacing w:line="320" w:lineRule="exact"/>
        <w:ind w:left="552"/>
      </w:pPr>
      <w:r>
        <w:rPr>
          <w:color w:val="231F20"/>
          <w:spacing w:val="-10"/>
        </w:rPr>
        <w:t>➁</w:t>
      </w:r>
      <w:r>
        <w:rPr>
          <w:color w:val="231F20"/>
        </w:rPr>
        <w:tab/>
      </w:r>
      <w:r>
        <w:rPr>
          <w:color w:val="231F20"/>
          <w:spacing w:val="-4"/>
        </w:rPr>
        <w:t>副主席</w:t>
      </w:r>
    </w:p>
    <w:p w14:paraId="7233FE7F"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當主席不在時，執行主席的職務。</w:t>
      </w:r>
    </w:p>
    <w:p w14:paraId="4FB73D1B"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執行職責界定中的其他職責或由主席不時分派的職責。</w:t>
      </w:r>
    </w:p>
    <w:p w14:paraId="43B00F19" w14:textId="77777777" w:rsidR="003345E9" w:rsidRDefault="007169A0">
      <w:pPr>
        <w:pStyle w:val="a3"/>
        <w:tabs>
          <w:tab w:val="left" w:pos="960"/>
        </w:tabs>
        <w:spacing w:line="320" w:lineRule="exact"/>
        <w:ind w:left="552"/>
      </w:pPr>
      <w:r>
        <w:rPr>
          <w:color w:val="231F20"/>
          <w:spacing w:val="-10"/>
        </w:rPr>
        <w:t>➂</w:t>
      </w:r>
      <w:r>
        <w:rPr>
          <w:color w:val="231F20"/>
        </w:rPr>
        <w:tab/>
      </w:r>
      <w:r>
        <w:rPr>
          <w:color w:val="231F20"/>
          <w:spacing w:val="-2"/>
        </w:rPr>
        <w:t>執行委員會</w:t>
      </w:r>
    </w:p>
    <w:p w14:paraId="54400733"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在議會休會期間，處理相關業務。</w:t>
      </w:r>
    </w:p>
    <w:p w14:paraId="3761168E" w14:textId="77777777" w:rsidR="003345E9" w:rsidRDefault="007169A0">
      <w:pPr>
        <w:pStyle w:val="a3"/>
        <w:tabs>
          <w:tab w:val="left" w:pos="960"/>
        </w:tabs>
        <w:spacing w:line="320" w:lineRule="exact"/>
        <w:ind w:left="552"/>
      </w:pPr>
      <w:r>
        <w:rPr>
          <w:color w:val="231F20"/>
          <w:spacing w:val="-10"/>
        </w:rPr>
        <w:t>➃</w:t>
      </w:r>
      <w:r>
        <w:rPr>
          <w:color w:val="231F20"/>
        </w:rPr>
        <w:tab/>
      </w:r>
      <w:r>
        <w:rPr>
          <w:color w:val="231F20"/>
          <w:spacing w:val="-2"/>
        </w:rPr>
        <w:t>全球議會委員</w:t>
      </w:r>
    </w:p>
    <w:p w14:paraId="22AB1610" w14:textId="77777777" w:rsidR="003345E9" w:rsidRDefault="007169A0">
      <w:pPr>
        <w:pStyle w:val="a3"/>
        <w:tabs>
          <w:tab w:val="left" w:pos="1407"/>
        </w:tabs>
        <w:spacing w:before="10" w:line="206" w:lineRule="auto"/>
        <w:ind w:left="1408" w:right="113" w:hanging="408"/>
      </w:pPr>
      <w:r>
        <w:rPr>
          <w:color w:val="231F20"/>
          <w:spacing w:val="-10"/>
        </w:rPr>
        <w:t>ⓐ</w:t>
      </w:r>
      <w:r>
        <w:rPr>
          <w:color w:val="231F20"/>
        </w:rPr>
        <w:tab/>
        <w:t>與全球 NMI 主席、全球 NMI 總幹事、區域 NMI 協調主任合作推動 NMI 的目標。</w:t>
      </w:r>
    </w:p>
    <w:p w14:paraId="187A1A70" w14:textId="77777777" w:rsidR="003345E9" w:rsidRDefault="007169A0">
      <w:pPr>
        <w:pStyle w:val="a3"/>
        <w:tabs>
          <w:tab w:val="left" w:pos="1407"/>
        </w:tabs>
        <w:spacing w:line="308" w:lineRule="exact"/>
        <w:ind w:left="1000"/>
      </w:pPr>
      <w:r>
        <w:rPr>
          <w:color w:val="231F20"/>
          <w:spacing w:val="-10"/>
        </w:rPr>
        <w:t>ⓑ</w:t>
      </w:r>
      <w:r>
        <w:rPr>
          <w:color w:val="231F20"/>
        </w:rPr>
        <w:tab/>
      </w:r>
      <w:r>
        <w:rPr>
          <w:color w:val="231F20"/>
          <w:spacing w:val="2"/>
        </w:rPr>
        <w:t xml:space="preserve">推動所代表之區域內之 </w:t>
      </w:r>
      <w:r>
        <w:rPr>
          <w:color w:val="231F20"/>
        </w:rPr>
        <w:t>NMI</w:t>
      </w:r>
      <w:r>
        <w:rPr>
          <w:color w:val="231F20"/>
          <w:spacing w:val="3"/>
        </w:rPr>
        <w:t xml:space="preserve"> 事工。</w:t>
      </w:r>
    </w:p>
    <w:p w14:paraId="1F54FE20"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4"/>
        </w:rPr>
        <w:t xml:space="preserve">在全球 </w:t>
      </w:r>
      <w:r>
        <w:rPr>
          <w:color w:val="231F20"/>
        </w:rPr>
        <w:t>NMI</w:t>
      </w:r>
      <w:r>
        <w:rPr>
          <w:color w:val="231F20"/>
          <w:spacing w:val="2"/>
        </w:rPr>
        <w:t xml:space="preserve"> 議會會議中提出 </w:t>
      </w:r>
      <w:r>
        <w:rPr>
          <w:color w:val="231F20"/>
        </w:rPr>
        <w:t>NMI 工作報告。</w:t>
      </w:r>
    </w:p>
    <w:p w14:paraId="1AA5D763"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執行任何總議會所通過有關於所代表區域之規章。</w:t>
      </w:r>
    </w:p>
    <w:p w14:paraId="6744A88F"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執行職責界定中的其他職責或由主席不時分派的職責。</w:t>
      </w:r>
    </w:p>
    <w:p w14:paraId="50036D9C" w14:textId="77777777" w:rsidR="003345E9" w:rsidRDefault="007169A0">
      <w:pPr>
        <w:pStyle w:val="a3"/>
        <w:tabs>
          <w:tab w:val="left" w:pos="960"/>
        </w:tabs>
        <w:spacing w:line="320" w:lineRule="exact"/>
        <w:ind w:left="552"/>
      </w:pPr>
      <w:r>
        <w:rPr>
          <w:color w:val="231F20"/>
          <w:spacing w:val="-10"/>
        </w:rPr>
        <w:t>➄</w:t>
      </w:r>
      <w:r>
        <w:rPr>
          <w:color w:val="231F20"/>
        </w:rPr>
        <w:tab/>
      </w:r>
      <w:r>
        <w:rPr>
          <w:color w:val="231F20"/>
          <w:spacing w:val="-2"/>
        </w:rPr>
        <w:t>全球總幹事</w:t>
      </w:r>
    </w:p>
    <w:p w14:paraId="2E90D696"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5"/>
        </w:rPr>
        <w:t xml:space="preserve">擔任 </w:t>
      </w:r>
      <w:r>
        <w:rPr>
          <w:color w:val="231F20"/>
        </w:rPr>
        <w:t>NMI 之執行長。</w:t>
      </w:r>
    </w:p>
    <w:p w14:paraId="0584F4F7" w14:textId="77777777" w:rsidR="003345E9" w:rsidRDefault="007169A0">
      <w:pPr>
        <w:pStyle w:val="a3"/>
        <w:tabs>
          <w:tab w:val="left" w:pos="1407"/>
        </w:tabs>
        <w:spacing w:before="9" w:line="206" w:lineRule="auto"/>
        <w:ind w:left="1408" w:right="107" w:hanging="408"/>
      </w:pPr>
      <w:r>
        <w:rPr>
          <w:color w:val="231F20"/>
          <w:spacing w:val="-10"/>
        </w:rPr>
        <w:t>ⓑ</w:t>
      </w:r>
      <w:r>
        <w:rPr>
          <w:color w:val="231F20"/>
        </w:rPr>
        <w:tab/>
      </w:r>
      <w:r>
        <w:rPr>
          <w:color w:val="231F20"/>
          <w:spacing w:val="5"/>
        </w:rPr>
        <w:t xml:space="preserve">與全球 </w:t>
      </w:r>
      <w:r>
        <w:rPr>
          <w:color w:val="231F20"/>
        </w:rPr>
        <w:t>NMI</w:t>
      </w:r>
      <w:r>
        <w:rPr>
          <w:color w:val="231F20"/>
          <w:spacing w:val="6"/>
        </w:rPr>
        <w:t xml:space="preserve"> 議會合作在全世界各地區推展 </w:t>
      </w:r>
      <w:r>
        <w:rPr>
          <w:color w:val="231F20"/>
        </w:rPr>
        <w:t>NMI</w:t>
      </w:r>
      <w:r>
        <w:rPr>
          <w:color w:val="231F20"/>
          <w:spacing w:val="7"/>
        </w:rPr>
        <w:t xml:space="preserve"> 宣教</w:t>
      </w:r>
      <w:r>
        <w:rPr>
          <w:color w:val="231F20"/>
          <w:spacing w:val="-4"/>
        </w:rPr>
        <w:t>之意向</w:t>
      </w:r>
    </w:p>
    <w:p w14:paraId="58B64B3F" w14:textId="77777777" w:rsidR="003345E9" w:rsidRDefault="007169A0">
      <w:pPr>
        <w:pStyle w:val="a3"/>
        <w:tabs>
          <w:tab w:val="left" w:pos="1407"/>
        </w:tabs>
        <w:spacing w:line="308" w:lineRule="exact"/>
        <w:ind w:left="1000"/>
      </w:pPr>
      <w:r>
        <w:rPr>
          <w:color w:val="231F20"/>
          <w:spacing w:val="-10"/>
        </w:rPr>
        <w:t>ⓒ</w:t>
      </w:r>
      <w:r>
        <w:rPr>
          <w:color w:val="231F20"/>
        </w:rPr>
        <w:tab/>
      </w:r>
      <w:r>
        <w:rPr>
          <w:color w:val="231F20"/>
          <w:spacing w:val="5"/>
        </w:rPr>
        <w:t xml:space="preserve">詮釋 </w:t>
      </w:r>
      <w:r>
        <w:rPr>
          <w:color w:val="231F20"/>
        </w:rPr>
        <w:t>NMI</w:t>
      </w:r>
      <w:r>
        <w:rPr>
          <w:color w:val="231F20"/>
          <w:spacing w:val="-1"/>
        </w:rPr>
        <w:t xml:space="preserve"> 手冊及規章。</w:t>
      </w:r>
    </w:p>
    <w:p w14:paraId="64718D78"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5"/>
        </w:rPr>
        <w:t xml:space="preserve">指導全球 </w:t>
      </w:r>
      <w:r>
        <w:rPr>
          <w:color w:val="231F20"/>
        </w:rPr>
        <w:t>NMI</w:t>
      </w:r>
      <w:r>
        <w:rPr>
          <w:color w:val="231F20"/>
          <w:spacing w:val="-1"/>
        </w:rPr>
        <w:t xml:space="preserve"> 辦公室之人員及業務。</w:t>
      </w:r>
    </w:p>
    <w:p w14:paraId="734D2FC6" w14:textId="77777777" w:rsidR="003345E9" w:rsidRDefault="007169A0">
      <w:pPr>
        <w:pStyle w:val="a3"/>
        <w:tabs>
          <w:tab w:val="left" w:pos="1407"/>
        </w:tabs>
        <w:spacing w:line="347" w:lineRule="exact"/>
        <w:ind w:left="1000"/>
      </w:pPr>
      <w:r>
        <w:rPr>
          <w:color w:val="231F20"/>
          <w:spacing w:val="-10"/>
        </w:rPr>
        <w:t>ⓔ</w:t>
      </w:r>
      <w:r>
        <w:rPr>
          <w:color w:val="231F20"/>
        </w:rPr>
        <w:tab/>
      </w:r>
      <w:r>
        <w:rPr>
          <w:color w:val="231F20"/>
          <w:spacing w:val="15"/>
        </w:rPr>
        <w:t xml:space="preserve">於 </w:t>
      </w:r>
      <w:r>
        <w:rPr>
          <w:color w:val="231F20"/>
        </w:rPr>
        <w:t>NMI</w:t>
      </w:r>
      <w:r>
        <w:rPr>
          <w:color w:val="231F20"/>
          <w:spacing w:val="-1"/>
        </w:rPr>
        <w:t xml:space="preserve"> 所有出版品擔當總編輯之職責。</w:t>
      </w:r>
    </w:p>
    <w:p w14:paraId="732EB071" w14:textId="77777777" w:rsidR="003345E9" w:rsidRDefault="003345E9">
      <w:pPr>
        <w:pStyle w:val="a3"/>
        <w:spacing w:line="347" w:lineRule="exact"/>
        <w:sectPr w:rsidR="003345E9">
          <w:type w:val="continuous"/>
          <w:pgSz w:w="8640" w:h="12960"/>
          <w:pgMar w:top="1480" w:right="1080" w:bottom="280" w:left="1080" w:header="0" w:footer="997" w:gutter="0"/>
          <w:cols w:space="720"/>
        </w:sectPr>
      </w:pPr>
    </w:p>
    <w:p w14:paraId="6133E67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F1C85F2" w14:textId="77777777" w:rsidR="003345E9" w:rsidRDefault="007169A0">
      <w:pPr>
        <w:pStyle w:val="a3"/>
        <w:tabs>
          <w:tab w:val="left" w:pos="1407"/>
        </w:tabs>
        <w:spacing w:before="237" w:line="206" w:lineRule="auto"/>
        <w:ind w:left="1407" w:right="118" w:hanging="408"/>
      </w:pPr>
      <w:r>
        <w:rPr>
          <w:color w:val="231F20"/>
          <w:w w:val="102"/>
        </w:rPr>
        <w:t>ⓕ</w:t>
      </w:r>
      <w:r>
        <w:rPr>
          <w:color w:val="231F20"/>
        </w:rPr>
        <w:tab/>
      </w:r>
      <w:r>
        <w:rPr>
          <w:color w:val="231F20"/>
          <w:w w:val="102"/>
        </w:rPr>
        <w:t>向全球議會、地方教會事工委員會以及總董事會提送年度財務以及統計報告。</w:t>
      </w:r>
    </w:p>
    <w:p w14:paraId="244B6949" w14:textId="77777777" w:rsidR="003345E9" w:rsidRDefault="007169A0">
      <w:pPr>
        <w:pStyle w:val="a3"/>
        <w:tabs>
          <w:tab w:val="left" w:pos="1407"/>
        </w:tabs>
        <w:spacing w:line="206" w:lineRule="auto"/>
        <w:ind w:left="1407" w:right="110" w:hanging="408"/>
      </w:pPr>
      <w:r>
        <w:rPr>
          <w:color w:val="231F20"/>
          <w:spacing w:val="-10"/>
        </w:rPr>
        <w:t>ⓖ</w:t>
      </w:r>
      <w:r>
        <w:rPr>
          <w:color w:val="231F20"/>
        </w:rPr>
        <w:tab/>
      </w:r>
      <w:r>
        <w:rPr>
          <w:color w:val="231F20"/>
          <w:spacing w:val="8"/>
        </w:rPr>
        <w:t xml:space="preserve">與全球 </w:t>
      </w:r>
      <w:r>
        <w:rPr>
          <w:color w:val="231F20"/>
        </w:rPr>
        <w:t>NMI 主席並與全球議會同工，指導總團契大會</w:t>
      </w:r>
      <w:r>
        <w:rPr>
          <w:color w:val="231F20"/>
          <w:spacing w:val="-2"/>
        </w:rPr>
        <w:t>之組織及各項活動。</w:t>
      </w:r>
    </w:p>
    <w:p w14:paraId="7C12DD39" w14:textId="77777777" w:rsidR="003345E9" w:rsidRDefault="007169A0">
      <w:pPr>
        <w:pStyle w:val="a3"/>
        <w:tabs>
          <w:tab w:val="left" w:pos="1407"/>
        </w:tabs>
        <w:spacing w:line="206" w:lineRule="auto"/>
        <w:ind w:left="1407" w:right="118" w:hanging="408"/>
      </w:pPr>
      <w:r>
        <w:rPr>
          <w:color w:val="231F20"/>
          <w:w w:val="102"/>
        </w:rPr>
        <w:t>ⓗ</w:t>
      </w:r>
      <w:r>
        <w:rPr>
          <w:color w:val="231F20"/>
        </w:rPr>
        <w:tab/>
      </w:r>
      <w:r>
        <w:rPr>
          <w:color w:val="231F20"/>
          <w:w w:val="102"/>
        </w:rPr>
        <w:t>為全球大會編制財務和統計報告，並經由總秘書辦公室送呈總議會。</w:t>
      </w:r>
    </w:p>
    <w:p w14:paraId="7ABDCD63" w14:textId="77777777" w:rsidR="003345E9" w:rsidRDefault="007169A0">
      <w:pPr>
        <w:pStyle w:val="a3"/>
        <w:tabs>
          <w:tab w:val="left" w:pos="1407"/>
        </w:tabs>
        <w:spacing w:line="308" w:lineRule="exact"/>
        <w:ind w:left="999"/>
      </w:pPr>
      <w:r>
        <w:rPr>
          <w:color w:val="231F20"/>
          <w:spacing w:val="-10"/>
        </w:rPr>
        <w:t>ⓘ</w:t>
      </w:r>
      <w:r>
        <w:rPr>
          <w:color w:val="231F20"/>
        </w:rPr>
        <w:tab/>
      </w:r>
      <w:r>
        <w:rPr>
          <w:color w:val="231F20"/>
          <w:spacing w:val="-1"/>
        </w:rPr>
        <w:t>在總議會中擔任當然成員。</w:t>
      </w:r>
    </w:p>
    <w:p w14:paraId="5E7D4E91" w14:textId="77777777" w:rsidR="003345E9" w:rsidRDefault="007169A0">
      <w:pPr>
        <w:pStyle w:val="a3"/>
        <w:tabs>
          <w:tab w:val="left" w:pos="1407"/>
        </w:tabs>
        <w:spacing w:line="347" w:lineRule="exact"/>
        <w:ind w:left="999"/>
      </w:pPr>
      <w:r>
        <w:rPr>
          <w:color w:val="231F20"/>
          <w:spacing w:val="-10"/>
        </w:rPr>
        <w:t>ⓙ</w:t>
      </w:r>
      <w:r>
        <w:rPr>
          <w:color w:val="231F20"/>
        </w:rPr>
        <w:tab/>
      </w:r>
      <w:r>
        <w:rPr>
          <w:color w:val="231F20"/>
          <w:spacing w:val="-1"/>
        </w:rPr>
        <w:t>執行職責界定中的其他職責。</w:t>
      </w:r>
    </w:p>
    <w:p w14:paraId="083BF768" w14:textId="77777777" w:rsidR="003345E9" w:rsidRDefault="007169A0">
      <w:pPr>
        <w:spacing w:before="62"/>
        <w:ind w:left="2644"/>
        <w:rPr>
          <w:b/>
          <w:sz w:val="20"/>
        </w:rPr>
      </w:pPr>
      <w:r>
        <w:rPr>
          <w:b/>
          <w:color w:val="231F20"/>
          <w:spacing w:val="-1"/>
          <w:sz w:val="20"/>
        </w:rPr>
        <w:t>第六條 . 會議</w:t>
      </w:r>
    </w:p>
    <w:p w14:paraId="7F8F0561" w14:textId="77777777" w:rsidR="003345E9" w:rsidRDefault="007169A0">
      <w:pPr>
        <w:pStyle w:val="2"/>
        <w:spacing w:before="45"/>
        <w:ind w:left="120"/>
      </w:pPr>
      <w:r>
        <w:rPr>
          <w:color w:val="231F20"/>
          <w:spacing w:val="11"/>
        </w:rPr>
        <w:t>第一款.  網上會議和通訊</w:t>
      </w:r>
    </w:p>
    <w:p w14:paraId="2CCE47B6" w14:textId="77777777" w:rsidR="003345E9" w:rsidRDefault="007169A0">
      <w:pPr>
        <w:pStyle w:val="3"/>
        <w:tabs>
          <w:tab w:val="left" w:pos="527"/>
        </w:tabs>
        <w:spacing w:before="12" w:line="347" w:lineRule="exact"/>
        <w:ind w:left="120"/>
      </w:pPr>
      <w:r>
        <w:rPr>
          <w:color w:val="231F20"/>
          <w:spacing w:val="-10"/>
        </w:rPr>
        <w:t>Ⓐ</w:t>
      </w:r>
      <w:r>
        <w:rPr>
          <w:color w:val="231F20"/>
        </w:rPr>
        <w:tab/>
      </w:r>
      <w:r>
        <w:rPr>
          <w:color w:val="231F20"/>
          <w:spacing w:val="-5"/>
        </w:rPr>
        <w:t>會議</w:t>
      </w:r>
    </w:p>
    <w:p w14:paraId="00A1D322" w14:textId="77777777" w:rsidR="003345E9" w:rsidRDefault="007169A0">
      <w:pPr>
        <w:pStyle w:val="a3"/>
        <w:spacing w:before="10" w:line="206" w:lineRule="auto"/>
        <w:ind w:left="528" w:right="107"/>
        <w:jc w:val="both"/>
      </w:pPr>
      <w:r>
        <w:rPr>
          <w:color w:val="231F20"/>
          <w:spacing w:val="4"/>
          <w:w w:val="102"/>
        </w:rPr>
        <w:t>所有</w:t>
      </w:r>
      <w:r>
        <w:rPr>
          <w:color w:val="231F20"/>
          <w:spacing w:val="2"/>
        </w:rPr>
        <w:t xml:space="preserve"> </w:t>
      </w:r>
      <w:r>
        <w:rPr>
          <w:color w:val="231F20"/>
          <w:w w:val="102"/>
        </w:rPr>
        <w:t>NMI</w:t>
      </w:r>
      <w:r>
        <w:rPr>
          <w:color w:val="231F20"/>
          <w:spacing w:val="2"/>
        </w:rPr>
        <w:t xml:space="preserve"> </w:t>
      </w:r>
      <w:r>
        <w:rPr>
          <w:color w:val="231F20"/>
          <w:spacing w:val="2"/>
          <w:w w:val="102"/>
        </w:rPr>
        <w:t>大會、議會、委員會、小組會議和專責小組，只要所</w:t>
      </w:r>
      <w:r>
        <w:rPr>
          <w:color w:val="231F20"/>
          <w:spacing w:val="3"/>
          <w:w w:val="102"/>
        </w:rPr>
        <w:t>有成員都可同步參與和互相聽到對方，可以用電話會議或其他電</w:t>
      </w:r>
      <w:r>
        <w:rPr>
          <w:color w:val="231F20"/>
          <w:w w:val="102"/>
        </w:rPr>
        <w:t>子通訊媒體進行會議。</w:t>
      </w:r>
    </w:p>
    <w:p w14:paraId="5B2D73CD" w14:textId="77777777" w:rsidR="003345E9" w:rsidRDefault="007169A0">
      <w:pPr>
        <w:pStyle w:val="3"/>
        <w:spacing w:line="307" w:lineRule="exact"/>
        <w:ind w:left="120"/>
        <w:jc w:val="both"/>
      </w:pPr>
      <w:r>
        <w:rPr>
          <w:color w:val="231F20"/>
          <w:spacing w:val="19"/>
        </w:rPr>
        <w:t>Ⓑ  通訊</w:t>
      </w:r>
    </w:p>
    <w:p w14:paraId="79C05F01" w14:textId="77777777" w:rsidR="003345E9" w:rsidRDefault="007169A0">
      <w:pPr>
        <w:pStyle w:val="a3"/>
        <w:spacing w:line="347" w:lineRule="exact"/>
        <w:ind w:left="528"/>
      </w:pPr>
      <w:r>
        <w:rPr>
          <w:color w:val="231F20"/>
          <w:spacing w:val="-1"/>
        </w:rPr>
        <w:t>除非成員有另外要求，所有會議紀錄可以用電子媒體傳遞。</w:t>
      </w:r>
    </w:p>
    <w:p w14:paraId="6409A55E" w14:textId="77777777" w:rsidR="003345E9" w:rsidRDefault="007169A0">
      <w:pPr>
        <w:pStyle w:val="2"/>
        <w:spacing w:before="46"/>
        <w:ind w:left="120"/>
      </w:pPr>
      <w:r>
        <w:rPr>
          <w:color w:val="231F20"/>
          <w:spacing w:val="-1"/>
        </w:rPr>
        <w:t>第二款 . 地方活動和會議</w:t>
      </w:r>
    </w:p>
    <w:p w14:paraId="6119F8AA" w14:textId="77777777" w:rsidR="003345E9" w:rsidRDefault="007169A0">
      <w:pPr>
        <w:pStyle w:val="3"/>
        <w:tabs>
          <w:tab w:val="left" w:pos="527"/>
        </w:tabs>
        <w:spacing w:before="11" w:line="347" w:lineRule="exact"/>
        <w:ind w:left="120"/>
      </w:pPr>
      <w:r>
        <w:rPr>
          <w:color w:val="231F20"/>
          <w:spacing w:val="-10"/>
        </w:rPr>
        <w:t>Ⓐ</w:t>
      </w:r>
      <w:r>
        <w:rPr>
          <w:color w:val="231F20"/>
        </w:rPr>
        <w:tab/>
      </w:r>
      <w:r>
        <w:rPr>
          <w:color w:val="231F20"/>
          <w:spacing w:val="-3"/>
        </w:rPr>
        <w:t>經常活動</w:t>
      </w:r>
    </w:p>
    <w:p w14:paraId="3C6572B7" w14:textId="77777777" w:rsidR="003345E9" w:rsidRDefault="007169A0">
      <w:pPr>
        <w:pStyle w:val="a3"/>
        <w:tabs>
          <w:tab w:val="left" w:pos="959"/>
        </w:tabs>
        <w:spacing w:before="10" w:line="206" w:lineRule="auto"/>
        <w:ind w:left="960" w:right="117" w:hanging="408"/>
      </w:pPr>
      <w:r>
        <w:rPr>
          <w:color w:val="231F20"/>
          <w:w w:val="102"/>
        </w:rPr>
        <w:t>➀</w:t>
      </w:r>
      <w:r>
        <w:rPr>
          <w:color w:val="231F20"/>
        </w:rPr>
        <w:tab/>
      </w:r>
      <w:r>
        <w:rPr>
          <w:color w:val="231F20"/>
          <w:spacing w:val="1"/>
          <w:w w:val="102"/>
        </w:rPr>
        <w:t>每月舉辦定期和持續的宣教活動，以分享宣教訊息、相互勉</w:t>
      </w:r>
      <w:r>
        <w:rPr>
          <w:color w:val="231F20"/>
          <w:w w:val="102"/>
        </w:rPr>
        <w:t>勵和禱告。</w:t>
      </w:r>
    </w:p>
    <w:p w14:paraId="1AEEB1F8" w14:textId="77777777" w:rsidR="003345E9" w:rsidRDefault="007169A0">
      <w:pPr>
        <w:pStyle w:val="a3"/>
        <w:tabs>
          <w:tab w:val="left" w:pos="959"/>
        </w:tabs>
        <w:spacing w:line="206" w:lineRule="auto"/>
        <w:ind w:left="960" w:right="15" w:hanging="408"/>
      </w:pPr>
      <w:r>
        <w:rPr>
          <w:color w:val="231F20"/>
          <w:spacing w:val="-10"/>
        </w:rPr>
        <w:t>➁</w:t>
      </w:r>
      <w:r>
        <w:rPr>
          <w:color w:val="231F20"/>
        </w:rPr>
        <w:tab/>
      </w:r>
      <w:r>
        <w:rPr>
          <w:color w:val="231F20"/>
          <w:spacing w:val="-18"/>
        </w:rPr>
        <w:t>活動可包括聚會、宣教服事、宣教講員、宣教課程、宣教活動、</w:t>
      </w:r>
      <w:r>
        <w:rPr>
          <w:color w:val="231F20"/>
        </w:rPr>
        <w:t>宣教短訊或 NMI 重點分享等。</w:t>
      </w:r>
    </w:p>
    <w:p w14:paraId="522E489D" w14:textId="77777777" w:rsidR="003345E9" w:rsidRDefault="007169A0">
      <w:pPr>
        <w:pStyle w:val="a3"/>
        <w:tabs>
          <w:tab w:val="left" w:pos="959"/>
        </w:tabs>
        <w:spacing w:line="206" w:lineRule="auto"/>
        <w:ind w:left="960" w:right="117" w:hanging="408"/>
      </w:pPr>
      <w:r>
        <w:rPr>
          <w:color w:val="231F20"/>
          <w:spacing w:val="-10"/>
        </w:rPr>
        <w:t>➂</w:t>
      </w:r>
      <w:r>
        <w:rPr>
          <w:color w:val="231F20"/>
        </w:rPr>
        <w:tab/>
        <w:t>NMI 主席以及議會應該與牧師一同規劃宣教教育計畫並參與</w:t>
      </w:r>
      <w:r>
        <w:rPr>
          <w:color w:val="231F20"/>
          <w:spacing w:val="-2"/>
        </w:rPr>
        <w:t>地方教會。</w:t>
      </w:r>
    </w:p>
    <w:p w14:paraId="54A4A0DA" w14:textId="77777777" w:rsidR="003345E9" w:rsidRDefault="007169A0">
      <w:pPr>
        <w:pStyle w:val="a3"/>
        <w:tabs>
          <w:tab w:val="left" w:pos="959"/>
        </w:tabs>
        <w:spacing w:line="206" w:lineRule="auto"/>
        <w:ind w:left="960" w:right="111" w:hanging="408"/>
      </w:pPr>
      <w:r>
        <w:rPr>
          <w:color w:val="231F20"/>
          <w:w w:val="102"/>
        </w:rPr>
        <w:t>➃</w:t>
      </w:r>
      <w:r>
        <w:rPr>
          <w:color w:val="231F20"/>
        </w:rPr>
        <w:tab/>
      </w:r>
      <w:r>
        <w:rPr>
          <w:color w:val="231F20"/>
          <w:spacing w:val="2"/>
          <w:w w:val="102"/>
        </w:rPr>
        <w:t>在新開拓事工或佈道所，地區要鼓勵所委派的堂會領袖去推</w:t>
      </w:r>
      <w:r>
        <w:rPr>
          <w:color w:val="231F20"/>
          <w:w w:val="102"/>
        </w:rPr>
        <w:t>動地方教會推行宣教教育和參與。</w:t>
      </w:r>
    </w:p>
    <w:p w14:paraId="4ABBA1AA" w14:textId="77777777" w:rsidR="003345E9" w:rsidRDefault="007169A0">
      <w:pPr>
        <w:pStyle w:val="3"/>
        <w:tabs>
          <w:tab w:val="left" w:pos="527"/>
        </w:tabs>
        <w:spacing w:line="301" w:lineRule="exact"/>
        <w:ind w:left="120"/>
      </w:pPr>
      <w:r>
        <w:rPr>
          <w:color w:val="231F20"/>
          <w:spacing w:val="-10"/>
        </w:rPr>
        <w:t>Ⓑ</w:t>
      </w:r>
      <w:r>
        <w:rPr>
          <w:color w:val="231F20"/>
        </w:rPr>
        <w:tab/>
      </w:r>
      <w:r>
        <w:rPr>
          <w:color w:val="231F20"/>
          <w:spacing w:val="-5"/>
        </w:rPr>
        <w:t>年會</w:t>
      </w:r>
    </w:p>
    <w:p w14:paraId="1B35C1C3" w14:textId="77777777" w:rsidR="003345E9" w:rsidRDefault="007169A0">
      <w:pPr>
        <w:pStyle w:val="a3"/>
        <w:tabs>
          <w:tab w:val="left" w:pos="959"/>
        </w:tabs>
        <w:spacing w:line="320" w:lineRule="exact"/>
        <w:ind w:left="552"/>
      </w:pPr>
      <w:r>
        <w:rPr>
          <w:color w:val="231F20"/>
          <w:spacing w:val="-10"/>
        </w:rPr>
        <w:t>➀</w:t>
      </w:r>
      <w:r>
        <w:rPr>
          <w:color w:val="231F20"/>
        </w:rPr>
        <w:tab/>
      </w:r>
      <w:r>
        <w:rPr>
          <w:color w:val="231F20"/>
          <w:spacing w:val="-1"/>
        </w:rPr>
        <w:t>年會應至少在地區大會開會日三十天之前舉行。</w:t>
      </w:r>
    </w:p>
    <w:p w14:paraId="785728DB" w14:textId="77777777" w:rsidR="003345E9" w:rsidRDefault="007169A0">
      <w:pPr>
        <w:pStyle w:val="a3"/>
        <w:tabs>
          <w:tab w:val="left" w:pos="959"/>
        </w:tabs>
        <w:spacing w:before="9" w:line="206" w:lineRule="auto"/>
        <w:ind w:left="960" w:right="114" w:hanging="408"/>
      </w:pPr>
      <w:r>
        <w:rPr>
          <w:color w:val="231F20"/>
          <w:spacing w:val="-10"/>
        </w:rPr>
        <w:t>➁</w:t>
      </w:r>
      <w:r>
        <w:rPr>
          <w:color w:val="231F20"/>
        </w:rPr>
        <w:tab/>
        <w:t>地方議會之投票以及當選人應限於 NMI 超過 15 歲以上之契</w:t>
      </w:r>
      <w:r>
        <w:rPr>
          <w:color w:val="231F20"/>
          <w:spacing w:val="-6"/>
        </w:rPr>
        <w:t>友。</w:t>
      </w:r>
    </w:p>
    <w:p w14:paraId="42C763A7" w14:textId="77777777" w:rsidR="003345E9" w:rsidRDefault="003345E9">
      <w:pPr>
        <w:pStyle w:val="a3"/>
        <w:spacing w:line="206" w:lineRule="auto"/>
        <w:sectPr w:rsidR="003345E9">
          <w:pgSz w:w="8640" w:h="12960"/>
          <w:pgMar w:top="480" w:right="1080" w:bottom="1180" w:left="1080" w:header="0" w:footer="997" w:gutter="0"/>
          <w:cols w:space="720"/>
        </w:sectPr>
      </w:pPr>
    </w:p>
    <w:p w14:paraId="7646CE83" w14:textId="77777777" w:rsidR="003345E9" w:rsidRDefault="007169A0">
      <w:pPr>
        <w:pStyle w:val="a3"/>
        <w:spacing w:before="50"/>
        <w:ind w:left="0"/>
        <w:jc w:val="center"/>
      </w:pPr>
      <w:r>
        <w:rPr>
          <w:color w:val="231F20"/>
          <w:spacing w:val="-3"/>
        </w:rPr>
        <w:lastRenderedPageBreak/>
        <w:t>行政政策</w:t>
      </w:r>
    </w:p>
    <w:p w14:paraId="156D776C" w14:textId="77777777" w:rsidR="003345E9" w:rsidRDefault="007169A0">
      <w:pPr>
        <w:pStyle w:val="3"/>
        <w:tabs>
          <w:tab w:val="left" w:pos="527"/>
        </w:tabs>
        <w:spacing w:before="204" w:line="344" w:lineRule="exact"/>
        <w:ind w:left="119"/>
      </w:pPr>
      <w:r>
        <w:rPr>
          <w:color w:val="231F20"/>
          <w:spacing w:val="-10"/>
        </w:rPr>
        <w:t>Ⓒ</w:t>
      </w:r>
      <w:r>
        <w:rPr>
          <w:color w:val="231F20"/>
        </w:rPr>
        <w:tab/>
      </w:r>
      <w:r>
        <w:rPr>
          <w:color w:val="231F20"/>
          <w:spacing w:val="-2"/>
        </w:rPr>
        <w:t>地方議會會議</w:t>
      </w:r>
    </w:p>
    <w:p w14:paraId="238B1937" w14:textId="77777777" w:rsidR="003345E9" w:rsidRDefault="007169A0">
      <w:pPr>
        <w:pStyle w:val="a3"/>
        <w:spacing w:before="12" w:line="206" w:lineRule="auto"/>
        <w:ind w:left="527" w:right="15"/>
      </w:pPr>
      <w:r>
        <w:rPr>
          <w:color w:val="231F20"/>
          <w:w w:val="102"/>
        </w:rPr>
        <w:t>地方議會應至少每年舉行四次會議，以規劃、報告、評估、告知、</w:t>
      </w:r>
      <w:r>
        <w:rPr>
          <w:color w:val="231F20"/>
          <w:spacing w:val="1"/>
          <w:w w:val="102"/>
        </w:rPr>
        <w:t>激勵以及執行地方組織之工作。主席也可召開特別會議。應有過半數委員出席始達開會規定人數</w:t>
      </w:r>
    </w:p>
    <w:p w14:paraId="2A53288D" w14:textId="77777777" w:rsidR="003345E9" w:rsidRDefault="007169A0">
      <w:pPr>
        <w:pStyle w:val="2"/>
        <w:spacing w:before="59"/>
        <w:ind w:left="120"/>
      </w:pPr>
      <w:r>
        <w:rPr>
          <w:color w:val="231F20"/>
          <w:spacing w:val="5"/>
        </w:rPr>
        <w:t>第三款 地區會議</w:t>
      </w:r>
    </w:p>
    <w:p w14:paraId="53476D55" w14:textId="77777777" w:rsidR="003345E9" w:rsidRDefault="007169A0">
      <w:pPr>
        <w:pStyle w:val="3"/>
        <w:tabs>
          <w:tab w:val="left" w:pos="527"/>
        </w:tabs>
        <w:spacing w:before="12" w:line="347" w:lineRule="exact"/>
        <w:ind w:left="120"/>
      </w:pPr>
      <w:r>
        <w:rPr>
          <w:color w:val="231F20"/>
          <w:spacing w:val="-10"/>
        </w:rPr>
        <w:t>Ⓐ</w:t>
      </w:r>
      <w:r>
        <w:rPr>
          <w:color w:val="231F20"/>
        </w:rPr>
        <w:tab/>
      </w:r>
      <w:r>
        <w:rPr>
          <w:color w:val="231F20"/>
          <w:spacing w:val="-5"/>
        </w:rPr>
        <w:t>大會</w:t>
      </w:r>
    </w:p>
    <w:p w14:paraId="763A33FC" w14:textId="77777777" w:rsidR="003345E9" w:rsidRDefault="007169A0">
      <w:pPr>
        <w:pStyle w:val="a3"/>
        <w:tabs>
          <w:tab w:val="left" w:pos="959"/>
        </w:tabs>
        <w:spacing w:before="10" w:line="206" w:lineRule="auto"/>
        <w:ind w:left="960" w:right="115" w:hanging="408"/>
      </w:pPr>
      <w:r>
        <w:rPr>
          <w:color w:val="231F20"/>
          <w:w w:val="102"/>
        </w:rPr>
        <w:t>➀</w:t>
      </w:r>
      <w:r>
        <w:rPr>
          <w:color w:val="231F20"/>
        </w:rPr>
        <w:tab/>
      </w:r>
      <w:r>
        <w:rPr>
          <w:color w:val="231F20"/>
          <w:w w:val="102"/>
        </w:rPr>
        <w:t>應舉行年度地區大會以報告、祈禱、告知、激勵、展示計畫以及執行與組織相關的業務。</w:t>
      </w:r>
    </w:p>
    <w:p w14:paraId="31E95025" w14:textId="77777777" w:rsidR="003345E9" w:rsidRDefault="007169A0">
      <w:pPr>
        <w:pStyle w:val="a3"/>
        <w:tabs>
          <w:tab w:val="left" w:pos="959"/>
        </w:tabs>
        <w:spacing w:line="206" w:lineRule="auto"/>
        <w:ind w:left="960" w:right="106" w:hanging="408"/>
      </w:pPr>
      <w:r>
        <w:rPr>
          <w:color w:val="231F20"/>
          <w:spacing w:val="-10"/>
        </w:rPr>
        <w:t>➁</w:t>
      </w:r>
      <w:r>
        <w:rPr>
          <w:color w:val="231F20"/>
        </w:rPr>
        <w:tab/>
      </w:r>
      <w:r>
        <w:rPr>
          <w:color w:val="231F20"/>
          <w:spacing w:val="10"/>
        </w:rPr>
        <w:t>大會舉行之時間及地點應由地區議會與地區監督協商後決</w:t>
      </w:r>
      <w:r>
        <w:rPr>
          <w:color w:val="231F20"/>
          <w:spacing w:val="-6"/>
        </w:rPr>
        <w:t>定。</w:t>
      </w:r>
    </w:p>
    <w:p w14:paraId="5EB4702F" w14:textId="77777777" w:rsidR="003345E9" w:rsidRDefault="007169A0">
      <w:pPr>
        <w:pStyle w:val="a3"/>
        <w:tabs>
          <w:tab w:val="left" w:pos="959"/>
        </w:tabs>
        <w:spacing w:line="308" w:lineRule="exact"/>
        <w:ind w:left="552"/>
      </w:pPr>
      <w:r>
        <w:rPr>
          <w:color w:val="231F20"/>
          <w:spacing w:val="-10"/>
        </w:rPr>
        <w:t>➂</w:t>
      </w:r>
      <w:r>
        <w:rPr>
          <w:color w:val="231F20"/>
        </w:rPr>
        <w:tab/>
      </w:r>
      <w:r>
        <w:rPr>
          <w:color w:val="231F20"/>
          <w:spacing w:val="-3"/>
        </w:rPr>
        <w:t>會員資格</w:t>
      </w:r>
    </w:p>
    <w:p w14:paraId="4B40A59F" w14:textId="77777777" w:rsidR="003345E9" w:rsidRDefault="007169A0">
      <w:pPr>
        <w:pStyle w:val="a3"/>
        <w:tabs>
          <w:tab w:val="left" w:pos="1407"/>
        </w:tabs>
        <w:spacing w:line="320" w:lineRule="exact"/>
        <w:ind w:left="1000"/>
      </w:pPr>
      <w:r>
        <w:rPr>
          <w:color w:val="231F20"/>
          <w:spacing w:val="-10"/>
        </w:rPr>
        <w:t>ⓐ</w:t>
      </w:r>
      <w:r>
        <w:rPr>
          <w:color w:val="231F20"/>
        </w:rPr>
        <w:tab/>
      </w:r>
      <w:r>
        <w:rPr>
          <w:color w:val="231F20"/>
          <w:spacing w:val="-1"/>
        </w:rPr>
        <w:t>唯有該區域之會友始得被推選為當然代表或選派代表。</w:t>
      </w:r>
    </w:p>
    <w:p w14:paraId="0A1EA9D8" w14:textId="77777777" w:rsidR="003345E9" w:rsidRDefault="007169A0">
      <w:pPr>
        <w:pStyle w:val="a3"/>
        <w:tabs>
          <w:tab w:val="left" w:pos="1407"/>
        </w:tabs>
        <w:spacing w:before="7" w:line="206" w:lineRule="auto"/>
        <w:ind w:left="1408" w:right="16" w:hanging="408"/>
      </w:pPr>
      <w:r>
        <w:rPr>
          <w:color w:val="231F20"/>
          <w:w w:val="102"/>
        </w:rPr>
        <w:t>ⓑ</w:t>
      </w:r>
      <w:r>
        <w:rPr>
          <w:color w:val="231F20"/>
        </w:rPr>
        <w:tab/>
      </w:r>
      <w:r>
        <w:rPr>
          <w:color w:val="231F20"/>
          <w:spacing w:val="10"/>
          <w:w w:val="102"/>
        </w:rPr>
        <w:t>大會之當然代表應為地區</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7"/>
          <w:w w:val="102"/>
        </w:rPr>
        <w:t>議會委員、地區監督、</w:t>
      </w:r>
      <w:r>
        <w:rPr>
          <w:color w:val="231F20"/>
          <w:spacing w:val="9"/>
          <w:w w:val="102"/>
        </w:rPr>
        <w:t>受委派之教牧、全職並支薪之地方教會副牧、地區指</w:t>
      </w:r>
      <w:r>
        <w:rPr>
          <w:color w:val="231F20"/>
          <w:spacing w:val="10"/>
          <w:w w:val="102"/>
        </w:rPr>
        <w:t xml:space="preserve">導委員會之信徒會友、年議會結束當年仍在職之地方 </w:t>
      </w:r>
      <w:r>
        <w:rPr>
          <w:color w:val="231F20"/>
          <w:spacing w:val="1"/>
          <w:w w:val="102"/>
        </w:rPr>
        <w:t>NM</w:t>
      </w:r>
      <w:r>
        <w:rPr>
          <w:color w:val="231F20"/>
          <w:w w:val="102"/>
        </w:rPr>
        <w:t>I</w:t>
      </w:r>
      <w:r>
        <w:rPr>
          <w:color w:val="231F20"/>
        </w:rPr>
        <w:t xml:space="preserve"> </w:t>
      </w:r>
      <w:r>
        <w:rPr>
          <w:color w:val="231F20"/>
          <w:w w:val="102"/>
        </w:rPr>
        <w:t>主席和新選出之</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主席</w:t>
      </w:r>
      <w:r>
        <w:rPr>
          <w:color w:val="231F20"/>
          <w:spacing w:val="1"/>
          <w:w w:val="102"/>
        </w:rPr>
        <w:t>（或是當新主席不能出</w:t>
      </w:r>
      <w:r>
        <w:rPr>
          <w:color w:val="231F20"/>
          <w:spacing w:val="4"/>
          <w:w w:val="102"/>
        </w:rPr>
        <w:t>席時該教會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新選出之副主席</w:t>
      </w:r>
      <w:r>
        <w:rPr>
          <w:color w:val="231F20"/>
          <w:spacing w:val="-102"/>
          <w:w w:val="102"/>
        </w:rPr>
        <w:t>）</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議會委</w:t>
      </w:r>
      <w:r>
        <w:rPr>
          <w:color w:val="231F20"/>
          <w:w w:val="102"/>
        </w:rPr>
        <w:t>員、受委派中退休之教牧、退休之宣教士、宣教士正在本國履行任務者、已被派任之宣教士以及任何前任地區 NMI</w:t>
      </w:r>
      <w:r>
        <w:rPr>
          <w:color w:val="231F20"/>
          <w:spacing w:val="-1"/>
        </w:rPr>
        <w:t xml:space="preserve"> </w:t>
      </w:r>
      <w:r>
        <w:rPr>
          <w:color w:val="231F20"/>
          <w:w w:val="102"/>
        </w:rPr>
        <w:t>主席仍然保留會藉於該地區內者。</w:t>
      </w:r>
    </w:p>
    <w:p w14:paraId="55667838" w14:textId="77777777" w:rsidR="003345E9" w:rsidRDefault="007169A0">
      <w:pPr>
        <w:pStyle w:val="a3"/>
        <w:spacing w:line="206" w:lineRule="auto"/>
        <w:ind w:left="1408" w:right="109" w:hanging="408"/>
        <w:jc w:val="both"/>
      </w:pPr>
      <w:r>
        <w:rPr>
          <w:color w:val="231F20"/>
          <w:w w:val="102"/>
        </w:rPr>
        <w:t>ⓒ</w:t>
      </w:r>
      <w:r>
        <w:rPr>
          <w:color w:val="231F20"/>
          <w:spacing w:val="-1"/>
        </w:rPr>
        <w:t xml:space="preserve">    </w:t>
      </w:r>
      <w:r>
        <w:rPr>
          <w:color w:val="231F20"/>
          <w:w w:val="102"/>
        </w:rPr>
        <w:t>地方教會或佈道所選出之與會代表應為</w:t>
      </w:r>
      <w:r>
        <w:rPr>
          <w:color w:val="231F20"/>
          <w:spacing w:val="-1"/>
        </w:rPr>
        <w:t xml:space="preserve"> </w:t>
      </w:r>
      <w:r>
        <w:rPr>
          <w:color w:val="231F20"/>
          <w:w w:val="102"/>
        </w:rPr>
        <w:t>NMI</w:t>
      </w:r>
      <w:r>
        <w:rPr>
          <w:color w:val="231F20"/>
          <w:spacing w:val="-1"/>
        </w:rPr>
        <w:t xml:space="preserve"> </w:t>
      </w:r>
      <w:r>
        <w:rPr>
          <w:color w:val="231F20"/>
          <w:spacing w:val="-41"/>
          <w:w w:val="102"/>
        </w:rPr>
        <w:t>契友</w:t>
      </w:r>
      <w:r>
        <w:rPr>
          <w:color w:val="231F20"/>
          <w:w w:val="102"/>
        </w:rPr>
        <w:t>（十五</w:t>
      </w:r>
      <w:r>
        <w:rPr>
          <w:color w:val="231F20"/>
          <w:spacing w:val="7"/>
          <w:w w:val="102"/>
        </w:rPr>
        <w:t>歲或以上</w:t>
      </w:r>
      <w:r>
        <w:rPr>
          <w:color w:val="231F20"/>
          <w:spacing w:val="-102"/>
          <w:w w:val="102"/>
        </w:rPr>
        <w:t>）</w:t>
      </w:r>
      <w:r>
        <w:rPr>
          <w:color w:val="231F20"/>
          <w:spacing w:val="6"/>
          <w:w w:val="102"/>
        </w:rPr>
        <w:t>，選出代表之最多人數之計算應依照以下之</w:t>
      </w:r>
      <w:r>
        <w:rPr>
          <w:color w:val="231F20"/>
          <w:spacing w:val="2"/>
          <w:w w:val="102"/>
        </w:rPr>
        <w:t>規定：每一地方教會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若有</w:t>
      </w:r>
      <w:r>
        <w:rPr>
          <w:color w:val="231F20"/>
          <w:spacing w:val="1"/>
        </w:rPr>
        <w:t xml:space="preserve"> </w:t>
      </w:r>
      <w:r>
        <w:rPr>
          <w:color w:val="231F20"/>
          <w:w w:val="102"/>
        </w:rPr>
        <w:t>25</w:t>
      </w:r>
      <w:r>
        <w:rPr>
          <w:color w:val="231F20"/>
          <w:spacing w:val="1"/>
        </w:rPr>
        <w:t xml:space="preserve"> </w:t>
      </w:r>
      <w:r>
        <w:rPr>
          <w:color w:val="231F20"/>
          <w:spacing w:val="2"/>
          <w:w w:val="102"/>
        </w:rPr>
        <w:t>位或</w:t>
      </w:r>
      <w:r>
        <w:rPr>
          <w:color w:val="231F20"/>
          <w:spacing w:val="1"/>
        </w:rPr>
        <w:t xml:space="preserve"> </w:t>
      </w:r>
      <w:r>
        <w:rPr>
          <w:color w:val="231F20"/>
          <w:w w:val="102"/>
        </w:rPr>
        <w:t>25</w:t>
      </w:r>
      <w:r>
        <w:rPr>
          <w:color w:val="231F20"/>
          <w:spacing w:val="1"/>
        </w:rPr>
        <w:t xml:space="preserve"> </w:t>
      </w:r>
      <w:r>
        <w:rPr>
          <w:color w:val="231F20"/>
          <w:spacing w:val="4"/>
          <w:w w:val="102"/>
        </w:rPr>
        <w:t>位以下之契友者可選出兩位代表，之後，每超過</w:t>
      </w:r>
      <w:r>
        <w:rPr>
          <w:color w:val="231F20"/>
          <w:spacing w:val="1"/>
        </w:rPr>
        <w:t xml:space="preserve"> </w:t>
      </w:r>
      <w:r>
        <w:rPr>
          <w:color w:val="231F20"/>
          <w:w w:val="102"/>
        </w:rPr>
        <w:t>25</w:t>
      </w:r>
      <w:r>
        <w:rPr>
          <w:color w:val="231F20"/>
          <w:spacing w:val="1"/>
        </w:rPr>
        <w:t xml:space="preserve"> </w:t>
      </w:r>
      <w:r>
        <w:rPr>
          <w:color w:val="231F20"/>
          <w:spacing w:val="5"/>
          <w:w w:val="102"/>
        </w:rPr>
        <w:t>位契友可增選</w:t>
      </w:r>
      <w:r>
        <w:rPr>
          <w:color w:val="231F20"/>
          <w:w w:val="102"/>
        </w:rPr>
        <w:t>一位代表名額。會員人數認定基準，以舉行選舉時於地方</w:t>
      </w:r>
      <w:r>
        <w:rPr>
          <w:color w:val="231F20"/>
          <w:spacing w:val="-1"/>
        </w:rPr>
        <w:t xml:space="preserve"> </w:t>
      </w:r>
      <w:r>
        <w:rPr>
          <w:color w:val="231F20"/>
          <w:w w:val="102"/>
        </w:rPr>
        <w:t>NMI</w:t>
      </w:r>
      <w:r>
        <w:rPr>
          <w:color w:val="231F20"/>
          <w:spacing w:val="-1"/>
        </w:rPr>
        <w:t xml:space="preserve"> </w:t>
      </w:r>
      <w:r>
        <w:rPr>
          <w:color w:val="231F20"/>
          <w:w w:val="102"/>
        </w:rPr>
        <w:t>年度大會申報之會員數計算</w:t>
      </w:r>
    </w:p>
    <w:p w14:paraId="571ED163" w14:textId="77777777" w:rsidR="003345E9" w:rsidRDefault="007169A0">
      <w:pPr>
        <w:pStyle w:val="a3"/>
        <w:spacing w:line="303" w:lineRule="exact"/>
        <w:ind w:left="552"/>
        <w:jc w:val="both"/>
      </w:pPr>
      <w:r>
        <w:rPr>
          <w:color w:val="231F20"/>
        </w:rPr>
        <w:t>➃</w:t>
      </w:r>
      <w:r>
        <w:rPr>
          <w:color w:val="231F20"/>
          <w:spacing w:val="66"/>
          <w:w w:val="150"/>
        </w:rPr>
        <w:t xml:space="preserve">  </w:t>
      </w:r>
      <w:r>
        <w:rPr>
          <w:color w:val="231F20"/>
          <w:spacing w:val="-7"/>
        </w:rPr>
        <w:t>與會之代表符合規定人數時，會議即屬有效。。</w:t>
      </w:r>
    </w:p>
    <w:p w14:paraId="5453A306" w14:textId="77777777" w:rsidR="003345E9" w:rsidRDefault="007169A0">
      <w:pPr>
        <w:pStyle w:val="3"/>
        <w:spacing w:line="320" w:lineRule="exact"/>
        <w:ind w:left="120"/>
        <w:jc w:val="both"/>
      </w:pPr>
      <w:r>
        <w:rPr>
          <w:color w:val="231F20"/>
          <w:spacing w:val="19"/>
        </w:rPr>
        <w:t>Ⓑ  議會</w:t>
      </w:r>
    </w:p>
    <w:p w14:paraId="27A1F1C7" w14:textId="77777777" w:rsidR="003345E9" w:rsidRDefault="007169A0">
      <w:pPr>
        <w:pStyle w:val="a3"/>
        <w:spacing w:line="206" w:lineRule="auto"/>
        <w:ind w:left="528" w:right="112"/>
        <w:jc w:val="both"/>
      </w:pPr>
      <w:r>
        <w:rPr>
          <w:color w:val="231F20"/>
          <w:spacing w:val="4"/>
          <w:w w:val="102"/>
        </w:rPr>
        <w:t>地區議會應至少每半年集會一次以處理在地區大會休會期間的相</w:t>
      </w:r>
      <w:r>
        <w:rPr>
          <w:color w:val="231F20"/>
          <w:spacing w:val="1"/>
          <w:w w:val="102"/>
        </w:rPr>
        <w:t>關事務。主席亦可召開特別會議。應有過半數委員出席始達開會</w:t>
      </w:r>
      <w:r>
        <w:rPr>
          <w:color w:val="231F20"/>
          <w:w w:val="102"/>
        </w:rPr>
        <w:t>規定人數。</w:t>
      </w:r>
    </w:p>
    <w:p w14:paraId="0AC5158B"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45D83C74"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13940882" w14:textId="77777777" w:rsidR="003345E9" w:rsidRDefault="007169A0">
      <w:pPr>
        <w:pStyle w:val="2"/>
        <w:ind w:left="120"/>
      </w:pPr>
      <w:r>
        <w:rPr>
          <w:color w:val="231F20"/>
          <w:spacing w:val="-1"/>
        </w:rPr>
        <w:t>第四款 . 全球會議</w:t>
      </w:r>
    </w:p>
    <w:p w14:paraId="311718F4" w14:textId="77777777" w:rsidR="003345E9" w:rsidRDefault="007169A0">
      <w:pPr>
        <w:pStyle w:val="3"/>
        <w:tabs>
          <w:tab w:val="left" w:pos="527"/>
        </w:tabs>
        <w:spacing w:before="11" w:line="344" w:lineRule="exact"/>
        <w:ind w:left="120"/>
      </w:pPr>
      <w:r>
        <w:rPr>
          <w:color w:val="231F20"/>
          <w:spacing w:val="-10"/>
        </w:rPr>
        <w:t>Ⓐ</w:t>
      </w:r>
      <w:r>
        <w:rPr>
          <w:color w:val="231F20"/>
        </w:rPr>
        <w:tab/>
      </w:r>
      <w:r>
        <w:rPr>
          <w:color w:val="231F20"/>
          <w:spacing w:val="-5"/>
        </w:rPr>
        <w:t>大會</w:t>
      </w:r>
    </w:p>
    <w:p w14:paraId="5E25052E" w14:textId="77777777" w:rsidR="003345E9" w:rsidRDefault="007169A0">
      <w:pPr>
        <w:pStyle w:val="a3"/>
        <w:tabs>
          <w:tab w:val="left" w:pos="959"/>
        </w:tabs>
        <w:spacing w:before="12" w:line="206" w:lineRule="auto"/>
        <w:ind w:left="960" w:right="15" w:hanging="408"/>
      </w:pPr>
      <w:r>
        <w:rPr>
          <w:color w:val="231F20"/>
          <w:w w:val="102"/>
        </w:rPr>
        <w:t>➀</w:t>
      </w:r>
      <w:r>
        <w:rPr>
          <w:color w:val="231F20"/>
        </w:rPr>
        <w:tab/>
      </w:r>
      <w:r>
        <w:rPr>
          <w:color w:val="231F20"/>
          <w:spacing w:val="11"/>
          <w:w w:val="102"/>
        </w:rPr>
        <w:t>在緊接總議會之前應舉行</w:t>
      </w:r>
      <w:r>
        <w:rPr>
          <w:color w:val="231F20"/>
          <w:spacing w:val="3"/>
        </w:rPr>
        <w:t xml:space="preserve"> </w:t>
      </w:r>
      <w:r>
        <w:rPr>
          <w:color w:val="231F20"/>
          <w:spacing w:val="1"/>
          <w:w w:val="102"/>
        </w:rPr>
        <w:t>NM</w:t>
      </w:r>
      <w:r>
        <w:rPr>
          <w:color w:val="231F20"/>
          <w:w w:val="102"/>
        </w:rPr>
        <w:t>I</w:t>
      </w:r>
      <w:r>
        <w:rPr>
          <w:color w:val="231F20"/>
          <w:spacing w:val="3"/>
        </w:rPr>
        <w:t xml:space="preserve"> </w:t>
      </w:r>
      <w:r>
        <w:rPr>
          <w:color w:val="231F20"/>
          <w:spacing w:val="9"/>
          <w:w w:val="102"/>
        </w:rPr>
        <w:t>總團契大會以報告、祈禱、</w:t>
      </w:r>
      <w:r>
        <w:rPr>
          <w:color w:val="231F20"/>
          <w:w w:val="102"/>
        </w:rPr>
        <w:t>告知、激勵、提出計畫，以及處理與其組織有關的事項。須有超過半數登記出席代表在場，會議即屬有效。</w:t>
      </w:r>
    </w:p>
    <w:p w14:paraId="4D44ACEC" w14:textId="77777777" w:rsidR="003345E9" w:rsidRDefault="007169A0">
      <w:pPr>
        <w:pStyle w:val="a3"/>
        <w:tabs>
          <w:tab w:val="left" w:pos="959"/>
        </w:tabs>
        <w:spacing w:line="206" w:lineRule="auto"/>
        <w:ind w:left="960" w:right="113" w:hanging="408"/>
      </w:pPr>
      <w:r>
        <w:rPr>
          <w:color w:val="231F20"/>
          <w:w w:val="102"/>
        </w:rPr>
        <w:t>➁</w:t>
      </w:r>
      <w:r>
        <w:rPr>
          <w:color w:val="231F20"/>
        </w:rPr>
        <w:tab/>
      </w:r>
      <w:r>
        <w:rPr>
          <w:color w:val="231F20"/>
          <w:spacing w:val="3"/>
          <w:w w:val="102"/>
        </w:rPr>
        <w:t>大會舉行的時間及地點應由全球議會與主管區總監督協商後</w:t>
      </w:r>
      <w:r>
        <w:rPr>
          <w:color w:val="231F20"/>
          <w:w w:val="102"/>
        </w:rPr>
        <w:t>決定。各正式會議場所之選定，均應報請全球議會核准。</w:t>
      </w:r>
    </w:p>
    <w:p w14:paraId="5EAAB332" w14:textId="77777777" w:rsidR="003345E9" w:rsidRDefault="007169A0">
      <w:pPr>
        <w:pStyle w:val="a3"/>
        <w:tabs>
          <w:tab w:val="left" w:pos="959"/>
        </w:tabs>
        <w:spacing w:line="308" w:lineRule="exact"/>
        <w:ind w:left="552"/>
      </w:pPr>
      <w:r>
        <w:rPr>
          <w:color w:val="231F20"/>
          <w:spacing w:val="-10"/>
        </w:rPr>
        <w:t>➂</w:t>
      </w:r>
      <w:r>
        <w:rPr>
          <w:color w:val="231F20"/>
        </w:rPr>
        <w:tab/>
      </w:r>
      <w:r>
        <w:rPr>
          <w:color w:val="231F20"/>
          <w:spacing w:val="-3"/>
        </w:rPr>
        <w:t>會員資格</w:t>
      </w:r>
    </w:p>
    <w:p w14:paraId="55A980B8" w14:textId="77777777" w:rsidR="003345E9" w:rsidRDefault="007169A0">
      <w:pPr>
        <w:pStyle w:val="a3"/>
        <w:spacing w:before="6" w:line="206" w:lineRule="auto"/>
        <w:ind w:left="1408" w:right="109" w:hanging="408"/>
        <w:jc w:val="both"/>
      </w:pPr>
      <w:r>
        <w:rPr>
          <w:color w:val="231F20"/>
          <w:w w:val="102"/>
        </w:rPr>
        <w:t>ⓐ</w:t>
      </w:r>
      <w:r>
        <w:rPr>
          <w:color w:val="231F20"/>
          <w:spacing w:val="-1"/>
        </w:rPr>
        <w:t xml:space="preserve">    </w:t>
      </w:r>
      <w:r>
        <w:rPr>
          <w:color w:val="231F20"/>
          <w:w w:val="102"/>
        </w:rPr>
        <w:t xml:space="preserve">所有總團契大會之當然成員必須為全球議會委員、區域 </w:t>
      </w:r>
      <w:r>
        <w:rPr>
          <w:color w:val="231F20"/>
          <w:spacing w:val="1"/>
          <w:w w:val="102"/>
        </w:rPr>
        <w:t>NM</w:t>
      </w:r>
      <w:r>
        <w:rPr>
          <w:color w:val="231F20"/>
          <w:w w:val="102"/>
        </w:rPr>
        <w:t>I</w:t>
      </w:r>
      <w:r>
        <w:rPr>
          <w:color w:val="231F20"/>
        </w:rPr>
        <w:t xml:space="preserve"> </w:t>
      </w:r>
      <w:r>
        <w:rPr>
          <w:color w:val="231F20"/>
          <w:w w:val="102"/>
        </w:rPr>
        <w:t>協調主任、地區</w:t>
      </w:r>
      <w:r>
        <w:rPr>
          <w:color w:val="231F20"/>
        </w:rPr>
        <w:t xml:space="preserve"> </w:t>
      </w:r>
      <w:r>
        <w:rPr>
          <w:color w:val="231F20"/>
          <w:spacing w:val="1"/>
          <w:w w:val="102"/>
        </w:rPr>
        <w:t>NM</w:t>
      </w:r>
      <w:r>
        <w:rPr>
          <w:color w:val="231F20"/>
          <w:w w:val="102"/>
        </w:rPr>
        <w:t>I</w:t>
      </w:r>
      <w:r>
        <w:rPr>
          <w:color w:val="231F20"/>
        </w:rPr>
        <w:t xml:space="preserve"> </w:t>
      </w:r>
      <w:r>
        <w:rPr>
          <w:color w:val="231F20"/>
          <w:spacing w:val="1"/>
          <w:w w:val="102"/>
        </w:rPr>
        <w:t>主席</w:t>
      </w:r>
      <w:r>
        <w:rPr>
          <w:color w:val="231F20"/>
          <w:spacing w:val="2"/>
          <w:w w:val="102"/>
        </w:rPr>
        <w:t>（</w:t>
      </w:r>
      <w:r>
        <w:rPr>
          <w:color w:val="231F20"/>
          <w:w w:val="102"/>
        </w:rPr>
        <w:t>不論該地區處於哪一</w:t>
      </w:r>
      <w:r>
        <w:rPr>
          <w:color w:val="231F20"/>
          <w:spacing w:val="7"/>
          <w:w w:val="102"/>
        </w:rPr>
        <w:t>期數</w:t>
      </w:r>
      <w:r>
        <w:rPr>
          <w:color w:val="231F20"/>
          <w:spacing w:val="-102"/>
          <w:w w:val="102"/>
        </w:rPr>
        <w:t>）</w:t>
      </w:r>
      <w:r>
        <w:rPr>
          <w:color w:val="231F20"/>
          <w:spacing w:val="6"/>
          <w:w w:val="102"/>
        </w:rPr>
        <w:t>，若地區主席不能出席，地區副主席可以代表地</w:t>
      </w:r>
      <w:r>
        <w:rPr>
          <w:color w:val="231F20"/>
          <w:w w:val="102"/>
        </w:rPr>
        <w:t>區參加，並享有全部權利及特權。</w:t>
      </w:r>
    </w:p>
    <w:p w14:paraId="62BC00D6" w14:textId="77777777" w:rsidR="003345E9" w:rsidRDefault="007169A0">
      <w:pPr>
        <w:pStyle w:val="a3"/>
        <w:spacing w:line="206" w:lineRule="auto"/>
        <w:ind w:left="1408" w:right="115" w:hanging="408"/>
        <w:jc w:val="both"/>
      </w:pPr>
      <w:r>
        <w:rPr>
          <w:color w:val="231F20"/>
          <w:w w:val="102"/>
        </w:rPr>
        <w:t>ⓑ</w:t>
      </w:r>
      <w:r>
        <w:rPr>
          <w:color w:val="231F20"/>
          <w:spacing w:val="-1"/>
        </w:rPr>
        <w:t xml:space="preserve">    </w:t>
      </w:r>
      <w:r>
        <w:rPr>
          <w:color w:val="231F20"/>
          <w:spacing w:val="2"/>
          <w:w w:val="102"/>
        </w:rPr>
        <w:t>參加總團契大會之代表和候補代表應在地區大會中以選</w:t>
      </w:r>
      <w:r>
        <w:rPr>
          <w:color w:val="231F20"/>
          <w:w w:val="102"/>
        </w:rPr>
        <w:t>票選出。候補代表得經地區議會建議，與正式代表同票選出，或另行投票選舉。經地區議會推薦及地區大會超過三分之二投票同意後，代表及候補代表以多數票決選</w:t>
      </w:r>
      <w:r>
        <w:rPr>
          <w:color w:val="231F20"/>
          <w:spacing w:val="-8"/>
          <w:w w:val="102"/>
        </w:rPr>
        <w:t>出。(</w:t>
      </w:r>
      <w:r>
        <w:rPr>
          <w:color w:val="231F20"/>
          <w:spacing w:val="-6"/>
        </w:rPr>
        <w:t xml:space="preserve"> </w:t>
      </w:r>
      <w:r>
        <w:rPr>
          <w:color w:val="231F20"/>
          <w:w w:val="102"/>
        </w:rPr>
        <w:t>各地區之代表數目及選舉時間應跟據</w:t>
      </w:r>
      <w:r>
        <w:rPr>
          <w:color w:val="231F20"/>
          <w:spacing w:val="-6"/>
        </w:rPr>
        <w:t xml:space="preserve"> </w:t>
      </w:r>
      <w:r>
        <w:rPr>
          <w:color w:val="231F20"/>
          <w:w w:val="102"/>
        </w:rPr>
        <w:t>3.c.</w:t>
      </w:r>
      <w:r>
        <w:rPr>
          <w:color w:val="231F20"/>
          <w:spacing w:val="-6"/>
        </w:rPr>
        <w:t xml:space="preserve"> </w:t>
      </w:r>
      <w:r>
        <w:rPr>
          <w:color w:val="231F20"/>
          <w:spacing w:val="8"/>
          <w:w w:val="102"/>
        </w:rPr>
        <w:t>之方式)</w:t>
      </w:r>
    </w:p>
    <w:p w14:paraId="61790475" w14:textId="77777777" w:rsidR="003345E9" w:rsidRDefault="007169A0">
      <w:pPr>
        <w:pStyle w:val="a3"/>
        <w:spacing w:line="206" w:lineRule="auto"/>
        <w:ind w:left="1408" w:right="117" w:hanging="408"/>
        <w:jc w:val="both"/>
      </w:pPr>
      <w:r>
        <w:rPr>
          <w:color w:val="231F20"/>
        </w:rPr>
        <w:t>ⓒ  代表選舉的方法如下所訴：每個第三期或第二期地區扣</w:t>
      </w:r>
      <w:r>
        <w:rPr>
          <w:color w:val="231F20"/>
          <w:spacing w:val="2"/>
        </w:rPr>
        <w:t xml:space="preserve">除副牧後若有 </w:t>
      </w:r>
      <w:r>
        <w:rPr>
          <w:color w:val="231F20"/>
        </w:rPr>
        <w:t>1000</w:t>
      </w:r>
      <w:r>
        <w:rPr>
          <w:color w:val="231F20"/>
          <w:spacing w:val="9"/>
        </w:rPr>
        <w:t xml:space="preserve"> 位或 </w:t>
      </w:r>
      <w:r>
        <w:rPr>
          <w:color w:val="231F20"/>
        </w:rPr>
        <w:t>1000</w:t>
      </w:r>
      <w:r>
        <w:rPr>
          <w:color w:val="231F20"/>
          <w:spacing w:val="-1"/>
        </w:rPr>
        <w:t xml:space="preserve"> 位以下契友者，可選兩位</w:t>
      </w:r>
    </w:p>
    <w:p w14:paraId="7AACD9DC" w14:textId="77777777" w:rsidR="003345E9" w:rsidRDefault="007169A0">
      <w:pPr>
        <w:pStyle w:val="a3"/>
        <w:spacing w:line="206" w:lineRule="auto"/>
        <w:ind w:left="1408" w:right="15"/>
      </w:pPr>
      <w:r>
        <w:rPr>
          <w:color w:val="231F20"/>
          <w:spacing w:val="-2"/>
        </w:rPr>
        <w:t xml:space="preserve">代表，每增加 </w:t>
      </w:r>
      <w:r>
        <w:rPr>
          <w:color w:val="231F20"/>
        </w:rPr>
        <w:t>700</w:t>
      </w:r>
      <w:r>
        <w:rPr>
          <w:color w:val="231F20"/>
          <w:spacing w:val="-3"/>
        </w:rPr>
        <w:t xml:space="preserve"> 位契友或過其半數，可增加一位代表。</w:t>
      </w:r>
      <w:r>
        <w:rPr>
          <w:color w:val="231F20"/>
          <w:spacing w:val="8"/>
        </w:rPr>
        <w:t>契友人數認定基準，以舉行選舉時於地區大會申報之</w:t>
      </w:r>
      <w:r>
        <w:rPr>
          <w:color w:val="231F20"/>
          <w:spacing w:val="10"/>
        </w:rPr>
        <w:t xml:space="preserve"> </w:t>
      </w:r>
      <w:r>
        <w:rPr>
          <w:color w:val="231F20"/>
        </w:rPr>
        <w:t>NMI</w:t>
      </w:r>
      <w:r>
        <w:rPr>
          <w:color w:val="231F20"/>
          <w:spacing w:val="5"/>
        </w:rPr>
        <w:t xml:space="preserve"> 會員數計算。地區 </w:t>
      </w:r>
      <w:r>
        <w:rPr>
          <w:color w:val="231F20"/>
        </w:rPr>
        <w:t>NMI 提名委員會應提名代表候</w:t>
      </w:r>
      <w:r>
        <w:rPr>
          <w:color w:val="231F20"/>
          <w:spacing w:val="-34"/>
        </w:rPr>
        <w:t>選人。</w:t>
      </w:r>
      <w:r>
        <w:rPr>
          <w:color w:val="231F20"/>
        </w:rPr>
        <w:t>（</w:t>
      </w:r>
      <w:r>
        <w:rPr>
          <w:color w:val="231F20"/>
          <w:spacing w:val="3"/>
        </w:rPr>
        <w:t xml:space="preserve">有關地區期別請參照手冊 </w:t>
      </w:r>
      <w:r>
        <w:rPr>
          <w:color w:val="231F20"/>
        </w:rPr>
        <w:t>202.2）</w:t>
      </w:r>
      <w:r>
        <w:rPr>
          <w:color w:val="231F20"/>
          <w:spacing w:val="12"/>
        </w:rPr>
        <w:t xml:space="preserve">地區 </w:t>
      </w:r>
      <w:r>
        <w:rPr>
          <w:color w:val="231F20"/>
        </w:rPr>
        <w:t>NMI</w:t>
      </w:r>
      <w:r>
        <w:rPr>
          <w:color w:val="231F20"/>
          <w:spacing w:val="18"/>
        </w:rPr>
        <w:t xml:space="preserve"> 議</w:t>
      </w:r>
      <w:r>
        <w:rPr>
          <w:color w:val="231F20"/>
          <w:spacing w:val="-2"/>
        </w:rPr>
        <w:t>會應決定地區大會應選出的候選代表人數。</w:t>
      </w:r>
    </w:p>
    <w:p w14:paraId="542ED990" w14:textId="77777777" w:rsidR="003345E9" w:rsidRDefault="007169A0">
      <w:pPr>
        <w:pStyle w:val="a3"/>
        <w:spacing w:line="304" w:lineRule="exact"/>
        <w:ind w:left="1000"/>
        <w:jc w:val="both"/>
      </w:pPr>
      <w:r>
        <w:rPr>
          <w:color w:val="231F20"/>
          <w:spacing w:val="18"/>
        </w:rPr>
        <w:t xml:space="preserve">ⓓ  每一擁有 </w:t>
      </w:r>
      <w:r>
        <w:rPr>
          <w:color w:val="231F20"/>
        </w:rPr>
        <w:t>50</w:t>
      </w:r>
      <w:r>
        <w:rPr>
          <w:color w:val="231F20"/>
          <w:spacing w:val="2"/>
        </w:rPr>
        <w:t xml:space="preserve"> 位或少於 </w:t>
      </w:r>
      <w:r>
        <w:rPr>
          <w:color w:val="231F20"/>
        </w:rPr>
        <w:t>50</w:t>
      </w:r>
      <w:r>
        <w:rPr>
          <w:color w:val="231F20"/>
          <w:spacing w:val="-1"/>
        </w:rPr>
        <w:t xml:space="preserve"> 位全球受差派宣教士之全球宣</w:t>
      </w:r>
    </w:p>
    <w:p w14:paraId="245D40E8" w14:textId="77777777" w:rsidR="003345E9" w:rsidRDefault="007169A0">
      <w:pPr>
        <w:pStyle w:val="a3"/>
        <w:spacing w:line="206" w:lineRule="auto"/>
        <w:ind w:left="1408" w:right="115"/>
        <w:jc w:val="both"/>
      </w:pPr>
      <w:r>
        <w:rPr>
          <w:color w:val="231F20"/>
          <w:spacing w:val="5"/>
          <w:w w:val="102"/>
        </w:rPr>
        <w:t>道區域可選出一位全球宣道代表。區域中若擁有</w:t>
      </w:r>
      <w:r>
        <w:rPr>
          <w:color w:val="231F20"/>
          <w:spacing w:val="1"/>
        </w:rPr>
        <w:t xml:space="preserve"> </w:t>
      </w:r>
      <w:r>
        <w:rPr>
          <w:color w:val="231F20"/>
          <w:w w:val="102"/>
        </w:rPr>
        <w:t>51</w:t>
      </w:r>
      <w:r>
        <w:rPr>
          <w:color w:val="231F20"/>
          <w:spacing w:val="1"/>
        </w:rPr>
        <w:t xml:space="preserve"> </w:t>
      </w:r>
      <w:r>
        <w:rPr>
          <w:color w:val="231F20"/>
          <w:w w:val="102"/>
        </w:rPr>
        <w:t>位或</w:t>
      </w:r>
      <w:r>
        <w:rPr>
          <w:color w:val="231F20"/>
          <w:spacing w:val="-1"/>
        </w:rPr>
        <w:t xml:space="preserve"> </w:t>
      </w:r>
      <w:r>
        <w:rPr>
          <w:color w:val="231F20"/>
          <w:w w:val="102"/>
        </w:rPr>
        <w:t>51</w:t>
      </w:r>
      <w:r>
        <w:rPr>
          <w:color w:val="231F20"/>
          <w:spacing w:val="-1"/>
        </w:rPr>
        <w:t xml:space="preserve"> </w:t>
      </w:r>
      <w:r>
        <w:rPr>
          <w:color w:val="231F20"/>
          <w:w w:val="102"/>
        </w:rPr>
        <w:t>位以上之宣教士者，由全球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w w:val="102"/>
        </w:rPr>
        <w:t>總幹事辦公室向該區域內現職受派宣教士核發選票，以投票方式提名並選舉。第一次投票是提名投票，經由過半數選票選出至少兩位提名者參加選舉。</w:t>
      </w:r>
    </w:p>
    <w:p w14:paraId="288FC4B9" w14:textId="77777777" w:rsidR="003345E9" w:rsidRDefault="007169A0">
      <w:pPr>
        <w:pStyle w:val="a3"/>
        <w:spacing w:line="206" w:lineRule="auto"/>
        <w:ind w:left="1408" w:right="112" w:hanging="408"/>
        <w:jc w:val="both"/>
      </w:pPr>
      <w:r>
        <w:rPr>
          <w:color w:val="231F20"/>
          <w:spacing w:val="12"/>
        </w:rPr>
        <w:t xml:space="preserve">ⓔ  代表之選舉應在地區 </w:t>
      </w:r>
      <w:r>
        <w:rPr>
          <w:color w:val="231F20"/>
        </w:rPr>
        <w:t>NMI 大會以選票之方式在總團契</w:t>
      </w:r>
      <w:r>
        <w:rPr>
          <w:color w:val="231F20"/>
          <w:spacing w:val="-1"/>
        </w:rPr>
        <w:t>大會開會前十六個月之內，或是在某些區域簽證或相關</w:t>
      </w:r>
    </w:p>
    <w:p w14:paraId="2E7AA8C7"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32A99D48" w14:textId="77777777" w:rsidR="003345E9" w:rsidRDefault="007169A0">
      <w:pPr>
        <w:pStyle w:val="a3"/>
        <w:spacing w:before="50"/>
        <w:ind w:left="0"/>
        <w:jc w:val="center"/>
      </w:pPr>
      <w:r>
        <w:rPr>
          <w:color w:val="231F20"/>
          <w:spacing w:val="-3"/>
        </w:rPr>
        <w:lastRenderedPageBreak/>
        <w:t>行政政策</w:t>
      </w:r>
    </w:p>
    <w:p w14:paraId="30039578" w14:textId="77777777" w:rsidR="003345E9" w:rsidRDefault="007169A0">
      <w:pPr>
        <w:pStyle w:val="a3"/>
        <w:spacing w:before="201" w:line="347" w:lineRule="exact"/>
        <w:ind w:left="1408"/>
      </w:pPr>
      <w:r>
        <w:rPr>
          <w:color w:val="231F20"/>
          <w:spacing w:val="-1"/>
        </w:rPr>
        <w:t>準備較不尋常之地區時二十四個月之內進行選舉。</w:t>
      </w:r>
    </w:p>
    <w:p w14:paraId="1489ECEB" w14:textId="77777777" w:rsidR="003345E9" w:rsidRDefault="007169A0">
      <w:pPr>
        <w:pStyle w:val="a3"/>
        <w:spacing w:before="10" w:line="206" w:lineRule="auto"/>
        <w:ind w:left="1408" w:right="115" w:hanging="408"/>
        <w:jc w:val="both"/>
      </w:pPr>
      <w:r>
        <w:rPr>
          <w:color w:val="231F20"/>
          <w:w w:val="102"/>
        </w:rPr>
        <w:t>ⓕ</w:t>
      </w:r>
      <w:r>
        <w:rPr>
          <w:color w:val="231F20"/>
          <w:spacing w:val="-1"/>
        </w:rPr>
        <w:t xml:space="preserve">    </w:t>
      </w:r>
      <w:r>
        <w:rPr>
          <w:color w:val="231F20"/>
          <w:w w:val="102"/>
        </w:rPr>
        <w:t>在總團契大會開會期間，任何選出之代表應住在獲選時的會籍所在地。若任何選出之代表離開此地區，代表該地區之權力將喪失，上述規定並不適用於任何居住地於此地區外鄰近之教會會友。</w:t>
      </w:r>
    </w:p>
    <w:p w14:paraId="0A52C26D" w14:textId="77777777" w:rsidR="003345E9" w:rsidRDefault="007169A0">
      <w:pPr>
        <w:pStyle w:val="a3"/>
        <w:spacing w:line="206" w:lineRule="auto"/>
        <w:ind w:left="1408" w:right="109" w:hanging="408"/>
        <w:jc w:val="both"/>
      </w:pPr>
      <w:r>
        <w:rPr>
          <w:color w:val="231F20"/>
          <w:w w:val="102"/>
        </w:rPr>
        <w:t>ⓖ</w:t>
      </w:r>
      <w:r>
        <w:rPr>
          <w:color w:val="231F20"/>
          <w:spacing w:val="-1"/>
        </w:rPr>
        <w:t xml:space="preserve">    </w:t>
      </w:r>
      <w:r>
        <w:rPr>
          <w:color w:val="231F20"/>
          <w:w w:val="102"/>
        </w:rPr>
        <w:t>地區主席、地區副主席、被選出之代表、被選出之候補代表或受委任之候補代表，若於總團契大會前最後一次</w:t>
      </w:r>
      <w:r>
        <w:rPr>
          <w:color w:val="231F20"/>
          <w:spacing w:val="4"/>
          <w:w w:val="102"/>
        </w:rPr>
        <w:t>地區大會後始確認無法與會者，得由地區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議會指</w:t>
      </w:r>
      <w:r>
        <w:rPr>
          <w:color w:val="231F20"/>
          <w:spacing w:val="3"/>
          <w:w w:val="102"/>
        </w:rPr>
        <w:t>派替補候補代表；無地區議會時，應由地區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主席</w:t>
      </w:r>
      <w:r>
        <w:rPr>
          <w:color w:val="231F20"/>
          <w:w w:val="102"/>
        </w:rPr>
        <w:t>報經地區總監督核可後指派之。</w:t>
      </w:r>
    </w:p>
    <w:p w14:paraId="23F974EA" w14:textId="77777777" w:rsidR="003345E9" w:rsidRDefault="007169A0">
      <w:pPr>
        <w:pStyle w:val="3"/>
        <w:tabs>
          <w:tab w:val="left" w:pos="527"/>
        </w:tabs>
        <w:spacing w:line="299" w:lineRule="exact"/>
        <w:ind w:left="120"/>
      </w:pPr>
      <w:r>
        <w:rPr>
          <w:color w:val="231F20"/>
          <w:spacing w:val="-10"/>
        </w:rPr>
        <w:t>Ⓑ</w:t>
      </w:r>
      <w:r>
        <w:rPr>
          <w:color w:val="231F20"/>
        </w:rPr>
        <w:tab/>
      </w:r>
      <w:r>
        <w:rPr>
          <w:color w:val="231F20"/>
          <w:spacing w:val="-3"/>
        </w:rPr>
        <w:t>議會會議</w:t>
      </w:r>
    </w:p>
    <w:p w14:paraId="3406FA05" w14:textId="77777777" w:rsidR="003345E9" w:rsidRDefault="007169A0">
      <w:pPr>
        <w:pStyle w:val="a3"/>
        <w:spacing w:before="9" w:line="206" w:lineRule="auto"/>
        <w:ind w:left="528" w:right="15"/>
      </w:pPr>
      <w:r>
        <w:rPr>
          <w:color w:val="231F20"/>
          <w:spacing w:val="10"/>
        </w:rPr>
        <w:t xml:space="preserve">全球 </w:t>
      </w:r>
      <w:r>
        <w:rPr>
          <w:color w:val="231F20"/>
        </w:rPr>
        <w:t>NMI 議會在總大會休會期間應每年集會以處理有關的事宜。</w:t>
      </w:r>
      <w:r>
        <w:rPr>
          <w:color w:val="231F20"/>
          <w:spacing w:val="-2"/>
        </w:rPr>
        <w:t>須有超過半數的議會委員參會，會議即屬有效。</w:t>
      </w:r>
    </w:p>
    <w:p w14:paraId="0AB25076" w14:textId="77777777" w:rsidR="003345E9" w:rsidRDefault="007169A0">
      <w:pPr>
        <w:spacing w:before="81"/>
        <w:ind w:left="2644"/>
        <w:rPr>
          <w:b/>
          <w:sz w:val="20"/>
        </w:rPr>
      </w:pPr>
      <w:r>
        <w:rPr>
          <w:b/>
          <w:color w:val="231F20"/>
          <w:spacing w:val="-1"/>
          <w:sz w:val="20"/>
        </w:rPr>
        <w:t>第七條 . 基金</w:t>
      </w:r>
    </w:p>
    <w:p w14:paraId="75C56CA5" w14:textId="77777777" w:rsidR="003345E9" w:rsidRDefault="007169A0">
      <w:pPr>
        <w:pStyle w:val="2"/>
        <w:spacing w:before="46"/>
        <w:ind w:left="120"/>
      </w:pPr>
      <w:r>
        <w:rPr>
          <w:color w:val="231F20"/>
          <w:spacing w:val="8"/>
        </w:rPr>
        <w:t>第一款.  於地方教會籌措之基金</w:t>
      </w:r>
    </w:p>
    <w:p w14:paraId="31E5F578" w14:textId="77777777" w:rsidR="003345E9" w:rsidRDefault="007169A0">
      <w:pPr>
        <w:pStyle w:val="3"/>
        <w:tabs>
          <w:tab w:val="left" w:pos="527"/>
        </w:tabs>
        <w:spacing w:before="12" w:line="347" w:lineRule="exact"/>
        <w:ind w:left="120"/>
      </w:pPr>
      <w:r>
        <w:rPr>
          <w:color w:val="231F20"/>
          <w:spacing w:val="-10"/>
        </w:rPr>
        <w:t>Ⓐ</w:t>
      </w:r>
      <w:r>
        <w:rPr>
          <w:color w:val="231F20"/>
        </w:rPr>
        <w:tab/>
      </w:r>
      <w:r>
        <w:rPr>
          <w:color w:val="231F20"/>
          <w:spacing w:val="-2"/>
        </w:rPr>
        <w:t>世界宣教基金</w:t>
      </w:r>
    </w:p>
    <w:p w14:paraId="5E06DC6D" w14:textId="77777777" w:rsidR="003345E9" w:rsidRDefault="007169A0">
      <w:pPr>
        <w:pStyle w:val="a3"/>
        <w:tabs>
          <w:tab w:val="left" w:pos="959"/>
        </w:tabs>
        <w:spacing w:line="320" w:lineRule="exact"/>
        <w:ind w:left="552"/>
      </w:pPr>
      <w:r>
        <w:rPr>
          <w:color w:val="231F20"/>
          <w:spacing w:val="-10"/>
        </w:rPr>
        <w:t>➀</w:t>
      </w:r>
      <w:r>
        <w:rPr>
          <w:color w:val="231F20"/>
        </w:rPr>
        <w:tab/>
      </w:r>
      <w:r>
        <w:rPr>
          <w:color w:val="231F20"/>
          <w:spacing w:val="-1"/>
        </w:rPr>
        <w:t>所有為世界宣教基金所籌募之基金應直接寄至總司庫處。</w:t>
      </w:r>
    </w:p>
    <w:p w14:paraId="484327A6" w14:textId="77777777" w:rsidR="003345E9" w:rsidRDefault="007169A0">
      <w:pPr>
        <w:pStyle w:val="a3"/>
        <w:tabs>
          <w:tab w:val="left" w:pos="959"/>
        </w:tabs>
        <w:spacing w:line="320" w:lineRule="exact"/>
        <w:ind w:left="552"/>
      </w:pPr>
      <w:r>
        <w:rPr>
          <w:color w:val="231F20"/>
          <w:spacing w:val="-10"/>
        </w:rPr>
        <w:t>➁</w:t>
      </w:r>
      <w:r>
        <w:rPr>
          <w:color w:val="231F20"/>
        </w:rPr>
        <w:tab/>
        <w:t>世界宣教基金為各地方教會總收入的百份之</w:t>
      </w:r>
      <w:r>
        <w:rPr>
          <w:color w:val="231F20"/>
          <w:spacing w:val="55"/>
          <w:w w:val="150"/>
        </w:rPr>
        <w:t xml:space="preserve"> </w:t>
      </w:r>
      <w:r>
        <w:rPr>
          <w:color w:val="231F20"/>
        </w:rPr>
        <w:t>5.5</w:t>
      </w:r>
      <w:r>
        <w:rPr>
          <w:color w:val="231F20"/>
          <w:spacing w:val="-10"/>
        </w:rPr>
        <w:t>。</w:t>
      </w:r>
    </w:p>
    <w:p w14:paraId="5354F447" w14:textId="77777777" w:rsidR="003345E9" w:rsidRDefault="007169A0">
      <w:pPr>
        <w:pStyle w:val="a3"/>
        <w:tabs>
          <w:tab w:val="left" w:pos="959"/>
        </w:tabs>
        <w:spacing w:before="9" w:line="206" w:lineRule="auto"/>
        <w:ind w:left="960" w:right="117" w:hanging="408"/>
      </w:pPr>
      <w:r>
        <w:rPr>
          <w:color w:val="231F20"/>
          <w:w w:val="102"/>
        </w:rPr>
        <w:t>➂</w:t>
      </w:r>
      <w:r>
        <w:rPr>
          <w:color w:val="231F20"/>
        </w:rPr>
        <w:tab/>
      </w:r>
      <w:r>
        <w:rPr>
          <w:color w:val="231F20"/>
          <w:spacing w:val="1"/>
          <w:w w:val="102"/>
        </w:rPr>
        <w:t>教會可用信心認獻、復活節或感恩節的特別奉獻、經常的宣</w:t>
      </w:r>
      <w:r>
        <w:rPr>
          <w:color w:val="231F20"/>
          <w:w w:val="102"/>
        </w:rPr>
        <w:t>教奉獻和禁食祈禱奉獻等方式籌募世界宣教基金：</w:t>
      </w:r>
    </w:p>
    <w:p w14:paraId="7D2C33FC" w14:textId="77777777" w:rsidR="003345E9" w:rsidRDefault="007169A0">
      <w:pPr>
        <w:pStyle w:val="3"/>
        <w:tabs>
          <w:tab w:val="left" w:pos="527"/>
        </w:tabs>
        <w:spacing w:line="308" w:lineRule="exact"/>
        <w:ind w:left="120"/>
      </w:pPr>
      <w:r>
        <w:rPr>
          <w:color w:val="231F20"/>
          <w:spacing w:val="-10"/>
        </w:rPr>
        <w:t>Ⓑ</w:t>
      </w:r>
      <w:r>
        <w:rPr>
          <w:color w:val="231F20"/>
        </w:rPr>
        <w:tab/>
      </w:r>
      <w:r>
        <w:rPr>
          <w:color w:val="231F20"/>
          <w:spacing w:val="-2"/>
        </w:rPr>
        <w:t>經認可宣教特別事工</w:t>
      </w:r>
    </w:p>
    <w:p w14:paraId="23D355D7" w14:textId="77777777" w:rsidR="003345E9" w:rsidRDefault="007169A0">
      <w:pPr>
        <w:pStyle w:val="a3"/>
        <w:tabs>
          <w:tab w:val="left" w:pos="959"/>
        </w:tabs>
        <w:spacing w:before="10" w:line="206" w:lineRule="auto"/>
        <w:ind w:left="960" w:right="111" w:hanging="408"/>
      </w:pPr>
      <w:r>
        <w:rPr>
          <w:color w:val="231F20"/>
          <w:w w:val="102"/>
        </w:rPr>
        <w:t>➀</w:t>
      </w:r>
      <w:r>
        <w:rPr>
          <w:color w:val="231F20"/>
        </w:rPr>
        <w:tab/>
      </w:r>
      <w:r>
        <w:rPr>
          <w:color w:val="231F20"/>
          <w:spacing w:val="2"/>
          <w:w w:val="102"/>
        </w:rPr>
        <w:t>除了為世界宣道基金奉獻外，也應該考慮為經認可宣教特別</w:t>
      </w:r>
      <w:r>
        <w:rPr>
          <w:color w:val="231F20"/>
          <w:w w:val="102"/>
        </w:rPr>
        <w:t>事工奉獻。</w:t>
      </w:r>
    </w:p>
    <w:p w14:paraId="7D90E65A" w14:textId="77777777" w:rsidR="003345E9" w:rsidRDefault="007169A0">
      <w:pPr>
        <w:pStyle w:val="a3"/>
        <w:tabs>
          <w:tab w:val="left" w:pos="959"/>
        </w:tabs>
        <w:spacing w:line="206" w:lineRule="auto"/>
        <w:ind w:left="960" w:right="113" w:hanging="408"/>
      </w:pPr>
      <w:r>
        <w:rPr>
          <w:color w:val="231F20"/>
          <w:w w:val="102"/>
        </w:rPr>
        <w:t>➁</w:t>
      </w:r>
      <w:r>
        <w:rPr>
          <w:color w:val="231F20"/>
        </w:rPr>
        <w:tab/>
      </w:r>
      <w:r>
        <w:rPr>
          <w:color w:val="231F20"/>
          <w:spacing w:val="3"/>
          <w:w w:val="102"/>
        </w:rPr>
        <w:t>附加的經認可宣教特別事工奉獻需經宣聖會全球事工中心負</w:t>
      </w:r>
      <w:r>
        <w:rPr>
          <w:color w:val="231F20"/>
          <w:w w:val="102"/>
        </w:rPr>
        <w:t>責之人員核准及授權。</w:t>
      </w:r>
    </w:p>
    <w:p w14:paraId="3AE21550" w14:textId="77777777" w:rsidR="003345E9" w:rsidRDefault="007169A0">
      <w:pPr>
        <w:pStyle w:val="a3"/>
        <w:tabs>
          <w:tab w:val="left" w:pos="959"/>
        </w:tabs>
        <w:spacing w:line="206" w:lineRule="auto"/>
        <w:ind w:left="960" w:right="117" w:hanging="408"/>
      </w:pPr>
      <w:r>
        <w:rPr>
          <w:color w:val="231F20"/>
          <w:w w:val="102"/>
        </w:rPr>
        <w:t>➂</w:t>
      </w:r>
      <w:r>
        <w:rPr>
          <w:color w:val="231F20"/>
        </w:rPr>
        <w:tab/>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議會應核准所有在總部層級所提出並籌措之經認可宣教特別事工基金。</w:t>
      </w:r>
    </w:p>
    <w:p w14:paraId="0E587967" w14:textId="77777777" w:rsidR="003345E9" w:rsidRDefault="007169A0">
      <w:pPr>
        <w:pStyle w:val="3"/>
        <w:tabs>
          <w:tab w:val="left" w:pos="527"/>
        </w:tabs>
        <w:spacing w:line="308" w:lineRule="exact"/>
        <w:ind w:left="120"/>
      </w:pPr>
      <w:r>
        <w:rPr>
          <w:color w:val="231F20"/>
          <w:spacing w:val="-10"/>
        </w:rPr>
        <w:t>Ⓒ</w:t>
      </w:r>
      <w:r>
        <w:rPr>
          <w:color w:val="231F20"/>
        </w:rPr>
        <w:tab/>
      </w:r>
      <w:r>
        <w:rPr>
          <w:color w:val="231F20"/>
          <w:spacing w:val="-2"/>
        </w:rPr>
        <w:t>基金專有用途</w:t>
      </w:r>
    </w:p>
    <w:p w14:paraId="73362800" w14:textId="77777777" w:rsidR="003345E9" w:rsidRDefault="007169A0">
      <w:pPr>
        <w:pStyle w:val="a3"/>
        <w:spacing w:before="4" w:line="206" w:lineRule="auto"/>
        <w:ind w:left="960" w:right="113" w:hanging="408"/>
        <w:jc w:val="both"/>
      </w:pPr>
      <w:r>
        <w:rPr>
          <w:color w:val="231F20"/>
          <w:w w:val="102"/>
        </w:rPr>
        <w:t>➀</w:t>
      </w:r>
      <w:r>
        <w:rPr>
          <w:color w:val="231F20"/>
          <w:spacing w:val="-1"/>
        </w:rPr>
        <w:t xml:space="preserve">    </w:t>
      </w:r>
      <w:r>
        <w:rPr>
          <w:color w:val="231F20"/>
          <w:spacing w:val="3"/>
          <w:w w:val="102"/>
        </w:rPr>
        <w:t>地方教會和地區所籌募的世界宣教基金以及經認可宣教特別事工基金之任何一部份皆不應支付地方或地區開支或任何宣</w:t>
      </w:r>
      <w:r>
        <w:rPr>
          <w:color w:val="231F20"/>
          <w:w w:val="102"/>
        </w:rPr>
        <w:t>聖會宣教以外的用途。</w:t>
      </w:r>
    </w:p>
    <w:p w14:paraId="7FA9820E"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24EF4F3E"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BBFD69E" w14:textId="77777777" w:rsidR="003345E9" w:rsidRDefault="007169A0">
      <w:pPr>
        <w:pStyle w:val="3"/>
        <w:tabs>
          <w:tab w:val="left" w:pos="527"/>
        </w:tabs>
        <w:spacing w:before="204" w:line="344" w:lineRule="exact"/>
        <w:ind w:left="119"/>
      </w:pPr>
      <w:r>
        <w:rPr>
          <w:color w:val="231F20"/>
          <w:spacing w:val="-10"/>
        </w:rPr>
        <w:t>Ⓓ</w:t>
      </w:r>
      <w:r>
        <w:rPr>
          <w:color w:val="231F20"/>
        </w:rPr>
        <w:tab/>
      </w:r>
      <w:r>
        <w:rPr>
          <w:color w:val="231F20"/>
          <w:spacing w:val="-3"/>
        </w:rPr>
        <w:t>地方經費</w:t>
      </w:r>
    </w:p>
    <w:p w14:paraId="59991DC0" w14:textId="77777777" w:rsidR="003345E9" w:rsidRDefault="007169A0">
      <w:pPr>
        <w:pStyle w:val="a3"/>
        <w:spacing w:before="12" w:line="206" w:lineRule="auto"/>
        <w:ind w:left="119" w:right="117" w:firstLine="408"/>
      </w:pPr>
      <w:r>
        <w:rPr>
          <w:color w:val="231F20"/>
          <w:spacing w:val="7"/>
          <w:w w:val="102"/>
        </w:rPr>
        <w:t>地方教會委員會應提供一個合宜的預算供地方</w:t>
      </w:r>
      <w:r>
        <w:rPr>
          <w:color w:val="231F20"/>
          <w:spacing w:val="1"/>
        </w:rPr>
        <w:t xml:space="preserve"> </w:t>
      </w:r>
      <w:r>
        <w:rPr>
          <w:color w:val="231F20"/>
          <w:w w:val="102"/>
        </w:rPr>
        <w:t>NMI</w:t>
      </w:r>
      <w:r>
        <w:rPr>
          <w:color w:val="231F20"/>
          <w:spacing w:val="1"/>
        </w:rPr>
        <w:t xml:space="preserve"> </w:t>
      </w:r>
      <w:r>
        <w:rPr>
          <w:color w:val="231F20"/>
          <w:spacing w:val="4"/>
          <w:w w:val="102"/>
        </w:rPr>
        <w:t>使用，包括報銷領袖的開支。</w:t>
      </w:r>
    </w:p>
    <w:p w14:paraId="62172AFC" w14:textId="77777777" w:rsidR="003345E9" w:rsidRDefault="007169A0">
      <w:pPr>
        <w:pStyle w:val="2"/>
        <w:spacing w:before="61"/>
        <w:ind w:left="120"/>
      </w:pPr>
      <w:r>
        <w:rPr>
          <w:color w:val="231F20"/>
          <w:spacing w:val="-1"/>
        </w:rPr>
        <w:t>第二款 . 地區籌措之款項</w:t>
      </w:r>
    </w:p>
    <w:p w14:paraId="2DD8F664" w14:textId="77777777" w:rsidR="003345E9" w:rsidRDefault="007169A0">
      <w:pPr>
        <w:pStyle w:val="a3"/>
        <w:spacing w:before="48" w:line="206" w:lineRule="auto"/>
        <w:ind w:right="115" w:firstLine="408"/>
      </w:pPr>
      <w:r>
        <w:rPr>
          <w:color w:val="231F20"/>
        </w:rPr>
        <w:t>地區指導委員會要提供一個合適的預算予地區 NMI，包括報銷領</w:t>
      </w:r>
      <w:r>
        <w:rPr>
          <w:color w:val="231F20"/>
          <w:spacing w:val="-2"/>
        </w:rPr>
        <w:t>袖的開支。</w:t>
      </w:r>
    </w:p>
    <w:p w14:paraId="777122EE" w14:textId="77777777" w:rsidR="003345E9" w:rsidRDefault="007169A0">
      <w:pPr>
        <w:pStyle w:val="2"/>
        <w:spacing w:before="61"/>
        <w:ind w:left="120"/>
      </w:pPr>
      <w:r>
        <w:rPr>
          <w:color w:val="231F20"/>
          <w:spacing w:val="-2"/>
        </w:rPr>
        <w:t>第三款 . 酬勞</w:t>
      </w:r>
    </w:p>
    <w:p w14:paraId="4A56050A" w14:textId="77777777" w:rsidR="003345E9" w:rsidRDefault="007169A0">
      <w:pPr>
        <w:pStyle w:val="a3"/>
        <w:spacing w:before="48" w:line="206" w:lineRule="auto"/>
        <w:ind w:right="116" w:firstLine="408"/>
      </w:pPr>
      <w:r>
        <w:rPr>
          <w:color w:val="231F20"/>
        </w:rPr>
        <w:t>NMI 之所有服事應為個人對於教會的愛心服事，在地方、地區和</w:t>
      </w:r>
      <w:r>
        <w:rPr>
          <w:color w:val="231F20"/>
          <w:spacing w:val="-2"/>
        </w:rPr>
        <w:t>全球皆不應有支薪的情形，總會所聘任之總幹事例外。</w:t>
      </w:r>
    </w:p>
    <w:p w14:paraId="610C1EC8" w14:textId="77777777" w:rsidR="003345E9" w:rsidRDefault="007169A0">
      <w:pPr>
        <w:pStyle w:val="a3"/>
        <w:spacing w:line="335" w:lineRule="exact"/>
        <w:ind w:left="528"/>
      </w:pPr>
      <w:r>
        <w:rPr>
          <w:color w:val="231F20"/>
          <w:spacing w:val="-1"/>
        </w:rPr>
        <w:t>對於地方、地區以及總會的委員之開支，應有合理的報銷。</w:t>
      </w:r>
    </w:p>
    <w:p w14:paraId="2905C9CE" w14:textId="77777777" w:rsidR="003345E9" w:rsidRDefault="007169A0">
      <w:pPr>
        <w:pStyle w:val="3"/>
        <w:spacing w:before="66" w:line="347" w:lineRule="exact"/>
        <w:ind w:left="2338"/>
      </w:pPr>
      <w:r>
        <w:rPr>
          <w:color w:val="231F20"/>
          <w:spacing w:val="-1"/>
        </w:rPr>
        <w:t>第八條 . 政策與程序</w:t>
      </w:r>
    </w:p>
    <w:p w14:paraId="5E1BB3EF" w14:textId="77777777" w:rsidR="003345E9" w:rsidRDefault="007169A0">
      <w:pPr>
        <w:pStyle w:val="a3"/>
        <w:spacing w:before="10" w:line="206" w:lineRule="auto"/>
        <w:ind w:right="105" w:firstLine="408"/>
      </w:pPr>
      <w:r>
        <w:rPr>
          <w:color w:val="231F20"/>
          <w:spacing w:val="3"/>
        </w:rPr>
        <w:t xml:space="preserve">全球 </w:t>
      </w:r>
      <w:r>
        <w:rPr>
          <w:color w:val="231F20"/>
        </w:rPr>
        <w:t>NMI</w:t>
      </w:r>
      <w:r>
        <w:rPr>
          <w:color w:val="231F20"/>
          <w:spacing w:val="5"/>
        </w:rPr>
        <w:t xml:space="preserve"> 議會應在 </w:t>
      </w:r>
      <w:r>
        <w:rPr>
          <w:color w:val="231F20"/>
        </w:rPr>
        <w:t>NMI</w:t>
      </w:r>
      <w:r>
        <w:rPr>
          <w:color w:val="231F20"/>
          <w:spacing w:val="6"/>
        </w:rPr>
        <w:t xml:space="preserve"> 規章之外於 </w:t>
      </w:r>
      <w:r>
        <w:rPr>
          <w:color w:val="231F20"/>
        </w:rPr>
        <w:t>NMI</w:t>
      </w:r>
      <w:r>
        <w:rPr>
          <w:color w:val="231F20"/>
          <w:spacing w:val="5"/>
        </w:rPr>
        <w:t xml:space="preserve"> 手冊中為 </w:t>
      </w:r>
      <w:r>
        <w:rPr>
          <w:color w:val="231F20"/>
        </w:rPr>
        <w:t>NMI</w:t>
      </w:r>
      <w:r>
        <w:rPr>
          <w:color w:val="231F20"/>
          <w:spacing w:val="8"/>
        </w:rPr>
        <w:t xml:space="preserve"> 制訂</w:t>
      </w:r>
      <w:r>
        <w:rPr>
          <w:color w:val="231F20"/>
          <w:spacing w:val="-2"/>
        </w:rPr>
        <w:t>附加的政策及程序。</w:t>
      </w:r>
    </w:p>
    <w:p w14:paraId="67D2B854" w14:textId="77777777" w:rsidR="003345E9" w:rsidRDefault="007169A0">
      <w:pPr>
        <w:pStyle w:val="3"/>
        <w:spacing w:before="81" w:line="347" w:lineRule="exact"/>
        <w:ind w:left="2338"/>
        <w:jc w:val="both"/>
      </w:pPr>
      <w:r>
        <w:rPr>
          <w:color w:val="231F20"/>
          <w:spacing w:val="-1"/>
        </w:rPr>
        <w:t>第九條 . 議會的權限</w:t>
      </w:r>
    </w:p>
    <w:p w14:paraId="19F66CEC" w14:textId="77777777" w:rsidR="003345E9" w:rsidRDefault="007169A0">
      <w:pPr>
        <w:pStyle w:val="a3"/>
        <w:spacing w:before="9" w:line="206" w:lineRule="auto"/>
        <w:ind w:right="116" w:firstLine="408"/>
        <w:jc w:val="both"/>
      </w:pPr>
      <w:r>
        <w:rPr>
          <w:color w:val="231F20"/>
          <w:w w:val="102"/>
        </w:rPr>
        <w:t>在不與有關法律規定宣聖會章程、N</w:t>
      </w:r>
      <w:r>
        <w:rPr>
          <w:color w:val="231F20"/>
          <w:spacing w:val="-1"/>
          <w:w w:val="102"/>
        </w:rPr>
        <w:t>M</w:t>
      </w:r>
      <w:r>
        <w:rPr>
          <w:color w:val="231F20"/>
          <w:w w:val="102"/>
        </w:rPr>
        <w:t>I</w:t>
      </w:r>
      <w:r>
        <w:rPr>
          <w:color w:val="231F20"/>
        </w:rPr>
        <w:t xml:space="preserve"> </w:t>
      </w:r>
      <w:r>
        <w:rPr>
          <w:color w:val="231F20"/>
          <w:spacing w:val="1"/>
          <w:w w:val="102"/>
        </w:rPr>
        <w:t>憲法以及其他可能適用之</w:t>
      </w:r>
      <w:r>
        <w:rPr>
          <w:color w:val="231F20"/>
          <w:spacing w:val="-8"/>
          <w:w w:val="102"/>
        </w:rPr>
        <w:t>秩序規範相衝突的情況之下，「新版羅伯特議事規範」中之有關規定應提供本組織作為其運作原則。</w:t>
      </w:r>
    </w:p>
    <w:p w14:paraId="1DBD5D9F" w14:textId="77777777" w:rsidR="003345E9" w:rsidRDefault="007169A0">
      <w:pPr>
        <w:pStyle w:val="3"/>
        <w:spacing w:before="80" w:line="347" w:lineRule="exact"/>
        <w:ind w:left="2644"/>
        <w:jc w:val="both"/>
      </w:pPr>
      <w:r>
        <w:rPr>
          <w:color w:val="231F20"/>
          <w:spacing w:val="-1"/>
        </w:rPr>
        <w:t>第十條 . 修訂</w:t>
      </w:r>
    </w:p>
    <w:p w14:paraId="04BD65F8" w14:textId="77777777" w:rsidR="003345E9" w:rsidRDefault="007169A0">
      <w:pPr>
        <w:pStyle w:val="a3"/>
        <w:spacing w:before="10" w:line="206" w:lineRule="auto"/>
        <w:ind w:right="114" w:firstLine="408"/>
        <w:jc w:val="both"/>
      </w:pPr>
      <w:r>
        <w:rPr>
          <w:color w:val="231F20"/>
        </w:rPr>
        <w:t>本 NMI 憲法經出席 NMI 總團契大會代表投票，並獲得三分之二</w:t>
      </w:r>
      <w:r>
        <w:rPr>
          <w:color w:val="231F20"/>
          <w:spacing w:val="-2"/>
        </w:rPr>
        <w:t>贊成票方得修訂。</w:t>
      </w:r>
    </w:p>
    <w:p w14:paraId="70FDA053"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4CFC8A0F" w14:textId="77777777" w:rsidR="003345E9" w:rsidRDefault="007169A0">
      <w:pPr>
        <w:pStyle w:val="a3"/>
        <w:spacing w:before="50"/>
        <w:ind w:left="0"/>
        <w:jc w:val="center"/>
      </w:pPr>
      <w:r>
        <w:rPr>
          <w:color w:val="231F20"/>
          <w:spacing w:val="-3"/>
        </w:rPr>
        <w:lastRenderedPageBreak/>
        <w:t>行政政策</w:t>
      </w:r>
    </w:p>
    <w:p w14:paraId="0F494FAC" w14:textId="77777777" w:rsidR="003345E9" w:rsidRDefault="007169A0">
      <w:pPr>
        <w:pStyle w:val="1"/>
      </w:pPr>
      <w:r>
        <w:rPr>
          <w:color w:val="231F20"/>
          <w:spacing w:val="-1"/>
        </w:rPr>
        <w:t>宣聖會門徒訓練事工規章</w:t>
      </w:r>
    </w:p>
    <w:p w14:paraId="0A823462" w14:textId="77777777" w:rsidR="003345E9" w:rsidRDefault="007169A0">
      <w:pPr>
        <w:pStyle w:val="3"/>
        <w:spacing w:before="116" w:line="440" w:lineRule="atLeast"/>
        <w:ind w:left="1889" w:right="1887"/>
        <w:jc w:val="center"/>
      </w:pPr>
      <w:r>
        <w:rPr>
          <w:color w:val="231F20"/>
          <w:spacing w:val="-6"/>
          <w:w w:val="105"/>
        </w:rPr>
        <w:t>第三章 . 宣聖會門徒訓練事工</w:t>
      </w:r>
      <w:r>
        <w:rPr>
          <w:color w:val="231F20"/>
          <w:w w:val="105"/>
        </w:rPr>
        <w:t xml:space="preserve"> </w:t>
      </w:r>
      <w:r>
        <w:rPr>
          <w:color w:val="231F20"/>
        </w:rPr>
        <w:t>812. 宣聖會門徒訓練事工規章</w:t>
      </w:r>
      <w:r>
        <w:rPr>
          <w:color w:val="231F20"/>
          <w:spacing w:val="-2"/>
          <w:w w:val="105"/>
        </w:rPr>
        <w:t>第一條：名稱</w:t>
      </w:r>
    </w:p>
    <w:p w14:paraId="40203E3C" w14:textId="77777777" w:rsidR="003345E9" w:rsidRDefault="007169A0">
      <w:pPr>
        <w:pStyle w:val="a3"/>
        <w:spacing w:line="320" w:lineRule="exact"/>
        <w:ind w:left="0" w:right="685"/>
        <w:jc w:val="center"/>
      </w:pPr>
      <w:r>
        <w:rPr>
          <w:color w:val="231F20"/>
          <w:spacing w:val="2"/>
        </w:rPr>
        <w:t>本事工機構名稱為宣聖會門徒訓練事工（</w:t>
      </w:r>
      <w:r>
        <w:rPr>
          <w:rFonts w:ascii="Noto Serif SC" w:eastAsia="Noto Serif SC"/>
          <w:color w:val="231F20"/>
          <w:spacing w:val="14"/>
        </w:rPr>
        <w:t xml:space="preserve">简称 </w:t>
      </w:r>
      <w:r>
        <w:rPr>
          <w:color w:val="231F20"/>
          <w:spacing w:val="-4"/>
        </w:rPr>
        <w:t>NDI）</w:t>
      </w:r>
    </w:p>
    <w:p w14:paraId="30006B33" w14:textId="77777777" w:rsidR="003345E9" w:rsidRDefault="007169A0">
      <w:pPr>
        <w:spacing w:before="67"/>
        <w:jc w:val="center"/>
        <w:rPr>
          <w:b/>
          <w:sz w:val="20"/>
        </w:rPr>
      </w:pPr>
      <w:r>
        <w:rPr>
          <w:b/>
          <w:color w:val="231F20"/>
          <w:spacing w:val="-1"/>
          <w:sz w:val="20"/>
        </w:rPr>
        <w:t>第二條：使命、目標與核心原則</w:t>
      </w:r>
    </w:p>
    <w:p w14:paraId="1B1D507B" w14:textId="77777777" w:rsidR="003345E9" w:rsidRDefault="007169A0">
      <w:pPr>
        <w:pStyle w:val="2"/>
        <w:spacing w:before="46"/>
        <w:ind w:left="0" w:right="4259"/>
        <w:jc w:val="center"/>
      </w:pPr>
      <w:r>
        <w:rPr>
          <w:color w:val="231F20"/>
          <w:spacing w:val="-2"/>
          <w:w w:val="110"/>
        </w:rPr>
        <w:t>第一部分 使命宣言</w:t>
      </w:r>
    </w:p>
    <w:p w14:paraId="4EA54710" w14:textId="77777777" w:rsidR="003345E9" w:rsidRDefault="007169A0">
      <w:pPr>
        <w:pStyle w:val="a3"/>
        <w:spacing w:before="48" w:line="206" w:lineRule="auto"/>
        <w:ind w:right="112" w:firstLine="408"/>
        <w:jc w:val="both"/>
      </w:pPr>
      <w:r>
        <w:rPr>
          <w:color w:val="231F20"/>
          <w:spacing w:val="1"/>
          <w:w w:val="102"/>
        </w:rPr>
        <w:t>宣聖會門徒訓練事工的使命是履行大使命，向兒童、青少年和成年人傳遞，為終身的基督門徒之旅做好準備，使萬民作有基督樣式的</w:t>
      </w:r>
      <w:r>
        <w:rPr>
          <w:color w:val="231F20"/>
          <w:w w:val="102"/>
        </w:rPr>
        <w:t>門徒。</w:t>
      </w:r>
    </w:p>
    <w:p w14:paraId="35A41C7C" w14:textId="77777777" w:rsidR="003345E9" w:rsidRDefault="007169A0">
      <w:pPr>
        <w:pStyle w:val="2"/>
        <w:spacing w:before="60"/>
        <w:ind w:left="120"/>
        <w:jc w:val="both"/>
      </w:pPr>
      <w:r>
        <w:rPr>
          <w:color w:val="231F20"/>
          <w:spacing w:val="-2"/>
        </w:rPr>
        <w:t>第二部分 目標</w:t>
      </w:r>
    </w:p>
    <w:p w14:paraId="73E59B8F" w14:textId="77777777" w:rsidR="003345E9" w:rsidRDefault="007169A0">
      <w:pPr>
        <w:pStyle w:val="a3"/>
        <w:spacing w:before="11" w:line="347" w:lineRule="exact"/>
        <w:ind w:left="528"/>
      </w:pPr>
      <w:r>
        <w:rPr>
          <w:color w:val="231F20"/>
        </w:rPr>
        <w:t>NDI 的目的是協助地方教會：</w:t>
      </w:r>
    </w:p>
    <w:p w14:paraId="4A8DA6F9" w14:textId="77777777" w:rsidR="003345E9" w:rsidRDefault="007169A0">
      <w:pPr>
        <w:pStyle w:val="a3"/>
        <w:tabs>
          <w:tab w:val="left" w:pos="959"/>
        </w:tabs>
        <w:spacing w:line="320" w:lineRule="exact"/>
        <w:ind w:left="552"/>
      </w:pPr>
      <w:r>
        <w:rPr>
          <w:color w:val="231F20"/>
          <w:spacing w:val="-10"/>
        </w:rPr>
        <w:t>ⓐ</w:t>
      </w:r>
      <w:r>
        <w:rPr>
          <w:color w:val="231F20"/>
        </w:rPr>
        <w:tab/>
      </w:r>
      <w:r>
        <w:rPr>
          <w:color w:val="231F20"/>
          <w:spacing w:val="-1"/>
        </w:rPr>
        <w:t>向非信徒傳遞耶穌的信息</w:t>
      </w:r>
    </w:p>
    <w:p w14:paraId="374B7932" w14:textId="77777777" w:rsidR="003345E9" w:rsidRDefault="007169A0">
      <w:pPr>
        <w:pStyle w:val="a3"/>
        <w:tabs>
          <w:tab w:val="left" w:pos="959"/>
        </w:tabs>
        <w:spacing w:line="320" w:lineRule="exact"/>
        <w:ind w:left="552"/>
      </w:pPr>
      <w:r>
        <w:rPr>
          <w:color w:val="231F20"/>
          <w:spacing w:val="-10"/>
        </w:rPr>
        <w:t>ⓑ</w:t>
      </w:r>
      <w:r>
        <w:rPr>
          <w:color w:val="231F20"/>
        </w:rPr>
        <w:tab/>
      </w:r>
      <w:r>
        <w:rPr>
          <w:color w:val="231F20"/>
          <w:spacing w:val="-1"/>
        </w:rPr>
        <w:t>幫助新信徒在基督信仰中成長</w:t>
      </w:r>
    </w:p>
    <w:p w14:paraId="65754BBA" w14:textId="77777777" w:rsidR="003345E9" w:rsidRDefault="007169A0">
      <w:pPr>
        <w:pStyle w:val="a3"/>
        <w:tabs>
          <w:tab w:val="left" w:pos="959"/>
        </w:tabs>
        <w:spacing w:before="10" w:line="206" w:lineRule="auto"/>
        <w:ind w:left="960" w:right="16" w:hanging="408"/>
      </w:pPr>
      <w:r>
        <w:rPr>
          <w:color w:val="231F20"/>
          <w:w w:val="102"/>
        </w:rPr>
        <w:t>ⓒ</w:t>
      </w:r>
      <w:r>
        <w:rPr>
          <w:color w:val="231F20"/>
        </w:rPr>
        <w:tab/>
      </w:r>
      <w:r>
        <w:rPr>
          <w:color w:val="231F20"/>
          <w:spacing w:val="3"/>
          <w:w w:val="102"/>
        </w:rPr>
        <w:t>與信徒同行，引導他們走向完全順服、心靈潔淨、結果子、充滿聖靈的生活。</w:t>
      </w:r>
    </w:p>
    <w:p w14:paraId="5FE7133B" w14:textId="77777777" w:rsidR="003345E9" w:rsidRDefault="007169A0">
      <w:pPr>
        <w:pStyle w:val="2"/>
        <w:spacing w:before="61"/>
        <w:ind w:left="120"/>
      </w:pPr>
      <w:r>
        <w:rPr>
          <w:color w:val="231F20"/>
          <w:spacing w:val="-1"/>
        </w:rPr>
        <w:t>第三部分 . 核心原則</w:t>
      </w:r>
    </w:p>
    <w:p w14:paraId="3ED9B785" w14:textId="77777777" w:rsidR="003345E9" w:rsidRDefault="007169A0">
      <w:pPr>
        <w:pStyle w:val="a3"/>
        <w:spacing w:before="11" w:line="347" w:lineRule="exact"/>
        <w:ind w:left="528"/>
      </w:pPr>
      <w:r>
        <w:rPr>
          <w:color w:val="231F20"/>
        </w:rPr>
        <w:t>NDI</w:t>
      </w:r>
      <w:r>
        <w:rPr>
          <w:color w:val="231F20"/>
          <w:spacing w:val="57"/>
          <w:w w:val="150"/>
        </w:rPr>
        <w:t xml:space="preserve"> </w:t>
      </w:r>
      <w:r>
        <w:rPr>
          <w:color w:val="231F20"/>
          <w:spacing w:val="-3"/>
        </w:rPr>
        <w:t>提倡以下五個核心原則，這些原則對門徒訓練過程至關重要：</w:t>
      </w:r>
    </w:p>
    <w:p w14:paraId="4162312C" w14:textId="77777777" w:rsidR="003345E9" w:rsidRDefault="007169A0">
      <w:pPr>
        <w:pStyle w:val="a3"/>
        <w:tabs>
          <w:tab w:val="left" w:pos="1012"/>
        </w:tabs>
        <w:spacing w:line="320" w:lineRule="exact"/>
        <w:ind w:left="552"/>
      </w:pPr>
      <w:r>
        <w:rPr>
          <w:color w:val="231F20"/>
          <w:spacing w:val="-10"/>
        </w:rPr>
        <w:t>ⓐ</w:t>
      </w:r>
      <w:r>
        <w:rPr>
          <w:color w:val="231F20"/>
        </w:rPr>
        <w:tab/>
      </w:r>
      <w:r>
        <w:rPr>
          <w:color w:val="231F20"/>
          <w:spacing w:val="-3"/>
        </w:rPr>
        <w:t>熱切禱告</w:t>
      </w:r>
    </w:p>
    <w:p w14:paraId="6F05463D" w14:textId="77777777" w:rsidR="003345E9" w:rsidRDefault="007169A0">
      <w:pPr>
        <w:pStyle w:val="a3"/>
        <w:tabs>
          <w:tab w:val="left" w:pos="1012"/>
        </w:tabs>
        <w:spacing w:line="320" w:lineRule="exact"/>
        <w:ind w:left="552"/>
      </w:pPr>
      <w:r>
        <w:rPr>
          <w:color w:val="231F20"/>
          <w:spacing w:val="-10"/>
        </w:rPr>
        <w:t>ⓑ</w:t>
      </w:r>
      <w:r>
        <w:rPr>
          <w:color w:val="231F20"/>
        </w:rPr>
        <w:tab/>
      </w:r>
      <w:r>
        <w:rPr>
          <w:color w:val="231F20"/>
          <w:spacing w:val="-2"/>
        </w:rPr>
        <w:t>充滿關懷的外展</w:t>
      </w:r>
    </w:p>
    <w:p w14:paraId="38648986" w14:textId="77777777" w:rsidR="003345E9" w:rsidRDefault="007169A0">
      <w:pPr>
        <w:pStyle w:val="a3"/>
        <w:tabs>
          <w:tab w:val="left" w:pos="1012"/>
        </w:tabs>
        <w:spacing w:line="320" w:lineRule="exact"/>
        <w:ind w:left="552"/>
      </w:pPr>
      <w:r>
        <w:rPr>
          <w:color w:val="231F20"/>
          <w:spacing w:val="-10"/>
        </w:rPr>
        <w:t>ⓒ</w:t>
      </w:r>
      <w:r>
        <w:rPr>
          <w:color w:val="231F20"/>
        </w:rPr>
        <w:tab/>
      </w:r>
      <w:r>
        <w:rPr>
          <w:color w:val="231F20"/>
          <w:spacing w:val="-2"/>
        </w:rPr>
        <w:t>整全的聖經學習</w:t>
      </w:r>
    </w:p>
    <w:p w14:paraId="03FC9ACC" w14:textId="77777777" w:rsidR="003345E9" w:rsidRDefault="007169A0">
      <w:pPr>
        <w:pStyle w:val="a3"/>
        <w:tabs>
          <w:tab w:val="left" w:pos="1012"/>
        </w:tabs>
        <w:spacing w:line="320" w:lineRule="exact"/>
        <w:ind w:left="552"/>
      </w:pPr>
      <w:r>
        <w:rPr>
          <w:color w:val="231F20"/>
          <w:spacing w:val="-10"/>
        </w:rPr>
        <w:t>ⓓ</w:t>
      </w:r>
      <w:r>
        <w:rPr>
          <w:color w:val="231F20"/>
        </w:rPr>
        <w:tab/>
      </w:r>
      <w:r>
        <w:rPr>
          <w:color w:val="231F20"/>
          <w:spacing w:val="-2"/>
        </w:rPr>
        <w:t>有目標的培育和裝備</w:t>
      </w:r>
    </w:p>
    <w:p w14:paraId="0CCB31AB" w14:textId="77777777" w:rsidR="003345E9" w:rsidRDefault="007169A0">
      <w:pPr>
        <w:pStyle w:val="a3"/>
        <w:tabs>
          <w:tab w:val="left" w:pos="1012"/>
        </w:tabs>
        <w:spacing w:line="320" w:lineRule="exact"/>
        <w:ind w:left="552"/>
      </w:pPr>
      <w:r>
        <w:rPr>
          <w:color w:val="231F20"/>
          <w:spacing w:val="-10"/>
        </w:rPr>
        <w:t>ⓔ</w:t>
      </w:r>
      <w:r>
        <w:rPr>
          <w:color w:val="231F20"/>
        </w:rPr>
        <w:tab/>
      </w:r>
      <w:r>
        <w:rPr>
          <w:color w:val="231F20"/>
          <w:spacing w:val="-2"/>
        </w:rPr>
        <w:t>真實的關係</w:t>
      </w:r>
    </w:p>
    <w:p w14:paraId="6A3D3161" w14:textId="77777777" w:rsidR="003345E9" w:rsidRDefault="007169A0">
      <w:pPr>
        <w:pStyle w:val="a3"/>
        <w:spacing w:before="10" w:line="206" w:lineRule="auto"/>
        <w:ind w:right="16" w:firstLine="408"/>
      </w:pPr>
      <w:r>
        <w:rPr>
          <w:color w:val="231F20"/>
          <w:spacing w:val="-16"/>
        </w:rPr>
        <w:t>這些核心原則在每個區域、禾場、地區和地方教會中的推廣和展示，</w:t>
      </w:r>
      <w:r>
        <w:rPr>
          <w:color w:val="231F20"/>
          <w:spacing w:val="-2"/>
        </w:rPr>
        <w:t>將培育出各個年齡和文化中有基督樣式的門徒。</w:t>
      </w:r>
    </w:p>
    <w:p w14:paraId="489C4249" w14:textId="77777777" w:rsidR="003345E9" w:rsidRDefault="003345E9">
      <w:pPr>
        <w:pStyle w:val="a3"/>
        <w:spacing w:line="206" w:lineRule="auto"/>
        <w:sectPr w:rsidR="003345E9">
          <w:pgSz w:w="8640" w:h="12960"/>
          <w:pgMar w:top="480" w:right="1080" w:bottom="1180" w:left="1080" w:header="0" w:footer="997" w:gutter="0"/>
          <w:cols w:space="720"/>
        </w:sectPr>
      </w:pPr>
    </w:p>
    <w:p w14:paraId="2DA7C183" w14:textId="77777777" w:rsidR="003345E9" w:rsidRDefault="007169A0">
      <w:pPr>
        <w:pStyle w:val="a3"/>
        <w:spacing w:before="50"/>
        <w:ind w:left="2451"/>
      </w:pPr>
      <w:r>
        <w:rPr>
          <w:color w:val="231F20"/>
          <w:spacing w:val="2"/>
        </w:rPr>
        <w:lastRenderedPageBreak/>
        <w:t xml:space="preserve">教會手冊 </w:t>
      </w:r>
      <w:r>
        <w:rPr>
          <w:color w:val="231F20"/>
        </w:rPr>
        <w:t>2023 年</w:t>
      </w:r>
    </w:p>
    <w:p w14:paraId="17B79403" w14:textId="77777777" w:rsidR="003345E9" w:rsidRDefault="007169A0">
      <w:pPr>
        <w:pStyle w:val="2"/>
        <w:ind w:left="120"/>
      </w:pPr>
      <w:r>
        <w:rPr>
          <w:color w:val="231F20"/>
          <w:spacing w:val="-6"/>
          <w:w w:val="105"/>
        </w:rPr>
        <w:t xml:space="preserve">❶ </w:t>
      </w:r>
      <w:r>
        <w:rPr>
          <w:color w:val="231F20"/>
          <w:w w:val="105"/>
        </w:rPr>
        <w:t>NDI</w:t>
      </w:r>
      <w:r>
        <w:rPr>
          <w:color w:val="231F20"/>
          <w:spacing w:val="-4"/>
          <w:w w:val="105"/>
        </w:rPr>
        <w:t xml:space="preserve"> 的原則之一：熱切禱告</w:t>
      </w:r>
    </w:p>
    <w:p w14:paraId="78B5ED43" w14:textId="77777777" w:rsidR="003345E9" w:rsidRDefault="007169A0">
      <w:pPr>
        <w:pStyle w:val="a3"/>
        <w:spacing w:before="168" w:line="206" w:lineRule="auto"/>
        <w:ind w:left="551" w:right="15"/>
      </w:pPr>
      <w:r>
        <w:rPr>
          <w:color w:val="231F20"/>
          <w:spacing w:val="4"/>
          <w:w w:val="102"/>
        </w:rPr>
        <w:t>禱告是門徒訓練的一個基本組成部分。就其最純粹的形式而言，</w:t>
      </w:r>
      <w:r>
        <w:rPr>
          <w:color w:val="231F20"/>
          <w:spacing w:val="2"/>
          <w:w w:val="102"/>
        </w:rPr>
        <w:t>禱告就是與上帝交流並對其回應的過程。耶穌明確地展示了禱告</w:t>
      </w:r>
      <w:r>
        <w:rPr>
          <w:color w:val="231F20"/>
          <w:w w:val="102"/>
        </w:rPr>
        <w:t>的模式，並教導他的門徒禱告。隨後，耶穌的門徒被指示教導每</w:t>
      </w:r>
      <w:r>
        <w:rPr>
          <w:color w:val="231F20"/>
          <w:spacing w:val="1"/>
          <w:w w:val="102"/>
        </w:rPr>
        <w:t>一代門徒禱告。經文顯示，有意識而一致的禱告培養並發展我們</w:t>
      </w:r>
      <w:r>
        <w:rPr>
          <w:color w:val="231F20"/>
          <w:w w:val="102"/>
        </w:rPr>
        <w:t>與上帝以及與他人的關係，使我們能夠透過上帝的先行、救贖和成聖的恩典，看到並體驗上帝的作為。</w:t>
      </w:r>
    </w:p>
    <w:p w14:paraId="765C09B0" w14:textId="77777777" w:rsidR="003345E9" w:rsidRDefault="007169A0">
      <w:pPr>
        <w:pStyle w:val="a3"/>
        <w:spacing w:before="232" w:line="206" w:lineRule="auto"/>
        <w:ind w:left="551" w:right="17"/>
      </w:pPr>
      <w:r>
        <w:rPr>
          <w:color w:val="231F20"/>
          <w:spacing w:val="1"/>
          <w:w w:val="102"/>
        </w:rPr>
        <w:t>禱告是所有其他事工的基石。當我們禱告時，上帝啟發我們積極</w:t>
      </w:r>
      <w:r>
        <w:rPr>
          <w:color w:val="231F20"/>
          <w:spacing w:val="-17"/>
          <w:w w:val="102"/>
        </w:rPr>
        <w:t>參與世界。透過禱告，我們參與聖靈的轉化力量，不僅是為了自己，</w:t>
      </w:r>
      <w:r>
        <w:rPr>
          <w:color w:val="231F20"/>
          <w:w w:val="102"/>
        </w:rPr>
        <w:t>也是為了我們的鄰舍。</w:t>
      </w:r>
    </w:p>
    <w:p w14:paraId="43ECA9EF" w14:textId="77777777" w:rsidR="003345E9" w:rsidRDefault="007169A0">
      <w:pPr>
        <w:pStyle w:val="a3"/>
        <w:spacing w:before="236" w:line="206" w:lineRule="auto"/>
        <w:ind w:left="551" w:right="17"/>
      </w:pPr>
      <w:r>
        <w:rPr>
          <w:color w:val="231F20"/>
          <w:spacing w:val="-2"/>
          <w:w w:val="102"/>
        </w:rPr>
        <w:t>禱告引導我們實現屬靈的成功。透過禱告深化我們與上帝的關係，</w:t>
      </w:r>
      <w:r>
        <w:rPr>
          <w:color w:val="231F20"/>
          <w:spacing w:val="1"/>
          <w:w w:val="102"/>
        </w:rPr>
        <w:t>我們體驗到聖靈的引導，並找到更多屬靈成長和方向。透過有意</w:t>
      </w:r>
      <w:r>
        <w:rPr>
          <w:color w:val="231F20"/>
          <w:w w:val="102"/>
        </w:rPr>
        <w:t>識、具體且一致的禱告，基督的身體成為基督的眼睛、手和腳。</w:t>
      </w:r>
    </w:p>
    <w:p w14:paraId="69401F8C" w14:textId="77777777" w:rsidR="003345E9" w:rsidRDefault="007169A0">
      <w:pPr>
        <w:pStyle w:val="2"/>
        <w:spacing w:before="179"/>
        <w:ind w:left="120"/>
      </w:pPr>
      <w:r>
        <w:rPr>
          <w:color w:val="231F20"/>
        </w:rPr>
        <w:t>❷ NDI</w:t>
      </w:r>
      <w:r>
        <w:rPr>
          <w:color w:val="231F20"/>
          <w:spacing w:val="-1"/>
        </w:rPr>
        <w:t xml:space="preserve"> 的原則之二：充滿關懷的外展</w:t>
      </w:r>
    </w:p>
    <w:p w14:paraId="5C072303" w14:textId="77777777" w:rsidR="003345E9" w:rsidRDefault="007169A0">
      <w:pPr>
        <w:pStyle w:val="a3"/>
        <w:spacing w:before="169" w:line="206" w:lineRule="auto"/>
        <w:ind w:left="551" w:right="113"/>
        <w:jc w:val="both"/>
      </w:pPr>
      <w:r>
        <w:rPr>
          <w:color w:val="231F20"/>
          <w:spacing w:val="2"/>
          <w:w w:val="102"/>
        </w:rPr>
        <w:t>上帝充滿憐憫和救贖的愛是門徒訓練的基石，也是基督徒外展的</w:t>
      </w:r>
      <w:r>
        <w:rPr>
          <w:color w:val="231F20"/>
          <w:w w:val="102"/>
        </w:rPr>
        <w:t>適當動機。充滿關懷的外展展現了上帝對人類的愛。上帝不斷伸出手來預備人們的心接受救恩。門徒對於非信徒，無論是在地方</w:t>
      </w:r>
      <w:r>
        <w:rPr>
          <w:color w:val="231F20"/>
          <w:spacing w:val="-1"/>
          <w:w w:val="102"/>
        </w:rPr>
        <w:t>或全球範圍內的照顧，都將上帝的恩典和愛具體呈現在世人的面</w:t>
      </w:r>
      <w:r>
        <w:rPr>
          <w:color w:val="231F20"/>
          <w:w w:val="102"/>
        </w:rPr>
        <w:t>前。因此，門徒與非信徒之間真摯友愛的關係對於傳達上帝恩典和救恩的美好是至關重要的。</w:t>
      </w:r>
    </w:p>
    <w:p w14:paraId="18D70C2C" w14:textId="77777777" w:rsidR="003345E9" w:rsidRDefault="007169A0">
      <w:pPr>
        <w:pStyle w:val="a3"/>
        <w:spacing w:before="232" w:line="206" w:lineRule="auto"/>
        <w:ind w:left="551" w:right="113"/>
        <w:jc w:val="both"/>
      </w:pPr>
      <w:r>
        <w:rPr>
          <w:color w:val="231F20"/>
          <w:spacing w:val="2"/>
          <w:w w:val="102"/>
        </w:rPr>
        <w:t>外展是每位門徒的呼召。每一位忠實地活出像耶穌一樣充滿愛的</w:t>
      </w:r>
      <w:r>
        <w:rPr>
          <w:color w:val="231F20"/>
          <w:spacing w:val="-2"/>
          <w:w w:val="102"/>
        </w:rPr>
        <w:t>門徒，應該參與和他人建立真摯的關係。透過門徒帶著禱告和充</w:t>
      </w:r>
      <w:r>
        <w:rPr>
          <w:color w:val="231F20"/>
          <w:spacing w:val="-1"/>
          <w:w w:val="102"/>
        </w:rPr>
        <w:t>滿關懷的行動，上帝正在伸出手，預備人們的心接受救恩。當門</w:t>
      </w:r>
      <w:r>
        <w:rPr>
          <w:color w:val="231F20"/>
          <w:spacing w:val="1"/>
          <w:w w:val="102"/>
        </w:rPr>
        <w:t>徒與非信徒建立關係時，他們是在遵行耶穌的命令，走向所有被</w:t>
      </w:r>
      <w:r>
        <w:rPr>
          <w:color w:val="231F20"/>
          <w:w w:val="102"/>
        </w:rPr>
        <w:t>造之物，宣揚福音（馬可福音</w:t>
      </w:r>
      <w:r>
        <w:rPr>
          <w:color w:val="231F20"/>
          <w:spacing w:val="-1"/>
        </w:rPr>
        <w:t xml:space="preserve"> </w:t>
      </w:r>
      <w:r>
        <w:rPr>
          <w:color w:val="231F20"/>
          <w:w w:val="102"/>
        </w:rPr>
        <w:t>16:15</w:t>
      </w:r>
      <w:r>
        <w:rPr>
          <w:color w:val="231F20"/>
          <w:spacing w:val="-102"/>
          <w:w w:val="102"/>
        </w:rPr>
        <w:t>）</w:t>
      </w:r>
      <w:r>
        <w:rPr>
          <w:color w:val="231F20"/>
          <w:w w:val="102"/>
        </w:rPr>
        <w:t>。</w:t>
      </w:r>
    </w:p>
    <w:p w14:paraId="0CFAC4E9"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0B60D8B8" w14:textId="77777777" w:rsidR="003345E9" w:rsidRDefault="007169A0">
      <w:pPr>
        <w:pStyle w:val="a3"/>
        <w:spacing w:before="50"/>
        <w:ind w:left="2831"/>
      </w:pPr>
      <w:r>
        <w:rPr>
          <w:color w:val="231F20"/>
          <w:spacing w:val="-3"/>
        </w:rPr>
        <w:lastRenderedPageBreak/>
        <w:t>行政政策</w:t>
      </w:r>
    </w:p>
    <w:p w14:paraId="1D66B58E" w14:textId="77777777" w:rsidR="003345E9" w:rsidRDefault="007169A0">
      <w:pPr>
        <w:pStyle w:val="2"/>
        <w:ind w:left="120"/>
      </w:pPr>
      <w:r>
        <w:rPr>
          <w:color w:val="231F20"/>
        </w:rPr>
        <w:t>❸ NDI</w:t>
      </w:r>
      <w:r>
        <w:rPr>
          <w:color w:val="231F20"/>
          <w:spacing w:val="-1"/>
        </w:rPr>
        <w:t xml:space="preserve"> 的原則之三：整全的聖經學習</w:t>
      </w:r>
    </w:p>
    <w:p w14:paraId="084FD099" w14:textId="77777777" w:rsidR="003345E9" w:rsidRDefault="007169A0">
      <w:pPr>
        <w:pStyle w:val="a3"/>
        <w:spacing w:before="168" w:line="206" w:lineRule="auto"/>
        <w:ind w:left="551" w:right="113"/>
      </w:pPr>
      <w:r>
        <w:rPr>
          <w:color w:val="231F20"/>
          <w:spacing w:val="1"/>
          <w:w w:val="102"/>
        </w:rPr>
        <w:t>耶穌高度重視從聖經中教導他的門徒。正是對聖經的認識，結合</w:t>
      </w:r>
      <w:r>
        <w:rPr>
          <w:color w:val="231F20"/>
          <w:w w:val="102"/>
        </w:rPr>
        <w:t>他的教導，塑造了他們對上帝和聖靈工作的認識。</w:t>
      </w:r>
    </w:p>
    <w:p w14:paraId="7902200C" w14:textId="77777777" w:rsidR="003345E9" w:rsidRDefault="007169A0">
      <w:pPr>
        <w:pStyle w:val="a3"/>
        <w:spacing w:before="237" w:line="206" w:lineRule="auto"/>
        <w:ind w:left="551" w:right="16"/>
      </w:pPr>
      <w:r>
        <w:rPr>
          <w:color w:val="231F20"/>
          <w:w w:val="102"/>
        </w:rPr>
        <w:t>通過個人和團體的研讀經文，學習聖經有助於讓門徒更像基督。</w:t>
      </w:r>
      <w:r>
        <w:rPr>
          <w:color w:val="231F20"/>
          <w:spacing w:val="3"/>
          <w:w w:val="102"/>
        </w:rPr>
        <w:t>當我們研</w:t>
      </w:r>
      <w:r>
        <w:rPr>
          <w:color w:val="231F20"/>
          <w:spacing w:val="23"/>
        </w:rPr>
        <w:t xml:space="preserve"> </w:t>
      </w:r>
      <w:r>
        <w:rPr>
          <w:color w:val="231F20"/>
          <w:spacing w:val="2"/>
          <w:w w:val="102"/>
        </w:rPr>
        <w:t>讀神那活潑而有生命的話語時，我們揭示了上帝是誰、</w:t>
      </w:r>
      <w:r>
        <w:rPr>
          <w:color w:val="231F20"/>
          <w:spacing w:val="1"/>
          <w:w w:val="102"/>
        </w:rPr>
        <w:t>上帝如何愛以及我們應該如何愛他人。在這過程中，我們允許上</w:t>
      </w:r>
      <w:r>
        <w:rPr>
          <w:color w:val="231F20"/>
          <w:w w:val="102"/>
        </w:rPr>
        <w:t>帝與我們對話、塑造我們並使我們成聖。</w:t>
      </w:r>
    </w:p>
    <w:p w14:paraId="61945B7A" w14:textId="77777777" w:rsidR="003345E9" w:rsidRDefault="007169A0">
      <w:pPr>
        <w:pStyle w:val="a3"/>
        <w:spacing w:before="235" w:line="206" w:lineRule="auto"/>
        <w:ind w:left="552" w:right="14"/>
      </w:pPr>
      <w:r>
        <w:rPr>
          <w:color w:val="231F20"/>
          <w:spacing w:val="2"/>
          <w:w w:val="102"/>
        </w:rPr>
        <w:t>認識神的話語對於訓練有基督樣式的門徒至關重要。對神的話語</w:t>
      </w:r>
      <w:r>
        <w:rPr>
          <w:color w:val="231F20"/>
          <w:spacing w:val="1"/>
          <w:w w:val="102"/>
        </w:rPr>
        <w:t>積極進行系統性研讀和應用是屬靈轉化和成長的催化劑。隨著我</w:t>
      </w:r>
      <w:r>
        <w:rPr>
          <w:color w:val="231F20"/>
          <w:spacing w:val="3"/>
          <w:w w:val="102"/>
        </w:rPr>
        <w:t>們的成長和學習，我們開始充分理解和遵行上帝對門徒的使命，</w:t>
      </w:r>
      <w:r>
        <w:rPr>
          <w:color w:val="231F20"/>
          <w:spacing w:val="4"/>
          <w:w w:val="102"/>
        </w:rPr>
        <w:t>即以上帝的愛去接觸非信徒。當我們允許神的話語改變我們時，我們向他人展示了學習神話語的重要性。</w:t>
      </w:r>
    </w:p>
    <w:p w14:paraId="13863F8C" w14:textId="77777777" w:rsidR="003345E9" w:rsidRDefault="007169A0">
      <w:pPr>
        <w:pStyle w:val="2"/>
        <w:spacing w:before="177"/>
        <w:ind w:left="120"/>
      </w:pPr>
      <w:r>
        <w:rPr>
          <w:color w:val="231F20"/>
        </w:rPr>
        <w:t>❹ NDI</w:t>
      </w:r>
      <w:r>
        <w:rPr>
          <w:color w:val="231F20"/>
          <w:spacing w:val="-1"/>
        </w:rPr>
        <w:t xml:space="preserve"> 的原則之四：有目標的培育和裝備</w:t>
      </w:r>
    </w:p>
    <w:p w14:paraId="2040AABD" w14:textId="77777777" w:rsidR="003345E9" w:rsidRDefault="007169A0">
      <w:pPr>
        <w:pStyle w:val="a3"/>
        <w:spacing w:before="168" w:line="206" w:lineRule="auto"/>
        <w:ind w:left="551" w:right="116"/>
      </w:pPr>
      <w:r>
        <w:rPr>
          <w:color w:val="231F20"/>
          <w:spacing w:val="3"/>
          <w:w w:val="102"/>
        </w:rPr>
        <w:t>耶穌的門徒訓練方式是透過對一群被揀選的個體進行個人培育和</w:t>
      </w:r>
      <w:r>
        <w:rPr>
          <w:color w:val="231F20"/>
          <w:w w:val="102"/>
        </w:rPr>
        <w:t>裝備。正是這些方法幫助了基督教的成長，並改革了社會。</w:t>
      </w:r>
    </w:p>
    <w:p w14:paraId="6BE2D612" w14:textId="77777777" w:rsidR="003345E9" w:rsidRDefault="007169A0">
      <w:pPr>
        <w:pStyle w:val="a3"/>
        <w:spacing w:before="237" w:line="206" w:lineRule="auto"/>
        <w:ind w:left="551" w:right="113"/>
        <w:jc w:val="both"/>
      </w:pPr>
      <w:r>
        <w:rPr>
          <w:color w:val="231F20"/>
          <w:spacing w:val="1"/>
          <w:w w:val="102"/>
        </w:rPr>
        <w:t>培育和裝備是一個門徒訓練的過程，引導新信徒認識耶穌，並揭</w:t>
      </w:r>
      <w:r>
        <w:rPr>
          <w:color w:val="231F20"/>
          <w:w w:val="102"/>
        </w:rPr>
        <w:t>示如何個別而全然地跟隨祂。培育是一種有愛心的方式，教導對責任的承擔，並幫助非信徒全面認識基督。</w:t>
      </w:r>
      <w:r>
        <w:rPr>
          <w:color w:val="231F20"/>
          <w:spacing w:val="20"/>
        </w:rPr>
        <w:t xml:space="preserve"> </w:t>
      </w:r>
      <w:r>
        <w:rPr>
          <w:color w:val="231F20"/>
          <w:spacing w:val="-1"/>
          <w:w w:val="102"/>
        </w:rPr>
        <w:t>當每位門徒都接受培</w:t>
      </w:r>
      <w:r>
        <w:rPr>
          <w:color w:val="231F20"/>
          <w:w w:val="102"/>
        </w:rPr>
        <w:t>育並培育他人時，所有的門徒都會受到挑戰，並繼續成長，變得像基督。</w:t>
      </w:r>
    </w:p>
    <w:p w14:paraId="783B6054" w14:textId="77777777" w:rsidR="003345E9" w:rsidRDefault="007169A0">
      <w:pPr>
        <w:pStyle w:val="a3"/>
        <w:spacing w:before="234" w:line="206" w:lineRule="auto"/>
        <w:ind w:left="551" w:right="113"/>
        <w:jc w:val="both"/>
      </w:pPr>
      <w:r>
        <w:rPr>
          <w:color w:val="231F20"/>
          <w:spacing w:val="2"/>
          <w:w w:val="102"/>
        </w:rPr>
        <w:t>為了成為神所創造我們成為的基督門徒的樣式，我們要有願意成</w:t>
      </w:r>
      <w:r>
        <w:rPr>
          <w:color w:val="231F20"/>
          <w:spacing w:val="-1"/>
          <w:w w:val="102"/>
        </w:rPr>
        <w:t>長的心，並像耶穌一樣幫助其他人成長。因此，在門徒訓練的旅</w:t>
      </w:r>
      <w:r>
        <w:rPr>
          <w:color w:val="231F20"/>
          <w:w w:val="102"/>
        </w:rPr>
        <w:t>程中，培育和裝備他人對於基督徒的成長和成熟至關重要。</w:t>
      </w:r>
    </w:p>
    <w:p w14:paraId="18EB7705" w14:textId="77777777" w:rsidR="003345E9" w:rsidRDefault="007169A0">
      <w:pPr>
        <w:pStyle w:val="2"/>
        <w:spacing w:before="179"/>
        <w:ind w:left="120"/>
        <w:jc w:val="both"/>
      </w:pPr>
      <w:r>
        <w:rPr>
          <w:color w:val="231F20"/>
        </w:rPr>
        <w:t>❺ NDI</w:t>
      </w:r>
      <w:r>
        <w:rPr>
          <w:color w:val="231F20"/>
          <w:spacing w:val="-1"/>
        </w:rPr>
        <w:t xml:space="preserve"> 的原則之五：真實的關係</w:t>
      </w:r>
    </w:p>
    <w:p w14:paraId="1C41C213" w14:textId="77777777" w:rsidR="003345E9" w:rsidRDefault="007169A0">
      <w:pPr>
        <w:pStyle w:val="a3"/>
        <w:spacing w:before="132"/>
        <w:ind w:left="551"/>
      </w:pPr>
      <w:r>
        <w:rPr>
          <w:color w:val="231F20"/>
          <w:spacing w:val="-1"/>
        </w:rPr>
        <w:t>就像耶穌在自己周圍聚集了同行的旅伴一樣，我們作為祂的門徒，</w:t>
      </w:r>
    </w:p>
    <w:p w14:paraId="21BF22C7" w14:textId="77777777" w:rsidR="003345E9" w:rsidRDefault="003345E9">
      <w:pPr>
        <w:pStyle w:val="a3"/>
        <w:sectPr w:rsidR="003345E9">
          <w:pgSz w:w="8640" w:h="12960"/>
          <w:pgMar w:top="480" w:right="1080" w:bottom="1180" w:left="1080" w:header="0" w:footer="997" w:gutter="0"/>
          <w:cols w:space="720"/>
        </w:sectPr>
      </w:pPr>
    </w:p>
    <w:p w14:paraId="3CA5F7E5"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4623F098" w14:textId="77777777" w:rsidR="003345E9" w:rsidRDefault="007169A0">
      <w:pPr>
        <w:pStyle w:val="a3"/>
        <w:spacing w:before="237" w:line="206" w:lineRule="auto"/>
        <w:ind w:left="551" w:right="114"/>
      </w:pPr>
      <w:r>
        <w:rPr>
          <w:color w:val="231F20"/>
          <w:spacing w:val="2"/>
          <w:w w:val="102"/>
        </w:rPr>
        <w:t>被呼召作為基督的身體成員同行。每個委身於大使命的人應該參</w:t>
      </w:r>
      <w:r>
        <w:rPr>
          <w:color w:val="231F20"/>
          <w:w w:val="102"/>
        </w:rPr>
        <w:t>與那些尊榮上帝並建立基督身體的關係。</w:t>
      </w:r>
    </w:p>
    <w:p w14:paraId="6BD1E057" w14:textId="77777777" w:rsidR="003345E9" w:rsidRDefault="007169A0">
      <w:pPr>
        <w:pStyle w:val="a3"/>
        <w:spacing w:before="238" w:line="206" w:lineRule="auto"/>
        <w:ind w:left="551" w:right="113"/>
        <w:jc w:val="both"/>
      </w:pPr>
      <w:r>
        <w:rPr>
          <w:color w:val="231F20"/>
          <w:spacing w:val="2"/>
          <w:w w:val="102"/>
        </w:rPr>
        <w:t>我們信仰和生活的核心是愛神和愛人。當我們知道自己被上帝無</w:t>
      </w:r>
      <w:r>
        <w:rPr>
          <w:color w:val="231F20"/>
          <w:w w:val="102"/>
        </w:rPr>
        <w:t>條件地愛著，並且彼此之間也擁有無條件的愛，基督的身體就會達到合一。</w:t>
      </w:r>
      <w:r>
        <w:rPr>
          <w:color w:val="231F20"/>
          <w:spacing w:val="1"/>
        </w:rPr>
        <w:t xml:space="preserve"> </w:t>
      </w:r>
      <w:r>
        <w:rPr>
          <w:color w:val="231F20"/>
          <w:w w:val="102"/>
        </w:rPr>
        <w:t>這種無</w:t>
      </w:r>
      <w:r>
        <w:rPr>
          <w:color w:val="231F20"/>
          <w:spacing w:val="1"/>
        </w:rPr>
        <w:t xml:space="preserve"> </w:t>
      </w:r>
      <w:r>
        <w:rPr>
          <w:color w:val="231F20"/>
          <w:spacing w:val="-2"/>
          <w:w w:val="102"/>
        </w:rPr>
        <w:t>條件的愛不受文化、世代或結構的限制。唯有</w:t>
      </w:r>
      <w:r>
        <w:rPr>
          <w:color w:val="231F20"/>
          <w:w w:val="102"/>
        </w:rPr>
        <w:t>通過聖靈的運行，才有可能存在這種無條件的愛。</w:t>
      </w:r>
    </w:p>
    <w:p w14:paraId="6D9863BC" w14:textId="77777777" w:rsidR="003345E9" w:rsidRDefault="007169A0">
      <w:pPr>
        <w:pStyle w:val="a3"/>
        <w:spacing w:before="235" w:line="206" w:lineRule="auto"/>
        <w:ind w:left="552" w:right="111"/>
        <w:jc w:val="both"/>
      </w:pPr>
      <w:r>
        <w:rPr>
          <w:color w:val="231F20"/>
          <w:spacing w:val="2"/>
          <w:w w:val="102"/>
        </w:rPr>
        <w:t>當我們彼此深切關懷時，我們就會發現我們在基督裡的身份是多</w:t>
      </w:r>
      <w:r>
        <w:rPr>
          <w:color w:val="231F20"/>
          <w:w w:val="102"/>
        </w:rPr>
        <w:t>麼</w:t>
      </w:r>
      <w:r>
        <w:rPr>
          <w:color w:val="231F20"/>
          <w:spacing w:val="19"/>
        </w:rPr>
        <w:t xml:space="preserve"> </w:t>
      </w:r>
      <w:r>
        <w:rPr>
          <w:color w:val="231F20"/>
          <w:spacing w:val="-1"/>
          <w:w w:val="102"/>
        </w:rPr>
        <w:t>豐富，而且這會帶來屬靈的成長。這樣充滿愛的關係幫助我們</w:t>
      </w:r>
      <w:r>
        <w:rPr>
          <w:color w:val="231F20"/>
          <w:w w:val="102"/>
        </w:rPr>
        <w:t>走在聖潔的道路上，因為我們既得到鼓勵，也接受愛的糾正。我</w:t>
      </w:r>
      <w:r>
        <w:rPr>
          <w:color w:val="231F20"/>
          <w:spacing w:val="1"/>
          <w:w w:val="102"/>
        </w:rPr>
        <w:t>們彼此扶持，實踐全然歸降和充滿聖靈的生活時，這種聖靈賜能</w:t>
      </w:r>
      <w:r>
        <w:rPr>
          <w:color w:val="231F20"/>
          <w:w w:val="102"/>
        </w:rPr>
        <w:t>的關係是必不可少的。</w:t>
      </w:r>
    </w:p>
    <w:p w14:paraId="0A372680" w14:textId="77777777" w:rsidR="003345E9" w:rsidRDefault="007169A0">
      <w:pPr>
        <w:pStyle w:val="2"/>
        <w:spacing w:before="176"/>
        <w:ind w:left="120"/>
        <w:jc w:val="both"/>
      </w:pPr>
      <w:r>
        <w:rPr>
          <w:color w:val="231F20"/>
          <w:spacing w:val="-1"/>
        </w:rPr>
        <w:t>第四部分 . 全球使命</w:t>
      </w:r>
    </w:p>
    <w:p w14:paraId="00CCB214" w14:textId="77777777" w:rsidR="003345E9" w:rsidRDefault="007169A0">
      <w:pPr>
        <w:pStyle w:val="a3"/>
        <w:spacing w:before="49" w:line="206" w:lineRule="auto"/>
        <w:ind w:right="17" w:firstLine="408"/>
      </w:pPr>
      <w:r>
        <w:rPr>
          <w:color w:val="231F20"/>
          <w:spacing w:val="4"/>
          <w:w w:val="102"/>
        </w:rPr>
        <w:t>當我們在地方教會的生活和事工以及每一位宣聖會會友實踐和行</w:t>
      </w:r>
      <w:r>
        <w:rPr>
          <w:color w:val="231F20"/>
          <w:w w:val="102"/>
        </w:rPr>
        <w:t>為中活出</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8"/>
        </w:rPr>
        <w:t xml:space="preserve"> </w:t>
      </w:r>
      <w:r>
        <w:rPr>
          <w:color w:val="231F20"/>
          <w:w w:val="102"/>
        </w:rPr>
        <w:t>的核心原則時，我們將完成使萬民作有基督樣式的門徒</w:t>
      </w:r>
      <w:r>
        <w:rPr>
          <w:color w:val="231F20"/>
          <w:spacing w:val="1"/>
          <w:w w:val="102"/>
        </w:rPr>
        <w:t>這一使命。我們認識到，因為文化影響著我們的方法論，所以門徒訓</w:t>
      </w:r>
      <w:r>
        <w:rPr>
          <w:color w:val="231F20"/>
          <w:w w:val="102"/>
        </w:rPr>
        <w:t>練的形式會有所不同，但我們的全球使命、目標和核心原則保持不變。要了解這些核心原則的區域性表達，以及有關</w:t>
      </w:r>
      <w:r>
        <w:rPr>
          <w:color w:val="231F20"/>
        </w:rPr>
        <w:t xml:space="preserve"> </w:t>
      </w:r>
      <w:r>
        <w:rPr>
          <w:color w:val="231F20"/>
          <w:spacing w:val="-1"/>
          <w:w w:val="102"/>
        </w:rPr>
        <w:t>N</w:t>
      </w:r>
      <w:r>
        <w:rPr>
          <w:color w:val="231F20"/>
          <w:w w:val="102"/>
        </w:rPr>
        <w:t>DI</w:t>
      </w:r>
      <w:r>
        <w:rPr>
          <w:color w:val="231F20"/>
        </w:rPr>
        <w:t xml:space="preserve"> </w:t>
      </w:r>
      <w:r>
        <w:rPr>
          <w:color w:val="231F20"/>
          <w:w w:val="102"/>
        </w:rPr>
        <w:t>的更多信息，請參見下面的文章和您的</w:t>
      </w:r>
      <w:r>
        <w:rPr>
          <w:color w:val="231F20"/>
          <w:spacing w:val="-1"/>
        </w:rPr>
        <w:t xml:space="preserve"> </w:t>
      </w:r>
      <w:r>
        <w:rPr>
          <w:color w:val="231F20"/>
          <w:w w:val="102"/>
        </w:rPr>
        <w:t>NDI</w:t>
      </w:r>
      <w:r>
        <w:rPr>
          <w:color w:val="231F20"/>
          <w:spacing w:val="-1"/>
        </w:rPr>
        <w:t xml:space="preserve"> </w:t>
      </w:r>
      <w:r>
        <w:rPr>
          <w:color w:val="231F20"/>
          <w:w w:val="102"/>
        </w:rPr>
        <w:t>區域手冊。</w:t>
      </w:r>
    </w:p>
    <w:p w14:paraId="47D857DF" w14:textId="77777777" w:rsidR="003345E9" w:rsidRDefault="007169A0">
      <w:pPr>
        <w:pStyle w:val="2"/>
        <w:spacing w:before="145" w:line="170" w:lineRule="auto"/>
        <w:ind w:left="120" w:right="239"/>
      </w:pPr>
      <w:r>
        <w:rPr>
          <w:color w:val="231F20"/>
        </w:rPr>
        <w:t>第三條：責任關懷名單（Accountability</w:t>
      </w:r>
      <w:r>
        <w:rPr>
          <w:color w:val="231F20"/>
          <w:spacing w:val="-15"/>
        </w:rPr>
        <w:t xml:space="preserve"> </w:t>
      </w:r>
      <w:r>
        <w:rPr>
          <w:color w:val="231F20"/>
        </w:rPr>
        <w:t>Care</w:t>
      </w:r>
      <w:r>
        <w:rPr>
          <w:color w:val="231F20"/>
          <w:spacing w:val="-15"/>
        </w:rPr>
        <w:t xml:space="preserve"> </w:t>
      </w:r>
      <w:r>
        <w:rPr>
          <w:color w:val="231F20"/>
        </w:rPr>
        <w:t xml:space="preserve">List/ </w:t>
      </w:r>
      <w:r>
        <w:rPr>
          <w:color w:val="231F20"/>
          <w:spacing w:val="-4"/>
        </w:rPr>
        <w:t>ACL）</w:t>
      </w:r>
    </w:p>
    <w:p w14:paraId="51AFDF1A" w14:textId="77777777" w:rsidR="003345E9" w:rsidRDefault="007169A0">
      <w:pPr>
        <w:pStyle w:val="a3"/>
        <w:spacing w:before="90" w:line="206" w:lineRule="auto"/>
        <w:ind w:left="119" w:right="109" w:firstLine="408"/>
        <w:jc w:val="both"/>
      </w:pPr>
      <w:r>
        <w:rPr>
          <w:b/>
          <w:color w:val="231F20"/>
          <w:spacing w:val="3"/>
          <w:w w:val="121"/>
        </w:rPr>
        <w:t>第一部分</w:t>
      </w:r>
      <w:r>
        <w:rPr>
          <w:b/>
          <w:color w:val="231F20"/>
          <w:spacing w:val="4"/>
          <w:w w:val="102"/>
        </w:rPr>
        <w:t>：</w:t>
      </w:r>
      <w:r>
        <w:rPr>
          <w:color w:val="231F20"/>
          <w:spacing w:val="4"/>
          <w:w w:val="102"/>
        </w:rPr>
        <w:t>每個地方教會都應該努力接觸社區中的所有未信主</w:t>
      </w:r>
      <w:r>
        <w:rPr>
          <w:color w:val="231F20"/>
          <w:spacing w:val="-145"/>
          <w:w w:val="102"/>
        </w:rPr>
        <w:t>的</w:t>
      </w:r>
      <w:r>
        <w:rPr>
          <w:color w:val="231F20"/>
          <w:w w:val="102"/>
        </w:rPr>
        <w:t>人。</w:t>
      </w:r>
      <w:r>
        <w:rPr>
          <w:color w:val="231F20"/>
          <w:spacing w:val="22"/>
        </w:rPr>
        <w:t xml:space="preserve"> </w:t>
      </w:r>
      <w:r>
        <w:rPr>
          <w:color w:val="231F20"/>
          <w:spacing w:val="2"/>
          <w:w w:val="102"/>
        </w:rPr>
        <w:t>為了實現</w:t>
      </w:r>
      <w:r>
        <w:rPr>
          <w:color w:val="231F20"/>
          <w:spacing w:val="21"/>
        </w:rPr>
        <w:t xml:space="preserve"> </w:t>
      </w:r>
      <w:r>
        <w:rPr>
          <w:color w:val="231F20"/>
          <w:spacing w:val="1"/>
          <w:w w:val="102"/>
        </w:rPr>
        <w:t>這一目標，地方教會的</w:t>
      </w:r>
      <w:r>
        <w:rPr>
          <w:color w:val="231F20"/>
        </w:rPr>
        <w:t xml:space="preserve"> </w:t>
      </w:r>
      <w:r>
        <w:rPr>
          <w:color w:val="231F20"/>
          <w:w w:val="102"/>
        </w:rPr>
        <w:t>NDI</w:t>
      </w:r>
      <w:r>
        <w:rPr>
          <w:color w:val="231F20"/>
        </w:rPr>
        <w:t xml:space="preserve"> </w:t>
      </w:r>
      <w:r>
        <w:rPr>
          <w:color w:val="231F20"/>
          <w:spacing w:val="3"/>
          <w:w w:val="102"/>
        </w:rPr>
        <w:t>事工應該建立和維護一個</w:t>
      </w:r>
      <w:r>
        <w:rPr>
          <w:color w:val="231F20"/>
          <w:spacing w:val="5"/>
          <w:w w:val="102"/>
        </w:rPr>
        <w:t>及時的「責任關懷名單</w:t>
      </w:r>
      <w:r>
        <w:rPr>
          <w:color w:val="231F20"/>
          <w:w w:val="102"/>
        </w:rPr>
        <w:t>（A</w:t>
      </w:r>
      <w:r>
        <w:rPr>
          <w:color w:val="231F20"/>
          <w:spacing w:val="-1"/>
          <w:w w:val="102"/>
        </w:rPr>
        <w:t>C</w:t>
      </w:r>
      <w:r>
        <w:rPr>
          <w:color w:val="231F20"/>
          <w:w w:val="102"/>
        </w:rPr>
        <w:t>L</w:t>
      </w:r>
      <w:r>
        <w:rPr>
          <w:color w:val="231F20"/>
          <w:spacing w:val="-102"/>
          <w:w w:val="102"/>
        </w:rPr>
        <w:t>）</w:t>
      </w:r>
      <w:r>
        <w:rPr>
          <w:color w:val="231F20"/>
          <w:spacing w:val="-51"/>
          <w:w w:val="102"/>
        </w:rPr>
        <w:t>」。</w:t>
      </w:r>
      <w:r>
        <w:rPr>
          <w:color w:val="231F20"/>
          <w:spacing w:val="18"/>
        </w:rPr>
        <w:t xml:space="preserve"> </w:t>
      </w:r>
      <w:r>
        <w:rPr>
          <w:color w:val="231F20"/>
          <w:w w:val="102"/>
        </w:rPr>
        <w:t>ACL</w:t>
      </w:r>
      <w:r>
        <w:rPr>
          <w:color w:val="231F20"/>
          <w:spacing w:val="2"/>
        </w:rPr>
        <w:t xml:space="preserve"> </w:t>
      </w:r>
      <w:r>
        <w:rPr>
          <w:color w:val="231F20"/>
          <w:spacing w:val="9"/>
          <w:w w:val="102"/>
        </w:rPr>
        <w:t xml:space="preserve">應包括每位定期參加其任何 </w:t>
      </w:r>
      <w:r>
        <w:rPr>
          <w:color w:val="231F20"/>
          <w:w w:val="102"/>
        </w:rPr>
        <w:t>NDI</w:t>
      </w:r>
      <w:r>
        <w:rPr>
          <w:color w:val="231F20"/>
          <w:spacing w:val="-12"/>
        </w:rPr>
        <w:t xml:space="preserve">  </w:t>
      </w:r>
      <w:r>
        <w:rPr>
          <w:color w:val="231F20"/>
          <w:spacing w:val="7"/>
          <w:w w:val="102"/>
        </w:rPr>
        <w:t>事工的人的姓名和聯繫</w:t>
      </w:r>
      <w:r>
        <w:rPr>
          <w:color w:val="231F20"/>
          <w:spacing w:val="2"/>
        </w:rPr>
        <w:t xml:space="preserve"> </w:t>
      </w:r>
      <w:r>
        <w:rPr>
          <w:color w:val="231F20"/>
          <w:w w:val="102"/>
        </w:rPr>
        <w:t>/</w:t>
      </w:r>
      <w:r>
        <w:rPr>
          <w:color w:val="231F20"/>
          <w:spacing w:val="2"/>
        </w:rPr>
        <w:t xml:space="preserve"> </w:t>
      </w:r>
      <w:r>
        <w:rPr>
          <w:color w:val="231F20"/>
          <w:spacing w:val="4"/>
          <w:w w:val="102"/>
        </w:rPr>
        <w:t>跟進</w:t>
      </w:r>
      <w:r>
        <w:rPr>
          <w:color w:val="231F20"/>
          <w:spacing w:val="-12"/>
        </w:rPr>
        <w:t xml:space="preserve">  </w:t>
      </w:r>
      <w:r>
        <w:rPr>
          <w:color w:val="231F20"/>
          <w:spacing w:val="5"/>
          <w:w w:val="102"/>
        </w:rPr>
        <w:t>信息，以及地方教會通過外展事</w:t>
      </w:r>
      <w:r>
        <w:rPr>
          <w:color w:val="231F20"/>
          <w:spacing w:val="4"/>
          <w:w w:val="102"/>
        </w:rPr>
        <w:t>工或關係性門徒訓練</w:t>
      </w:r>
      <w:r>
        <w:rPr>
          <w:color w:val="231F20"/>
          <w:spacing w:val="1"/>
        </w:rPr>
        <w:t xml:space="preserve"> </w:t>
      </w:r>
      <w:r>
        <w:rPr>
          <w:color w:val="231F20"/>
          <w:w w:val="102"/>
        </w:rPr>
        <w:t>/</w:t>
      </w:r>
      <w:r>
        <w:rPr>
          <w:color w:val="231F20"/>
          <w:spacing w:val="1"/>
        </w:rPr>
        <w:t xml:space="preserve"> </w:t>
      </w:r>
      <w:r>
        <w:rPr>
          <w:color w:val="231F20"/>
          <w:spacing w:val="4"/>
          <w:w w:val="102"/>
        </w:rPr>
        <w:t xml:space="preserve">傳福音所遇到的任何個人。一旦將某人添加到 </w:t>
      </w:r>
      <w:r>
        <w:rPr>
          <w:color w:val="231F20"/>
          <w:w w:val="102"/>
        </w:rPr>
        <w:t>ACL</w:t>
      </w:r>
      <w:r>
        <w:rPr>
          <w:color w:val="231F20"/>
        </w:rPr>
        <w:t xml:space="preserve"> </w:t>
      </w:r>
      <w:r>
        <w:rPr>
          <w:color w:val="231F20"/>
          <w:spacing w:val="-2"/>
          <w:w w:val="102"/>
        </w:rPr>
        <w:t>中，地方教會應積極奉耶穌的名服事該人，使其融入地方教會的</w:t>
      </w:r>
      <w:r>
        <w:rPr>
          <w:color w:val="231F20"/>
          <w:w w:val="102"/>
        </w:rPr>
        <w:t>團契中。</w:t>
      </w:r>
    </w:p>
    <w:p w14:paraId="630ECC9F" w14:textId="77777777" w:rsidR="003345E9" w:rsidRDefault="007169A0">
      <w:pPr>
        <w:pStyle w:val="a3"/>
        <w:spacing w:line="206" w:lineRule="auto"/>
        <w:ind w:left="119" w:right="110" w:firstLine="408"/>
        <w:jc w:val="both"/>
      </w:pPr>
      <w:r>
        <w:rPr>
          <w:color w:val="231F20"/>
        </w:rPr>
        <w:t>ACL</w:t>
      </w:r>
      <w:r>
        <w:rPr>
          <w:color w:val="231F20"/>
          <w:spacing w:val="5"/>
        </w:rPr>
        <w:t xml:space="preserve"> 總名單應分配給各 </w:t>
      </w:r>
      <w:r>
        <w:rPr>
          <w:color w:val="231F20"/>
        </w:rPr>
        <w:t>NDI 事工以作跟進。每一個事工的領袖</w:t>
      </w:r>
      <w:r>
        <w:rPr>
          <w:color w:val="231F20"/>
          <w:spacing w:val="4"/>
        </w:rPr>
        <w:t xml:space="preserve">和老師應促進教會和 </w:t>
      </w:r>
      <w:r>
        <w:rPr>
          <w:color w:val="231F20"/>
        </w:rPr>
        <w:t>ACL</w:t>
      </w:r>
      <w:r>
        <w:rPr>
          <w:color w:val="231F20"/>
          <w:spacing w:val="4"/>
        </w:rPr>
        <w:t xml:space="preserve"> 名單的人定期關懷和聯繫 。</w:t>
      </w:r>
      <w:r>
        <w:rPr>
          <w:color w:val="231F20"/>
        </w:rPr>
        <w:t>ACL</w:t>
      </w:r>
      <w:r>
        <w:rPr>
          <w:color w:val="231F20"/>
          <w:spacing w:val="6"/>
        </w:rPr>
        <w:t xml:space="preserve"> 應成為各</w:t>
      </w:r>
    </w:p>
    <w:p w14:paraId="49CCEA58"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5547121A" w14:textId="77777777" w:rsidR="003345E9" w:rsidRDefault="007169A0">
      <w:pPr>
        <w:pStyle w:val="a3"/>
        <w:spacing w:before="50"/>
        <w:ind w:left="0"/>
        <w:jc w:val="center"/>
      </w:pPr>
      <w:r>
        <w:rPr>
          <w:color w:val="231F20"/>
          <w:spacing w:val="-3"/>
        </w:rPr>
        <w:lastRenderedPageBreak/>
        <w:t>行政政策</w:t>
      </w:r>
    </w:p>
    <w:p w14:paraId="228E4B03" w14:textId="77777777" w:rsidR="003345E9" w:rsidRDefault="007169A0">
      <w:pPr>
        <w:pStyle w:val="a3"/>
        <w:spacing w:before="237" w:line="206" w:lineRule="auto"/>
        <w:ind w:right="15"/>
      </w:pPr>
      <w:r>
        <w:rPr>
          <w:color w:val="231F20"/>
        </w:rPr>
        <w:t>NDI 事工經常的代禱事項。ACL 應激勵地方教會與名單上的所有人建立以基督為中心的關係。ACL</w:t>
      </w:r>
      <w:r>
        <w:rPr>
          <w:color w:val="231F20"/>
          <w:spacing w:val="-3"/>
        </w:rPr>
        <w:t xml:space="preserve"> 旨在為基督的身體提供關係上的負責任，</w:t>
      </w:r>
      <w:r>
        <w:rPr>
          <w:color w:val="231F20"/>
          <w:spacing w:val="-2"/>
        </w:rPr>
        <w:t>履行在社區中的責任。</w:t>
      </w:r>
    </w:p>
    <w:p w14:paraId="47E06437" w14:textId="77777777" w:rsidR="003345E9" w:rsidRDefault="007169A0">
      <w:pPr>
        <w:pStyle w:val="a3"/>
        <w:spacing w:line="206" w:lineRule="auto"/>
        <w:ind w:right="111" w:firstLine="408"/>
        <w:jc w:val="both"/>
      </w:pPr>
      <w:r>
        <w:rPr>
          <w:color w:val="231F20"/>
        </w:rPr>
        <w:t>ACL</w:t>
      </w:r>
      <w:r>
        <w:rPr>
          <w:color w:val="231F20"/>
          <w:spacing w:val="2"/>
        </w:rPr>
        <w:t xml:space="preserve"> 的總人數應該在年度牧師報告中報告。 </w:t>
      </w:r>
      <w:r>
        <w:rPr>
          <w:color w:val="231F20"/>
        </w:rPr>
        <w:t>ACL</w:t>
      </w:r>
      <w:r>
        <w:rPr>
          <w:color w:val="231F20"/>
          <w:spacing w:val="4"/>
        </w:rPr>
        <w:t xml:space="preserve"> 包括所有年齡組別 和所有 </w:t>
      </w:r>
      <w:r>
        <w:rPr>
          <w:color w:val="231F20"/>
        </w:rPr>
        <w:t>NDI 事工（有關各種 NDI 事工的詳細描述，請參閱您的</w:t>
      </w:r>
      <w:r>
        <w:rPr>
          <w:color w:val="231F20"/>
          <w:spacing w:val="-2"/>
        </w:rPr>
        <w:t>區域手冊</w:t>
      </w:r>
      <w:r>
        <w:rPr>
          <w:color w:val="231F20"/>
          <w:spacing w:val="-102"/>
        </w:rPr>
        <w:t>）</w:t>
      </w:r>
      <w:r>
        <w:rPr>
          <w:color w:val="231F20"/>
          <w:spacing w:val="-2"/>
        </w:rPr>
        <w:t>。</w:t>
      </w:r>
    </w:p>
    <w:p w14:paraId="06717FAE" w14:textId="77777777" w:rsidR="003345E9" w:rsidRDefault="007169A0">
      <w:pPr>
        <w:pStyle w:val="a3"/>
        <w:spacing w:line="206" w:lineRule="auto"/>
        <w:ind w:right="15" w:firstLine="408"/>
        <w:jc w:val="both"/>
      </w:pPr>
      <w:r>
        <w:rPr>
          <w:b/>
          <w:color w:val="231F20"/>
          <w:spacing w:val="-12"/>
        </w:rPr>
        <w:t>第二部分：</w:t>
      </w:r>
      <w:r>
        <w:rPr>
          <w:color w:val="231F20"/>
          <w:spacing w:val="3"/>
        </w:rPr>
        <w:t>以下人群應包含在</w:t>
      </w:r>
      <w:r>
        <w:rPr>
          <w:color w:val="231F20"/>
        </w:rPr>
        <w:t>ACL</w:t>
      </w:r>
      <w:r>
        <w:rPr>
          <w:color w:val="231F20"/>
          <w:spacing w:val="-9"/>
        </w:rPr>
        <w:t xml:space="preserve"> 中。一個人可能參加多個群體。</w:t>
      </w:r>
      <w:r>
        <w:rPr>
          <w:color w:val="231F20"/>
        </w:rPr>
        <w:t>在這種情況下，ACL</w:t>
      </w:r>
      <w:r>
        <w:rPr>
          <w:color w:val="231F20"/>
          <w:spacing w:val="-1"/>
        </w:rPr>
        <w:t xml:space="preserve"> 的分組代表的是對該人的門徒訓練負責任的群體。</w:t>
      </w:r>
    </w:p>
    <w:p w14:paraId="4B3BE6B0" w14:textId="77777777" w:rsidR="003345E9" w:rsidRDefault="007169A0">
      <w:pPr>
        <w:pStyle w:val="a3"/>
        <w:tabs>
          <w:tab w:val="left" w:pos="1018"/>
        </w:tabs>
        <w:spacing w:line="206" w:lineRule="auto"/>
        <w:ind w:left="960" w:right="111" w:hanging="408"/>
      </w:pPr>
      <w:r>
        <w:rPr>
          <w:color w:val="231F20"/>
          <w:spacing w:val="-10"/>
        </w:rPr>
        <w:t>ⓐ</w:t>
      </w:r>
      <w:r>
        <w:rPr>
          <w:color w:val="231F20"/>
        </w:rPr>
        <w:tab/>
      </w:r>
      <w:r>
        <w:rPr>
          <w:color w:val="231F20"/>
        </w:rPr>
        <w:tab/>
        <w:t>主日學 / 查經小組 / 小組 / 家庭小組：所有經常參加教會內任何形式小組的人應該包含在 ACL 中。</w:t>
      </w:r>
    </w:p>
    <w:p w14:paraId="540DDBC8" w14:textId="77777777" w:rsidR="003345E9" w:rsidRDefault="007169A0">
      <w:pPr>
        <w:pStyle w:val="a3"/>
        <w:tabs>
          <w:tab w:val="left" w:pos="1015"/>
        </w:tabs>
        <w:spacing w:line="206" w:lineRule="auto"/>
        <w:ind w:left="960" w:right="116" w:hanging="408"/>
      </w:pPr>
      <w:r>
        <w:rPr>
          <w:color w:val="231F20"/>
          <w:spacing w:val="-10"/>
        </w:rPr>
        <w:t>ⓑ</w:t>
      </w:r>
      <w:r>
        <w:rPr>
          <w:color w:val="231F20"/>
        </w:rPr>
        <w:tab/>
      </w:r>
      <w:r>
        <w:rPr>
          <w:color w:val="231F20"/>
        </w:rPr>
        <w:tab/>
        <w:t>一對一門徒訓練 / 培育：所有在教會內接受門徒訓練或培育的個人應該被列入 ACL 清單。</w:t>
      </w:r>
    </w:p>
    <w:p w14:paraId="32B56C70" w14:textId="77777777" w:rsidR="003345E9" w:rsidRDefault="007169A0">
      <w:pPr>
        <w:pStyle w:val="a3"/>
        <w:tabs>
          <w:tab w:val="left" w:pos="1022"/>
        </w:tabs>
        <w:spacing w:line="206" w:lineRule="auto"/>
        <w:ind w:left="960" w:right="105" w:hanging="408"/>
      </w:pPr>
      <w:r>
        <w:rPr>
          <w:color w:val="231F20"/>
          <w:spacing w:val="-10"/>
        </w:rPr>
        <w:t>ⓒ</w:t>
      </w:r>
      <w:r>
        <w:rPr>
          <w:color w:val="231F20"/>
        </w:rPr>
        <w:tab/>
      </w:r>
      <w:r>
        <w:rPr>
          <w:color w:val="231F20"/>
        </w:rPr>
        <w:tab/>
      </w:r>
      <w:r>
        <w:rPr>
          <w:color w:val="231F20"/>
          <w:spacing w:val="6"/>
        </w:rPr>
        <w:t>在線外展事工：透過網絡接觸教會的每個人應該成為在線</w:t>
      </w:r>
      <w:r>
        <w:rPr>
          <w:color w:val="231F20"/>
          <w:spacing w:val="8"/>
        </w:rPr>
        <w:t xml:space="preserve"> </w:t>
      </w:r>
      <w:r>
        <w:rPr>
          <w:color w:val="231F20"/>
        </w:rPr>
        <w:t>ACL 清單的一員。</w:t>
      </w:r>
    </w:p>
    <w:p w14:paraId="750DC3ED" w14:textId="77777777" w:rsidR="003345E9" w:rsidRDefault="007169A0">
      <w:pPr>
        <w:pStyle w:val="a3"/>
        <w:spacing w:line="206" w:lineRule="auto"/>
        <w:ind w:left="960" w:right="117" w:hanging="408"/>
        <w:jc w:val="both"/>
      </w:pPr>
      <w:r>
        <w:rPr>
          <w:color w:val="231F20"/>
        </w:rPr>
        <w:t>ⓓ  居家者：任何與地方教會有關係的人，由於生理或職業原因無法參加常規 NDI 事工的，應該被列入 ACL。</w:t>
      </w:r>
    </w:p>
    <w:p w14:paraId="2C2240A1" w14:textId="77777777" w:rsidR="003345E9" w:rsidRDefault="007169A0">
      <w:pPr>
        <w:pStyle w:val="a3"/>
        <w:spacing w:line="206" w:lineRule="auto"/>
        <w:ind w:left="960" w:right="117" w:hanging="408"/>
        <w:jc w:val="both"/>
      </w:pPr>
      <w:r>
        <w:rPr>
          <w:color w:val="231F20"/>
        </w:rPr>
        <w:t>ⓔ  護理之家 / 康復中心 / 醫療保健設施等：任何與地方教會有關聯的居民，因住在這些中心而無法參與 NDI 事工的，應該被列入 ACL。</w:t>
      </w:r>
    </w:p>
    <w:p w14:paraId="391618C3" w14:textId="77777777" w:rsidR="003345E9" w:rsidRDefault="007169A0">
      <w:pPr>
        <w:pStyle w:val="a3"/>
        <w:spacing w:line="206" w:lineRule="auto"/>
        <w:ind w:left="960" w:right="113" w:hanging="408"/>
        <w:jc w:val="both"/>
      </w:pPr>
      <w:r>
        <w:rPr>
          <w:color w:val="231F20"/>
        </w:rPr>
        <w:t>ⓕ  托兒所 / 學校：任何一個由宣聖會地方教會贊助 / 運營的教會托兒所 / 學校（出生至中學）的學生群體。</w:t>
      </w:r>
    </w:p>
    <w:p w14:paraId="1FC0B421" w14:textId="77777777" w:rsidR="003345E9" w:rsidRDefault="007169A0">
      <w:pPr>
        <w:pStyle w:val="a3"/>
        <w:spacing w:line="206" w:lineRule="auto"/>
        <w:ind w:left="960" w:right="117" w:hanging="408"/>
        <w:jc w:val="both"/>
      </w:pPr>
      <w:r>
        <w:rPr>
          <w:color w:val="231F20"/>
        </w:rPr>
        <w:t>ⓖ  學生：當教會的學生因升學而離開時，地方教會的角色並未結束。這些學生應繼續列入 ACL。教會應該定期通過愛心照</w:t>
      </w:r>
      <w:r>
        <w:rPr>
          <w:color w:val="231F20"/>
          <w:spacing w:val="-2"/>
        </w:rPr>
        <w:t>顧并與學生保持聯繫。</w:t>
      </w:r>
    </w:p>
    <w:p w14:paraId="3ECB0DCF" w14:textId="77777777" w:rsidR="003345E9" w:rsidRDefault="007169A0">
      <w:pPr>
        <w:pStyle w:val="a3"/>
        <w:tabs>
          <w:tab w:val="left" w:pos="1012"/>
        </w:tabs>
        <w:spacing w:line="307" w:lineRule="exact"/>
        <w:ind w:left="552"/>
      </w:pPr>
      <w:r>
        <w:rPr>
          <w:color w:val="231F20"/>
          <w:spacing w:val="-10"/>
        </w:rPr>
        <w:t>ⓗ</w:t>
      </w:r>
      <w:r>
        <w:rPr>
          <w:color w:val="231F20"/>
        </w:rPr>
        <w:tab/>
        <w:t>兒童發展中心</w:t>
      </w:r>
      <w:r>
        <w:rPr>
          <w:color w:val="231F20"/>
          <w:spacing w:val="17"/>
        </w:rPr>
        <w:t>（CDC</w:t>
      </w:r>
      <w:r>
        <w:rPr>
          <w:color w:val="231F20"/>
          <w:spacing w:val="-85"/>
        </w:rPr>
        <w:t>）</w:t>
      </w:r>
      <w:r>
        <w:rPr>
          <w:color w:val="231F20"/>
          <w:spacing w:val="-3"/>
        </w:rPr>
        <w:t>：由宣聖會地方教會贊助 / 運營。</w:t>
      </w:r>
    </w:p>
    <w:p w14:paraId="0EDDA468" w14:textId="77777777" w:rsidR="003345E9" w:rsidRDefault="007169A0">
      <w:pPr>
        <w:spacing w:line="320" w:lineRule="exact"/>
        <w:ind w:left="528"/>
        <w:rPr>
          <w:sz w:val="20"/>
        </w:rPr>
      </w:pPr>
      <w:r>
        <w:rPr>
          <w:b/>
          <w:color w:val="231F20"/>
          <w:sz w:val="20"/>
        </w:rPr>
        <w:t>第三部分：</w:t>
      </w:r>
      <w:r>
        <w:rPr>
          <w:color w:val="231F20"/>
          <w:spacing w:val="1"/>
          <w:sz w:val="20"/>
        </w:rPr>
        <w:t>名單的審查 / 名字的刪除</w:t>
      </w:r>
    </w:p>
    <w:p w14:paraId="67F8D3F7" w14:textId="77777777" w:rsidR="003345E9" w:rsidRDefault="007169A0">
      <w:pPr>
        <w:pStyle w:val="a3"/>
        <w:spacing w:line="320" w:lineRule="exact"/>
        <w:ind w:left="528"/>
      </w:pPr>
      <w:r>
        <w:rPr>
          <w:color w:val="231F20"/>
          <w:spacing w:val="7"/>
        </w:rPr>
        <w:t xml:space="preserve">地方 </w:t>
      </w:r>
      <w:r>
        <w:rPr>
          <w:color w:val="231F20"/>
        </w:rPr>
        <w:t>NDI</w:t>
      </w:r>
      <w:r>
        <w:rPr>
          <w:color w:val="231F20"/>
          <w:spacing w:val="1"/>
        </w:rPr>
        <w:t xml:space="preserve"> 委員會與牧師協商，每季對 </w:t>
      </w:r>
      <w:r>
        <w:rPr>
          <w:color w:val="231F20"/>
        </w:rPr>
        <w:t>ACL</w:t>
      </w:r>
      <w:r>
        <w:rPr>
          <w:color w:val="231F20"/>
          <w:spacing w:val="-1"/>
        </w:rPr>
        <w:t xml:space="preserve"> 進行審查和更新。</w:t>
      </w:r>
    </w:p>
    <w:p w14:paraId="4FE88EAF" w14:textId="77777777" w:rsidR="003345E9" w:rsidRDefault="007169A0">
      <w:pPr>
        <w:pStyle w:val="a3"/>
        <w:spacing w:line="206" w:lineRule="auto"/>
        <w:ind w:right="110" w:firstLine="408"/>
      </w:pPr>
      <w:r>
        <w:rPr>
          <w:color w:val="231F20"/>
          <w:spacing w:val="10"/>
        </w:rPr>
        <w:t xml:space="preserve">經地方 </w:t>
      </w:r>
      <w:r>
        <w:rPr>
          <w:color w:val="231F20"/>
        </w:rPr>
        <w:t>NDI</w:t>
      </w:r>
      <w:r>
        <w:rPr>
          <w:color w:val="231F20"/>
          <w:spacing w:val="3"/>
        </w:rPr>
        <w:t xml:space="preserve"> 委員會批准的情況下，對 </w:t>
      </w:r>
      <w:r>
        <w:rPr>
          <w:color w:val="231F20"/>
        </w:rPr>
        <w:t>ACL</w:t>
      </w:r>
      <w:r>
        <w:rPr>
          <w:color w:val="231F20"/>
          <w:spacing w:val="1"/>
        </w:rPr>
        <w:t xml:space="preserve"> 上的個人或家庭的關</w:t>
      </w:r>
      <w:r>
        <w:rPr>
          <w:color w:val="231F20"/>
        </w:rPr>
        <w:t>懷責任可以從一個 NDI 事工小組轉移到另一個。</w:t>
      </w:r>
    </w:p>
    <w:p w14:paraId="27B6B541" w14:textId="77777777" w:rsidR="003345E9" w:rsidRDefault="007169A0">
      <w:pPr>
        <w:pStyle w:val="a3"/>
        <w:spacing w:line="206" w:lineRule="auto"/>
        <w:ind w:right="119" w:firstLine="408"/>
      </w:pPr>
      <w:r>
        <w:rPr>
          <w:color w:val="231F20"/>
        </w:rPr>
        <w:t>將某人名字從教會的主 ACL 中移除，只有在以下情況經牧師批准</w:t>
      </w:r>
      <w:r>
        <w:rPr>
          <w:color w:val="231F20"/>
          <w:spacing w:val="-2"/>
        </w:rPr>
        <w:t>時才應執行：</w:t>
      </w:r>
    </w:p>
    <w:p w14:paraId="275444BF" w14:textId="77777777" w:rsidR="003345E9" w:rsidRDefault="007169A0">
      <w:pPr>
        <w:pStyle w:val="a3"/>
        <w:tabs>
          <w:tab w:val="left" w:pos="1012"/>
        </w:tabs>
        <w:spacing w:line="335" w:lineRule="exact"/>
        <w:ind w:left="552"/>
      </w:pPr>
      <w:r>
        <w:rPr>
          <w:color w:val="231F20"/>
          <w:spacing w:val="-10"/>
        </w:rPr>
        <w:t>ⓐ</w:t>
      </w:r>
      <w:r>
        <w:rPr>
          <w:color w:val="231F20"/>
        </w:rPr>
        <w:tab/>
      </w:r>
      <w:r>
        <w:rPr>
          <w:color w:val="231F20"/>
          <w:spacing w:val="-2"/>
        </w:rPr>
        <w:t>該人搬離城鎮。</w:t>
      </w:r>
    </w:p>
    <w:p w14:paraId="66DE2DD3" w14:textId="77777777" w:rsidR="003345E9" w:rsidRDefault="003345E9">
      <w:pPr>
        <w:pStyle w:val="a3"/>
        <w:spacing w:line="335" w:lineRule="exact"/>
        <w:sectPr w:rsidR="003345E9">
          <w:pgSz w:w="8640" w:h="12960"/>
          <w:pgMar w:top="480" w:right="1080" w:bottom="1180" w:left="1080" w:header="0" w:footer="997" w:gutter="0"/>
          <w:cols w:space="720"/>
        </w:sectPr>
      </w:pPr>
    </w:p>
    <w:p w14:paraId="7490DAB4"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74233089" w14:textId="77777777" w:rsidR="003345E9" w:rsidRDefault="007169A0">
      <w:pPr>
        <w:pStyle w:val="a3"/>
        <w:tabs>
          <w:tab w:val="left" w:pos="1012"/>
        </w:tabs>
        <w:spacing w:before="201" w:line="347" w:lineRule="exact"/>
        <w:ind w:left="551"/>
      </w:pPr>
      <w:r>
        <w:rPr>
          <w:color w:val="231F20"/>
          <w:spacing w:val="-10"/>
        </w:rPr>
        <w:t>ⓑ</w:t>
      </w:r>
      <w:r>
        <w:rPr>
          <w:color w:val="231F20"/>
        </w:rPr>
        <w:tab/>
      </w:r>
      <w:r>
        <w:rPr>
          <w:color w:val="231F20"/>
          <w:spacing w:val="-1"/>
        </w:rPr>
        <w:t>該人加入另一個教會。</w:t>
      </w:r>
    </w:p>
    <w:p w14:paraId="0509EF6F" w14:textId="77777777" w:rsidR="003345E9" w:rsidRDefault="007169A0">
      <w:pPr>
        <w:pStyle w:val="a3"/>
        <w:tabs>
          <w:tab w:val="left" w:pos="959"/>
        </w:tabs>
        <w:spacing w:line="320" w:lineRule="exact"/>
        <w:ind w:left="551"/>
      </w:pPr>
      <w:r>
        <w:rPr>
          <w:color w:val="231F20"/>
          <w:spacing w:val="-10"/>
        </w:rPr>
        <w:t>ⓒ</w:t>
      </w:r>
      <w:r>
        <w:rPr>
          <w:color w:val="231F20"/>
        </w:rPr>
        <w:tab/>
      </w:r>
      <w:r>
        <w:rPr>
          <w:color w:val="231F20"/>
          <w:spacing w:val="-1"/>
        </w:rPr>
        <w:t>該人明確要求將其名字移除。</w:t>
      </w:r>
    </w:p>
    <w:p w14:paraId="69332BF2" w14:textId="77777777" w:rsidR="003345E9" w:rsidRDefault="007169A0">
      <w:pPr>
        <w:pStyle w:val="a3"/>
        <w:tabs>
          <w:tab w:val="left" w:pos="959"/>
        </w:tabs>
        <w:spacing w:before="10" w:line="206" w:lineRule="auto"/>
        <w:ind w:left="959" w:right="117" w:hanging="408"/>
      </w:pPr>
      <w:r>
        <w:rPr>
          <w:color w:val="231F20"/>
          <w:spacing w:val="-10"/>
        </w:rPr>
        <w:t>ⓓ</w:t>
      </w:r>
      <w:r>
        <w:rPr>
          <w:color w:val="231F20"/>
        </w:rPr>
        <w:tab/>
        <w:t>已由適當的 NDI 領袖努力跟進，仍一年未參與者（除了第二部分中的 d、e 和 g 之外</w:t>
      </w:r>
      <w:r>
        <w:rPr>
          <w:color w:val="231F20"/>
          <w:spacing w:val="-102"/>
        </w:rPr>
        <w:t>）</w:t>
      </w:r>
      <w:r>
        <w:rPr>
          <w:color w:val="231F20"/>
        </w:rPr>
        <w:t>。</w:t>
      </w:r>
    </w:p>
    <w:p w14:paraId="6B29CCB6" w14:textId="77777777" w:rsidR="003345E9" w:rsidRDefault="007169A0">
      <w:pPr>
        <w:pStyle w:val="3"/>
        <w:spacing w:before="81" w:line="347" w:lineRule="exact"/>
        <w:ind w:left="0"/>
        <w:jc w:val="center"/>
      </w:pPr>
      <w:r>
        <w:rPr>
          <w:color w:val="231F20"/>
        </w:rPr>
        <w:t>第四條：NDI</w:t>
      </w:r>
      <w:r>
        <w:rPr>
          <w:color w:val="231F20"/>
          <w:spacing w:val="6"/>
        </w:rPr>
        <w:t xml:space="preserve"> 出席</w:t>
      </w:r>
    </w:p>
    <w:p w14:paraId="3D9F4E3D" w14:textId="77777777" w:rsidR="003345E9" w:rsidRDefault="007169A0">
      <w:pPr>
        <w:pStyle w:val="a3"/>
        <w:spacing w:before="9" w:line="206" w:lineRule="auto"/>
        <w:ind w:left="119" w:right="116" w:firstLine="408"/>
        <w:jc w:val="both"/>
      </w:pPr>
      <w:r>
        <w:rPr>
          <w:color w:val="231F20"/>
        </w:rPr>
        <w:t>統計和報告地方教會的 NDI 出席的目的是幫助衡量該教會使人作有基督樣式的門徒這一工作的效果，實現 NDI 的目標。NDI 的所有努</w:t>
      </w:r>
      <w:r>
        <w:rPr>
          <w:color w:val="231F20"/>
          <w:spacing w:val="-2"/>
        </w:rPr>
        <w:t>力都應該帶領迷失的人相信耶穌，初信者在信仰中建立，信徒在聖靈的</w:t>
      </w:r>
      <w:r>
        <w:rPr>
          <w:color w:val="231F20"/>
        </w:rPr>
        <w:t>豐滿中成長，蒙恩成熟，並成為使人作門徒的人。 因此，NDI 的出席</w:t>
      </w:r>
      <w:r>
        <w:rPr>
          <w:color w:val="231F20"/>
          <w:spacing w:val="-2"/>
        </w:rPr>
        <w:t>統計應反映這一期望的目的。</w:t>
      </w:r>
    </w:p>
    <w:p w14:paraId="23895832" w14:textId="77777777" w:rsidR="003345E9" w:rsidRDefault="007169A0">
      <w:pPr>
        <w:pStyle w:val="a3"/>
        <w:spacing w:line="206" w:lineRule="auto"/>
        <w:ind w:left="119" w:right="112" w:firstLine="408"/>
        <w:jc w:val="both"/>
      </w:pPr>
      <w:r>
        <w:rPr>
          <w:color w:val="231F20"/>
        </w:rPr>
        <w:t>NDI</w:t>
      </w:r>
      <w:r>
        <w:rPr>
          <w:color w:val="231F20"/>
          <w:spacing w:val="4"/>
        </w:rPr>
        <w:t xml:space="preserve"> 的出席紀錄包括所有 </w:t>
      </w:r>
      <w:r>
        <w:rPr>
          <w:color w:val="231F20"/>
        </w:rPr>
        <w:t>NDI 事工。 地方教會應根據上述第三</w:t>
      </w:r>
      <w:r>
        <w:rPr>
          <w:color w:val="231F20"/>
          <w:spacing w:val="-2"/>
        </w:rPr>
        <w:t>條第一部分和以下列出的指南，每週對這些事工進行統計。</w:t>
      </w:r>
    </w:p>
    <w:p w14:paraId="67094E6D" w14:textId="77777777" w:rsidR="003345E9" w:rsidRDefault="007169A0">
      <w:pPr>
        <w:pStyle w:val="a3"/>
        <w:spacing w:line="206" w:lineRule="auto"/>
        <w:ind w:left="119" w:right="112" w:firstLine="408"/>
        <w:jc w:val="both"/>
      </w:pPr>
      <w:r>
        <w:rPr>
          <w:color w:val="231F20"/>
          <w:spacing w:val="4"/>
        </w:rPr>
        <w:t xml:space="preserve">為了每年編制教派內 </w:t>
      </w:r>
      <w:r>
        <w:rPr>
          <w:color w:val="231F20"/>
        </w:rPr>
        <w:t>NDI</w:t>
      </w:r>
      <w:r>
        <w:rPr>
          <w:color w:val="231F20"/>
          <w:spacing w:val="3"/>
        </w:rPr>
        <w:t xml:space="preserve"> 成長的準確統計，區域 </w:t>
      </w:r>
      <w:r>
        <w:rPr>
          <w:color w:val="231F20"/>
        </w:rPr>
        <w:t>NDI</w:t>
      </w:r>
      <w:r>
        <w:rPr>
          <w:color w:val="231F20"/>
          <w:spacing w:val="7"/>
        </w:rPr>
        <w:t xml:space="preserve"> 辦公室應</w:t>
      </w:r>
      <w:r>
        <w:rPr>
          <w:color w:val="231F20"/>
        </w:rPr>
        <w:t>該向每個地區獲取 ACL 和 NDI 出席的報告。</w:t>
      </w:r>
    </w:p>
    <w:p w14:paraId="6B12AAC0" w14:textId="77777777" w:rsidR="003345E9" w:rsidRDefault="007169A0">
      <w:pPr>
        <w:spacing w:line="308" w:lineRule="exact"/>
        <w:ind w:left="527"/>
        <w:rPr>
          <w:sz w:val="20"/>
        </w:rPr>
      </w:pPr>
      <w:r>
        <w:rPr>
          <w:b/>
          <w:color w:val="231F20"/>
          <w:sz w:val="20"/>
        </w:rPr>
        <w:t>第一部分：</w:t>
      </w:r>
      <w:r>
        <w:rPr>
          <w:color w:val="231F20"/>
          <w:spacing w:val="-2"/>
          <w:sz w:val="20"/>
        </w:rPr>
        <w:t>定義和報告</w:t>
      </w:r>
    </w:p>
    <w:p w14:paraId="462D6AF4" w14:textId="77777777" w:rsidR="003345E9" w:rsidRDefault="007169A0">
      <w:pPr>
        <w:pStyle w:val="a3"/>
        <w:spacing w:before="1" w:line="206" w:lineRule="auto"/>
        <w:ind w:left="119" w:right="112" w:firstLine="408"/>
      </w:pPr>
      <w:r>
        <w:rPr>
          <w:color w:val="231F20"/>
          <w:spacing w:val="4"/>
          <w:w w:val="102"/>
        </w:rPr>
        <w:t>所有門徒訓練小組的出席應被定義為參與聖經學習及應用聖經原</w:t>
      </w:r>
      <w:r>
        <w:rPr>
          <w:color w:val="231F20"/>
          <w:w w:val="102"/>
        </w:rPr>
        <w:t>則以成為像基督的人。</w:t>
      </w:r>
    </w:p>
    <w:p w14:paraId="576CFF5C" w14:textId="77777777" w:rsidR="003345E9" w:rsidRDefault="007169A0">
      <w:pPr>
        <w:pStyle w:val="a3"/>
        <w:tabs>
          <w:tab w:val="left" w:pos="1064"/>
        </w:tabs>
        <w:spacing w:line="308" w:lineRule="exact"/>
        <w:ind w:left="551"/>
      </w:pPr>
      <w:r>
        <w:rPr>
          <w:color w:val="231F20"/>
          <w:spacing w:val="-10"/>
        </w:rPr>
        <w:t>ⓐ</w:t>
      </w:r>
      <w:r>
        <w:rPr>
          <w:color w:val="231F20"/>
        </w:rPr>
        <w:tab/>
        <w:t>NDI</w:t>
      </w:r>
      <w:r>
        <w:rPr>
          <w:color w:val="231F20"/>
          <w:spacing w:val="1"/>
        </w:rPr>
        <w:t xml:space="preserve"> 出席紀錄應考慮：</w:t>
      </w:r>
    </w:p>
    <w:p w14:paraId="0B8D5BC5" w14:textId="77777777" w:rsidR="003345E9" w:rsidRDefault="007169A0">
      <w:pPr>
        <w:pStyle w:val="a3"/>
        <w:spacing w:before="10" w:line="206" w:lineRule="auto"/>
        <w:ind w:left="1407" w:right="110" w:hanging="408"/>
        <w:jc w:val="both"/>
      </w:pPr>
      <w:r>
        <w:rPr>
          <w:color w:val="231F20"/>
          <w:w w:val="102"/>
        </w:rPr>
        <w:t>➀</w:t>
      </w:r>
      <w:r>
        <w:rPr>
          <w:color w:val="231F20"/>
          <w:spacing w:val="1"/>
        </w:rPr>
        <w:t xml:space="preserve">     </w:t>
      </w:r>
      <w:r>
        <w:rPr>
          <w:color w:val="231F20"/>
          <w:spacing w:val="5"/>
          <w:w w:val="102"/>
        </w:rPr>
        <w:t>地方教會在門徒訓練旅程中與多少個人互動？</w:t>
      </w:r>
      <w:r>
        <w:rPr>
          <w:color w:val="231F20"/>
          <w:spacing w:val="6"/>
        </w:rPr>
        <w:t xml:space="preserve"> </w:t>
      </w:r>
      <w:r>
        <w:rPr>
          <w:color w:val="231F20"/>
          <w:spacing w:val="2"/>
          <w:w w:val="102"/>
        </w:rPr>
        <w:t>在這種</w:t>
      </w:r>
      <w:r>
        <w:rPr>
          <w:color w:val="231F20"/>
          <w:spacing w:val="-4"/>
          <w:w w:val="102"/>
        </w:rPr>
        <w:t>情況下，每個人僅計算一次。這個數字讓教會評估接觸</w:t>
      </w:r>
      <w:r>
        <w:rPr>
          <w:color w:val="231F20"/>
          <w:w w:val="102"/>
        </w:rPr>
        <w:t>社區新人的效果（增長或減少</w:t>
      </w:r>
      <w:r>
        <w:rPr>
          <w:color w:val="231F20"/>
          <w:spacing w:val="-102"/>
          <w:w w:val="102"/>
        </w:rPr>
        <w:t>）</w:t>
      </w:r>
      <w:r>
        <w:rPr>
          <w:color w:val="231F20"/>
          <w:w w:val="102"/>
        </w:rPr>
        <w:t>。</w:t>
      </w:r>
    </w:p>
    <w:p w14:paraId="490644E5" w14:textId="77777777" w:rsidR="003345E9" w:rsidRDefault="007169A0">
      <w:pPr>
        <w:pStyle w:val="a3"/>
        <w:tabs>
          <w:tab w:val="left" w:pos="1471"/>
        </w:tabs>
        <w:spacing w:line="206" w:lineRule="auto"/>
        <w:ind w:left="1407" w:right="15" w:hanging="408"/>
      </w:pPr>
      <w:r>
        <w:rPr>
          <w:color w:val="231F20"/>
          <w:w w:val="102"/>
        </w:rPr>
        <w:t>➁</w:t>
      </w:r>
      <w:r>
        <w:rPr>
          <w:color w:val="231F20"/>
        </w:rPr>
        <w:tab/>
      </w:r>
      <w:r>
        <w:rPr>
          <w:color w:val="231F20"/>
        </w:rPr>
        <w:tab/>
      </w:r>
      <w:r>
        <w:rPr>
          <w:color w:val="231F20"/>
          <w:spacing w:val="5"/>
          <w:w w:val="102"/>
        </w:rPr>
        <w:t>每週</w:t>
      </w:r>
      <w:r>
        <w:rPr>
          <w:color w:val="231F20"/>
          <w:spacing w:val="2"/>
        </w:rPr>
        <w:t xml:space="preserve"> </w:t>
      </w:r>
      <w:r>
        <w:rPr>
          <w:color w:val="231F20"/>
          <w:w w:val="102"/>
        </w:rPr>
        <w:t>/</w:t>
      </w:r>
      <w:r>
        <w:rPr>
          <w:color w:val="231F20"/>
          <w:spacing w:val="2"/>
        </w:rPr>
        <w:t xml:space="preserve"> </w:t>
      </w:r>
      <w:r>
        <w:rPr>
          <w:color w:val="231F20"/>
          <w:spacing w:val="10"/>
          <w:w w:val="102"/>
        </w:rPr>
        <w:t>每月有多少次門徒訓練的</w:t>
      </w:r>
      <w:r>
        <w:rPr>
          <w:color w:val="231F20"/>
        </w:rPr>
        <w:t xml:space="preserve"> </w:t>
      </w:r>
      <w:r>
        <w:rPr>
          <w:color w:val="231F20"/>
          <w:w w:val="106"/>
        </w:rPr>
        <w:t>"</w:t>
      </w:r>
      <w:r>
        <w:rPr>
          <w:color w:val="231F20"/>
          <w:spacing w:val="2"/>
        </w:rPr>
        <w:t xml:space="preserve"> </w:t>
      </w:r>
      <w:r>
        <w:rPr>
          <w:color w:val="231F20"/>
          <w:spacing w:val="5"/>
          <w:w w:val="102"/>
        </w:rPr>
        <w:t>接觸</w:t>
      </w:r>
      <w:r>
        <w:rPr>
          <w:color w:val="231F20"/>
          <w:spacing w:val="2"/>
        </w:rPr>
        <w:t xml:space="preserve"> </w:t>
      </w:r>
      <w:r>
        <w:rPr>
          <w:color w:val="231F20"/>
          <w:w w:val="106"/>
        </w:rPr>
        <w:t>"</w:t>
      </w:r>
      <w:r>
        <w:rPr>
          <w:color w:val="231F20"/>
          <w:spacing w:val="2"/>
        </w:rPr>
        <w:t xml:space="preserve"> </w:t>
      </w:r>
      <w:r>
        <w:rPr>
          <w:color w:val="231F20"/>
          <w:w w:val="102"/>
        </w:rPr>
        <w:t>？</w:t>
      </w:r>
      <w:r>
        <w:rPr>
          <w:color w:val="231F20"/>
          <w:spacing w:val="11"/>
        </w:rPr>
        <w:t xml:space="preserve"> </w:t>
      </w:r>
      <w:r>
        <w:rPr>
          <w:color w:val="231F20"/>
          <w:spacing w:val="5"/>
          <w:w w:val="102"/>
        </w:rPr>
        <w:t>由於</w:t>
      </w:r>
      <w:r>
        <w:rPr>
          <w:color w:val="231F20"/>
          <w:spacing w:val="2"/>
        </w:rPr>
        <w:t xml:space="preserve"> </w:t>
      </w:r>
      <w:r>
        <w:rPr>
          <w:color w:val="231F20"/>
          <w:spacing w:val="1"/>
          <w:w w:val="102"/>
        </w:rPr>
        <w:t>ND</w:t>
      </w:r>
      <w:r>
        <w:rPr>
          <w:color w:val="231F20"/>
          <w:w w:val="102"/>
        </w:rPr>
        <w:t>I</w:t>
      </w:r>
      <w:r>
        <w:rPr>
          <w:color w:val="231F20"/>
          <w:spacing w:val="4"/>
          <w:w w:val="102"/>
        </w:rPr>
        <w:t>的目標是與每個人一同更深入的與神相遇，通往聖潔，</w:t>
      </w:r>
      <w:r>
        <w:rPr>
          <w:color w:val="231F20"/>
          <w:spacing w:val="7"/>
          <w:w w:val="102"/>
        </w:rPr>
        <w:t>信徒可能在任何給定的時間段參加多個</w:t>
      </w:r>
      <w:r>
        <w:rPr>
          <w:color w:val="231F20"/>
          <w:spacing w:val="1"/>
        </w:rPr>
        <w:t xml:space="preserve"> </w:t>
      </w:r>
      <w:r>
        <w:rPr>
          <w:color w:val="231F20"/>
          <w:spacing w:val="1"/>
          <w:w w:val="102"/>
        </w:rPr>
        <w:t>ND</w:t>
      </w:r>
      <w:r>
        <w:rPr>
          <w:color w:val="231F20"/>
          <w:w w:val="102"/>
        </w:rPr>
        <w:t>I</w:t>
      </w:r>
      <w:r>
        <w:rPr>
          <w:color w:val="231F20"/>
          <w:spacing w:val="2"/>
        </w:rPr>
        <w:t xml:space="preserve"> </w:t>
      </w:r>
      <w:r>
        <w:rPr>
          <w:color w:val="231F20"/>
          <w:spacing w:val="5"/>
          <w:w w:val="102"/>
        </w:rPr>
        <w:t>活動。這</w:t>
      </w:r>
      <w:r>
        <w:rPr>
          <w:color w:val="231F20"/>
          <w:spacing w:val="11"/>
          <w:w w:val="102"/>
        </w:rPr>
        <w:t>個數字的目的是看到地方教會門徒訓練工作的全面效</w:t>
      </w:r>
      <w:r>
        <w:rPr>
          <w:color w:val="231F20"/>
          <w:w w:val="102"/>
        </w:rPr>
        <w:t>果。在這個類別中的人可能會被多次計算，因為他們可能每週參加多個活動。</w:t>
      </w:r>
    </w:p>
    <w:p w14:paraId="108DE51A" w14:textId="77777777" w:rsidR="003345E9" w:rsidRDefault="007169A0">
      <w:pPr>
        <w:pStyle w:val="a3"/>
        <w:tabs>
          <w:tab w:val="left" w:pos="1013"/>
        </w:tabs>
        <w:spacing w:line="206" w:lineRule="auto"/>
        <w:ind w:left="959" w:right="117" w:hanging="408"/>
      </w:pPr>
      <w:r>
        <w:rPr>
          <w:color w:val="231F20"/>
          <w:w w:val="102"/>
        </w:rPr>
        <w:t>ⓑ</w:t>
      </w:r>
      <w:r>
        <w:rPr>
          <w:color w:val="231F20"/>
        </w:rPr>
        <w:tab/>
      </w:r>
      <w:r>
        <w:rPr>
          <w:color w:val="231F20"/>
        </w:rPr>
        <w:tab/>
      </w:r>
      <w:r>
        <w:rPr>
          <w:color w:val="231F20"/>
          <w:spacing w:val="1"/>
          <w:w w:val="102"/>
        </w:rPr>
        <w:t>所有門徒訓練事工小組的出席人數應定期向地方教會委員會</w:t>
      </w:r>
      <w:r>
        <w:rPr>
          <w:color w:val="231F20"/>
          <w:spacing w:val="-8"/>
          <w:w w:val="102"/>
        </w:rPr>
        <w:t>報告，並在年度牧師報告中公佈。</w:t>
      </w:r>
    </w:p>
    <w:p w14:paraId="2E9ADD1B" w14:textId="77777777" w:rsidR="003345E9" w:rsidRDefault="007169A0">
      <w:pPr>
        <w:pStyle w:val="a3"/>
        <w:tabs>
          <w:tab w:val="left" w:pos="1019"/>
        </w:tabs>
        <w:spacing w:line="206" w:lineRule="auto"/>
        <w:ind w:left="959" w:right="111" w:hanging="408"/>
      </w:pPr>
      <w:r>
        <w:rPr>
          <w:color w:val="231F20"/>
          <w:spacing w:val="-10"/>
        </w:rPr>
        <w:t>ⓒ</w:t>
      </w:r>
      <w:r>
        <w:rPr>
          <w:color w:val="231F20"/>
        </w:rPr>
        <w:tab/>
      </w:r>
      <w:r>
        <w:rPr>
          <w:color w:val="231F20"/>
        </w:rPr>
        <w:tab/>
      </w:r>
      <w:r>
        <w:rPr>
          <w:color w:val="231F20"/>
          <w:spacing w:val="10"/>
        </w:rPr>
        <w:t xml:space="preserve">地區 </w:t>
      </w:r>
      <w:r>
        <w:rPr>
          <w:color w:val="231F20"/>
        </w:rPr>
        <w:t>NDI 委員會在與地區監督的協商下，將確定報告的頻</w:t>
      </w:r>
      <w:r>
        <w:rPr>
          <w:color w:val="231F20"/>
          <w:spacing w:val="-2"/>
        </w:rPr>
        <w:t>率（每月、每季或每年</w:t>
      </w:r>
      <w:r>
        <w:rPr>
          <w:color w:val="231F20"/>
          <w:spacing w:val="-102"/>
        </w:rPr>
        <w:t>）</w:t>
      </w:r>
      <w:r>
        <w:rPr>
          <w:color w:val="231F20"/>
          <w:spacing w:val="-2"/>
        </w:rPr>
        <w:t>。所有報告將提交給地區。</w:t>
      </w:r>
    </w:p>
    <w:p w14:paraId="0621134D" w14:textId="77777777" w:rsidR="003345E9" w:rsidRDefault="003345E9">
      <w:pPr>
        <w:pStyle w:val="a3"/>
        <w:spacing w:line="206" w:lineRule="auto"/>
        <w:sectPr w:rsidR="003345E9">
          <w:pgSz w:w="8640" w:h="12960"/>
          <w:pgMar w:top="480" w:right="1080" w:bottom="1180" w:left="1080" w:header="0" w:footer="997" w:gutter="0"/>
          <w:cols w:space="720"/>
        </w:sectPr>
      </w:pPr>
    </w:p>
    <w:p w14:paraId="3DEE372E" w14:textId="77777777" w:rsidR="003345E9" w:rsidRDefault="007169A0">
      <w:pPr>
        <w:pStyle w:val="a3"/>
        <w:spacing w:before="50"/>
        <w:ind w:left="0"/>
        <w:jc w:val="center"/>
      </w:pPr>
      <w:r>
        <w:rPr>
          <w:color w:val="231F20"/>
          <w:spacing w:val="-3"/>
        </w:rPr>
        <w:lastRenderedPageBreak/>
        <w:t>行政政策</w:t>
      </w:r>
    </w:p>
    <w:p w14:paraId="76C7C11D" w14:textId="77777777" w:rsidR="003345E9" w:rsidRDefault="007169A0">
      <w:pPr>
        <w:pStyle w:val="3"/>
        <w:spacing w:before="204" w:line="347" w:lineRule="exact"/>
        <w:ind w:left="2063"/>
      </w:pPr>
      <w:r>
        <w:rPr>
          <w:color w:val="231F20"/>
          <w:spacing w:val="3"/>
        </w:rPr>
        <w:t xml:space="preserve">第五條：地方 </w:t>
      </w:r>
      <w:r>
        <w:rPr>
          <w:color w:val="231F20"/>
        </w:rPr>
        <w:t>NDI</w:t>
      </w:r>
      <w:r>
        <w:rPr>
          <w:color w:val="231F20"/>
          <w:spacing w:val="2"/>
        </w:rPr>
        <w:t xml:space="preserve"> 委員會</w:t>
      </w:r>
    </w:p>
    <w:p w14:paraId="68487AD5" w14:textId="77777777" w:rsidR="003345E9" w:rsidRDefault="007169A0">
      <w:pPr>
        <w:pStyle w:val="a3"/>
        <w:spacing w:before="9" w:line="206" w:lineRule="auto"/>
        <w:ind w:left="119" w:right="118" w:firstLine="408"/>
      </w:pPr>
      <w:r>
        <w:rPr>
          <w:b/>
          <w:color w:val="231F20"/>
          <w:w w:val="105"/>
        </w:rPr>
        <w:t>第一部分：</w:t>
      </w:r>
      <w:r>
        <w:rPr>
          <w:color w:val="231F20"/>
          <w:spacing w:val="-5"/>
          <w:w w:val="105"/>
        </w:rPr>
        <w:t xml:space="preserve">地方 </w:t>
      </w:r>
      <w:r>
        <w:rPr>
          <w:color w:val="231F20"/>
          <w:w w:val="105"/>
        </w:rPr>
        <w:t>NDI</w:t>
      </w:r>
      <w:r>
        <w:rPr>
          <w:color w:val="231F20"/>
          <w:spacing w:val="-4"/>
          <w:w w:val="105"/>
        </w:rPr>
        <w:t xml:space="preserve"> 委員會的職責在《手冊》</w:t>
      </w:r>
      <w:r>
        <w:rPr>
          <w:color w:val="231F20"/>
          <w:w w:val="105"/>
        </w:rPr>
        <w:t>155-155.10</w:t>
      </w:r>
      <w:r>
        <w:rPr>
          <w:color w:val="231F20"/>
          <w:spacing w:val="-5"/>
          <w:w w:val="105"/>
        </w:rPr>
        <w:t xml:space="preserve"> 中有</w:t>
      </w:r>
      <w:r>
        <w:rPr>
          <w:color w:val="231F20"/>
          <w:spacing w:val="-167"/>
          <w:w w:val="105"/>
        </w:rPr>
        <w:t>所</w:t>
      </w:r>
      <w:r>
        <w:rPr>
          <w:color w:val="231F20"/>
          <w:spacing w:val="-2"/>
          <w:w w:val="105"/>
        </w:rPr>
        <w:t>定義，包括：</w:t>
      </w:r>
    </w:p>
    <w:p w14:paraId="3F9D1C9D" w14:textId="77777777" w:rsidR="003345E9" w:rsidRDefault="007169A0">
      <w:pPr>
        <w:pStyle w:val="a3"/>
        <w:tabs>
          <w:tab w:val="left" w:pos="1012"/>
        </w:tabs>
        <w:spacing w:line="308" w:lineRule="exact"/>
        <w:ind w:left="551"/>
      </w:pPr>
      <w:r>
        <w:rPr>
          <w:color w:val="231F20"/>
          <w:spacing w:val="-10"/>
        </w:rPr>
        <w:t>ⓐ</w:t>
      </w:r>
      <w:r>
        <w:rPr>
          <w:color w:val="231F20"/>
        </w:rPr>
        <w:tab/>
      </w:r>
      <w:r>
        <w:rPr>
          <w:color w:val="231F20"/>
          <w:spacing w:val="1"/>
        </w:rPr>
        <w:t xml:space="preserve">與牧師和地方教會委員會合作，發展 / 組織 </w:t>
      </w:r>
      <w:r>
        <w:rPr>
          <w:color w:val="231F20"/>
        </w:rPr>
        <w:t>NDI</w:t>
      </w:r>
      <w:r>
        <w:rPr>
          <w:color w:val="231F20"/>
          <w:spacing w:val="2"/>
        </w:rPr>
        <w:t xml:space="preserve"> 委員會。</w:t>
      </w:r>
    </w:p>
    <w:p w14:paraId="095F87B5" w14:textId="77777777" w:rsidR="003345E9" w:rsidRDefault="007169A0">
      <w:pPr>
        <w:pStyle w:val="a3"/>
        <w:tabs>
          <w:tab w:val="left" w:pos="1015"/>
        </w:tabs>
        <w:spacing w:before="10" w:line="206" w:lineRule="auto"/>
        <w:ind w:left="959" w:right="115" w:hanging="408"/>
      </w:pPr>
      <w:r>
        <w:rPr>
          <w:color w:val="231F20"/>
          <w:spacing w:val="-10"/>
        </w:rPr>
        <w:t>ⓑ</w:t>
      </w:r>
      <w:r>
        <w:rPr>
          <w:color w:val="231F20"/>
        </w:rPr>
        <w:tab/>
      </w:r>
      <w:r>
        <w:rPr>
          <w:color w:val="231F20"/>
        </w:rPr>
        <w:tab/>
        <w:t>與牧師合作，制定和實施與教會戰略 / 目標一致、符合地區</w:t>
      </w:r>
      <w:r>
        <w:rPr>
          <w:color w:val="231F20"/>
          <w:spacing w:val="-2"/>
        </w:rPr>
        <w:t>願景和宣聖會使命的地方教會門徒訓練的策略計劃。</w:t>
      </w:r>
    </w:p>
    <w:p w14:paraId="30E5E7F9" w14:textId="77777777" w:rsidR="003345E9" w:rsidRDefault="007169A0">
      <w:pPr>
        <w:pStyle w:val="a3"/>
        <w:tabs>
          <w:tab w:val="left" w:pos="1012"/>
        </w:tabs>
        <w:spacing w:line="308" w:lineRule="exact"/>
        <w:ind w:left="551"/>
      </w:pPr>
      <w:r>
        <w:rPr>
          <w:color w:val="231F20"/>
          <w:spacing w:val="-10"/>
        </w:rPr>
        <w:t>ⓒ</w:t>
      </w:r>
      <w:r>
        <w:rPr>
          <w:color w:val="231F20"/>
        </w:rPr>
        <w:tab/>
      </w:r>
      <w:r>
        <w:rPr>
          <w:color w:val="231F20"/>
          <w:spacing w:val="-1"/>
        </w:rPr>
        <w:t>研究、創建、開發，最終批准符合宣聖會神學和使命的課程。</w:t>
      </w:r>
    </w:p>
    <w:p w14:paraId="7F00FE4A" w14:textId="77777777" w:rsidR="003345E9" w:rsidRDefault="007169A0">
      <w:pPr>
        <w:pStyle w:val="a3"/>
        <w:tabs>
          <w:tab w:val="left" w:pos="1012"/>
        </w:tabs>
        <w:spacing w:line="320" w:lineRule="exact"/>
        <w:ind w:left="551"/>
      </w:pPr>
      <w:r>
        <w:rPr>
          <w:color w:val="231F20"/>
          <w:spacing w:val="-10"/>
        </w:rPr>
        <w:t>ⓓ</w:t>
      </w:r>
      <w:r>
        <w:rPr>
          <w:color w:val="231F20"/>
        </w:rPr>
        <w:tab/>
      </w:r>
      <w:r>
        <w:rPr>
          <w:color w:val="231F20"/>
          <w:spacing w:val="8"/>
        </w:rPr>
        <w:t xml:space="preserve">與 </w:t>
      </w:r>
      <w:r>
        <w:rPr>
          <w:color w:val="231F20"/>
        </w:rPr>
        <w:t>NYI</w:t>
      </w:r>
      <w:r>
        <w:rPr>
          <w:color w:val="231F20"/>
          <w:spacing w:val="10"/>
        </w:rPr>
        <w:t xml:space="preserve"> 和 </w:t>
      </w:r>
      <w:r>
        <w:rPr>
          <w:color w:val="231F20"/>
        </w:rPr>
        <w:t>NMI</w:t>
      </w:r>
      <w:r>
        <w:rPr>
          <w:color w:val="231F20"/>
          <w:spacing w:val="-1"/>
        </w:rPr>
        <w:t xml:space="preserve"> 協調，開發以下培訓計劃：</w:t>
      </w:r>
    </w:p>
    <w:p w14:paraId="64285DFB" w14:textId="77777777" w:rsidR="003345E9" w:rsidRDefault="007169A0">
      <w:pPr>
        <w:pStyle w:val="a3"/>
        <w:tabs>
          <w:tab w:val="left" w:pos="1460"/>
        </w:tabs>
        <w:spacing w:line="320" w:lineRule="exact"/>
        <w:ind w:left="999"/>
      </w:pPr>
      <w:r>
        <w:rPr>
          <w:color w:val="231F20"/>
          <w:spacing w:val="-10"/>
        </w:rPr>
        <w:t>➀</w:t>
      </w:r>
      <w:r>
        <w:rPr>
          <w:color w:val="231F20"/>
        </w:rPr>
        <w:tab/>
      </w:r>
      <w:r>
        <w:rPr>
          <w:color w:val="231F20"/>
          <w:spacing w:val="-1"/>
        </w:rPr>
        <w:t>地方教會內的禱告事工。</w:t>
      </w:r>
    </w:p>
    <w:p w14:paraId="7BAA652F" w14:textId="77777777" w:rsidR="003345E9" w:rsidRDefault="007169A0">
      <w:pPr>
        <w:pStyle w:val="a3"/>
        <w:tabs>
          <w:tab w:val="left" w:pos="1462"/>
        </w:tabs>
        <w:spacing w:before="9" w:line="206" w:lineRule="auto"/>
        <w:ind w:left="1407" w:right="115" w:hanging="408"/>
      </w:pPr>
      <w:r>
        <w:rPr>
          <w:color w:val="231F20"/>
          <w:spacing w:val="-10"/>
        </w:rPr>
        <w:t>➁</w:t>
      </w:r>
      <w:r>
        <w:rPr>
          <w:color w:val="231F20"/>
        </w:rPr>
        <w:tab/>
      </w:r>
      <w:r>
        <w:rPr>
          <w:color w:val="231F20"/>
        </w:rPr>
        <w:tab/>
      </w:r>
      <w:r>
        <w:rPr>
          <w:color w:val="231F20"/>
          <w:spacing w:val="-2"/>
        </w:rPr>
        <w:t>充滿關懷的外展，以滿足周圍社區的切身實際需求，幫助人們相信耶穌。</w:t>
      </w:r>
    </w:p>
    <w:p w14:paraId="52F8B7B5" w14:textId="77777777" w:rsidR="003345E9" w:rsidRDefault="007169A0">
      <w:pPr>
        <w:pStyle w:val="a3"/>
        <w:tabs>
          <w:tab w:val="left" w:pos="1460"/>
        </w:tabs>
        <w:spacing w:line="308" w:lineRule="exact"/>
        <w:ind w:left="999"/>
      </w:pPr>
      <w:r>
        <w:rPr>
          <w:color w:val="231F20"/>
          <w:spacing w:val="-10"/>
        </w:rPr>
        <w:t>➂</w:t>
      </w:r>
      <w:r>
        <w:rPr>
          <w:color w:val="231F20"/>
        </w:rPr>
        <w:tab/>
      </w:r>
      <w:r>
        <w:rPr>
          <w:color w:val="231F20"/>
          <w:spacing w:val="-10"/>
        </w:rPr>
        <w:t>整全的聖經學習，包括教師培訓和整個教會的聖經學習。</w:t>
      </w:r>
    </w:p>
    <w:p w14:paraId="2AAC6981" w14:textId="77777777" w:rsidR="003345E9" w:rsidRDefault="007169A0">
      <w:pPr>
        <w:pStyle w:val="a3"/>
        <w:spacing w:before="10" w:line="206" w:lineRule="auto"/>
        <w:ind w:left="1407" w:right="115" w:hanging="408"/>
        <w:jc w:val="both"/>
      </w:pPr>
      <w:r>
        <w:rPr>
          <w:color w:val="231F20"/>
          <w:w w:val="102"/>
        </w:rPr>
        <w:t>➃</w:t>
      </w:r>
      <w:r>
        <w:rPr>
          <w:color w:val="231F20"/>
        </w:rPr>
        <w:t xml:space="preserve">     </w:t>
      </w:r>
      <w:r>
        <w:rPr>
          <w:color w:val="231F20"/>
          <w:w w:val="102"/>
        </w:rPr>
        <w:t>有目標的培育和裝備。</w:t>
      </w:r>
      <w:r>
        <w:rPr>
          <w:color w:val="231F20"/>
          <w:spacing w:val="1"/>
        </w:rPr>
        <w:t xml:space="preserve"> </w:t>
      </w:r>
      <w:r>
        <w:rPr>
          <w:color w:val="231F20"/>
          <w:spacing w:val="-5"/>
          <w:w w:val="102"/>
        </w:rPr>
        <w:t>為了在教會成員中培養領導，應</w:t>
      </w:r>
      <w:r>
        <w:rPr>
          <w:color w:val="231F20"/>
          <w:spacing w:val="2"/>
          <w:w w:val="102"/>
        </w:rPr>
        <w:t>該對參與所有年齡組事工的服事人員進行持續的培育和</w:t>
      </w:r>
      <w:r>
        <w:rPr>
          <w:color w:val="231F20"/>
          <w:w w:val="102"/>
        </w:rPr>
        <w:t>裝備。</w:t>
      </w:r>
    </w:p>
    <w:p w14:paraId="33585008" w14:textId="77777777" w:rsidR="003345E9" w:rsidRDefault="007169A0">
      <w:pPr>
        <w:pStyle w:val="a3"/>
        <w:spacing w:line="206" w:lineRule="auto"/>
        <w:ind w:left="1407" w:right="115" w:hanging="408"/>
        <w:jc w:val="both"/>
      </w:pPr>
      <w:r>
        <w:rPr>
          <w:color w:val="231F20"/>
        </w:rPr>
        <w:t>➄  真實的關係。由於世人將因我們的愛而認出我們是基督的門徒（</w:t>
      </w:r>
      <w:r>
        <w:rPr>
          <w:color w:val="231F20"/>
          <w:spacing w:val="-3"/>
        </w:rPr>
        <w:t xml:space="preserve">約翰福音 </w:t>
      </w:r>
      <w:r>
        <w:rPr>
          <w:color w:val="231F20"/>
          <w:spacing w:val="14"/>
        </w:rPr>
        <w:t>13:</w:t>
      </w:r>
      <w:r>
        <w:rPr>
          <w:color w:val="231F20"/>
          <w:spacing w:val="13"/>
        </w:rPr>
        <w:t>3</w:t>
      </w:r>
      <w:r>
        <w:rPr>
          <w:color w:val="231F20"/>
          <w:spacing w:val="14"/>
        </w:rPr>
        <w:t>5</w:t>
      </w:r>
      <w:r>
        <w:rPr>
          <w:color w:val="231F20"/>
          <w:spacing w:val="-88"/>
        </w:rPr>
        <w:t>）</w:t>
      </w:r>
      <w:r>
        <w:rPr>
          <w:color w:val="231F20"/>
        </w:rPr>
        <w:t>，在地方教會建立以基督為中心的關係應該是 NDI 事工的首要任務。</w:t>
      </w:r>
    </w:p>
    <w:p w14:paraId="5E031866" w14:textId="77777777" w:rsidR="003345E9" w:rsidRDefault="007169A0">
      <w:pPr>
        <w:pStyle w:val="a3"/>
        <w:spacing w:line="206" w:lineRule="auto"/>
        <w:ind w:left="959" w:right="117" w:hanging="408"/>
        <w:jc w:val="both"/>
      </w:pPr>
      <w:r>
        <w:rPr>
          <w:color w:val="231F20"/>
        </w:rPr>
        <w:t>ⓔ  在每年的教會年會上評估並報告當前地方教會的教育和門徒訓練事工 / 項目，清晰陳述它們的成果。</w:t>
      </w:r>
    </w:p>
    <w:p w14:paraId="37CBE48F" w14:textId="77777777" w:rsidR="003345E9" w:rsidRDefault="007169A0">
      <w:pPr>
        <w:pStyle w:val="3"/>
        <w:spacing w:before="74" w:line="347" w:lineRule="exact"/>
        <w:ind w:left="1885"/>
        <w:jc w:val="both"/>
      </w:pPr>
      <w:r>
        <w:rPr>
          <w:color w:val="231F20"/>
        </w:rPr>
        <w:t>第六條：NDI</w:t>
      </w:r>
      <w:r>
        <w:rPr>
          <w:color w:val="231F20"/>
          <w:spacing w:val="3"/>
        </w:rPr>
        <w:t xml:space="preserve"> 事工組織和領導</w:t>
      </w:r>
    </w:p>
    <w:p w14:paraId="240C242F" w14:textId="77777777" w:rsidR="003345E9" w:rsidRDefault="007169A0">
      <w:pPr>
        <w:pStyle w:val="a3"/>
        <w:spacing w:before="9" w:line="206" w:lineRule="auto"/>
        <w:ind w:left="119" w:right="16" w:firstLine="408"/>
      </w:pPr>
      <w:r>
        <w:rPr>
          <w:b/>
          <w:color w:val="231F20"/>
          <w:spacing w:val="4"/>
          <w:w w:val="102"/>
        </w:rPr>
        <w:t>第</w:t>
      </w:r>
      <w:r>
        <w:rPr>
          <w:b/>
          <w:color w:val="231F20"/>
          <w:spacing w:val="4"/>
          <w:w w:val="148"/>
        </w:rPr>
        <w:t>一部</w:t>
      </w:r>
      <w:r>
        <w:rPr>
          <w:b/>
          <w:color w:val="231F20"/>
          <w:spacing w:val="2"/>
          <w:w w:val="102"/>
        </w:rPr>
        <w:t>分：</w:t>
      </w:r>
      <w:r>
        <w:rPr>
          <w:color w:val="231F20"/>
          <w:spacing w:val="-1"/>
          <w:w w:val="102"/>
        </w:rPr>
        <w:t>當地方教會提供所有年齡層的主日學時，主日學計劃</w:t>
      </w:r>
      <w:r>
        <w:rPr>
          <w:color w:val="231F20"/>
          <w:spacing w:val="5"/>
          <w:w w:val="102"/>
        </w:rPr>
        <w:t>應根據年齡或學年級將兒童和青少年劃分為不同的班級。對於成人，</w:t>
      </w:r>
      <w:r>
        <w:rPr>
          <w:color w:val="231F20"/>
          <w:spacing w:val="-16"/>
          <w:w w:val="102"/>
        </w:rPr>
        <w:t>班級應由生命階段、共同興趣、使命、主題等來確定。在適當的情況下，</w:t>
      </w:r>
      <w:r>
        <w:rPr>
          <w:color w:val="231F20"/>
          <w:w w:val="102"/>
        </w:rPr>
        <w:t>也可以考慮跨年齡層的班級。</w:t>
      </w:r>
    </w:p>
    <w:p w14:paraId="00D4D793" w14:textId="77777777" w:rsidR="003345E9" w:rsidRDefault="007169A0">
      <w:pPr>
        <w:pStyle w:val="a3"/>
        <w:spacing w:line="306" w:lineRule="exact"/>
        <w:ind w:left="527"/>
      </w:pPr>
      <w:r>
        <w:rPr>
          <w:b/>
          <w:color w:val="231F20"/>
        </w:rPr>
        <w:t>第二部分：</w:t>
      </w:r>
      <w:r>
        <w:rPr>
          <w:color w:val="231F20"/>
          <w:spacing w:val="20"/>
        </w:rPr>
        <w:t xml:space="preserve">其他 </w:t>
      </w:r>
      <w:r>
        <w:rPr>
          <w:color w:val="231F20"/>
        </w:rPr>
        <w:t>NDI</w:t>
      </w:r>
      <w:r>
        <w:rPr>
          <w:color w:val="231F20"/>
          <w:spacing w:val="-1"/>
        </w:rPr>
        <w:t xml:space="preserve"> 事工，如小組、家庭小組、一對一門徒訓練</w:t>
      </w:r>
    </w:p>
    <w:p w14:paraId="005ED43C" w14:textId="77777777" w:rsidR="003345E9" w:rsidRDefault="007169A0">
      <w:pPr>
        <w:pStyle w:val="a3"/>
        <w:spacing w:before="10" w:line="206" w:lineRule="auto"/>
        <w:ind w:left="119" w:right="118"/>
      </w:pPr>
      <w:r>
        <w:rPr>
          <w:color w:val="231F20"/>
        </w:rPr>
        <w:t>/ 培育，可以在一定的時間內進行，其中包括形成新小組的間隔休息時</w:t>
      </w:r>
      <w:r>
        <w:rPr>
          <w:color w:val="231F20"/>
          <w:spacing w:val="-6"/>
        </w:rPr>
        <w:t>間。</w:t>
      </w:r>
    </w:p>
    <w:p w14:paraId="5100AD41" w14:textId="77777777" w:rsidR="003345E9" w:rsidRDefault="007169A0">
      <w:pPr>
        <w:pStyle w:val="a3"/>
        <w:spacing w:line="206" w:lineRule="auto"/>
        <w:ind w:left="119" w:right="115" w:firstLine="408"/>
        <w:jc w:val="both"/>
      </w:pPr>
      <w:r>
        <w:rPr>
          <w:b/>
          <w:color w:val="231F20"/>
          <w:spacing w:val="3"/>
          <w:w w:val="102"/>
        </w:rPr>
        <w:t>第三部分：</w:t>
      </w:r>
      <w:r>
        <w:rPr>
          <w:color w:val="231F20"/>
          <w:spacing w:val="1"/>
          <w:w w:val="102"/>
        </w:rPr>
        <w:t>當兒童、青少年或成年年齡組內的班級數增加時，應</w:t>
      </w:r>
      <w:r>
        <w:rPr>
          <w:color w:val="231F20"/>
          <w:w w:val="102"/>
        </w:rPr>
        <w:t>注意年齡層組織，由地方</w:t>
      </w:r>
      <w:r>
        <w:rPr>
          <w:color w:val="231F20"/>
        </w:rPr>
        <w:t xml:space="preserve"> </w:t>
      </w:r>
      <w:r>
        <w:rPr>
          <w:color w:val="231F20"/>
          <w:w w:val="102"/>
        </w:rPr>
        <w:t>NDI</w:t>
      </w:r>
      <w:r>
        <w:rPr>
          <w:color w:val="231F20"/>
        </w:rPr>
        <w:t xml:space="preserve"> </w:t>
      </w:r>
      <w:r>
        <w:rPr>
          <w:color w:val="231F20"/>
          <w:spacing w:val="-1"/>
          <w:w w:val="102"/>
        </w:rPr>
        <w:t>委員會在與牧師協商後指定一名監督負</w:t>
      </w:r>
      <w:r>
        <w:rPr>
          <w:color w:val="231F20"/>
          <w:w w:val="102"/>
        </w:rPr>
        <w:t>責此事。</w:t>
      </w:r>
    </w:p>
    <w:p w14:paraId="22038971" w14:textId="77777777" w:rsidR="003345E9" w:rsidRDefault="007169A0">
      <w:pPr>
        <w:pStyle w:val="a3"/>
        <w:spacing w:line="334" w:lineRule="exact"/>
        <w:ind w:left="527"/>
        <w:jc w:val="both"/>
      </w:pPr>
      <w:r>
        <w:rPr>
          <w:b/>
          <w:color w:val="231F20"/>
        </w:rPr>
        <w:t>第四部分：</w:t>
      </w:r>
      <w:r>
        <w:rPr>
          <w:color w:val="231F20"/>
          <w:spacing w:val="5"/>
        </w:rPr>
        <w:t xml:space="preserve">部門監督的職責應由地方 </w:t>
      </w:r>
      <w:r>
        <w:rPr>
          <w:color w:val="231F20"/>
        </w:rPr>
        <w:t>NDI</w:t>
      </w:r>
      <w:r>
        <w:rPr>
          <w:color w:val="231F20"/>
          <w:spacing w:val="3"/>
        </w:rPr>
        <w:t xml:space="preserve"> 委員會與牧師協商後確</w:t>
      </w:r>
    </w:p>
    <w:p w14:paraId="7CBC7490" w14:textId="77777777" w:rsidR="003345E9" w:rsidRDefault="003345E9">
      <w:pPr>
        <w:pStyle w:val="a3"/>
        <w:spacing w:line="334" w:lineRule="exact"/>
        <w:jc w:val="both"/>
        <w:sectPr w:rsidR="003345E9">
          <w:pgSz w:w="8640" w:h="12960"/>
          <w:pgMar w:top="480" w:right="1080" w:bottom="1180" w:left="1080" w:header="0" w:footer="997" w:gutter="0"/>
          <w:cols w:space="720"/>
        </w:sectPr>
      </w:pPr>
    </w:p>
    <w:p w14:paraId="64D0A13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32C579D9" w14:textId="77777777" w:rsidR="003345E9" w:rsidRDefault="007169A0">
      <w:pPr>
        <w:pStyle w:val="a3"/>
        <w:spacing w:before="201"/>
        <w:ind w:left="119"/>
      </w:pPr>
      <w:r>
        <w:rPr>
          <w:color w:val="231F20"/>
          <w:spacing w:val="1"/>
        </w:rPr>
        <w:t xml:space="preserve">定。 職責範圍的建議列在 </w:t>
      </w:r>
      <w:r>
        <w:rPr>
          <w:color w:val="231F20"/>
        </w:rPr>
        <w:t>NDI</w:t>
      </w:r>
      <w:r>
        <w:rPr>
          <w:color w:val="231F20"/>
          <w:spacing w:val="1"/>
        </w:rPr>
        <w:t xml:space="preserve"> 區域手冊中。</w:t>
      </w:r>
    </w:p>
    <w:p w14:paraId="5CE03C84" w14:textId="77777777" w:rsidR="003345E9" w:rsidRDefault="007169A0">
      <w:pPr>
        <w:pStyle w:val="3"/>
        <w:spacing w:before="66" w:line="347" w:lineRule="exact"/>
        <w:ind w:left="1885"/>
      </w:pPr>
      <w:r>
        <w:rPr>
          <w:color w:val="231F20"/>
        </w:rPr>
        <w:t>第七條：NDI</w:t>
      </w:r>
      <w:r>
        <w:rPr>
          <w:color w:val="231F20"/>
          <w:spacing w:val="3"/>
        </w:rPr>
        <w:t xml:space="preserve"> 事工教師和領袖</w:t>
      </w:r>
    </w:p>
    <w:p w14:paraId="217E871F" w14:textId="77777777" w:rsidR="003345E9" w:rsidRDefault="007169A0">
      <w:pPr>
        <w:pStyle w:val="a3"/>
        <w:spacing w:before="10" w:line="206" w:lineRule="auto"/>
        <w:ind w:left="119" w:right="110" w:firstLine="408"/>
      </w:pPr>
      <w:r>
        <w:rPr>
          <w:b/>
          <w:color w:val="231F20"/>
          <w:w w:val="105"/>
        </w:rPr>
        <w:t>第一部分：</w:t>
      </w:r>
      <w:r>
        <w:rPr>
          <w:color w:val="231F20"/>
          <w:w w:val="105"/>
        </w:rPr>
        <w:t>NDI 事工教師和領袖應根據《手冊》155.8 條每年</w:t>
      </w:r>
      <w:r>
        <w:rPr>
          <w:color w:val="231F20"/>
          <w:spacing w:val="-159"/>
          <w:w w:val="105"/>
        </w:rPr>
        <w:t>進</w:t>
      </w:r>
      <w:r>
        <w:rPr>
          <w:color w:val="231F20"/>
          <w:spacing w:val="-4"/>
          <w:w w:val="105"/>
        </w:rPr>
        <w:t>行任命。</w:t>
      </w:r>
    </w:p>
    <w:p w14:paraId="0E126AB6" w14:textId="77777777" w:rsidR="003345E9" w:rsidRDefault="007169A0">
      <w:pPr>
        <w:pStyle w:val="a3"/>
        <w:spacing w:line="206" w:lineRule="auto"/>
        <w:ind w:left="119" w:right="14" w:firstLine="408"/>
      </w:pPr>
      <w:r>
        <w:rPr>
          <w:b/>
          <w:color w:val="231F20"/>
          <w:w w:val="102"/>
        </w:rPr>
        <w:t>第二部分：</w:t>
      </w:r>
      <w:r>
        <w:rPr>
          <w:color w:val="231F20"/>
          <w:w w:val="102"/>
        </w:rPr>
        <w:t>若經證實存在錯誤教義、不當行為或忽視職責的情況， NDI</w:t>
      </w:r>
      <w:r>
        <w:rPr>
          <w:color w:val="231F20"/>
          <w:spacing w:val="-1"/>
        </w:rPr>
        <w:t xml:space="preserve"> </w:t>
      </w:r>
      <w:r>
        <w:rPr>
          <w:color w:val="231F20"/>
          <w:w w:val="102"/>
        </w:rPr>
        <w:t>委員會與牧師協商後可以宣告任何職員或教師</w:t>
      </w:r>
      <w:r>
        <w:rPr>
          <w:color w:val="231F20"/>
          <w:spacing w:val="-1"/>
        </w:rPr>
        <w:t xml:space="preserve"> </w:t>
      </w:r>
      <w:r>
        <w:rPr>
          <w:color w:val="231F20"/>
          <w:w w:val="102"/>
        </w:rPr>
        <w:t>/</w:t>
      </w:r>
      <w:r>
        <w:rPr>
          <w:color w:val="231F20"/>
          <w:spacing w:val="-1"/>
        </w:rPr>
        <w:t xml:space="preserve"> </w:t>
      </w:r>
      <w:r>
        <w:rPr>
          <w:color w:val="231F20"/>
          <w:w w:val="102"/>
        </w:rPr>
        <w:t>領袖的職位空缺。個人和整個教會的這種基於愛的問責是基督身體中健康門徒訓練所</w:t>
      </w:r>
      <w:r>
        <w:rPr>
          <w:color w:val="231F20"/>
          <w:spacing w:val="19"/>
        </w:rPr>
        <w:t xml:space="preserve"> </w:t>
      </w:r>
      <w:r>
        <w:rPr>
          <w:color w:val="231F20"/>
          <w:w w:val="102"/>
        </w:rPr>
        <w:t>不可或缺的。</w:t>
      </w:r>
    </w:p>
    <w:p w14:paraId="73946F4D" w14:textId="77777777" w:rsidR="003345E9" w:rsidRDefault="007169A0">
      <w:pPr>
        <w:pStyle w:val="a3"/>
        <w:spacing w:line="206" w:lineRule="auto"/>
        <w:ind w:left="119" w:right="113" w:firstLine="408"/>
      </w:pPr>
      <w:r>
        <w:rPr>
          <w:b/>
          <w:color w:val="231F20"/>
          <w:spacing w:val="4"/>
          <w:w w:val="102"/>
        </w:rPr>
        <w:t>第三部分：</w:t>
      </w:r>
      <w:r>
        <w:rPr>
          <w:color w:val="231F20"/>
          <w:spacing w:val="4"/>
          <w:w w:val="102"/>
        </w:rPr>
        <w:t>所有的教師</w:t>
      </w:r>
      <w:r>
        <w:rPr>
          <w:color w:val="231F20"/>
          <w:spacing w:val="1"/>
        </w:rPr>
        <w:t xml:space="preserve"> </w:t>
      </w:r>
      <w:r>
        <w:rPr>
          <w:color w:val="231F20"/>
          <w:w w:val="102"/>
        </w:rPr>
        <w:t>/</w:t>
      </w:r>
      <w:r>
        <w:rPr>
          <w:color w:val="231F20"/>
          <w:spacing w:val="1"/>
        </w:rPr>
        <w:t xml:space="preserve"> </w:t>
      </w:r>
      <w:r>
        <w:rPr>
          <w:color w:val="231F20"/>
          <w:spacing w:val="5"/>
          <w:w w:val="102"/>
        </w:rPr>
        <w:t>領袖和替補應該是持守禱告的人，愛讀</w:t>
      </w:r>
      <w:r>
        <w:rPr>
          <w:color w:val="231F20"/>
          <w:spacing w:val="-8"/>
          <w:w w:val="102"/>
        </w:rPr>
        <w:t>聖經，並刻意成為並培養像基督的門徒。</w:t>
      </w:r>
    </w:p>
    <w:p w14:paraId="207EDD1A" w14:textId="77777777" w:rsidR="003345E9" w:rsidRDefault="007169A0">
      <w:pPr>
        <w:pStyle w:val="3"/>
        <w:spacing w:before="74" w:line="347" w:lineRule="exact"/>
        <w:ind w:left="1987"/>
      </w:pPr>
      <w:r>
        <w:rPr>
          <w:color w:val="231F20"/>
        </w:rPr>
        <w:t>第八條：NDI</w:t>
      </w:r>
      <w:r>
        <w:rPr>
          <w:color w:val="231F20"/>
          <w:spacing w:val="3"/>
        </w:rPr>
        <w:t xml:space="preserve"> 事工領導職責</w:t>
      </w:r>
    </w:p>
    <w:p w14:paraId="3DF4F94D" w14:textId="77777777" w:rsidR="003345E9" w:rsidRDefault="007169A0">
      <w:pPr>
        <w:pStyle w:val="a3"/>
        <w:spacing w:before="9" w:line="206" w:lineRule="auto"/>
        <w:ind w:left="119" w:right="118" w:firstLine="408"/>
      </w:pPr>
      <w:r>
        <w:rPr>
          <w:b/>
          <w:color w:val="231F20"/>
          <w:spacing w:val="6"/>
        </w:rPr>
        <w:t xml:space="preserve">第一部分： </w:t>
      </w:r>
      <w:r>
        <w:rPr>
          <w:color w:val="231F20"/>
          <w:spacing w:val="6"/>
        </w:rPr>
        <w:t xml:space="preserve">地方 </w:t>
      </w:r>
      <w:r>
        <w:rPr>
          <w:color w:val="231F20"/>
        </w:rPr>
        <w:t>NDI</w:t>
      </w:r>
      <w:r>
        <w:rPr>
          <w:color w:val="231F20"/>
          <w:spacing w:val="11"/>
        </w:rPr>
        <w:t xml:space="preserve"> 主席應根據《手冊》</w:t>
      </w:r>
      <w:r>
        <w:rPr>
          <w:color w:val="231F20"/>
        </w:rPr>
        <w:t>(115.10-115.11</w:t>
      </w:r>
      <w:r>
        <w:rPr>
          <w:color w:val="231F20"/>
          <w:spacing w:val="13"/>
        </w:rPr>
        <w:t xml:space="preserve"> 條和</w:t>
      </w:r>
      <w:r>
        <w:rPr>
          <w:color w:val="231F20"/>
        </w:rPr>
        <w:t xml:space="preserve"> 137 條 ) 每年選舉一次。NDI 主席的職責應包括：</w:t>
      </w:r>
    </w:p>
    <w:p w14:paraId="7A0CC40E" w14:textId="77777777" w:rsidR="003345E9" w:rsidRDefault="007169A0">
      <w:pPr>
        <w:pStyle w:val="a3"/>
        <w:tabs>
          <w:tab w:val="left" w:pos="1012"/>
        </w:tabs>
        <w:spacing w:line="308" w:lineRule="exact"/>
        <w:ind w:left="551"/>
      </w:pPr>
      <w:r>
        <w:rPr>
          <w:color w:val="231F20"/>
          <w:spacing w:val="-10"/>
        </w:rPr>
        <w:t>ⓐ</w:t>
      </w:r>
      <w:r>
        <w:rPr>
          <w:color w:val="231F20"/>
        </w:rPr>
        <w:tab/>
      </w:r>
      <w:r>
        <w:rPr>
          <w:color w:val="231F20"/>
          <w:spacing w:val="4"/>
        </w:rPr>
        <w:t xml:space="preserve">在牧師的監督下協調 </w:t>
      </w:r>
      <w:r>
        <w:rPr>
          <w:color w:val="231F20"/>
        </w:rPr>
        <w:t>NDI</w:t>
      </w:r>
      <w:r>
        <w:rPr>
          <w:color w:val="231F20"/>
          <w:spacing w:val="-10"/>
        </w:rPr>
        <w:t>。</w:t>
      </w:r>
    </w:p>
    <w:p w14:paraId="56CA390E" w14:textId="77777777" w:rsidR="003345E9" w:rsidRDefault="007169A0">
      <w:pPr>
        <w:pStyle w:val="a3"/>
        <w:tabs>
          <w:tab w:val="left" w:pos="1012"/>
        </w:tabs>
        <w:spacing w:line="320" w:lineRule="exact"/>
        <w:ind w:left="551"/>
      </w:pPr>
      <w:r>
        <w:rPr>
          <w:color w:val="231F20"/>
          <w:spacing w:val="-10"/>
        </w:rPr>
        <w:t>ⓑ</w:t>
      </w:r>
      <w:r>
        <w:rPr>
          <w:color w:val="231F20"/>
        </w:rPr>
        <w:tab/>
      </w:r>
      <w:r>
        <w:rPr>
          <w:color w:val="231F20"/>
          <w:spacing w:val="12"/>
        </w:rPr>
        <w:t xml:space="preserve">為 </w:t>
      </w:r>
      <w:r>
        <w:rPr>
          <w:color w:val="231F20"/>
        </w:rPr>
        <w:t>NDI</w:t>
      </w:r>
      <w:r>
        <w:rPr>
          <w:color w:val="231F20"/>
          <w:spacing w:val="-1"/>
        </w:rPr>
        <w:t xml:space="preserve"> 事工領袖安排定期會議。</w:t>
      </w:r>
    </w:p>
    <w:p w14:paraId="26FBC48D" w14:textId="77777777" w:rsidR="003345E9" w:rsidRDefault="007169A0">
      <w:pPr>
        <w:pStyle w:val="a3"/>
        <w:tabs>
          <w:tab w:val="left" w:pos="1012"/>
        </w:tabs>
        <w:spacing w:line="320" w:lineRule="exact"/>
        <w:ind w:left="551"/>
      </w:pPr>
      <w:r>
        <w:rPr>
          <w:color w:val="231F20"/>
          <w:spacing w:val="-10"/>
        </w:rPr>
        <w:t>ⓒ</w:t>
      </w:r>
      <w:r>
        <w:rPr>
          <w:color w:val="231F20"/>
        </w:rPr>
        <w:tab/>
      </w:r>
      <w:r>
        <w:rPr>
          <w:color w:val="231F20"/>
          <w:spacing w:val="3"/>
        </w:rPr>
        <w:t xml:space="preserve">針對現任和潛在的地方 </w:t>
      </w:r>
      <w:r>
        <w:rPr>
          <w:color w:val="231F20"/>
        </w:rPr>
        <w:t>NDI 領袖提供培訓機會。</w:t>
      </w:r>
    </w:p>
    <w:p w14:paraId="23B00F5E" w14:textId="77777777" w:rsidR="003345E9" w:rsidRDefault="007169A0">
      <w:pPr>
        <w:pStyle w:val="a3"/>
        <w:spacing w:before="10" w:line="206" w:lineRule="auto"/>
        <w:ind w:left="959" w:right="16" w:hanging="408"/>
        <w:jc w:val="both"/>
      </w:pPr>
      <w:r>
        <w:rPr>
          <w:color w:val="231F20"/>
          <w:w w:val="102"/>
        </w:rPr>
        <w:t>ⓓ</w:t>
      </w:r>
      <w:r>
        <w:rPr>
          <w:color w:val="231F20"/>
        </w:rPr>
        <w:t xml:space="preserve">     </w:t>
      </w:r>
      <w:r>
        <w:rPr>
          <w:color w:val="231F20"/>
          <w:spacing w:val="-1"/>
          <w:w w:val="102"/>
        </w:rPr>
        <w:t>每年評估、發展和與</w:t>
      </w:r>
      <w:r>
        <w:rPr>
          <w:color w:val="231F20"/>
          <w:spacing w:val="-1"/>
        </w:rPr>
        <w:t xml:space="preserve"> </w:t>
      </w:r>
      <w:r>
        <w:rPr>
          <w:color w:val="231F20"/>
          <w:w w:val="102"/>
        </w:rPr>
        <w:t>NDI</w:t>
      </w:r>
      <w:r>
        <w:rPr>
          <w:color w:val="231F20"/>
          <w:spacing w:val="-1"/>
        </w:rPr>
        <w:t xml:space="preserve"> </w:t>
      </w:r>
      <w:r>
        <w:rPr>
          <w:color w:val="231F20"/>
          <w:spacing w:val="-4"/>
          <w:w w:val="102"/>
        </w:rPr>
        <w:t>委員會共同實施門徒訓練策略，確</w:t>
      </w:r>
      <w:r>
        <w:rPr>
          <w:color w:val="231F20"/>
          <w:spacing w:val="7"/>
          <w:w w:val="102"/>
        </w:rPr>
        <w:t>保地方教會的所有與會者和</w:t>
      </w:r>
      <w:r>
        <w:rPr>
          <w:color w:val="231F20"/>
          <w:spacing w:val="1"/>
        </w:rPr>
        <w:t xml:space="preserve"> </w:t>
      </w:r>
      <w:r>
        <w:rPr>
          <w:color w:val="231F20"/>
          <w:spacing w:val="1"/>
          <w:w w:val="102"/>
        </w:rPr>
        <w:t>AC</w:t>
      </w:r>
      <w:r>
        <w:rPr>
          <w:color w:val="231F20"/>
          <w:w w:val="102"/>
        </w:rPr>
        <w:t>L</w:t>
      </w:r>
      <w:r>
        <w:rPr>
          <w:color w:val="231F20"/>
          <w:spacing w:val="1"/>
        </w:rPr>
        <w:t xml:space="preserve"> </w:t>
      </w:r>
      <w:r>
        <w:rPr>
          <w:color w:val="231F20"/>
          <w:spacing w:val="8"/>
          <w:w w:val="102"/>
        </w:rPr>
        <w:t>名單上的人在他們的信仰</w:t>
      </w:r>
      <w:r>
        <w:rPr>
          <w:color w:val="231F20"/>
          <w:spacing w:val="5"/>
          <w:w w:val="102"/>
        </w:rPr>
        <w:t>旅程中受到鼓勵和支持，從無信仰到新信仰再到成熟信仰，從成為門徒到成為門徒塑造者。</w:t>
      </w:r>
    </w:p>
    <w:p w14:paraId="344A6131" w14:textId="77777777" w:rsidR="003345E9" w:rsidRDefault="007169A0">
      <w:pPr>
        <w:pStyle w:val="a3"/>
        <w:spacing w:line="206" w:lineRule="auto"/>
        <w:ind w:left="959" w:right="117" w:hanging="408"/>
        <w:jc w:val="both"/>
      </w:pPr>
      <w:r>
        <w:rPr>
          <w:color w:val="231F20"/>
        </w:rPr>
        <w:t>ⓔ</w:t>
      </w:r>
      <w:r>
        <w:rPr>
          <w:color w:val="231F20"/>
          <w:spacing w:val="80"/>
          <w:w w:val="150"/>
        </w:rPr>
        <w:t xml:space="preserve">  </w:t>
      </w:r>
      <w:r>
        <w:rPr>
          <w:color w:val="231F20"/>
          <w:spacing w:val="1"/>
        </w:rPr>
        <w:t xml:space="preserve">定期向有關的地區、區域、或禾場辦事處報告地方 </w:t>
      </w:r>
      <w:r>
        <w:rPr>
          <w:color w:val="231F20"/>
        </w:rPr>
        <w:t>NDI</w:t>
      </w:r>
      <w:r>
        <w:rPr>
          <w:color w:val="231F20"/>
          <w:spacing w:val="15"/>
        </w:rPr>
        <w:t xml:space="preserve"> 的</w:t>
      </w:r>
      <w:r>
        <w:rPr>
          <w:color w:val="231F20"/>
          <w:spacing w:val="-2"/>
        </w:rPr>
        <w:t>統計數據。</w:t>
      </w:r>
    </w:p>
    <w:p w14:paraId="247F58B0" w14:textId="77777777" w:rsidR="003345E9" w:rsidRDefault="007169A0">
      <w:pPr>
        <w:pStyle w:val="a3"/>
        <w:spacing w:line="308" w:lineRule="exact"/>
        <w:ind w:left="551"/>
        <w:jc w:val="both"/>
      </w:pPr>
      <w:r>
        <w:rPr>
          <w:color w:val="231F20"/>
          <w:spacing w:val="1"/>
        </w:rPr>
        <w:t xml:space="preserve">ⓕ   鼓勵參加地方、地區、禾場、區域和全球 </w:t>
      </w:r>
      <w:r>
        <w:rPr>
          <w:color w:val="231F20"/>
        </w:rPr>
        <w:t>NDI 的活動。</w:t>
      </w:r>
    </w:p>
    <w:p w14:paraId="447A2124" w14:textId="77777777" w:rsidR="003345E9" w:rsidRDefault="007169A0">
      <w:pPr>
        <w:pStyle w:val="a3"/>
        <w:spacing w:before="4" w:line="206" w:lineRule="auto"/>
        <w:ind w:left="119" w:right="117" w:firstLine="408"/>
        <w:jc w:val="both"/>
      </w:pPr>
      <w:r>
        <w:rPr>
          <w:b/>
          <w:color w:val="231F20"/>
          <w:spacing w:val="3"/>
          <w:w w:val="102"/>
        </w:rPr>
        <w:t>第二部分：</w:t>
      </w:r>
      <w:r>
        <w:rPr>
          <w:color w:val="231F20"/>
          <w:spacing w:val="2"/>
          <w:w w:val="102"/>
        </w:rPr>
        <w:t>分齡門徒訓練協調主任的職責在《手冊》</w:t>
      </w:r>
      <w:r>
        <w:rPr>
          <w:color w:val="231F20"/>
          <w:w w:val="102"/>
        </w:rPr>
        <w:t>157.1</w:t>
      </w:r>
      <w:r>
        <w:rPr>
          <w:color w:val="231F20"/>
          <w:spacing w:val="-1"/>
          <w:w w:val="102"/>
        </w:rPr>
        <w:t>-</w:t>
      </w:r>
      <w:r>
        <w:rPr>
          <w:color w:val="231F20"/>
          <w:spacing w:val="-3"/>
          <w:w w:val="102"/>
        </w:rPr>
        <w:t>157.9</w:t>
      </w:r>
      <w:r>
        <w:rPr>
          <w:color w:val="231F20"/>
          <w:w w:val="102"/>
        </w:rPr>
        <w:t>條和</w:t>
      </w:r>
      <w:r>
        <w:rPr>
          <w:color w:val="231F20"/>
          <w:spacing w:val="-1"/>
        </w:rPr>
        <w:t xml:space="preserve"> </w:t>
      </w:r>
      <w:r>
        <w:rPr>
          <w:color w:val="231F20"/>
          <w:w w:val="102"/>
        </w:rPr>
        <w:t>158.2</w:t>
      </w:r>
      <w:r>
        <w:rPr>
          <w:color w:val="231F20"/>
          <w:spacing w:val="-1"/>
        </w:rPr>
        <w:t xml:space="preserve"> </w:t>
      </w:r>
      <w:r>
        <w:rPr>
          <w:color w:val="231F20"/>
          <w:w w:val="102"/>
        </w:rPr>
        <w:t>條中有詳細說明。</w:t>
      </w:r>
    </w:p>
    <w:p w14:paraId="1C564DAD" w14:textId="77777777" w:rsidR="003345E9" w:rsidRDefault="007169A0">
      <w:pPr>
        <w:pStyle w:val="a3"/>
        <w:spacing w:line="206" w:lineRule="auto"/>
        <w:ind w:right="110" w:firstLine="407"/>
        <w:jc w:val="both"/>
      </w:pPr>
      <w:r>
        <w:rPr>
          <w:b/>
          <w:color w:val="231F20"/>
          <w:spacing w:val="4"/>
          <w:w w:val="102"/>
        </w:rPr>
        <w:t>第三部分：</w:t>
      </w:r>
      <w:r>
        <w:rPr>
          <w:b/>
          <w:color w:val="231F20"/>
          <w:spacing w:val="-34"/>
        </w:rPr>
        <w:t xml:space="preserve"> </w:t>
      </w:r>
      <w:r>
        <w:rPr>
          <w:color w:val="231F20"/>
          <w:w w:val="102"/>
        </w:rPr>
        <w:t>NDI</w:t>
      </w:r>
      <w:r>
        <w:rPr>
          <w:color w:val="231F20"/>
          <w:spacing w:val="-13"/>
        </w:rPr>
        <w:t xml:space="preserve">  </w:t>
      </w:r>
      <w:r>
        <w:rPr>
          <w:color w:val="231F20"/>
          <w:spacing w:val="6"/>
          <w:w w:val="102"/>
        </w:rPr>
        <w:t>委員會應選舉一人負責保管</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
        </w:rPr>
        <w:t xml:space="preserve"> </w:t>
      </w:r>
      <w:r>
        <w:rPr>
          <w:color w:val="231F20"/>
          <w:spacing w:val="4"/>
          <w:w w:val="102"/>
        </w:rPr>
        <w:t>的記錄。該人</w:t>
      </w:r>
      <w:r>
        <w:rPr>
          <w:color w:val="231F20"/>
          <w:spacing w:val="3"/>
          <w:w w:val="102"/>
        </w:rPr>
        <w:t>應詳細記錄「責任關懷名單」</w:t>
      </w:r>
      <w:r>
        <w:rPr>
          <w:color w:val="231F20"/>
          <w:w w:val="102"/>
        </w:rPr>
        <w:t>(ACL)</w:t>
      </w:r>
      <w:r>
        <w:rPr>
          <w:color w:val="231F20"/>
          <w:spacing w:val="3"/>
          <w:w w:val="102"/>
        </w:rPr>
        <w:t>、出席情況、訪客以及所有</w:t>
      </w:r>
      <w:r>
        <w:rPr>
          <w:color w:val="231F20"/>
          <w:spacing w:val="1"/>
        </w:rPr>
        <w:t xml:space="preserve"> </w:t>
      </w:r>
      <w:r>
        <w:rPr>
          <w:color w:val="231F20"/>
          <w:spacing w:val="-1"/>
          <w:w w:val="102"/>
        </w:rPr>
        <w:t>N</w:t>
      </w:r>
      <w:r>
        <w:rPr>
          <w:color w:val="231F20"/>
          <w:w w:val="102"/>
        </w:rPr>
        <w:t>DI事工可能需要的其他統計數據。</w:t>
      </w:r>
    </w:p>
    <w:p w14:paraId="35EEB965" w14:textId="77777777" w:rsidR="003345E9" w:rsidRDefault="007169A0">
      <w:pPr>
        <w:pStyle w:val="a3"/>
        <w:spacing w:line="206" w:lineRule="auto"/>
        <w:ind w:right="15" w:firstLine="408"/>
      </w:pPr>
      <w:r>
        <w:rPr>
          <w:b/>
          <w:color w:val="231F20"/>
        </w:rPr>
        <w:t>第四部分：</w:t>
      </w:r>
      <w:r>
        <w:rPr>
          <w:color w:val="231F20"/>
        </w:rPr>
        <w:t>在適當的情況下，NDI</w:t>
      </w:r>
      <w:r>
        <w:rPr>
          <w:color w:val="231F20"/>
          <w:spacing w:val="66"/>
          <w:w w:val="150"/>
        </w:rPr>
        <w:t xml:space="preserve"> </w:t>
      </w:r>
      <w:r>
        <w:rPr>
          <w:color w:val="231F20"/>
        </w:rPr>
        <w:t>委員會應選舉一名財務主管，負</w:t>
      </w:r>
      <w:r>
        <w:rPr>
          <w:color w:val="231F20"/>
          <w:spacing w:val="4"/>
        </w:rPr>
        <w:t xml:space="preserve">責準確記錄由 </w:t>
      </w:r>
      <w:r>
        <w:rPr>
          <w:color w:val="231F20"/>
        </w:rPr>
        <w:t>NDI 事工籌集的所有款項，並根據委員會的指示授權支</w:t>
      </w:r>
      <w:r>
        <w:rPr>
          <w:color w:val="231F20"/>
          <w:spacing w:val="2"/>
        </w:rPr>
        <w:t xml:space="preserve">出。每月應向 </w:t>
      </w:r>
      <w:r>
        <w:rPr>
          <w:color w:val="231F20"/>
        </w:rPr>
        <w:t>NDI</w:t>
      </w:r>
      <w:r>
        <w:rPr>
          <w:color w:val="231F20"/>
          <w:spacing w:val="5"/>
        </w:rPr>
        <w:t xml:space="preserve"> 委員會或 </w:t>
      </w:r>
      <w:r>
        <w:rPr>
          <w:color w:val="231F20"/>
        </w:rPr>
        <w:t>NDI</w:t>
      </w:r>
      <w:r>
        <w:rPr>
          <w:color w:val="231F20"/>
          <w:spacing w:val="-17"/>
        </w:rPr>
        <w:t xml:space="preserve"> 主席</w:t>
      </w:r>
      <w:r>
        <w:rPr>
          <w:color w:val="231F20"/>
        </w:rPr>
        <w:t>（</w:t>
      </w:r>
      <w:r>
        <w:rPr>
          <w:color w:val="231F20"/>
          <w:spacing w:val="2"/>
        </w:rPr>
        <w:t xml:space="preserve">如果教會沒有 </w:t>
      </w:r>
      <w:r>
        <w:rPr>
          <w:color w:val="231F20"/>
        </w:rPr>
        <w:t>NDI</w:t>
      </w:r>
      <w:r>
        <w:rPr>
          <w:color w:val="231F20"/>
          <w:spacing w:val="4"/>
        </w:rPr>
        <w:t xml:space="preserve"> 委員會</w:t>
      </w:r>
      <w:r>
        <w:rPr>
          <w:color w:val="231F20"/>
          <w:spacing w:val="-10"/>
        </w:rPr>
        <w:t>）</w:t>
      </w:r>
    </w:p>
    <w:p w14:paraId="224B1F7A" w14:textId="77777777" w:rsidR="003345E9" w:rsidRDefault="003345E9">
      <w:pPr>
        <w:pStyle w:val="a3"/>
        <w:spacing w:line="206" w:lineRule="auto"/>
        <w:sectPr w:rsidR="003345E9">
          <w:pgSz w:w="8640" w:h="12960"/>
          <w:pgMar w:top="480" w:right="1080" w:bottom="1180" w:left="1080" w:header="0" w:footer="997" w:gutter="0"/>
          <w:cols w:space="720"/>
        </w:sectPr>
      </w:pPr>
    </w:p>
    <w:p w14:paraId="37033F3F" w14:textId="77777777" w:rsidR="003345E9" w:rsidRDefault="007169A0">
      <w:pPr>
        <w:pStyle w:val="a3"/>
        <w:spacing w:before="50"/>
        <w:ind w:left="0"/>
        <w:jc w:val="center"/>
      </w:pPr>
      <w:r>
        <w:rPr>
          <w:color w:val="231F20"/>
          <w:spacing w:val="-3"/>
        </w:rPr>
        <w:lastRenderedPageBreak/>
        <w:t>行政政策</w:t>
      </w:r>
    </w:p>
    <w:p w14:paraId="129E2902" w14:textId="77777777" w:rsidR="003345E9" w:rsidRDefault="007169A0">
      <w:pPr>
        <w:pStyle w:val="a3"/>
        <w:spacing w:before="201" w:line="344" w:lineRule="exact"/>
        <w:ind w:left="119"/>
      </w:pPr>
      <w:r>
        <w:rPr>
          <w:color w:val="231F20"/>
          <w:spacing w:val="-1"/>
        </w:rPr>
        <w:t>以及牧師提交一份報告。</w:t>
      </w:r>
    </w:p>
    <w:p w14:paraId="5897F263" w14:textId="77777777" w:rsidR="003345E9" w:rsidRDefault="007169A0">
      <w:pPr>
        <w:pStyle w:val="a3"/>
        <w:spacing w:before="12" w:line="206" w:lineRule="auto"/>
        <w:ind w:left="119" w:right="50" w:firstLine="408"/>
        <w:jc w:val="both"/>
      </w:pPr>
      <w:r>
        <w:rPr>
          <w:b/>
          <w:color w:val="231F20"/>
          <w:spacing w:val="8"/>
        </w:rPr>
        <w:t xml:space="preserve">第五部分： </w:t>
      </w:r>
      <w:r>
        <w:rPr>
          <w:color w:val="231F20"/>
          <w:spacing w:val="9"/>
        </w:rPr>
        <w:t xml:space="preserve">所有在 </w:t>
      </w:r>
      <w:r>
        <w:rPr>
          <w:color w:val="231F20"/>
        </w:rPr>
        <w:t>NDI</w:t>
      </w:r>
      <w:r>
        <w:rPr>
          <w:color w:val="231F20"/>
          <w:spacing w:val="14"/>
        </w:rPr>
        <w:t xml:space="preserve"> 事工中使用的課程和其他資源應經由</w:t>
      </w:r>
      <w:r>
        <w:rPr>
          <w:color w:val="231F20"/>
        </w:rPr>
        <w:t xml:space="preserve"> NDI</w:t>
      </w:r>
      <w:r>
        <w:rPr>
          <w:color w:val="231F20"/>
          <w:spacing w:val="2"/>
        </w:rPr>
        <w:t xml:space="preserve"> 委員會或 </w:t>
      </w:r>
      <w:r>
        <w:rPr>
          <w:color w:val="231F20"/>
        </w:rPr>
        <w:t>NDI</w:t>
      </w:r>
      <w:r>
        <w:rPr>
          <w:color w:val="231F20"/>
          <w:spacing w:val="4"/>
        </w:rPr>
        <w:t xml:space="preserve"> 主席</w:t>
      </w:r>
      <w:r>
        <w:rPr>
          <w:color w:val="231F20"/>
        </w:rPr>
        <w:t>（</w:t>
      </w:r>
      <w:r>
        <w:rPr>
          <w:color w:val="231F20"/>
          <w:spacing w:val="1"/>
        </w:rPr>
        <w:t xml:space="preserve">如果教會沒有 </w:t>
      </w:r>
      <w:r>
        <w:rPr>
          <w:color w:val="231F20"/>
        </w:rPr>
        <w:t>NDI</w:t>
      </w:r>
      <w:r>
        <w:rPr>
          <w:color w:val="231F20"/>
          <w:spacing w:val="3"/>
        </w:rPr>
        <w:t xml:space="preserve"> 委員會</w:t>
      </w:r>
      <w:r>
        <w:rPr>
          <w:color w:val="231F20"/>
        </w:rPr>
        <w:t>）</w:t>
      </w:r>
      <w:r>
        <w:rPr>
          <w:color w:val="231F20"/>
          <w:spacing w:val="-2"/>
        </w:rPr>
        <w:t>和牧師的批准。</w:t>
      </w:r>
    </w:p>
    <w:p w14:paraId="583AB6CD" w14:textId="77777777" w:rsidR="003345E9" w:rsidRDefault="007169A0">
      <w:pPr>
        <w:pStyle w:val="3"/>
        <w:spacing w:before="81" w:line="347" w:lineRule="exact"/>
        <w:ind w:left="2165"/>
        <w:jc w:val="both"/>
      </w:pPr>
      <w:r>
        <w:rPr>
          <w:color w:val="231F20"/>
          <w:spacing w:val="4"/>
        </w:rPr>
        <w:t xml:space="preserve">第九條 </w:t>
      </w:r>
      <w:r>
        <w:rPr>
          <w:color w:val="231F20"/>
        </w:rPr>
        <w:t>NDI 管理與監督</w:t>
      </w:r>
    </w:p>
    <w:p w14:paraId="5F83B375" w14:textId="77777777" w:rsidR="003345E9" w:rsidRDefault="007169A0">
      <w:pPr>
        <w:pStyle w:val="a3"/>
        <w:spacing w:before="10" w:line="206" w:lineRule="auto"/>
        <w:ind w:left="119" w:right="14" w:firstLine="408"/>
        <w:jc w:val="both"/>
      </w:pPr>
      <w:r>
        <w:rPr>
          <w:b/>
          <w:color w:val="231F20"/>
          <w:spacing w:val="2"/>
        </w:rPr>
        <w:t xml:space="preserve">第一部分： </w:t>
      </w:r>
      <w:r>
        <w:rPr>
          <w:color w:val="231F20"/>
        </w:rPr>
        <w:t>NDI</w:t>
      </w:r>
      <w:r>
        <w:rPr>
          <w:color w:val="231F20"/>
          <w:spacing w:val="10"/>
        </w:rPr>
        <w:t xml:space="preserve"> 在牧師的關懷下，對地方教會委員會負責，處</w:t>
      </w:r>
      <w:r>
        <w:rPr>
          <w:color w:val="231F20"/>
        </w:rPr>
        <w:t>於 NDI 委員會的全面監督，並由 NDI 主席和事工協調主任直接領導。 NDI</w:t>
      </w:r>
      <w:r>
        <w:rPr>
          <w:color w:val="231F20"/>
          <w:spacing w:val="1"/>
        </w:rPr>
        <w:t xml:space="preserve"> 委員會應確保地方教會</w:t>
      </w:r>
      <w:r>
        <w:rPr>
          <w:color w:val="231F20"/>
          <w:spacing w:val="66"/>
          <w:w w:val="150"/>
        </w:rPr>
        <w:t xml:space="preserve"> </w:t>
      </w:r>
      <w:r>
        <w:rPr>
          <w:color w:val="231F20"/>
        </w:rPr>
        <w:t>保護其青少年和兒童（參見《手冊》第</w:t>
      </w:r>
    </w:p>
    <w:p w14:paraId="5A88794D" w14:textId="77777777" w:rsidR="003345E9" w:rsidRDefault="007169A0">
      <w:pPr>
        <w:pStyle w:val="a3"/>
        <w:spacing w:line="307" w:lineRule="exact"/>
        <w:jc w:val="both"/>
      </w:pPr>
      <w:r>
        <w:rPr>
          <w:color w:val="231F20"/>
        </w:rPr>
        <w:t>139.30</w:t>
      </w:r>
      <w:r>
        <w:rPr>
          <w:color w:val="231F20"/>
          <w:spacing w:val="9"/>
        </w:rPr>
        <w:t xml:space="preserve"> 條</w:t>
      </w:r>
      <w:r>
        <w:rPr>
          <w:color w:val="231F20"/>
          <w:spacing w:val="-102"/>
        </w:rPr>
        <w:t>）</w:t>
      </w:r>
      <w:r>
        <w:rPr>
          <w:color w:val="231F20"/>
          <w:spacing w:val="-10"/>
        </w:rPr>
        <w:t>。</w:t>
      </w:r>
    </w:p>
    <w:p w14:paraId="40A26B18" w14:textId="77777777" w:rsidR="003345E9" w:rsidRDefault="007169A0">
      <w:pPr>
        <w:pStyle w:val="a3"/>
        <w:spacing w:before="9" w:line="206" w:lineRule="auto"/>
        <w:ind w:left="119" w:right="115" w:firstLine="408"/>
        <w:jc w:val="both"/>
      </w:pPr>
      <w:r>
        <w:rPr>
          <w:b/>
          <w:color w:val="231F20"/>
        </w:rPr>
        <w:t>第二部分：</w:t>
      </w:r>
      <w:r>
        <w:rPr>
          <w:color w:val="231F20"/>
        </w:rPr>
        <w:t>如果一個教會已經雇用了某人來監督 NDI 的職責，比如一位基督教 教育傳道，並希望該人履行 NDI 主席的職責，該教會應選舉另一位信徒作為代表，作為在教會委員會有投票權的 NDI 代表。我們鼓勵竭盡可能地為信徒領袖提供培訓和資源，以在 NDI 中擔任領</w:t>
      </w:r>
      <w:r>
        <w:rPr>
          <w:color w:val="231F20"/>
          <w:spacing w:val="-4"/>
        </w:rPr>
        <w:t>導角色。</w:t>
      </w:r>
    </w:p>
    <w:p w14:paraId="31F355AE" w14:textId="77777777" w:rsidR="003345E9" w:rsidRDefault="007169A0">
      <w:pPr>
        <w:pStyle w:val="a3"/>
        <w:spacing w:line="206" w:lineRule="auto"/>
        <w:ind w:left="119" w:right="15" w:firstLine="408"/>
      </w:pPr>
      <w:r>
        <w:rPr>
          <w:b/>
          <w:color w:val="231F20"/>
          <w:w w:val="102"/>
        </w:rPr>
        <w:t>第三部分：</w:t>
      </w:r>
      <w:r>
        <w:rPr>
          <w:color w:val="231F20"/>
          <w:w w:val="102"/>
        </w:rPr>
        <w:t>當教會雇用一位牧師</w:t>
      </w:r>
      <w:r>
        <w:rPr>
          <w:color w:val="231F20"/>
          <w:spacing w:val="-1"/>
        </w:rPr>
        <w:t xml:space="preserve"> </w:t>
      </w:r>
      <w:r>
        <w:rPr>
          <w:color w:val="231F20"/>
          <w:w w:val="102"/>
        </w:rPr>
        <w:t>/</w:t>
      </w:r>
      <w:r>
        <w:rPr>
          <w:color w:val="231F20"/>
          <w:spacing w:val="-1"/>
        </w:rPr>
        <w:t xml:space="preserve"> </w:t>
      </w:r>
      <w:r>
        <w:rPr>
          <w:color w:val="231F20"/>
          <w:w w:val="102"/>
        </w:rPr>
        <w:t>領袖</w:t>
      </w:r>
      <w:r>
        <w:rPr>
          <w:color w:val="231F20"/>
          <w:spacing w:val="-1"/>
        </w:rPr>
        <w:t xml:space="preserve"> </w:t>
      </w:r>
      <w:r>
        <w:rPr>
          <w:color w:val="231F20"/>
          <w:w w:val="102"/>
        </w:rPr>
        <w:t>/</w:t>
      </w:r>
      <w:r>
        <w:rPr>
          <w:color w:val="231F20"/>
          <w:spacing w:val="-1"/>
        </w:rPr>
        <w:t xml:space="preserve"> </w:t>
      </w:r>
      <w:r>
        <w:rPr>
          <w:color w:val="231F20"/>
          <w:spacing w:val="-6"/>
          <w:w w:val="102"/>
        </w:rPr>
        <w:t>兒童、青少年或成人事工</w:t>
      </w:r>
      <w:r>
        <w:rPr>
          <w:color w:val="231F20"/>
          <w:spacing w:val="-4"/>
          <w:w w:val="102"/>
        </w:rPr>
        <w:t>協調主任時，牧師在與教會委員會、</w:t>
      </w:r>
      <w:r>
        <w:rPr>
          <w:color w:val="231F20"/>
          <w:w w:val="102"/>
        </w:rPr>
        <w:t>NDI</w:t>
      </w:r>
      <w:r>
        <w:rPr>
          <w:color w:val="231F20"/>
        </w:rPr>
        <w:t xml:space="preserve"> </w:t>
      </w:r>
      <w:r>
        <w:rPr>
          <w:color w:val="231F20"/>
          <w:spacing w:val="1"/>
          <w:w w:val="102"/>
        </w:rPr>
        <w:t>委員會和</w:t>
      </w:r>
      <w:r>
        <w:rPr>
          <w:color w:val="231F20"/>
        </w:rPr>
        <w:t xml:space="preserve"> </w:t>
      </w:r>
      <w:r>
        <w:rPr>
          <w:color w:val="231F20"/>
          <w:w w:val="102"/>
        </w:rPr>
        <w:t>/</w:t>
      </w:r>
      <w:r>
        <w:rPr>
          <w:color w:val="231F20"/>
        </w:rPr>
        <w:t xml:space="preserve"> </w:t>
      </w:r>
      <w:r>
        <w:rPr>
          <w:color w:val="231F20"/>
          <w:w w:val="102"/>
        </w:rPr>
        <w:t>或</w:t>
      </w:r>
      <w:r>
        <w:rPr>
          <w:color w:val="231F20"/>
        </w:rPr>
        <w:t xml:space="preserve"> </w:t>
      </w:r>
      <w:r>
        <w:rPr>
          <w:color w:val="231F20"/>
          <w:w w:val="102"/>
        </w:rPr>
        <w:t>N</w:t>
      </w:r>
      <w:r>
        <w:rPr>
          <w:color w:val="231F20"/>
          <w:spacing w:val="-1"/>
          <w:w w:val="102"/>
        </w:rPr>
        <w:t>Y</w:t>
      </w:r>
      <w:r>
        <w:rPr>
          <w:color w:val="231F20"/>
          <w:w w:val="102"/>
        </w:rPr>
        <w:t>I</w:t>
      </w:r>
      <w:r>
        <w:rPr>
          <w:color w:val="231F20"/>
        </w:rPr>
        <w:t xml:space="preserve"> </w:t>
      </w:r>
      <w:r>
        <w:rPr>
          <w:color w:val="231F20"/>
          <w:spacing w:val="2"/>
          <w:w w:val="102"/>
        </w:rPr>
        <w:t>委員會協</w:t>
      </w:r>
      <w:r>
        <w:rPr>
          <w:color w:val="231F20"/>
          <w:spacing w:val="-10"/>
          <w:w w:val="102"/>
        </w:rPr>
        <w:t>商的情況下，將兒童、青少年或成人事工的責任分派給相應年齡層的同工。</w:t>
      </w:r>
      <w:r>
        <w:rPr>
          <w:color w:val="231F20"/>
          <w:spacing w:val="22"/>
        </w:rPr>
        <w:t xml:space="preserve"> </w:t>
      </w:r>
      <w:r>
        <w:rPr>
          <w:color w:val="231F20"/>
          <w:spacing w:val="-5"/>
          <w:w w:val="102"/>
        </w:rPr>
        <w:t>在這種情況下，為兒童、青少年或成人事工服務的同工執行了一些本來由當地兒童事工</w:t>
      </w:r>
      <w:r>
        <w:rPr>
          <w:color w:val="231F20"/>
          <w:w w:val="102"/>
        </w:rPr>
        <w:t>（CM）</w:t>
      </w:r>
      <w:r>
        <w:rPr>
          <w:color w:val="231F20"/>
          <w:spacing w:val="-9"/>
          <w:w w:val="102"/>
        </w:rPr>
        <w:t>協調主任、</w:t>
      </w:r>
      <w:r>
        <w:rPr>
          <w:color w:val="231F20"/>
          <w:w w:val="102"/>
        </w:rPr>
        <w:t>NYI</w:t>
      </w:r>
      <w:r>
        <w:rPr>
          <w:color w:val="231F20"/>
          <w:spacing w:val="-1"/>
        </w:rPr>
        <w:t xml:space="preserve"> </w:t>
      </w:r>
      <w:r>
        <w:rPr>
          <w:color w:val="231F20"/>
          <w:w w:val="102"/>
        </w:rPr>
        <w:t>主席或成人事工</w:t>
      </w:r>
      <w:r>
        <w:rPr>
          <w:color w:val="231F20"/>
          <w:spacing w:val="-4"/>
          <w:w w:val="102"/>
        </w:rPr>
        <w:t>（AM）</w:t>
      </w:r>
      <w:r>
        <w:rPr>
          <w:color w:val="231F20"/>
          <w:w w:val="102"/>
        </w:rPr>
        <w:t>協調主任擔任的職責。然而，當地</w:t>
      </w:r>
      <w:r>
        <w:rPr>
          <w:color w:val="231F20"/>
        </w:rPr>
        <w:t xml:space="preserve"> </w:t>
      </w:r>
      <w:r>
        <w:rPr>
          <w:color w:val="231F20"/>
          <w:w w:val="102"/>
        </w:rPr>
        <w:t>CM</w:t>
      </w:r>
      <w:r>
        <w:rPr>
          <w:color w:val="231F20"/>
        </w:rPr>
        <w:t xml:space="preserve"> </w:t>
      </w:r>
      <w:r>
        <w:rPr>
          <w:color w:val="231F20"/>
          <w:w w:val="102"/>
        </w:rPr>
        <w:t>協調主任、NYI</w:t>
      </w:r>
      <w:r>
        <w:rPr>
          <w:color w:val="231F20"/>
        </w:rPr>
        <w:t xml:space="preserve"> </w:t>
      </w:r>
      <w:r>
        <w:rPr>
          <w:color w:val="231F20"/>
          <w:w w:val="102"/>
        </w:rPr>
        <w:t>主席或</w:t>
      </w:r>
      <w:r>
        <w:rPr>
          <w:color w:val="231F20"/>
        </w:rPr>
        <w:t xml:space="preserve"> </w:t>
      </w:r>
      <w:r>
        <w:rPr>
          <w:color w:val="231F20"/>
          <w:w w:val="102"/>
        </w:rPr>
        <w:t>AM</w:t>
      </w:r>
      <w:r>
        <w:rPr>
          <w:color w:val="231F20"/>
        </w:rPr>
        <w:t xml:space="preserve"> </w:t>
      </w:r>
      <w:r>
        <w:rPr>
          <w:color w:val="231F20"/>
          <w:w w:val="102"/>
        </w:rPr>
        <w:t>協</w:t>
      </w:r>
      <w:r>
        <w:rPr>
          <w:color w:val="231F20"/>
          <w:spacing w:val="3"/>
          <w:w w:val="102"/>
        </w:rPr>
        <w:t>調主任的責任仍然是為當地年齡組事工提供至關重要的信徒領導、支</w:t>
      </w:r>
      <w:r>
        <w:rPr>
          <w:color w:val="231F20"/>
          <w:spacing w:val="-7"/>
          <w:w w:val="102"/>
        </w:rPr>
        <w:t>持和代表。牧師和年齡組事工成員應與</w:t>
      </w:r>
      <w:r>
        <w:rPr>
          <w:color w:val="231F20"/>
          <w:w w:val="102"/>
        </w:rPr>
        <w:t>NDI</w:t>
      </w:r>
      <w:r>
        <w:rPr>
          <w:color w:val="231F20"/>
          <w:spacing w:val="-20"/>
        </w:rPr>
        <w:t xml:space="preserve"> </w:t>
      </w:r>
      <w:r>
        <w:rPr>
          <w:color w:val="231F20"/>
          <w:spacing w:val="7"/>
          <w:w w:val="102"/>
        </w:rPr>
        <w:t>委員會和</w:t>
      </w:r>
      <w:r>
        <w:rPr>
          <w:color w:val="231F20"/>
          <w:w w:val="102"/>
        </w:rPr>
        <w:t>NYI</w:t>
      </w:r>
      <w:r>
        <w:rPr>
          <w:color w:val="231F20"/>
          <w:spacing w:val="-20"/>
        </w:rPr>
        <w:t xml:space="preserve"> </w:t>
      </w:r>
      <w:r>
        <w:rPr>
          <w:color w:val="231F20"/>
          <w:spacing w:val="-3"/>
          <w:w w:val="102"/>
        </w:rPr>
        <w:t>委員會協商，</w:t>
      </w:r>
      <w:r>
        <w:rPr>
          <w:color w:val="231F20"/>
          <w:w w:val="102"/>
        </w:rPr>
        <w:t>明確定義這三個信徒職位的角色和責任。</w:t>
      </w:r>
    </w:p>
    <w:p w14:paraId="5F2AC582" w14:textId="77777777" w:rsidR="003345E9" w:rsidRDefault="007169A0">
      <w:pPr>
        <w:spacing w:before="103" w:line="206" w:lineRule="auto"/>
        <w:ind w:left="528" w:right="2163" w:firstLine="1637"/>
        <w:rPr>
          <w:sz w:val="20"/>
        </w:rPr>
      </w:pPr>
      <w:r>
        <w:rPr>
          <w:b/>
          <w:color w:val="231F20"/>
          <w:sz w:val="20"/>
        </w:rPr>
        <w:t>第十條 NDI 大會和選舉</w:t>
      </w:r>
      <w:r>
        <w:rPr>
          <w:b/>
          <w:color w:val="231F20"/>
          <w:w w:val="105"/>
          <w:sz w:val="20"/>
        </w:rPr>
        <w:t>第一部分：</w:t>
      </w:r>
      <w:r>
        <w:rPr>
          <w:color w:val="231F20"/>
          <w:w w:val="105"/>
          <w:sz w:val="20"/>
        </w:rPr>
        <w:t>地區 NDI 大會</w:t>
      </w:r>
    </w:p>
    <w:p w14:paraId="06E7E924" w14:textId="77777777" w:rsidR="003345E9" w:rsidRDefault="007169A0">
      <w:pPr>
        <w:pStyle w:val="a3"/>
        <w:spacing w:line="206" w:lineRule="auto"/>
        <w:ind w:right="15" w:firstLine="408"/>
      </w:pPr>
      <w:r>
        <w:rPr>
          <w:color w:val="231F20"/>
          <w:spacing w:val="6"/>
          <w:w w:val="102"/>
        </w:rPr>
        <w:t>每年各地區計劃舉辦一次地區</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
        </w:rPr>
        <w:t xml:space="preserve"> </w:t>
      </w:r>
      <w:r>
        <w:rPr>
          <w:color w:val="231F20"/>
          <w:spacing w:val="-2"/>
          <w:w w:val="102"/>
        </w:rPr>
        <w:t>大會至關重要，以提供靈感、</w:t>
      </w:r>
      <w:r>
        <w:rPr>
          <w:color w:val="231F20"/>
          <w:spacing w:val="-6"/>
          <w:w w:val="102"/>
        </w:rPr>
        <w:t>動力、培訓</w:t>
      </w:r>
      <w:r>
        <w:rPr>
          <w:color w:val="231F20"/>
          <w:spacing w:val="21"/>
        </w:rPr>
        <w:t xml:space="preserve"> </w:t>
      </w:r>
      <w:r>
        <w:rPr>
          <w:color w:val="231F20"/>
          <w:spacing w:val="2"/>
          <w:w w:val="102"/>
        </w:rPr>
        <w:t>以及報告和選舉等事務。推動福音事工和門徒建造事工應</w:t>
      </w:r>
      <w:r>
        <w:rPr>
          <w:color w:val="231F20"/>
          <w:w w:val="102"/>
        </w:rPr>
        <w:t>該是每次大會的重點。</w:t>
      </w:r>
    </w:p>
    <w:p w14:paraId="09E7C68D" w14:textId="77777777" w:rsidR="003345E9" w:rsidRDefault="007169A0">
      <w:pPr>
        <w:pStyle w:val="a3"/>
        <w:tabs>
          <w:tab w:val="left" w:pos="1025"/>
        </w:tabs>
        <w:spacing w:line="206" w:lineRule="auto"/>
        <w:ind w:left="960" w:right="16" w:hanging="408"/>
      </w:pPr>
      <w:r>
        <w:rPr>
          <w:color w:val="231F20"/>
          <w:w w:val="102"/>
        </w:rPr>
        <w:t>ⓐ</w:t>
      </w:r>
      <w:r>
        <w:rPr>
          <w:color w:val="231F20"/>
        </w:rPr>
        <w:tab/>
      </w:r>
      <w:r>
        <w:rPr>
          <w:color w:val="231F20"/>
        </w:rPr>
        <w:tab/>
      </w:r>
      <w:r>
        <w:rPr>
          <w:color w:val="231F20"/>
          <w:spacing w:val="6"/>
          <w:w w:val="102"/>
        </w:rPr>
        <w:t>地區</w:t>
      </w:r>
      <w:r>
        <w:rPr>
          <w:color w:val="231F20"/>
          <w:spacing w:val="3"/>
        </w:rPr>
        <w:t xml:space="preserve"> </w:t>
      </w:r>
      <w:r>
        <w:rPr>
          <w:color w:val="231F20"/>
          <w:spacing w:val="1"/>
          <w:w w:val="102"/>
        </w:rPr>
        <w:t>ND</w:t>
      </w:r>
      <w:r>
        <w:rPr>
          <w:color w:val="231F20"/>
          <w:w w:val="102"/>
        </w:rPr>
        <w:t>I</w:t>
      </w:r>
      <w:r>
        <w:rPr>
          <w:color w:val="231F20"/>
          <w:spacing w:val="3"/>
        </w:rPr>
        <w:t xml:space="preserve"> </w:t>
      </w:r>
      <w:r>
        <w:rPr>
          <w:color w:val="231F20"/>
          <w:spacing w:val="7"/>
          <w:w w:val="102"/>
        </w:rPr>
        <w:t>大會的當然成員應包括：地區監督；所有教牧、</w:t>
      </w:r>
      <w:r>
        <w:rPr>
          <w:color w:val="231F20"/>
          <w:spacing w:val="1"/>
          <w:w w:val="102"/>
        </w:rPr>
        <w:t>受委派按立的牧師、受委派領有地區執照之教牧、委派中退休的教牧、全職副牧；地區</w:t>
      </w:r>
      <w:r>
        <w:rPr>
          <w:color w:val="231F20"/>
          <w:spacing w:val="-1"/>
        </w:rPr>
        <w:t xml:space="preserve"> </w:t>
      </w:r>
      <w:r>
        <w:rPr>
          <w:color w:val="231F20"/>
          <w:w w:val="102"/>
        </w:rPr>
        <w:t>NDI</w:t>
      </w:r>
      <w:r>
        <w:rPr>
          <w:color w:val="231F20"/>
          <w:spacing w:val="-1"/>
        </w:rPr>
        <w:t xml:space="preserve"> </w:t>
      </w:r>
      <w:r>
        <w:rPr>
          <w:color w:val="231F20"/>
          <w:w w:val="102"/>
        </w:rPr>
        <w:t>主席；兒童事工和成人事工</w:t>
      </w:r>
      <w:r>
        <w:rPr>
          <w:color w:val="231F20"/>
          <w:spacing w:val="2"/>
          <w:w w:val="102"/>
        </w:rPr>
        <w:t>的地區協調主任；地區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1"/>
          <w:w w:val="102"/>
        </w:rPr>
        <w:t>主席；地區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主席；所有地</w:t>
      </w:r>
    </w:p>
    <w:p w14:paraId="1BB8B2BE" w14:textId="77777777" w:rsidR="003345E9" w:rsidRDefault="003345E9">
      <w:pPr>
        <w:pStyle w:val="a3"/>
        <w:spacing w:line="206" w:lineRule="auto"/>
        <w:sectPr w:rsidR="003345E9">
          <w:pgSz w:w="8640" w:h="12960"/>
          <w:pgMar w:top="480" w:right="1080" w:bottom="1180" w:left="1080" w:header="0" w:footer="997" w:gutter="0"/>
          <w:cols w:space="720"/>
        </w:sectPr>
      </w:pPr>
    </w:p>
    <w:p w14:paraId="17ADDA40"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39A77B6" w14:textId="77777777" w:rsidR="003345E9" w:rsidRDefault="007169A0">
      <w:pPr>
        <w:pStyle w:val="a3"/>
        <w:spacing w:before="237" w:line="206" w:lineRule="auto"/>
        <w:ind w:left="960" w:right="65"/>
        <w:jc w:val="both"/>
      </w:pPr>
      <w:r>
        <w:rPr>
          <w:color w:val="231F20"/>
          <w:w w:val="102"/>
        </w:rPr>
        <w:t>方</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2"/>
          <w:w w:val="102"/>
        </w:rPr>
        <w:t>主席、地方門徒訓練協調主任、地方</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主席；被</w:t>
      </w:r>
      <w:r>
        <w:rPr>
          <w:color w:val="231F20"/>
          <w:spacing w:val="1"/>
          <w:w w:val="102"/>
        </w:rPr>
        <w:t>選任的地區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委員會成員；地區指導委員會的信徒成員；</w:t>
      </w:r>
      <w:r>
        <w:rPr>
          <w:color w:val="231F20"/>
          <w:spacing w:val="2"/>
          <w:w w:val="102"/>
        </w:rPr>
        <w:t>任何在該地區擁有會籍的宣聖會全職基督教教育教授；以及</w:t>
      </w:r>
      <w:r>
        <w:rPr>
          <w:color w:val="231F20"/>
          <w:w w:val="102"/>
        </w:rPr>
        <w:t>禾場、區域和全球</w:t>
      </w:r>
      <w:r>
        <w:rPr>
          <w:color w:val="231F20"/>
          <w:spacing w:val="-1"/>
        </w:rPr>
        <w:t xml:space="preserve"> </w:t>
      </w:r>
      <w:r>
        <w:rPr>
          <w:color w:val="231F20"/>
          <w:w w:val="102"/>
        </w:rPr>
        <w:t>NDI</w:t>
      </w:r>
      <w:r>
        <w:rPr>
          <w:color w:val="231F20"/>
          <w:spacing w:val="-1"/>
        </w:rPr>
        <w:t xml:space="preserve"> </w:t>
      </w:r>
      <w:r>
        <w:rPr>
          <w:color w:val="231F20"/>
          <w:w w:val="102"/>
        </w:rPr>
        <w:t>職員。</w:t>
      </w:r>
    </w:p>
    <w:p w14:paraId="57EF25E8" w14:textId="77777777" w:rsidR="003345E9" w:rsidRDefault="007169A0">
      <w:pPr>
        <w:pStyle w:val="a3"/>
        <w:spacing w:line="206" w:lineRule="auto"/>
        <w:ind w:left="960" w:right="15" w:hanging="408"/>
        <w:jc w:val="both"/>
      </w:pPr>
      <w:r>
        <w:rPr>
          <w:color w:val="231F20"/>
        </w:rPr>
        <w:t>ⓑ</w:t>
      </w:r>
      <w:r>
        <w:rPr>
          <w:color w:val="231F20"/>
          <w:spacing w:val="80"/>
          <w:w w:val="150"/>
        </w:rPr>
        <w:t xml:space="preserve">  </w:t>
      </w:r>
      <w:r>
        <w:rPr>
          <w:color w:val="231F20"/>
          <w:spacing w:val="8"/>
        </w:rPr>
        <w:t>除上述列舉的代表外，每個地方教會在年度會議上應選舉</w:t>
      </w:r>
      <w:r>
        <w:rPr>
          <w:color w:val="231F20"/>
          <w:spacing w:val="10"/>
        </w:rPr>
        <w:t xml:space="preserve">額外的 </w:t>
      </w:r>
      <w:r>
        <w:rPr>
          <w:color w:val="231F20"/>
        </w:rPr>
        <w:t>NDI</w:t>
      </w:r>
      <w:r>
        <w:rPr>
          <w:color w:val="231F20"/>
          <w:spacing w:val="2"/>
        </w:rPr>
        <w:t xml:space="preserve"> 代表參加大會。這個人數應該是當地 </w:t>
      </w:r>
      <w:r>
        <w:rPr>
          <w:color w:val="231F20"/>
        </w:rPr>
        <w:t>NDI</w:t>
      </w:r>
      <w:r>
        <w:rPr>
          <w:color w:val="231F20"/>
          <w:spacing w:val="13"/>
        </w:rPr>
        <w:t xml:space="preserve"> 的職</w:t>
      </w:r>
      <w:r>
        <w:rPr>
          <w:color w:val="231F20"/>
          <w:spacing w:val="-11"/>
        </w:rPr>
        <w:t xml:space="preserve">員、教師和領袖人數的 </w:t>
      </w:r>
      <w:r>
        <w:rPr>
          <w:color w:val="231F20"/>
        </w:rPr>
        <w:t>25%。 如果當選的代表無法參加大會，</w:t>
      </w:r>
      <w:r>
        <w:rPr>
          <w:color w:val="231F20"/>
          <w:spacing w:val="-2"/>
        </w:rPr>
        <w:t>應按照獲得的票數順序指定候補代表。</w:t>
      </w:r>
    </w:p>
    <w:p w14:paraId="0C8E163E" w14:textId="77777777" w:rsidR="003345E9" w:rsidRDefault="007169A0">
      <w:pPr>
        <w:pStyle w:val="a3"/>
        <w:tabs>
          <w:tab w:val="left" w:pos="1014"/>
        </w:tabs>
        <w:spacing w:line="206" w:lineRule="auto"/>
        <w:ind w:left="960" w:right="15" w:hanging="408"/>
      </w:pPr>
      <w:r>
        <w:rPr>
          <w:color w:val="231F20"/>
          <w:w w:val="102"/>
        </w:rPr>
        <w:t>ⓒ</w:t>
      </w:r>
      <w:r>
        <w:rPr>
          <w:color w:val="231F20"/>
        </w:rPr>
        <w:tab/>
      </w:r>
      <w:r>
        <w:rPr>
          <w:color w:val="231F20"/>
        </w:rPr>
        <w:tab/>
      </w:r>
      <w:r>
        <w:rPr>
          <w:color w:val="231F20"/>
          <w:spacing w:val="1"/>
          <w:w w:val="102"/>
        </w:rPr>
        <w:t>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委員會應指派一個提名委員會，選擇地區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主席和地區</w:t>
      </w:r>
      <w:r>
        <w:rPr>
          <w:color w:val="231F20"/>
          <w:spacing w:val="-1"/>
        </w:rPr>
        <w:t xml:space="preserve"> </w:t>
      </w:r>
      <w:r>
        <w:rPr>
          <w:color w:val="231F20"/>
          <w:w w:val="102"/>
        </w:rPr>
        <w:t>NDI</w:t>
      </w:r>
      <w:r>
        <w:rPr>
          <w:color w:val="231F20"/>
          <w:spacing w:val="-1"/>
        </w:rPr>
        <w:t xml:space="preserve"> </w:t>
      </w:r>
      <w:r>
        <w:rPr>
          <w:color w:val="231F20"/>
          <w:w w:val="102"/>
        </w:rPr>
        <w:t>委員會的三名當選成員的候選人，候選人數應為兩倍，然後由地區</w:t>
      </w:r>
      <w:r>
        <w:rPr>
          <w:color w:val="231F20"/>
          <w:spacing w:val="-1"/>
        </w:rPr>
        <w:t xml:space="preserve"> </w:t>
      </w:r>
      <w:r>
        <w:rPr>
          <w:color w:val="231F20"/>
          <w:w w:val="102"/>
        </w:rPr>
        <w:t>NDI</w:t>
      </w:r>
      <w:r>
        <w:rPr>
          <w:color w:val="231F20"/>
          <w:spacing w:val="-1"/>
        </w:rPr>
        <w:t xml:space="preserve"> </w:t>
      </w:r>
      <w:r>
        <w:rPr>
          <w:color w:val="231F20"/>
          <w:w w:val="102"/>
        </w:rPr>
        <w:t>大會以多數票決選舉產生。這些候</w:t>
      </w:r>
      <w:r>
        <w:rPr>
          <w:color w:val="231F20"/>
          <w:spacing w:val="-9"/>
          <w:w w:val="102"/>
        </w:rPr>
        <w:t>選人必須是宣聖會的成員，積極參與</w:t>
      </w:r>
      <w:r>
        <w:rPr>
          <w:color w:val="231F20"/>
          <w:spacing w:val="-1"/>
        </w:rPr>
        <w:t xml:space="preserve"> </w:t>
      </w:r>
      <w:r>
        <w:rPr>
          <w:color w:val="231F20"/>
          <w:w w:val="102"/>
        </w:rPr>
        <w:t>NDI</w:t>
      </w:r>
      <w:r>
        <w:rPr>
          <w:color w:val="231F20"/>
          <w:spacing w:val="-1"/>
        </w:rPr>
        <w:t xml:space="preserve"> </w:t>
      </w:r>
      <w:r>
        <w:rPr>
          <w:color w:val="231F20"/>
          <w:spacing w:val="-2"/>
          <w:w w:val="102"/>
        </w:rPr>
        <w:t>的一個或多個事工，</w:t>
      </w:r>
      <w:r>
        <w:rPr>
          <w:color w:val="231F20"/>
          <w:spacing w:val="1"/>
          <w:w w:val="102"/>
        </w:rPr>
        <w:t>應從各種門徒訓練事工中選擇，包括但不限於兒童、青少年和成人事工。</w:t>
      </w:r>
    </w:p>
    <w:p w14:paraId="41F7FDA6" w14:textId="77777777" w:rsidR="003345E9" w:rsidRDefault="007169A0">
      <w:pPr>
        <w:pStyle w:val="a3"/>
        <w:tabs>
          <w:tab w:val="left" w:pos="1014"/>
        </w:tabs>
        <w:spacing w:line="206" w:lineRule="auto"/>
        <w:ind w:left="960" w:right="100" w:hanging="408"/>
      </w:pPr>
      <w:r>
        <w:rPr>
          <w:color w:val="231F20"/>
          <w:spacing w:val="-10"/>
        </w:rPr>
        <w:t>ⓓ</w:t>
      </w:r>
      <w:r>
        <w:rPr>
          <w:color w:val="231F20"/>
        </w:rPr>
        <w:tab/>
      </w:r>
      <w:r>
        <w:rPr>
          <w:color w:val="231F20"/>
        </w:rPr>
        <w:tab/>
        <w:t>地區 NDI 主席、地區 NDI 委員會的三名當選成員以及前往</w:t>
      </w:r>
      <w:r>
        <w:rPr>
          <w:color w:val="231F20"/>
          <w:spacing w:val="7"/>
        </w:rPr>
        <w:t xml:space="preserve">全球 </w:t>
      </w:r>
      <w:r>
        <w:rPr>
          <w:color w:val="231F20"/>
        </w:rPr>
        <w:t>NDI</w:t>
      </w:r>
      <w:r>
        <w:rPr>
          <w:color w:val="231F20"/>
          <w:spacing w:val="1"/>
        </w:rPr>
        <w:t xml:space="preserve"> 大會的代表應按照手冊第 </w:t>
      </w:r>
      <w:r>
        <w:rPr>
          <w:color w:val="231F20"/>
        </w:rPr>
        <w:t>241</w:t>
      </w:r>
      <w:r>
        <w:rPr>
          <w:color w:val="231F20"/>
          <w:spacing w:val="-1"/>
        </w:rPr>
        <w:t xml:space="preserve"> 條的規定進行選舉。</w:t>
      </w:r>
    </w:p>
    <w:p w14:paraId="61CA9AD3" w14:textId="77777777" w:rsidR="003345E9" w:rsidRDefault="007169A0">
      <w:pPr>
        <w:spacing w:line="308" w:lineRule="exact"/>
        <w:ind w:left="528"/>
        <w:rPr>
          <w:sz w:val="20"/>
        </w:rPr>
      </w:pPr>
      <w:r>
        <w:rPr>
          <w:b/>
          <w:color w:val="231F20"/>
          <w:sz w:val="20"/>
        </w:rPr>
        <w:t>第二部分：</w:t>
      </w:r>
      <w:r>
        <w:rPr>
          <w:color w:val="231F20"/>
          <w:spacing w:val="6"/>
          <w:sz w:val="20"/>
        </w:rPr>
        <w:t xml:space="preserve">全球 </w:t>
      </w:r>
      <w:r>
        <w:rPr>
          <w:color w:val="231F20"/>
          <w:sz w:val="20"/>
        </w:rPr>
        <w:t>NDI</w:t>
      </w:r>
      <w:r>
        <w:rPr>
          <w:color w:val="231F20"/>
          <w:spacing w:val="2"/>
          <w:sz w:val="20"/>
        </w:rPr>
        <w:t xml:space="preserve"> 大會</w:t>
      </w:r>
    </w:p>
    <w:p w14:paraId="34A28278" w14:textId="77777777" w:rsidR="003345E9" w:rsidRDefault="007169A0">
      <w:pPr>
        <w:pStyle w:val="a3"/>
        <w:spacing w:line="206" w:lineRule="auto"/>
        <w:ind w:left="119" w:right="112" w:firstLine="408"/>
        <w:jc w:val="both"/>
      </w:pPr>
      <w:r>
        <w:rPr>
          <w:color w:val="231F20"/>
          <w:spacing w:val="-4"/>
          <w:w w:val="102"/>
        </w:rPr>
        <w:t>與每屆總議會同時，</w:t>
      </w:r>
      <w:r>
        <w:rPr>
          <w:color w:val="231F20"/>
          <w:w w:val="102"/>
        </w:rPr>
        <w:t>NDI</w:t>
      </w:r>
      <w:r>
        <w:rPr>
          <w:color w:val="231F20"/>
        </w:rPr>
        <w:t xml:space="preserve"> </w:t>
      </w:r>
      <w:r>
        <w:rPr>
          <w:color w:val="231F20"/>
          <w:w w:val="102"/>
        </w:rPr>
        <w:t>將在世界各地的一個或多個地點舉行</w:t>
      </w:r>
      <w:r>
        <w:rPr>
          <w:color w:val="231F20"/>
          <w:spacing w:val="19"/>
        </w:rPr>
        <w:t xml:space="preserve"> </w:t>
      </w:r>
      <w:r>
        <w:rPr>
          <w:color w:val="231F20"/>
          <w:w w:val="102"/>
        </w:rPr>
        <w:t>全</w:t>
      </w:r>
      <w:r>
        <w:rPr>
          <w:color w:val="231F20"/>
          <w:spacing w:val="1"/>
          <w:w w:val="102"/>
        </w:rPr>
        <w:t>球大會。當選的代表</w:t>
      </w:r>
      <w:r>
        <w:rPr>
          <w:color w:val="231F20"/>
          <w:spacing w:val="4"/>
          <w:w w:val="102"/>
        </w:rPr>
        <w:t>（和來賓）</w:t>
      </w:r>
      <w:r>
        <w:rPr>
          <w:color w:val="231F20"/>
          <w:spacing w:val="2"/>
          <w:w w:val="102"/>
        </w:rPr>
        <w:t>將聚集在一起，旨在提供靈感、動力</w:t>
      </w:r>
      <w:r>
        <w:rPr>
          <w:color w:val="231F20"/>
          <w:w w:val="102"/>
        </w:rPr>
        <w:t>和培訓，以裝備和豐富全球</w:t>
      </w:r>
      <w:r>
        <w:rPr>
          <w:color w:val="231F20"/>
          <w:spacing w:val="-1"/>
        </w:rPr>
        <w:t xml:space="preserve"> </w:t>
      </w:r>
      <w:r>
        <w:rPr>
          <w:color w:val="231F20"/>
          <w:w w:val="102"/>
        </w:rPr>
        <w:t>NDI</w:t>
      </w:r>
      <w:r>
        <w:rPr>
          <w:color w:val="231F20"/>
          <w:spacing w:val="-1"/>
        </w:rPr>
        <w:t xml:space="preserve"> </w:t>
      </w:r>
      <w:r>
        <w:rPr>
          <w:color w:val="231F20"/>
          <w:w w:val="102"/>
        </w:rPr>
        <w:t>履行使命和宗旨。</w:t>
      </w:r>
    </w:p>
    <w:p w14:paraId="59740C0F" w14:textId="77777777" w:rsidR="003345E9" w:rsidRDefault="007169A0">
      <w:pPr>
        <w:pStyle w:val="a3"/>
        <w:spacing w:line="206" w:lineRule="auto"/>
        <w:ind w:left="119" w:right="100" w:firstLine="408"/>
        <w:jc w:val="both"/>
      </w:pPr>
      <w:r>
        <w:rPr>
          <w:color w:val="231F20"/>
          <w:spacing w:val="15"/>
          <w:w w:val="102"/>
        </w:rPr>
        <w:t>全球大會還將包括區域論壇</w:t>
      </w:r>
      <w:r>
        <w:rPr>
          <w:color w:val="231F20"/>
          <w:spacing w:val="17"/>
          <w:w w:val="102"/>
        </w:rPr>
        <w:t>（現場或通過電子方式</w:t>
      </w:r>
      <w:r>
        <w:rPr>
          <w:color w:val="231F20"/>
          <w:spacing w:val="-102"/>
          <w:w w:val="102"/>
        </w:rPr>
        <w:t>）</w:t>
      </w:r>
      <w:r>
        <w:rPr>
          <w:color w:val="231F20"/>
          <w:w w:val="102"/>
        </w:rPr>
        <w:t>，</w:t>
      </w:r>
      <w:r>
        <w:rPr>
          <w:color w:val="231F20"/>
          <w:spacing w:val="-34"/>
        </w:rPr>
        <w:t xml:space="preserve"> </w:t>
      </w:r>
      <w:r>
        <w:rPr>
          <w:color w:val="231F20"/>
          <w:spacing w:val="17"/>
          <w:w w:val="102"/>
        </w:rPr>
        <w:t xml:space="preserve">由區域 </w:t>
      </w:r>
      <w:r>
        <w:rPr>
          <w:color w:val="231F20"/>
          <w:w w:val="102"/>
        </w:rPr>
        <w:t>NDI</w:t>
      </w:r>
      <w:r>
        <w:rPr>
          <w:color w:val="231F20"/>
          <w:spacing w:val="1"/>
        </w:rPr>
        <w:t xml:space="preserve"> </w:t>
      </w:r>
      <w:r>
        <w:rPr>
          <w:color w:val="231F20"/>
          <w:spacing w:val="3"/>
          <w:w w:val="102"/>
        </w:rPr>
        <w:t>委員會、區域總幹事、區域</w:t>
      </w:r>
      <w:r>
        <w:rPr>
          <w:color w:val="231F20"/>
          <w:spacing w:val="1"/>
        </w:rPr>
        <w:t xml:space="preserve"> </w:t>
      </w:r>
      <w:r>
        <w:rPr>
          <w:color w:val="231F20"/>
          <w:w w:val="102"/>
        </w:rPr>
        <w:t>NDI</w:t>
      </w:r>
      <w:r>
        <w:rPr>
          <w:color w:val="231F20"/>
          <w:spacing w:val="1"/>
        </w:rPr>
        <w:t xml:space="preserve"> </w:t>
      </w:r>
      <w:r>
        <w:rPr>
          <w:color w:val="231F20"/>
          <w:spacing w:val="8"/>
          <w:w w:val="102"/>
        </w:rPr>
        <w:t>協調主任以及該區域的當選和</w:t>
      </w:r>
      <w:r>
        <w:rPr>
          <w:color w:val="231F20"/>
          <w:spacing w:val="4"/>
          <w:w w:val="102"/>
        </w:rPr>
        <w:t>當然成員地區</w:t>
      </w:r>
      <w:r>
        <w:rPr>
          <w:color w:val="231F20"/>
          <w:spacing w:val="18"/>
        </w:rPr>
        <w:t xml:space="preserve"> </w:t>
      </w:r>
      <w:r>
        <w:rPr>
          <w:color w:val="231F20"/>
          <w:w w:val="102"/>
        </w:rPr>
        <w:t>NDI</w:t>
      </w:r>
      <w:r>
        <w:rPr>
          <w:color w:val="231F20"/>
          <w:spacing w:val="1"/>
        </w:rPr>
        <w:t xml:space="preserve"> </w:t>
      </w:r>
      <w:r>
        <w:rPr>
          <w:color w:val="231F20"/>
          <w:spacing w:val="2"/>
          <w:w w:val="102"/>
        </w:rPr>
        <w:t>代表組成。</w:t>
      </w:r>
      <w:r>
        <w:rPr>
          <w:color w:val="231F20"/>
          <w:spacing w:val="24"/>
        </w:rPr>
        <w:t xml:space="preserve"> </w:t>
      </w:r>
      <w:r>
        <w:rPr>
          <w:color w:val="231F20"/>
          <w:spacing w:val="5"/>
          <w:w w:val="102"/>
        </w:rPr>
        <w:t>論壇的議程中將包括選舉一位候選人</w:t>
      </w:r>
      <w:r>
        <w:rPr>
          <w:color w:val="231F20"/>
          <w:spacing w:val="4"/>
          <w:w w:val="102"/>
        </w:rPr>
        <w:t>代表</w:t>
      </w:r>
      <w:r>
        <w:rPr>
          <w:color w:val="231F20"/>
          <w:spacing w:val="1"/>
        </w:rPr>
        <w:t xml:space="preserve"> </w:t>
      </w:r>
      <w:r>
        <w:rPr>
          <w:color w:val="231F20"/>
          <w:w w:val="102"/>
        </w:rPr>
        <w:t>NDI</w:t>
      </w:r>
      <w:r>
        <w:rPr>
          <w:color w:val="231F20"/>
          <w:spacing w:val="1"/>
        </w:rPr>
        <w:t xml:space="preserve"> </w:t>
      </w:r>
      <w:r>
        <w:rPr>
          <w:color w:val="231F20"/>
          <w:spacing w:val="5"/>
          <w:w w:val="102"/>
        </w:rPr>
        <w:t>加入總董事會。</w:t>
      </w:r>
      <w:r>
        <w:rPr>
          <w:color w:val="231F20"/>
          <w:spacing w:val="-13"/>
        </w:rPr>
        <w:t xml:space="preserve">  </w:t>
      </w:r>
      <w:r>
        <w:rPr>
          <w:color w:val="231F20"/>
          <w:spacing w:val="4"/>
          <w:w w:val="102"/>
        </w:rPr>
        <w:t>全球</w:t>
      </w:r>
      <w:r>
        <w:rPr>
          <w:color w:val="231F20"/>
          <w:spacing w:val="18"/>
        </w:rPr>
        <w:t xml:space="preserve"> </w:t>
      </w:r>
      <w:r>
        <w:rPr>
          <w:color w:val="231F20"/>
          <w:w w:val="102"/>
        </w:rPr>
        <w:t>NDI</w:t>
      </w:r>
      <w:r>
        <w:rPr>
          <w:color w:val="231F20"/>
          <w:spacing w:val="1"/>
        </w:rPr>
        <w:t xml:space="preserve"> </w:t>
      </w:r>
      <w:r>
        <w:rPr>
          <w:color w:val="231F20"/>
          <w:spacing w:val="6"/>
          <w:w w:val="102"/>
        </w:rPr>
        <w:t>董事會和全球</w:t>
      </w:r>
      <w:r>
        <w:rPr>
          <w:color w:val="231F20"/>
          <w:spacing w:val="1"/>
        </w:rPr>
        <w:t xml:space="preserve"> </w:t>
      </w:r>
      <w:r>
        <w:rPr>
          <w:color w:val="231F20"/>
          <w:w w:val="102"/>
        </w:rPr>
        <w:t>NDI</w:t>
      </w:r>
      <w:r>
        <w:rPr>
          <w:color w:val="231F20"/>
          <w:spacing w:val="1"/>
        </w:rPr>
        <w:t xml:space="preserve"> </w:t>
      </w:r>
      <w:r>
        <w:rPr>
          <w:color w:val="231F20"/>
          <w:spacing w:val="8"/>
          <w:w w:val="102"/>
        </w:rPr>
        <w:t>總幹事將從</w:t>
      </w:r>
      <w:r>
        <w:rPr>
          <w:color w:val="231F20"/>
          <w:spacing w:val="3"/>
          <w:w w:val="102"/>
        </w:rPr>
        <w:t>六個區域提名的名單中選擇一個名字，並將該名字提交給總議會進行</w:t>
      </w:r>
      <w:r>
        <w:rPr>
          <w:color w:val="231F20"/>
          <w:w w:val="102"/>
        </w:rPr>
        <w:t>批准</w:t>
      </w:r>
      <w:r>
        <w:rPr>
          <w:color w:val="231F20"/>
          <w:spacing w:val="-102"/>
          <w:w w:val="102"/>
        </w:rPr>
        <w:t>（</w:t>
      </w:r>
      <w:r>
        <w:rPr>
          <w:color w:val="231F20"/>
          <w:w w:val="102"/>
        </w:rPr>
        <w:t>《手冊》332.6</w:t>
      </w:r>
      <w:r>
        <w:rPr>
          <w:color w:val="231F20"/>
          <w:spacing w:val="-1"/>
        </w:rPr>
        <w:t xml:space="preserve"> </w:t>
      </w:r>
      <w:r>
        <w:rPr>
          <w:color w:val="231F20"/>
          <w:w w:val="102"/>
        </w:rPr>
        <w:t>條</w:t>
      </w:r>
      <w:r>
        <w:rPr>
          <w:color w:val="231F20"/>
          <w:spacing w:val="-102"/>
          <w:w w:val="102"/>
        </w:rPr>
        <w:t>）</w:t>
      </w:r>
      <w:r>
        <w:rPr>
          <w:color w:val="231F20"/>
          <w:w w:val="102"/>
        </w:rPr>
        <w:t>。</w:t>
      </w:r>
    </w:p>
    <w:p w14:paraId="53FF8CD1" w14:textId="77777777" w:rsidR="003345E9" w:rsidRDefault="007169A0">
      <w:pPr>
        <w:pStyle w:val="a3"/>
        <w:spacing w:line="206" w:lineRule="auto"/>
        <w:ind w:left="959" w:right="16" w:hanging="408"/>
        <w:jc w:val="both"/>
      </w:pPr>
      <w:r>
        <w:rPr>
          <w:color w:val="231F20"/>
          <w:w w:val="102"/>
        </w:rPr>
        <w:t>ⓐ</w:t>
      </w:r>
      <w:r>
        <w:rPr>
          <w:color w:val="231F20"/>
          <w:spacing w:val="1"/>
        </w:rPr>
        <w:t xml:space="preserve">     </w:t>
      </w:r>
      <w:r>
        <w:rPr>
          <w:color w:val="231F20"/>
          <w:spacing w:val="6"/>
          <w:w w:val="102"/>
        </w:rPr>
        <w:t>出席全球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1"/>
          <w:w w:val="102"/>
        </w:rPr>
        <w:t>大會的當然代表包括：地區監督、地區</w:t>
      </w:r>
      <w:r>
        <w:rPr>
          <w:color w:val="231F20"/>
          <w:spacing w:val="1"/>
        </w:rPr>
        <w:t xml:space="preserve"> </w:t>
      </w:r>
      <w:r>
        <w:rPr>
          <w:color w:val="231F20"/>
          <w:spacing w:val="1"/>
          <w:w w:val="102"/>
        </w:rPr>
        <w:t>ND</w:t>
      </w:r>
      <w:r>
        <w:rPr>
          <w:color w:val="231F20"/>
          <w:w w:val="102"/>
        </w:rPr>
        <w:t>I</w:t>
      </w:r>
      <w:r>
        <w:rPr>
          <w:color w:val="231F20"/>
          <w:spacing w:val="-4"/>
          <w:w w:val="102"/>
        </w:rPr>
        <w:t>主席、門徒訓練事工被選的地區協調主任；</w:t>
      </w:r>
      <w:r>
        <w:rPr>
          <w:color w:val="231F20"/>
          <w:spacing w:val="1"/>
          <w:w w:val="102"/>
        </w:rPr>
        <w:t>ND</w:t>
      </w:r>
      <w:r>
        <w:rPr>
          <w:color w:val="231F20"/>
          <w:w w:val="102"/>
        </w:rPr>
        <w:t>I</w:t>
      </w:r>
      <w:r>
        <w:rPr>
          <w:color w:val="231F20"/>
          <w:spacing w:val="1"/>
        </w:rPr>
        <w:t xml:space="preserve"> </w:t>
      </w:r>
      <w:r>
        <w:rPr>
          <w:color w:val="231F20"/>
          <w:spacing w:val="4"/>
          <w:w w:val="102"/>
        </w:rPr>
        <w:t>區域協調主</w:t>
      </w:r>
      <w:r>
        <w:rPr>
          <w:color w:val="231F20"/>
          <w:spacing w:val="-25"/>
          <w:w w:val="102"/>
        </w:rPr>
        <w:t>任、</w:t>
      </w:r>
      <w:r>
        <w:rPr>
          <w:color w:val="231F20"/>
          <w:spacing w:val="1"/>
          <w:w w:val="102"/>
        </w:rPr>
        <w:t>ND</w:t>
      </w:r>
      <w:r>
        <w:rPr>
          <w:color w:val="231F20"/>
          <w:w w:val="102"/>
        </w:rPr>
        <w:t>I</w:t>
      </w:r>
      <w:r>
        <w:rPr>
          <w:color w:val="231F20"/>
          <w:spacing w:val="2"/>
        </w:rPr>
        <w:t xml:space="preserve"> </w:t>
      </w:r>
      <w:r>
        <w:rPr>
          <w:color w:val="231F20"/>
          <w:w w:val="102"/>
        </w:rPr>
        <w:t>禾場協調主任、其他門徒訓練事工區域協調主任；以及全球</w:t>
      </w:r>
      <w:r>
        <w:rPr>
          <w:color w:val="231F20"/>
          <w:spacing w:val="-1"/>
        </w:rPr>
        <w:t xml:space="preserve"> </w:t>
      </w:r>
      <w:r>
        <w:rPr>
          <w:color w:val="231F20"/>
          <w:w w:val="102"/>
        </w:rPr>
        <w:t>NDI</w:t>
      </w:r>
      <w:r>
        <w:rPr>
          <w:color w:val="231F20"/>
          <w:spacing w:val="-1"/>
        </w:rPr>
        <w:t xml:space="preserve"> </w:t>
      </w:r>
      <w:r>
        <w:rPr>
          <w:color w:val="231F20"/>
          <w:spacing w:val="-8"/>
          <w:w w:val="102"/>
        </w:rPr>
        <w:t>辦公室的幹事和工作人員。此外，宣聖會學院、</w:t>
      </w:r>
      <w:r>
        <w:rPr>
          <w:color w:val="231F20"/>
          <w:w w:val="102"/>
        </w:rPr>
        <w:t>大學和神學院的基督徒教育教授也可以作為代表參加。</w:t>
      </w:r>
    </w:p>
    <w:p w14:paraId="0DCA00F3" w14:textId="77777777" w:rsidR="003345E9" w:rsidRDefault="007169A0">
      <w:pPr>
        <w:pStyle w:val="a3"/>
        <w:spacing w:line="331" w:lineRule="exact"/>
        <w:ind w:left="551"/>
        <w:jc w:val="both"/>
      </w:pPr>
      <w:r>
        <w:rPr>
          <w:color w:val="231F20"/>
          <w:spacing w:val="-1"/>
        </w:rPr>
        <w:t>ⓑ   除了當然代表之外，每個地區還應選舉額外的四名代表或者</w:t>
      </w:r>
    </w:p>
    <w:p w14:paraId="199327A5" w14:textId="77777777" w:rsidR="003345E9" w:rsidRDefault="003345E9">
      <w:pPr>
        <w:pStyle w:val="a3"/>
        <w:spacing w:line="331" w:lineRule="exact"/>
        <w:jc w:val="both"/>
        <w:sectPr w:rsidR="003345E9">
          <w:pgSz w:w="8640" w:h="12960"/>
          <w:pgMar w:top="480" w:right="1080" w:bottom="1180" w:left="1080" w:header="0" w:footer="997" w:gutter="0"/>
          <w:cols w:space="720"/>
        </w:sectPr>
      </w:pPr>
    </w:p>
    <w:p w14:paraId="3D64B5B7" w14:textId="77777777" w:rsidR="003345E9" w:rsidRDefault="007169A0">
      <w:pPr>
        <w:pStyle w:val="a3"/>
        <w:spacing w:before="50"/>
        <w:ind w:left="0"/>
        <w:jc w:val="center"/>
      </w:pPr>
      <w:r>
        <w:rPr>
          <w:color w:val="231F20"/>
          <w:spacing w:val="-3"/>
        </w:rPr>
        <w:lastRenderedPageBreak/>
        <w:t>行政政策</w:t>
      </w:r>
    </w:p>
    <w:p w14:paraId="5B9BFFFA" w14:textId="77777777" w:rsidR="003345E9" w:rsidRDefault="007169A0">
      <w:pPr>
        <w:pStyle w:val="a3"/>
        <w:spacing w:before="237" w:line="206" w:lineRule="auto"/>
        <w:ind w:left="959" w:right="117"/>
        <w:jc w:val="both"/>
      </w:pPr>
      <w:r>
        <w:rPr>
          <w:color w:val="231F20"/>
        </w:rPr>
        <w:t>選舉等同地區內已組織教會數目的 10％為名數，以較大者為</w:t>
      </w:r>
      <w:r>
        <w:rPr>
          <w:color w:val="231F20"/>
          <w:spacing w:val="-6"/>
        </w:rPr>
        <w:t>准。</w:t>
      </w:r>
    </w:p>
    <w:p w14:paraId="0AB7F323" w14:textId="77777777" w:rsidR="003345E9" w:rsidRDefault="007169A0">
      <w:pPr>
        <w:pStyle w:val="a3"/>
        <w:spacing w:line="308" w:lineRule="exact"/>
        <w:ind w:left="551"/>
        <w:jc w:val="both"/>
      </w:pPr>
      <w:r>
        <w:rPr>
          <w:color w:val="231F20"/>
          <w:spacing w:val="15"/>
        </w:rPr>
        <w:t xml:space="preserve">ⓒ   在選舉全球 </w:t>
      </w:r>
      <w:r>
        <w:rPr>
          <w:color w:val="231F20"/>
        </w:rPr>
        <w:t>NDI</w:t>
      </w:r>
      <w:r>
        <w:rPr>
          <w:color w:val="231F20"/>
          <w:spacing w:val="-1"/>
        </w:rPr>
        <w:t xml:space="preserve"> 大會代表時，應遵循以下指南：</w:t>
      </w:r>
    </w:p>
    <w:p w14:paraId="4DF74CF9" w14:textId="77777777" w:rsidR="003345E9" w:rsidRDefault="007169A0">
      <w:pPr>
        <w:pStyle w:val="a3"/>
        <w:spacing w:before="10" w:line="206" w:lineRule="auto"/>
        <w:ind w:left="1407" w:right="108" w:hanging="408"/>
        <w:jc w:val="both"/>
      </w:pPr>
      <w:r>
        <w:rPr>
          <w:color w:val="231F20"/>
          <w:w w:val="102"/>
        </w:rPr>
        <w:t>➀</w:t>
      </w:r>
      <w:r>
        <w:rPr>
          <w:color w:val="231F20"/>
          <w:spacing w:val="-1"/>
        </w:rPr>
        <w:t xml:space="preserve">    </w:t>
      </w:r>
      <w:r>
        <w:rPr>
          <w:color w:val="231F20"/>
          <w:spacing w:val="6"/>
          <w:w w:val="102"/>
        </w:rPr>
        <w:t>提名委員會應由地區監督、地區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8"/>
          <w:w w:val="102"/>
        </w:rPr>
        <w:t>主席以及至少三</w:t>
      </w:r>
      <w:r>
        <w:rPr>
          <w:color w:val="231F20"/>
          <w:spacing w:val="6"/>
          <w:w w:val="102"/>
        </w:rPr>
        <w:t>位由地區</w:t>
      </w:r>
      <w:r>
        <w:rPr>
          <w:color w:val="231F20"/>
          <w:spacing w:val="2"/>
        </w:rPr>
        <w:t xml:space="preserve"> </w:t>
      </w:r>
      <w:r>
        <w:rPr>
          <w:color w:val="231F20"/>
          <w:spacing w:val="1"/>
          <w:w w:val="102"/>
        </w:rPr>
        <w:t>ND</w:t>
      </w:r>
      <w:r>
        <w:rPr>
          <w:color w:val="231F20"/>
          <w:w w:val="102"/>
        </w:rPr>
        <w:t>I</w:t>
      </w:r>
      <w:r>
        <w:rPr>
          <w:color w:val="231F20"/>
          <w:spacing w:val="1"/>
        </w:rPr>
        <w:t xml:space="preserve"> </w:t>
      </w:r>
      <w:r>
        <w:rPr>
          <w:color w:val="231F20"/>
          <w:spacing w:val="7"/>
          <w:w w:val="102"/>
        </w:rPr>
        <w:t>委員會任命的其他成員組成。他們將選</w:t>
      </w:r>
      <w:r>
        <w:rPr>
          <w:color w:val="231F20"/>
          <w:w w:val="102"/>
        </w:rPr>
        <w:t>擇三倍於當選人數的提名。</w:t>
      </w:r>
    </w:p>
    <w:p w14:paraId="2350BC55" w14:textId="77777777" w:rsidR="003345E9" w:rsidRDefault="007169A0">
      <w:pPr>
        <w:pStyle w:val="a3"/>
        <w:spacing w:line="206" w:lineRule="auto"/>
        <w:ind w:left="1407" w:right="110" w:hanging="408"/>
        <w:jc w:val="both"/>
      </w:pPr>
      <w:r>
        <w:rPr>
          <w:color w:val="231F20"/>
          <w:w w:val="102"/>
        </w:rPr>
        <w:t>➁</w:t>
      </w:r>
      <w:r>
        <w:rPr>
          <w:color w:val="231F20"/>
          <w:spacing w:val="-1"/>
        </w:rPr>
        <w:t xml:space="preserve">    </w:t>
      </w:r>
      <w:r>
        <w:rPr>
          <w:color w:val="231F20"/>
          <w:w w:val="102"/>
        </w:rPr>
        <w:t>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3"/>
          <w:w w:val="102"/>
        </w:rPr>
        <w:t>大會應選舉數量相同的代表和後補代表，代表</w:t>
      </w:r>
      <w:r>
        <w:rPr>
          <w:color w:val="231F20"/>
          <w:spacing w:val="4"/>
          <w:w w:val="102"/>
        </w:rPr>
        <w:t>各種</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21"/>
          <w:w w:val="102"/>
        </w:rPr>
        <w:t>事工</w:t>
      </w:r>
      <w:r>
        <w:rPr>
          <w:color w:val="231F20"/>
          <w:spacing w:val="8"/>
          <w:w w:val="102"/>
        </w:rPr>
        <w:t>（</w:t>
      </w:r>
      <w:r>
        <w:rPr>
          <w:color w:val="231F20"/>
          <w:spacing w:val="7"/>
          <w:w w:val="102"/>
        </w:rPr>
        <w:t>包括青少年的教師</w:t>
      </w:r>
      <w:r>
        <w:rPr>
          <w:color w:val="231F20"/>
          <w:spacing w:val="1"/>
        </w:rPr>
        <w:t xml:space="preserve"> </w:t>
      </w:r>
      <w:r>
        <w:rPr>
          <w:color w:val="231F20"/>
          <w:w w:val="102"/>
        </w:rPr>
        <w:t>/</w:t>
      </w:r>
      <w:r>
        <w:rPr>
          <w:color w:val="231F20"/>
          <w:spacing w:val="1"/>
        </w:rPr>
        <w:t xml:space="preserve"> </w:t>
      </w:r>
      <w:r>
        <w:rPr>
          <w:color w:val="231F20"/>
          <w:spacing w:val="8"/>
          <w:w w:val="102"/>
        </w:rPr>
        <w:t>工作者</w:t>
      </w:r>
      <w:r>
        <w:rPr>
          <w:color w:val="231F20"/>
          <w:spacing w:val="-102"/>
          <w:w w:val="102"/>
        </w:rPr>
        <w:t>）</w:t>
      </w:r>
      <w:r>
        <w:rPr>
          <w:color w:val="231F20"/>
          <w:spacing w:val="8"/>
          <w:w w:val="102"/>
        </w:rPr>
        <w:t>。被選舉</w:t>
      </w:r>
      <w:r>
        <w:rPr>
          <w:color w:val="231F20"/>
          <w:w w:val="102"/>
        </w:rPr>
        <w:t>的人應是當前積極參與其所屬區域事工的人。選舉的後補代表人數應包括地區當然出席職員的後補人選。</w:t>
      </w:r>
      <w:r>
        <w:rPr>
          <w:color w:val="231F20"/>
        </w:rPr>
        <w:t xml:space="preserve"> </w:t>
      </w:r>
      <w:r>
        <w:rPr>
          <w:color w:val="231F20"/>
          <w:w w:val="102"/>
        </w:rPr>
        <w:t>不應</w:t>
      </w:r>
      <w:r>
        <w:rPr>
          <w:color w:val="231F20"/>
          <w:spacing w:val="1"/>
          <w:w w:val="102"/>
        </w:rPr>
        <w:t>選舉將擔任代表參加全球</w:t>
      </w:r>
      <w:r>
        <w:rPr>
          <w:color w:val="231F20"/>
        </w:rPr>
        <w:t xml:space="preserve"> </w:t>
      </w:r>
      <w:r>
        <w:rPr>
          <w:color w:val="231F20"/>
          <w:spacing w:val="1"/>
          <w:w w:val="102"/>
        </w:rPr>
        <w:t>NM</w:t>
      </w:r>
      <w:r>
        <w:rPr>
          <w:color w:val="231F20"/>
          <w:w w:val="102"/>
        </w:rPr>
        <w:t>I</w:t>
      </w:r>
      <w:r>
        <w:rPr>
          <w:color w:val="231F20"/>
        </w:rPr>
        <w:t xml:space="preserve"> </w:t>
      </w:r>
      <w:r>
        <w:rPr>
          <w:color w:val="231F20"/>
          <w:spacing w:val="1"/>
          <w:w w:val="102"/>
        </w:rPr>
        <w:t>大會或全球</w:t>
      </w:r>
      <w:r>
        <w:rPr>
          <w:color w:val="231F20"/>
        </w:rPr>
        <w:t xml:space="preserve"> </w:t>
      </w:r>
      <w:r>
        <w:rPr>
          <w:color w:val="231F20"/>
          <w:spacing w:val="1"/>
          <w:w w:val="102"/>
        </w:rPr>
        <w:t>NY</w:t>
      </w:r>
      <w:r>
        <w:rPr>
          <w:color w:val="231F20"/>
          <w:w w:val="102"/>
        </w:rPr>
        <w:t>I</w:t>
      </w:r>
      <w:r>
        <w:rPr>
          <w:color w:val="231F20"/>
        </w:rPr>
        <w:t xml:space="preserve"> </w:t>
      </w:r>
      <w:r>
        <w:rPr>
          <w:color w:val="231F20"/>
          <w:spacing w:val="2"/>
          <w:w w:val="102"/>
        </w:rPr>
        <w:t>大會的</w:t>
      </w:r>
      <w:r>
        <w:rPr>
          <w:color w:val="231F20"/>
          <w:spacing w:val="-8"/>
          <w:w w:val="102"/>
        </w:rPr>
        <w:t>人，因為這三個大會是同時進行的。</w:t>
      </w:r>
    </w:p>
    <w:p w14:paraId="6B55D47B" w14:textId="77777777" w:rsidR="003345E9" w:rsidRDefault="007169A0">
      <w:pPr>
        <w:pStyle w:val="a3"/>
        <w:spacing w:line="206" w:lineRule="auto"/>
        <w:ind w:left="1407" w:right="109" w:hanging="408"/>
        <w:jc w:val="both"/>
      </w:pPr>
      <w:r>
        <w:rPr>
          <w:color w:val="231F20"/>
          <w:w w:val="102"/>
        </w:rPr>
        <w:t>➂</w:t>
      </w:r>
      <w:r>
        <w:rPr>
          <w:color w:val="231F20"/>
          <w:spacing w:val="1"/>
        </w:rPr>
        <w:t xml:space="preserve">     </w:t>
      </w:r>
      <w:r>
        <w:rPr>
          <w:color w:val="231F20"/>
          <w:spacing w:val="4"/>
          <w:w w:val="102"/>
        </w:rPr>
        <w:t>代表應由地區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4"/>
          <w:w w:val="102"/>
        </w:rPr>
        <w:t>大會以投票方式選舉</w:t>
      </w:r>
      <w:r>
        <w:rPr>
          <w:color w:val="231F20"/>
          <w:spacing w:val="5"/>
          <w:w w:val="102"/>
        </w:rPr>
        <w:t>（</w:t>
      </w:r>
      <w:r>
        <w:rPr>
          <w:color w:val="231F20"/>
          <w:spacing w:val="4"/>
          <w:w w:val="102"/>
        </w:rPr>
        <w:t>在無法進行</w:t>
      </w:r>
      <w:r>
        <w:rPr>
          <w:color w:val="231F20"/>
          <w:spacing w:val="5"/>
          <w:w w:val="102"/>
        </w:rPr>
        <w:t>現場投票時，可選擇安全的電子投票</w:t>
      </w:r>
      <w:r>
        <w:rPr>
          <w:color w:val="231F20"/>
          <w:spacing w:val="-102"/>
          <w:w w:val="102"/>
        </w:rPr>
        <w:t>）</w:t>
      </w:r>
      <w:r>
        <w:rPr>
          <w:color w:val="231F20"/>
          <w:spacing w:val="7"/>
          <w:w w:val="102"/>
        </w:rPr>
        <w:t>。這一選舉應在</w:t>
      </w:r>
      <w:r>
        <w:rPr>
          <w:color w:val="231F20"/>
          <w:spacing w:val="6"/>
          <w:w w:val="102"/>
        </w:rPr>
        <w:t>距離總議會不超過</w:t>
      </w:r>
      <w:r>
        <w:rPr>
          <w:color w:val="231F20"/>
          <w:spacing w:val="1"/>
        </w:rPr>
        <w:t xml:space="preserve"> </w:t>
      </w:r>
      <w:r>
        <w:rPr>
          <w:color w:val="231F20"/>
          <w:w w:val="102"/>
        </w:rPr>
        <w:t>16</w:t>
      </w:r>
      <w:r>
        <w:rPr>
          <w:color w:val="231F20"/>
          <w:spacing w:val="1"/>
        </w:rPr>
        <w:t xml:space="preserve"> </w:t>
      </w:r>
      <w:r>
        <w:rPr>
          <w:color w:val="231F20"/>
          <w:spacing w:val="5"/>
          <w:w w:val="102"/>
        </w:rPr>
        <w:t>個月內完成，或在需要特別手續</w:t>
      </w:r>
    </w:p>
    <w:p w14:paraId="56C55716" w14:textId="77777777" w:rsidR="003345E9" w:rsidRDefault="007169A0">
      <w:pPr>
        <w:pStyle w:val="a3"/>
        <w:spacing w:line="307" w:lineRule="exact"/>
        <w:ind w:left="1407"/>
        <w:jc w:val="both"/>
      </w:pPr>
      <w:r>
        <w:rPr>
          <w:color w:val="231F20"/>
          <w:spacing w:val="2"/>
        </w:rPr>
        <w:t xml:space="preserve">才可簽發旅行簽證的地區，可在 </w:t>
      </w:r>
      <w:r>
        <w:rPr>
          <w:color w:val="231F20"/>
        </w:rPr>
        <w:t>24</w:t>
      </w:r>
      <w:r>
        <w:rPr>
          <w:color w:val="231F20"/>
          <w:spacing w:val="2"/>
        </w:rPr>
        <w:t xml:space="preserve"> 個月內完成。</w:t>
      </w:r>
    </w:p>
    <w:p w14:paraId="6BAAD01D" w14:textId="77777777" w:rsidR="003345E9" w:rsidRDefault="007169A0">
      <w:pPr>
        <w:pStyle w:val="a3"/>
        <w:spacing w:line="206" w:lineRule="auto"/>
        <w:ind w:left="1407" w:right="15" w:hanging="408"/>
        <w:jc w:val="both"/>
      </w:pPr>
      <w:r>
        <w:rPr>
          <w:color w:val="231F20"/>
        </w:rPr>
        <w:t>➃</w:t>
      </w:r>
      <w:r>
        <w:rPr>
          <w:color w:val="231F20"/>
          <w:spacing w:val="80"/>
          <w:w w:val="150"/>
        </w:rPr>
        <w:t xml:space="preserve">   </w:t>
      </w:r>
      <w:r>
        <w:rPr>
          <w:color w:val="231F20"/>
        </w:rPr>
        <w:t>盡可能地選擇相等數量的信徒和神職人員——50%</w:t>
      </w:r>
      <w:r>
        <w:rPr>
          <w:color w:val="231F20"/>
          <w:spacing w:val="20"/>
        </w:rPr>
        <w:t xml:space="preserve"> 信</w:t>
      </w:r>
      <w:r>
        <w:rPr>
          <w:color w:val="231F20"/>
          <w:spacing w:val="24"/>
        </w:rPr>
        <w:t xml:space="preserve">徒和 </w:t>
      </w:r>
      <w:r>
        <w:rPr>
          <w:color w:val="231F20"/>
        </w:rPr>
        <w:t>50% 受委派的教牧、牧師、助牧或領有執照之傳道</w:t>
      </w:r>
      <w:r>
        <w:rPr>
          <w:color w:val="231F20"/>
          <w:spacing w:val="-1"/>
        </w:rPr>
        <w:t>人。當總數是奇數時，多出來的代表應該是一位信徒。</w:t>
      </w:r>
    </w:p>
    <w:p w14:paraId="12FEE2AC" w14:textId="77777777" w:rsidR="003345E9" w:rsidRDefault="007169A0">
      <w:pPr>
        <w:pStyle w:val="a3"/>
        <w:spacing w:line="206" w:lineRule="auto"/>
        <w:ind w:left="1407" w:right="113" w:hanging="408"/>
        <w:jc w:val="both"/>
      </w:pPr>
      <w:r>
        <w:rPr>
          <w:color w:val="231F20"/>
        </w:rPr>
        <w:t>➄</w:t>
      </w:r>
      <w:r>
        <w:rPr>
          <w:color w:val="231F20"/>
          <w:spacing w:val="80"/>
          <w:w w:val="150"/>
        </w:rPr>
        <w:t xml:space="preserve">  </w:t>
      </w:r>
      <w:r>
        <w:rPr>
          <w:color w:val="231F20"/>
          <w:spacing w:val="1"/>
        </w:rPr>
        <w:t xml:space="preserve">在全球大會之前當選並在大會期間擔任地區 </w:t>
      </w:r>
      <w:r>
        <w:rPr>
          <w:color w:val="231F20"/>
        </w:rPr>
        <w:t>NDI</w:t>
      </w:r>
      <w:r>
        <w:rPr>
          <w:color w:val="231F20"/>
          <w:spacing w:val="8"/>
        </w:rPr>
        <w:t xml:space="preserve"> 領導</w:t>
      </w:r>
      <w:r>
        <w:rPr>
          <w:color w:val="231F20"/>
          <w:spacing w:val="-2"/>
        </w:rPr>
        <w:t>職務的人員將成為全球大會的當然成員。</w:t>
      </w:r>
    </w:p>
    <w:p w14:paraId="574A96F5" w14:textId="77777777" w:rsidR="003345E9" w:rsidRDefault="007169A0">
      <w:pPr>
        <w:pStyle w:val="a3"/>
        <w:spacing w:line="308" w:lineRule="exact"/>
        <w:ind w:left="999"/>
        <w:jc w:val="both"/>
      </w:pPr>
      <w:r>
        <w:rPr>
          <w:color w:val="231F20"/>
          <w:spacing w:val="5"/>
        </w:rPr>
        <w:t>➅  獲得多數票決者即可當選。</w:t>
      </w:r>
    </w:p>
    <w:p w14:paraId="638E10DD" w14:textId="77777777" w:rsidR="003345E9" w:rsidRDefault="007169A0">
      <w:pPr>
        <w:pStyle w:val="a3"/>
        <w:spacing w:before="4" w:line="206" w:lineRule="auto"/>
        <w:ind w:left="1407" w:right="111" w:hanging="408"/>
        <w:jc w:val="both"/>
      </w:pPr>
      <w:r>
        <w:rPr>
          <w:color w:val="231F20"/>
        </w:rPr>
        <w:t>➆</w:t>
      </w:r>
      <w:r>
        <w:rPr>
          <w:color w:val="231F20"/>
          <w:spacing w:val="80"/>
          <w:w w:val="150"/>
        </w:rPr>
        <w:t xml:space="preserve">  </w:t>
      </w:r>
      <w:r>
        <w:rPr>
          <w:color w:val="231F20"/>
          <w:spacing w:val="1"/>
        </w:rPr>
        <w:t xml:space="preserve">如果當選的代表無法參加全球 </w:t>
      </w:r>
      <w:r>
        <w:rPr>
          <w:color w:val="231F20"/>
        </w:rPr>
        <w:t>NDI 大會，後補代表將按照獲得的票數 順序補上。 如果當選的代表和後補代表都無法參加，地區監督、地區指導委員會和地區 NDI</w:t>
      </w:r>
      <w:r>
        <w:rPr>
          <w:color w:val="231F20"/>
          <w:spacing w:val="-2"/>
        </w:rPr>
        <w:t>主席共同有權填補這些空缺。</w:t>
      </w:r>
    </w:p>
    <w:p w14:paraId="5C29E2A6" w14:textId="77777777" w:rsidR="003345E9" w:rsidRDefault="007169A0">
      <w:pPr>
        <w:pStyle w:val="a3"/>
        <w:spacing w:line="206" w:lineRule="auto"/>
        <w:ind w:left="1407" w:right="117" w:hanging="408"/>
        <w:jc w:val="both"/>
      </w:pPr>
      <w:r>
        <w:rPr>
          <w:color w:val="231F20"/>
        </w:rPr>
        <w:t>➇</w:t>
      </w:r>
      <w:r>
        <w:rPr>
          <w:color w:val="231F20"/>
          <w:spacing w:val="80"/>
          <w:w w:val="150"/>
        </w:rPr>
        <w:t xml:space="preserve">  </w:t>
      </w:r>
      <w:r>
        <w:rPr>
          <w:color w:val="231F20"/>
          <w:spacing w:val="3"/>
        </w:rPr>
        <w:t xml:space="preserve">在召開全球 </w:t>
      </w:r>
      <w:r>
        <w:rPr>
          <w:color w:val="231F20"/>
        </w:rPr>
        <w:t>NDI 大會時，每位代表應為其當選地區內</w:t>
      </w:r>
      <w:r>
        <w:rPr>
          <w:color w:val="231F20"/>
          <w:spacing w:val="-2"/>
        </w:rPr>
        <w:t>某個宣聖會教會的會員。</w:t>
      </w:r>
    </w:p>
    <w:p w14:paraId="4DE8D784" w14:textId="77777777" w:rsidR="003345E9" w:rsidRDefault="007169A0">
      <w:pPr>
        <w:pStyle w:val="a3"/>
        <w:spacing w:line="206" w:lineRule="auto"/>
        <w:ind w:left="1407" w:right="117" w:hanging="408"/>
        <w:jc w:val="both"/>
      </w:pPr>
      <w:r>
        <w:rPr>
          <w:color w:val="231F20"/>
          <w:spacing w:val="8"/>
        </w:rPr>
        <w:t xml:space="preserve">➈  有能力在全球大會上負擔 </w:t>
      </w:r>
      <w:r>
        <w:rPr>
          <w:color w:val="231F20"/>
        </w:rPr>
        <w:t>NMI、NYI 和 NDI 代表的費用的地區，應該致 力於為所有參加的代表提供合理的資</w:t>
      </w:r>
      <w:r>
        <w:rPr>
          <w:color w:val="231F20"/>
          <w:spacing w:val="-6"/>
        </w:rPr>
        <w:t>助。</w:t>
      </w:r>
    </w:p>
    <w:p w14:paraId="78A0BB4A" w14:textId="77777777" w:rsidR="003345E9" w:rsidRDefault="007169A0">
      <w:pPr>
        <w:pStyle w:val="a3"/>
        <w:spacing w:line="334" w:lineRule="exact"/>
        <w:ind w:left="999"/>
        <w:jc w:val="both"/>
      </w:pPr>
      <w:r>
        <w:rPr>
          <w:color w:val="231F20"/>
        </w:rPr>
        <w:t>➉</w:t>
      </w:r>
      <w:r>
        <w:rPr>
          <w:color w:val="231F20"/>
          <w:spacing w:val="60"/>
          <w:w w:val="150"/>
        </w:rPr>
        <w:t xml:space="preserve">  </w:t>
      </w:r>
      <w:r>
        <w:rPr>
          <w:color w:val="231F20"/>
          <w:spacing w:val="3"/>
        </w:rPr>
        <w:t xml:space="preserve">如果在地區 </w:t>
      </w:r>
      <w:r>
        <w:rPr>
          <w:color w:val="231F20"/>
        </w:rPr>
        <w:t>NDI</w:t>
      </w:r>
      <w:r>
        <w:rPr>
          <w:color w:val="231F20"/>
          <w:spacing w:val="1"/>
        </w:rPr>
        <w:t xml:space="preserve"> 大會上未進行全球 </w:t>
      </w:r>
      <w:r>
        <w:rPr>
          <w:color w:val="231F20"/>
        </w:rPr>
        <w:t>NDI 大會代表的選</w:t>
      </w:r>
    </w:p>
    <w:p w14:paraId="493E0C01" w14:textId="77777777" w:rsidR="003345E9" w:rsidRDefault="003345E9">
      <w:pPr>
        <w:pStyle w:val="a3"/>
        <w:spacing w:line="334" w:lineRule="exact"/>
        <w:jc w:val="both"/>
        <w:sectPr w:rsidR="003345E9">
          <w:pgSz w:w="8640" w:h="12960"/>
          <w:pgMar w:top="480" w:right="1080" w:bottom="1180" w:left="1080" w:header="0" w:footer="997" w:gutter="0"/>
          <w:cols w:space="720"/>
        </w:sectPr>
      </w:pPr>
    </w:p>
    <w:p w14:paraId="6C5F6198"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22FFF41" w14:textId="77777777" w:rsidR="003345E9" w:rsidRDefault="007169A0">
      <w:pPr>
        <w:pStyle w:val="a3"/>
        <w:spacing w:before="237" w:line="206" w:lineRule="auto"/>
        <w:ind w:left="1407" w:right="109"/>
      </w:pPr>
      <w:r>
        <w:rPr>
          <w:color w:val="231F20"/>
          <w:spacing w:val="1"/>
        </w:rPr>
        <w:t xml:space="preserve">舉，可以在地區議會上進行選舉，或者通過 </w:t>
      </w:r>
      <w:r>
        <w:rPr>
          <w:color w:val="231F20"/>
        </w:rPr>
        <w:t>NDI</w:t>
      </w:r>
      <w:r>
        <w:rPr>
          <w:color w:val="231F20"/>
          <w:spacing w:val="11"/>
        </w:rPr>
        <w:t xml:space="preserve"> 全球</w:t>
      </w:r>
      <w:r>
        <w:rPr>
          <w:color w:val="231F20"/>
          <w:spacing w:val="-2"/>
        </w:rPr>
        <w:t>總幹事和區域辦公室批准的其他方法進行選舉。</w:t>
      </w:r>
    </w:p>
    <w:p w14:paraId="26601DFB" w14:textId="77777777" w:rsidR="003345E9" w:rsidRDefault="007169A0">
      <w:pPr>
        <w:spacing w:line="308" w:lineRule="exact"/>
        <w:ind w:left="527"/>
        <w:rPr>
          <w:sz w:val="20"/>
        </w:rPr>
      </w:pPr>
      <w:r>
        <w:rPr>
          <w:b/>
          <w:color w:val="231F20"/>
          <w:sz w:val="20"/>
        </w:rPr>
        <w:t>第三部分：</w:t>
      </w:r>
      <w:r>
        <w:rPr>
          <w:color w:val="231F20"/>
          <w:spacing w:val="8"/>
          <w:sz w:val="20"/>
        </w:rPr>
        <w:t xml:space="preserve">全球 </w:t>
      </w:r>
      <w:r>
        <w:rPr>
          <w:color w:val="231F20"/>
          <w:sz w:val="20"/>
        </w:rPr>
        <w:t>NDI</w:t>
      </w:r>
      <w:r>
        <w:rPr>
          <w:color w:val="231F20"/>
          <w:spacing w:val="1"/>
          <w:sz w:val="20"/>
        </w:rPr>
        <w:t xml:space="preserve"> 總幹事的選舉</w:t>
      </w:r>
    </w:p>
    <w:p w14:paraId="506AF6F5" w14:textId="77777777" w:rsidR="003345E9" w:rsidRDefault="007169A0">
      <w:pPr>
        <w:pStyle w:val="a3"/>
        <w:spacing w:before="10" w:line="206" w:lineRule="auto"/>
        <w:ind w:left="119" w:right="16" w:firstLine="408"/>
      </w:pPr>
      <w:r>
        <w:rPr>
          <w:color w:val="231F20"/>
        </w:rPr>
        <w:t>NDI 全球總幹事的選舉遵循《總董事會政策手冊</w:t>
      </w:r>
      <w:r>
        <w:rPr>
          <w:color w:val="231F20"/>
          <w:spacing w:val="-116"/>
        </w:rPr>
        <w:t>》</w:t>
      </w:r>
      <w:r>
        <w:rPr>
          <w:color w:val="231F20"/>
        </w:rPr>
        <w:t>（</w:t>
      </w:r>
      <w:r>
        <w:rPr>
          <w:color w:val="231F20"/>
          <w:spacing w:val="-18"/>
        </w:rPr>
        <w:t>第五、六部分</w:t>
      </w:r>
      <w:r>
        <w:rPr>
          <w:color w:val="231F20"/>
        </w:rPr>
        <w:t>）</w:t>
      </w:r>
      <w:r>
        <w:rPr>
          <w:color w:val="231F20"/>
          <w:spacing w:val="-4"/>
        </w:rPr>
        <w:t>的規定：</w:t>
      </w:r>
    </w:p>
    <w:p w14:paraId="3290E780" w14:textId="77777777" w:rsidR="003345E9" w:rsidRDefault="007169A0">
      <w:pPr>
        <w:pStyle w:val="a3"/>
        <w:tabs>
          <w:tab w:val="left" w:pos="1019"/>
        </w:tabs>
        <w:spacing w:line="206" w:lineRule="auto"/>
        <w:ind w:left="959" w:right="109" w:hanging="408"/>
      </w:pPr>
      <w:r>
        <w:rPr>
          <w:color w:val="231F20"/>
          <w:spacing w:val="-10"/>
        </w:rPr>
        <w:t>ⓐ</w:t>
      </w:r>
      <w:r>
        <w:rPr>
          <w:color w:val="231F20"/>
        </w:rPr>
        <w:tab/>
      </w:r>
      <w:r>
        <w:rPr>
          <w:color w:val="231F20"/>
        </w:rPr>
        <w:tab/>
      </w:r>
      <w:r>
        <w:rPr>
          <w:color w:val="231F20"/>
          <w:spacing w:val="2"/>
        </w:rPr>
        <w:t xml:space="preserve">該主管區總監督，與全球 </w:t>
      </w:r>
      <w:r>
        <w:rPr>
          <w:color w:val="231F20"/>
        </w:rPr>
        <w:t>NDI 議會和總監督會協商後，有權提名填補全球 NDI 總幹事的空缺。</w:t>
      </w:r>
    </w:p>
    <w:p w14:paraId="7C0DF2D0" w14:textId="77777777" w:rsidR="003345E9" w:rsidRDefault="007169A0">
      <w:pPr>
        <w:pStyle w:val="a3"/>
        <w:tabs>
          <w:tab w:val="left" w:pos="1019"/>
        </w:tabs>
        <w:spacing w:line="206" w:lineRule="auto"/>
        <w:ind w:left="959" w:right="111" w:hanging="408"/>
      </w:pPr>
      <w:r>
        <w:rPr>
          <w:color w:val="231F20"/>
          <w:spacing w:val="-10"/>
        </w:rPr>
        <w:t>ⓑ</w:t>
      </w:r>
      <w:r>
        <w:rPr>
          <w:color w:val="231F20"/>
        </w:rPr>
        <w:tab/>
      </w:r>
      <w:r>
        <w:rPr>
          <w:color w:val="231F20"/>
        </w:rPr>
        <w:tab/>
      </w:r>
      <w:r>
        <w:rPr>
          <w:color w:val="231F20"/>
          <w:spacing w:val="3"/>
        </w:rPr>
        <w:t xml:space="preserve">該主管區總監督和全球 </w:t>
      </w:r>
      <w:r>
        <w:rPr>
          <w:color w:val="231F20"/>
        </w:rPr>
        <w:t>NDI 議會共同擔任尋才委員會，考</w:t>
      </w:r>
      <w:r>
        <w:rPr>
          <w:color w:val="231F20"/>
          <w:spacing w:val="-2"/>
        </w:rPr>
        <w:t>慮提名候選人。</w:t>
      </w:r>
    </w:p>
    <w:p w14:paraId="3E29032F" w14:textId="77777777" w:rsidR="003345E9" w:rsidRDefault="007169A0">
      <w:pPr>
        <w:pStyle w:val="a3"/>
        <w:tabs>
          <w:tab w:val="left" w:pos="1013"/>
        </w:tabs>
        <w:spacing w:line="206" w:lineRule="auto"/>
        <w:ind w:left="959" w:right="117" w:hanging="408"/>
      </w:pPr>
      <w:r>
        <w:rPr>
          <w:color w:val="231F20"/>
          <w:w w:val="102"/>
        </w:rPr>
        <w:t>ⓒ</w:t>
      </w:r>
      <w:r>
        <w:rPr>
          <w:color w:val="231F20"/>
        </w:rPr>
        <w:tab/>
      </w:r>
      <w:r>
        <w:rPr>
          <w:color w:val="231F20"/>
        </w:rPr>
        <w:tab/>
      </w:r>
      <w:r>
        <w:rPr>
          <w:color w:val="231F20"/>
          <w:spacing w:val="1"/>
          <w:w w:val="102"/>
        </w:rPr>
        <w:t>尋才委員會向總董事會轄下本地教會委員會提交一份最多兩</w:t>
      </w:r>
      <w:r>
        <w:rPr>
          <w:color w:val="231F20"/>
          <w:w w:val="102"/>
        </w:rPr>
        <w:t>名候選人的名</w:t>
      </w:r>
      <w:r>
        <w:rPr>
          <w:color w:val="231F20"/>
        </w:rPr>
        <w:t xml:space="preserve">   </w:t>
      </w:r>
      <w:r>
        <w:rPr>
          <w:color w:val="231F20"/>
          <w:w w:val="102"/>
        </w:rPr>
        <w:t>單。</w:t>
      </w:r>
    </w:p>
    <w:p w14:paraId="466BF206" w14:textId="77777777" w:rsidR="003345E9" w:rsidRDefault="007169A0">
      <w:pPr>
        <w:pStyle w:val="a3"/>
        <w:tabs>
          <w:tab w:val="left" w:pos="1022"/>
        </w:tabs>
        <w:spacing w:line="206" w:lineRule="auto"/>
        <w:ind w:left="959" w:right="106" w:hanging="408"/>
      </w:pPr>
      <w:r>
        <w:rPr>
          <w:color w:val="231F20"/>
          <w:spacing w:val="-10"/>
        </w:rPr>
        <w:t>ⓓ</w:t>
      </w:r>
      <w:r>
        <w:rPr>
          <w:color w:val="231F20"/>
        </w:rPr>
        <w:tab/>
      </w:r>
      <w:r>
        <w:rPr>
          <w:color w:val="231F20"/>
        </w:rPr>
        <w:tab/>
      </w:r>
      <w:r>
        <w:rPr>
          <w:color w:val="231F20"/>
          <w:spacing w:val="3"/>
        </w:rPr>
        <w:t>總董事會轄下本地教會委員會以三分之二的多數票通過選</w:t>
      </w:r>
      <w:r>
        <w:rPr>
          <w:color w:val="231F20"/>
          <w:spacing w:val="-2"/>
        </w:rPr>
        <w:t>票。如果有超過一名候選人，則以過半數選票通過。</w:t>
      </w:r>
    </w:p>
    <w:p w14:paraId="3630A2C0" w14:textId="77777777" w:rsidR="003345E9" w:rsidRDefault="007169A0">
      <w:pPr>
        <w:pStyle w:val="a3"/>
        <w:tabs>
          <w:tab w:val="left" w:pos="1012"/>
        </w:tabs>
        <w:spacing w:line="335" w:lineRule="exact"/>
        <w:ind w:left="551"/>
      </w:pPr>
      <w:r>
        <w:rPr>
          <w:color w:val="231F20"/>
          <w:spacing w:val="-10"/>
        </w:rPr>
        <w:t>ⓔ</w:t>
      </w:r>
      <w:r>
        <w:rPr>
          <w:color w:val="231F20"/>
        </w:rPr>
        <w:tab/>
      </w:r>
      <w:r>
        <w:rPr>
          <w:color w:val="231F20"/>
          <w:spacing w:val="2"/>
        </w:rPr>
        <w:t xml:space="preserve">總監督會以選票方式選出全球 </w:t>
      </w:r>
      <w:r>
        <w:rPr>
          <w:color w:val="231F20"/>
        </w:rPr>
        <w:t>NDI</w:t>
      </w:r>
      <w:r>
        <w:rPr>
          <w:color w:val="231F20"/>
          <w:spacing w:val="4"/>
        </w:rPr>
        <w:t xml:space="preserve"> 總幹事。</w:t>
      </w:r>
    </w:p>
    <w:p w14:paraId="02E08009" w14:textId="77777777" w:rsidR="003345E9" w:rsidRDefault="007169A0">
      <w:pPr>
        <w:pStyle w:val="3"/>
        <w:spacing w:before="56" w:line="344" w:lineRule="exact"/>
        <w:ind w:left="2038"/>
      </w:pPr>
      <w:r>
        <w:rPr>
          <w:color w:val="231F20"/>
          <w:spacing w:val="-3"/>
          <w:w w:val="110"/>
        </w:rPr>
        <w:t xml:space="preserve">第十一條 全球 </w:t>
      </w:r>
      <w:r>
        <w:rPr>
          <w:color w:val="231F20"/>
          <w:w w:val="110"/>
        </w:rPr>
        <w:t>NDI</w:t>
      </w:r>
      <w:r>
        <w:rPr>
          <w:color w:val="231F20"/>
          <w:spacing w:val="-5"/>
          <w:w w:val="110"/>
        </w:rPr>
        <w:t xml:space="preserve"> 理事會</w:t>
      </w:r>
    </w:p>
    <w:p w14:paraId="799C9C67" w14:textId="77777777" w:rsidR="003345E9" w:rsidRDefault="007169A0">
      <w:pPr>
        <w:spacing w:line="323" w:lineRule="exact"/>
        <w:ind w:left="527"/>
        <w:rPr>
          <w:sz w:val="20"/>
        </w:rPr>
      </w:pPr>
      <w:r>
        <w:rPr>
          <w:b/>
          <w:color w:val="231F20"/>
          <w:w w:val="110"/>
          <w:sz w:val="20"/>
        </w:rPr>
        <w:t>第一部分：</w:t>
      </w:r>
      <w:r>
        <w:rPr>
          <w:color w:val="231F20"/>
          <w:spacing w:val="-5"/>
          <w:w w:val="110"/>
          <w:sz w:val="20"/>
        </w:rPr>
        <w:t>目標</w:t>
      </w:r>
    </w:p>
    <w:p w14:paraId="08291209" w14:textId="77777777" w:rsidR="003345E9" w:rsidRDefault="007169A0">
      <w:pPr>
        <w:pStyle w:val="a3"/>
        <w:spacing w:before="9" w:line="206" w:lineRule="auto"/>
        <w:ind w:left="119" w:right="111" w:firstLine="408"/>
        <w:jc w:val="both"/>
      </w:pPr>
      <w:r>
        <w:rPr>
          <w:color w:val="231F20"/>
        </w:rPr>
        <w:t>全球理事會的存在目的在於通過與區域、禾場、地區和地方 NDI</w:t>
      </w:r>
      <w:r>
        <w:rPr>
          <w:color w:val="231F20"/>
          <w:spacing w:val="2"/>
        </w:rPr>
        <w:t xml:space="preserve">領袖合 作，連接策略，指導、促進並推動 </w:t>
      </w:r>
      <w:r>
        <w:rPr>
          <w:color w:val="231F20"/>
        </w:rPr>
        <w:t>NDI</w:t>
      </w:r>
      <w:r>
        <w:rPr>
          <w:color w:val="231F20"/>
          <w:spacing w:val="1"/>
        </w:rPr>
        <w:t xml:space="preserve"> 的整體使命，以實現</w:t>
      </w:r>
      <w:r>
        <w:rPr>
          <w:color w:val="231F20"/>
          <w:spacing w:val="-2"/>
        </w:rPr>
        <w:t>有效的門徒塑造。</w:t>
      </w:r>
    </w:p>
    <w:p w14:paraId="2AA59BFE" w14:textId="77777777" w:rsidR="003345E9" w:rsidRDefault="007169A0">
      <w:pPr>
        <w:spacing w:line="307" w:lineRule="exact"/>
        <w:ind w:left="527"/>
        <w:rPr>
          <w:sz w:val="20"/>
        </w:rPr>
      </w:pPr>
      <w:r>
        <w:rPr>
          <w:b/>
          <w:color w:val="231F20"/>
          <w:sz w:val="20"/>
        </w:rPr>
        <w:t>第二部分：</w:t>
      </w:r>
      <w:r>
        <w:rPr>
          <w:color w:val="231F20"/>
          <w:spacing w:val="-5"/>
          <w:sz w:val="20"/>
        </w:rPr>
        <w:t>組成</w:t>
      </w:r>
    </w:p>
    <w:p w14:paraId="2E5E2602" w14:textId="77777777" w:rsidR="003345E9" w:rsidRDefault="007169A0">
      <w:pPr>
        <w:pStyle w:val="a3"/>
        <w:tabs>
          <w:tab w:val="left" w:pos="1019"/>
        </w:tabs>
        <w:spacing w:before="10" w:line="206" w:lineRule="auto"/>
        <w:ind w:left="959" w:right="17" w:hanging="408"/>
      </w:pPr>
      <w:r>
        <w:rPr>
          <w:color w:val="231F20"/>
          <w:w w:val="102"/>
        </w:rPr>
        <w:t>ⓐ</w:t>
      </w:r>
      <w:r>
        <w:rPr>
          <w:color w:val="231F20"/>
        </w:rPr>
        <w:tab/>
      </w:r>
      <w:r>
        <w:rPr>
          <w:color w:val="231F20"/>
        </w:rPr>
        <w:tab/>
      </w:r>
      <w:r>
        <w:rPr>
          <w:color w:val="231F20"/>
          <w:spacing w:val="3"/>
          <w:w w:val="102"/>
        </w:rPr>
        <w:t>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5"/>
          <w:w w:val="102"/>
        </w:rPr>
        <w:t>理事會每年應至少舉行一次會議，可以是線下參</w:t>
      </w:r>
      <w:r>
        <w:rPr>
          <w:color w:val="231F20"/>
          <w:w w:val="102"/>
        </w:rPr>
        <w:t>與，也可以通過電</w:t>
      </w:r>
      <w:r>
        <w:rPr>
          <w:color w:val="231F20"/>
          <w:spacing w:val="3"/>
        </w:rPr>
        <w:t xml:space="preserve"> </w:t>
      </w:r>
      <w:r>
        <w:rPr>
          <w:color w:val="231F20"/>
          <w:w w:val="102"/>
        </w:rPr>
        <w:t>子媒體進行，成員包括來自每個全球宣教區域的區域</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w w:val="102"/>
        </w:rPr>
        <w:t>協調主任以及主持會議的全球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4"/>
          <w:w w:val="102"/>
        </w:rPr>
        <w:t>總幹事。</w:t>
      </w:r>
      <w:r>
        <w:rPr>
          <w:color w:val="231F20"/>
          <w:w w:val="102"/>
        </w:rPr>
        <w:t xml:space="preserve"> NDI</w:t>
      </w:r>
      <w:r>
        <w:rPr>
          <w:color w:val="231F20"/>
          <w:spacing w:val="-1"/>
        </w:rPr>
        <w:t xml:space="preserve"> </w:t>
      </w:r>
      <w:r>
        <w:rPr>
          <w:color w:val="231F20"/>
          <w:w w:val="102"/>
        </w:rPr>
        <w:t>總董事會代表應被邀請出席全年的某些特選會議。</w:t>
      </w:r>
    </w:p>
    <w:p w14:paraId="6CE4E02F" w14:textId="77777777" w:rsidR="003345E9" w:rsidRDefault="007169A0">
      <w:pPr>
        <w:pStyle w:val="a3"/>
        <w:tabs>
          <w:tab w:val="left" w:pos="1014"/>
        </w:tabs>
        <w:spacing w:line="206" w:lineRule="auto"/>
        <w:ind w:left="959" w:right="116" w:hanging="408"/>
      </w:pPr>
      <w:r>
        <w:rPr>
          <w:color w:val="231F20"/>
          <w:spacing w:val="-10"/>
        </w:rPr>
        <w:t>ⓑ</w:t>
      </w:r>
      <w:r>
        <w:rPr>
          <w:color w:val="231F20"/>
        </w:rPr>
        <w:tab/>
      </w:r>
      <w:r>
        <w:rPr>
          <w:color w:val="231F20"/>
        </w:rPr>
        <w:tab/>
        <w:t>區域 NDI 協調主任應由各自的區域總幹事在與全球 NDI 總</w:t>
      </w:r>
      <w:r>
        <w:rPr>
          <w:color w:val="231F20"/>
          <w:spacing w:val="-2"/>
        </w:rPr>
        <w:t>幹事協商的情況下任命。</w:t>
      </w:r>
    </w:p>
    <w:p w14:paraId="23795387" w14:textId="77777777" w:rsidR="003345E9" w:rsidRDefault="007169A0">
      <w:pPr>
        <w:spacing w:line="308" w:lineRule="exact"/>
        <w:ind w:left="527"/>
        <w:rPr>
          <w:sz w:val="20"/>
        </w:rPr>
      </w:pPr>
      <w:r>
        <w:rPr>
          <w:b/>
          <w:color w:val="231F20"/>
          <w:sz w:val="20"/>
        </w:rPr>
        <w:t>第三部分：</w:t>
      </w:r>
      <w:r>
        <w:rPr>
          <w:color w:val="231F20"/>
          <w:spacing w:val="11"/>
          <w:sz w:val="20"/>
        </w:rPr>
        <w:t xml:space="preserve">區域 </w:t>
      </w:r>
      <w:r>
        <w:rPr>
          <w:color w:val="231F20"/>
          <w:sz w:val="20"/>
        </w:rPr>
        <w:t>NDI 協調主任的職責包括：</w:t>
      </w:r>
    </w:p>
    <w:p w14:paraId="00861D9D" w14:textId="77777777" w:rsidR="003345E9" w:rsidRDefault="007169A0">
      <w:pPr>
        <w:pStyle w:val="a3"/>
        <w:tabs>
          <w:tab w:val="left" w:pos="1012"/>
        </w:tabs>
        <w:spacing w:line="320" w:lineRule="exact"/>
        <w:ind w:left="551"/>
      </w:pPr>
      <w:r>
        <w:rPr>
          <w:color w:val="231F20"/>
          <w:spacing w:val="-10"/>
        </w:rPr>
        <w:t>ⓐ</w:t>
      </w:r>
      <w:r>
        <w:rPr>
          <w:color w:val="231F20"/>
        </w:rPr>
        <w:tab/>
      </w:r>
      <w:r>
        <w:rPr>
          <w:color w:val="231F20"/>
          <w:spacing w:val="5"/>
        </w:rPr>
        <w:t xml:space="preserve">代表並推動 </w:t>
      </w:r>
      <w:r>
        <w:rPr>
          <w:color w:val="231F20"/>
        </w:rPr>
        <w:t>NDI</w:t>
      </w:r>
      <w:r>
        <w:rPr>
          <w:color w:val="231F20"/>
          <w:spacing w:val="-1"/>
        </w:rPr>
        <w:t xml:space="preserve"> 在其所在區域的目標。</w:t>
      </w:r>
    </w:p>
    <w:p w14:paraId="342AD306" w14:textId="77777777" w:rsidR="003345E9" w:rsidRDefault="007169A0">
      <w:pPr>
        <w:pStyle w:val="a3"/>
        <w:tabs>
          <w:tab w:val="left" w:pos="1013"/>
        </w:tabs>
        <w:spacing w:before="4" w:line="206" w:lineRule="auto"/>
        <w:ind w:left="959" w:right="117" w:hanging="408"/>
      </w:pPr>
      <w:r>
        <w:rPr>
          <w:color w:val="231F20"/>
          <w:w w:val="102"/>
        </w:rPr>
        <w:t>ⓑ</w:t>
      </w:r>
      <w:r>
        <w:rPr>
          <w:color w:val="231F20"/>
        </w:rPr>
        <w:tab/>
      </w:r>
      <w:r>
        <w:rPr>
          <w:color w:val="231F20"/>
        </w:rPr>
        <w:tab/>
      </w:r>
      <w:r>
        <w:rPr>
          <w:color w:val="231F20"/>
          <w:spacing w:val="1"/>
          <w:w w:val="102"/>
        </w:rPr>
        <w:t>就實施與全球和區域教會願景一致的策略和資源提供視野和</w:t>
      </w:r>
      <w:r>
        <w:rPr>
          <w:color w:val="231F20"/>
          <w:w w:val="102"/>
        </w:rPr>
        <w:t>靈感。</w:t>
      </w:r>
    </w:p>
    <w:p w14:paraId="69EE4F7D" w14:textId="77777777" w:rsidR="003345E9" w:rsidRDefault="007169A0">
      <w:pPr>
        <w:pStyle w:val="a3"/>
        <w:tabs>
          <w:tab w:val="left" w:pos="1013"/>
        </w:tabs>
        <w:spacing w:line="206" w:lineRule="auto"/>
        <w:ind w:left="959" w:right="117" w:hanging="408"/>
      </w:pPr>
      <w:r>
        <w:rPr>
          <w:color w:val="231F20"/>
          <w:w w:val="102"/>
        </w:rPr>
        <w:t>ⓒ</w:t>
      </w:r>
      <w:r>
        <w:rPr>
          <w:color w:val="231F20"/>
        </w:rPr>
        <w:tab/>
      </w:r>
      <w:r>
        <w:rPr>
          <w:color w:val="231F20"/>
        </w:rPr>
        <w:tab/>
      </w:r>
      <w:r>
        <w:rPr>
          <w:color w:val="231F20"/>
          <w:w w:val="102"/>
        </w:rPr>
        <w:t>研究、創建、開發和協調有意義的門徒訓練領導發展，促進區域、禾場和地區教會的發展，將教會所有事工與使命相連</w:t>
      </w:r>
    </w:p>
    <w:p w14:paraId="766C7098" w14:textId="77777777" w:rsidR="003345E9" w:rsidRDefault="003345E9">
      <w:pPr>
        <w:pStyle w:val="a3"/>
        <w:spacing w:line="206" w:lineRule="auto"/>
        <w:sectPr w:rsidR="003345E9">
          <w:pgSz w:w="8640" w:h="12960"/>
          <w:pgMar w:top="480" w:right="1080" w:bottom="1180" w:left="1080" w:header="0" w:footer="997" w:gutter="0"/>
          <w:cols w:space="720"/>
        </w:sectPr>
      </w:pPr>
    </w:p>
    <w:p w14:paraId="39287B3E" w14:textId="77777777" w:rsidR="003345E9" w:rsidRDefault="007169A0">
      <w:pPr>
        <w:pStyle w:val="a3"/>
        <w:spacing w:before="50"/>
        <w:ind w:left="0"/>
        <w:jc w:val="center"/>
      </w:pPr>
      <w:r>
        <w:rPr>
          <w:color w:val="231F20"/>
          <w:spacing w:val="-3"/>
        </w:rPr>
        <w:lastRenderedPageBreak/>
        <w:t>行政政策</w:t>
      </w:r>
    </w:p>
    <w:p w14:paraId="610CD575" w14:textId="77777777" w:rsidR="003345E9" w:rsidRDefault="007169A0">
      <w:pPr>
        <w:pStyle w:val="a3"/>
        <w:spacing w:before="237" w:line="206" w:lineRule="auto"/>
        <w:ind w:left="960" w:right="111"/>
      </w:pPr>
      <w:r>
        <w:rPr>
          <w:color w:val="231F20"/>
          <w:spacing w:val="1"/>
          <w:w w:val="102"/>
        </w:rPr>
        <w:t>接，這使命就是每一個有基督樣式的門徒都在培養效法基督</w:t>
      </w:r>
      <w:r>
        <w:rPr>
          <w:color w:val="231F20"/>
          <w:w w:val="102"/>
        </w:rPr>
        <w:t>的門徒。</w:t>
      </w:r>
    </w:p>
    <w:p w14:paraId="4465E4D6" w14:textId="77777777" w:rsidR="003345E9" w:rsidRDefault="007169A0">
      <w:pPr>
        <w:pStyle w:val="a3"/>
        <w:spacing w:line="308" w:lineRule="exact"/>
        <w:ind w:left="552"/>
        <w:jc w:val="both"/>
      </w:pPr>
      <w:r>
        <w:rPr>
          <w:color w:val="231F20"/>
          <w:spacing w:val="10"/>
        </w:rPr>
        <w:t xml:space="preserve">ⓓ   出席並在每年的全球 </w:t>
      </w:r>
      <w:r>
        <w:rPr>
          <w:color w:val="231F20"/>
        </w:rPr>
        <w:t>NDI</w:t>
      </w:r>
      <w:r>
        <w:rPr>
          <w:color w:val="231F20"/>
          <w:spacing w:val="-1"/>
        </w:rPr>
        <w:t xml:space="preserve"> 理事會會議上提交報告。</w:t>
      </w:r>
    </w:p>
    <w:p w14:paraId="1408BED6" w14:textId="77777777" w:rsidR="003345E9" w:rsidRDefault="007169A0">
      <w:pPr>
        <w:pStyle w:val="a3"/>
        <w:spacing w:before="10" w:line="206" w:lineRule="auto"/>
        <w:ind w:left="960" w:right="116" w:hanging="408"/>
        <w:jc w:val="both"/>
      </w:pPr>
      <w:r>
        <w:rPr>
          <w:color w:val="231F20"/>
          <w:spacing w:val="9"/>
        </w:rPr>
        <w:t xml:space="preserve">ⓔ  將由其區域論壇提名的 </w:t>
      </w:r>
      <w:r>
        <w:rPr>
          <w:color w:val="231F20"/>
        </w:rPr>
        <w:t>NDI 總董事會代表提交全球 NDI 理事會。理事會將向總議會提出一名候選人，作為 NDI 代表進</w:t>
      </w:r>
      <w:r>
        <w:rPr>
          <w:color w:val="231F20"/>
          <w:spacing w:val="-2"/>
        </w:rPr>
        <w:t>入總董事會</w:t>
      </w:r>
      <w:r>
        <w:rPr>
          <w:color w:val="231F20"/>
          <w:spacing w:val="-102"/>
        </w:rPr>
        <w:t>（</w:t>
      </w:r>
      <w:r>
        <w:rPr>
          <w:color w:val="231F20"/>
          <w:spacing w:val="-2"/>
        </w:rPr>
        <w:t>《手冊》</w:t>
      </w:r>
      <w:r>
        <w:rPr>
          <w:color w:val="231F20"/>
          <w:spacing w:val="15"/>
        </w:rPr>
        <w:t>332.6</w:t>
      </w:r>
      <w:r>
        <w:rPr>
          <w:color w:val="231F20"/>
          <w:spacing w:val="-87"/>
        </w:rPr>
        <w:t>）</w:t>
      </w:r>
      <w:r>
        <w:rPr>
          <w:color w:val="231F20"/>
          <w:spacing w:val="-2"/>
        </w:rPr>
        <w:t>。</w:t>
      </w:r>
    </w:p>
    <w:p w14:paraId="2E8DCA18" w14:textId="77777777" w:rsidR="003345E9" w:rsidRDefault="007169A0">
      <w:pPr>
        <w:pStyle w:val="3"/>
        <w:spacing w:before="80" w:line="347" w:lineRule="exact"/>
        <w:ind w:left="2165"/>
        <w:jc w:val="both"/>
      </w:pPr>
      <w:r>
        <w:rPr>
          <w:color w:val="231F20"/>
          <w:spacing w:val="3"/>
        </w:rPr>
        <w:t xml:space="preserve">第十二條 </w:t>
      </w:r>
      <w:r>
        <w:rPr>
          <w:color w:val="231F20"/>
        </w:rPr>
        <w:t>NDI</w:t>
      </w:r>
      <w:r>
        <w:rPr>
          <w:color w:val="231F20"/>
          <w:spacing w:val="1"/>
        </w:rPr>
        <w:t xml:space="preserve"> 章程修訂</w:t>
      </w:r>
    </w:p>
    <w:p w14:paraId="108ED6F5" w14:textId="77777777" w:rsidR="003345E9" w:rsidRDefault="007169A0">
      <w:pPr>
        <w:pStyle w:val="a3"/>
        <w:spacing w:line="347" w:lineRule="exact"/>
        <w:ind w:left="528"/>
      </w:pPr>
      <w:r>
        <w:rPr>
          <w:color w:val="231F20"/>
          <w:spacing w:val="-1"/>
        </w:rPr>
        <w:t>這些章程可以由出席並投票的總董事會成員的過半數選票修訂。</w:t>
      </w:r>
    </w:p>
    <w:p w14:paraId="52D93F7B" w14:textId="77777777" w:rsidR="003345E9" w:rsidRDefault="003345E9">
      <w:pPr>
        <w:pStyle w:val="a3"/>
        <w:spacing w:line="347" w:lineRule="exact"/>
        <w:sectPr w:rsidR="003345E9">
          <w:pgSz w:w="8640" w:h="12960"/>
          <w:pgMar w:top="480" w:right="1080" w:bottom="1180" w:left="1080" w:header="0" w:footer="997" w:gutter="0"/>
          <w:cols w:space="720"/>
        </w:sectPr>
      </w:pPr>
    </w:p>
    <w:p w14:paraId="736540A6"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E6E20E3"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第三章</w:t>
      </w:r>
    </w:p>
    <w:p w14:paraId="31F04C41" w14:textId="77777777" w:rsidR="003345E9" w:rsidRDefault="007169A0">
      <w:pPr>
        <w:pStyle w:val="1"/>
        <w:spacing w:before="113"/>
      </w:pPr>
      <w:r>
        <w:rPr>
          <w:color w:val="231F20"/>
          <w:spacing w:val="-3"/>
        </w:rPr>
        <w:t>行政政策</w:t>
      </w:r>
    </w:p>
    <w:p w14:paraId="6AAA1E65" w14:textId="77777777" w:rsidR="003345E9" w:rsidRDefault="007169A0">
      <w:pPr>
        <w:pStyle w:val="3"/>
        <w:numPr>
          <w:ilvl w:val="0"/>
          <w:numId w:val="2"/>
        </w:numPr>
        <w:tabs>
          <w:tab w:val="left" w:pos="955"/>
        </w:tabs>
        <w:spacing w:before="62" w:line="349" w:lineRule="exact"/>
        <w:ind w:left="955" w:hanging="427"/>
      </w:pPr>
      <w:r>
        <w:rPr>
          <w:color w:val="231F20"/>
          <w:spacing w:val="-1"/>
        </w:rPr>
        <w:t>「教會手冊」編輯決策。</w:t>
      </w:r>
    </w:p>
    <w:p w14:paraId="1B5CFF28" w14:textId="77777777" w:rsidR="003345E9" w:rsidRDefault="007169A0">
      <w:pPr>
        <w:pStyle w:val="a3"/>
        <w:spacing w:before="9" w:line="206" w:lineRule="auto"/>
        <w:ind w:right="111" w:firstLine="408"/>
        <w:jc w:val="both"/>
      </w:pPr>
      <w:r>
        <w:rPr>
          <w:color w:val="231F20"/>
          <w:spacing w:val="-10"/>
          <w:w w:val="102"/>
        </w:rPr>
        <w:t>議定，由總監督會指派的「教會手冊編輯委員會」委員，組成「教會手冊編輯委員會」，並進一步議定，對於在第三十屆總議會會議記錄</w:t>
      </w:r>
      <w:r>
        <w:rPr>
          <w:color w:val="231F20"/>
          <w:w w:val="102"/>
        </w:rPr>
        <w:t>中，有關「教會手冊」陳述有相互抵觸之處，特授權予「教會手冊編輯委員會」負責。同時，該委員會有權對目前之「教會手冊」的內文做編輯上文字之更動，但不得變更原意。該委員會也有權對新近決議之事項做編輯上文字之更動，但不得變更其原意。</w:t>
      </w:r>
    </w:p>
    <w:p w14:paraId="59B55BAD" w14:textId="77777777" w:rsidR="003345E9" w:rsidRDefault="007169A0">
      <w:pPr>
        <w:pStyle w:val="a3"/>
        <w:spacing w:line="206" w:lineRule="auto"/>
        <w:ind w:right="111" w:firstLine="306"/>
        <w:jc w:val="both"/>
      </w:pPr>
      <w:r>
        <w:rPr>
          <w:color w:val="231F20"/>
          <w:w w:val="102"/>
        </w:rPr>
        <w:t>「教會手冊編輯委員會」有權修改語意含糊不清的文字，以簡潔易</w:t>
      </w:r>
      <w:r>
        <w:rPr>
          <w:color w:val="231F20"/>
          <w:spacing w:val="1"/>
          <w:w w:val="102"/>
        </w:rPr>
        <w:t>懂之文句取代之，也有權修改手冊中之章數、段落、節和其他必要之</w:t>
      </w:r>
      <w:r>
        <w:rPr>
          <w:color w:val="231F20"/>
          <w:w w:val="102"/>
        </w:rPr>
        <w:t>部份，以求與第三十屆總議會決議之事項相互一致，同時也有權修正目錄，以求符合第三十屆總議會決議之事項。</w:t>
      </w:r>
    </w:p>
    <w:p w14:paraId="1D8AD3E4" w14:textId="77777777" w:rsidR="003345E9" w:rsidRDefault="007169A0">
      <w:pPr>
        <w:pStyle w:val="a3"/>
        <w:spacing w:line="204" w:lineRule="auto"/>
        <w:ind w:right="118" w:firstLine="408"/>
        <w:rPr>
          <w:rFonts w:ascii="Noto Sans TC" w:eastAsia="Noto Sans TC"/>
        </w:rPr>
      </w:pPr>
      <w:r>
        <w:rPr>
          <w:color w:val="231F20"/>
          <w:spacing w:val="-16"/>
        </w:rPr>
        <w:t>若有更進一步之決策，監督所有「教會手冊」翻譯之工作，均為「教</w:t>
      </w:r>
      <w:r>
        <w:rPr>
          <w:color w:val="231F20"/>
          <w:spacing w:val="-10"/>
        </w:rPr>
        <w:t>會手冊編輯委員會」之職責。</w:t>
      </w:r>
      <w:r>
        <w:rPr>
          <w:rFonts w:ascii="Noto Sans TC" w:eastAsia="Noto Sans TC"/>
          <w:color w:val="231F20"/>
          <w:spacing w:val="-2"/>
        </w:rPr>
        <w:t>（2017）</w:t>
      </w:r>
    </w:p>
    <w:p w14:paraId="71EF95B6" w14:textId="77777777" w:rsidR="003345E9" w:rsidRDefault="007169A0">
      <w:pPr>
        <w:pStyle w:val="a5"/>
        <w:numPr>
          <w:ilvl w:val="0"/>
          <w:numId w:val="2"/>
        </w:numPr>
        <w:tabs>
          <w:tab w:val="left" w:pos="954"/>
        </w:tabs>
        <w:spacing w:line="204" w:lineRule="auto"/>
        <w:ind w:left="119" w:right="113" w:firstLine="408"/>
        <w:jc w:val="both"/>
        <w:rPr>
          <w:rFonts w:ascii="Noto Sans TC" w:eastAsia="Noto Sans TC"/>
          <w:sz w:val="20"/>
        </w:rPr>
      </w:pPr>
      <w:r>
        <w:rPr>
          <w:color w:val="231F20"/>
          <w:spacing w:val="1"/>
          <w:w w:val="102"/>
          <w:sz w:val="20"/>
        </w:rPr>
        <w:t>「教會手冊」附錄之審核。在「附錄」第三章和第四章內的項目（</w:t>
      </w:r>
      <w:r>
        <w:rPr>
          <w:rFonts w:ascii="Noto Sans TC" w:eastAsia="Noto Sans TC"/>
          <w:color w:val="231F20"/>
          <w:spacing w:val="1"/>
          <w:w w:val="102"/>
          <w:sz w:val="20"/>
        </w:rPr>
        <w:t>906</w:t>
      </w:r>
      <w:r>
        <w:rPr>
          <w:rFonts w:ascii="Noto Sans TC" w:eastAsia="Noto Sans TC"/>
          <w:color w:val="231F20"/>
          <w:spacing w:val="6"/>
          <w:sz w:val="20"/>
        </w:rPr>
        <w:t xml:space="preserve"> </w:t>
      </w:r>
      <w:r>
        <w:rPr>
          <w:color w:val="231F20"/>
          <w:w w:val="102"/>
          <w:sz w:val="20"/>
        </w:rPr>
        <w:t>～</w:t>
      </w:r>
      <w:r>
        <w:rPr>
          <w:color w:val="231F20"/>
          <w:spacing w:val="-1"/>
          <w:sz w:val="20"/>
        </w:rPr>
        <w:t xml:space="preserve"> </w:t>
      </w:r>
      <w:r>
        <w:rPr>
          <w:rFonts w:ascii="Noto Sans TC" w:eastAsia="Noto Sans TC"/>
          <w:color w:val="231F20"/>
          <w:w w:val="102"/>
          <w:sz w:val="20"/>
        </w:rPr>
        <w:t>934</w:t>
      </w:r>
      <w:r>
        <w:rPr>
          <w:rFonts w:ascii="Noto Sans TC" w:eastAsia="Noto Sans TC"/>
          <w:color w:val="231F20"/>
          <w:spacing w:val="6"/>
          <w:sz w:val="20"/>
        </w:rPr>
        <w:t xml:space="preserve"> </w:t>
      </w:r>
      <w:r>
        <w:rPr>
          <w:color w:val="231F20"/>
          <w:w w:val="102"/>
          <w:sz w:val="20"/>
        </w:rPr>
        <w:t>條</w:t>
      </w:r>
      <w:r>
        <w:rPr>
          <w:color w:val="231F20"/>
          <w:spacing w:val="-102"/>
          <w:w w:val="102"/>
          <w:sz w:val="20"/>
        </w:rPr>
        <w:t>）</w:t>
      </w:r>
      <w:r>
        <w:rPr>
          <w:color w:val="231F20"/>
          <w:w w:val="102"/>
          <w:sz w:val="20"/>
        </w:rPr>
        <w:t>，若經保留三個總議會（十二年）後，仍沒有做</w:t>
      </w:r>
      <w:r>
        <w:rPr>
          <w:color w:val="231F20"/>
          <w:spacing w:val="3"/>
          <w:w w:val="102"/>
          <w:sz w:val="20"/>
        </w:rPr>
        <w:t>重新之審議，應由諮詢轉移資料委員會提交總議會所屬有關之委員會</w:t>
      </w:r>
      <w:r>
        <w:rPr>
          <w:color w:val="231F20"/>
          <w:spacing w:val="-6"/>
          <w:w w:val="102"/>
          <w:sz w:val="20"/>
        </w:rPr>
        <w:t>做相同之審議，作為總議會之決議案。</w:t>
      </w:r>
      <w:r>
        <w:rPr>
          <w:rFonts w:ascii="Noto Sans TC" w:eastAsia="Noto Sans TC"/>
          <w:color w:val="231F20"/>
          <w:w w:val="102"/>
          <w:sz w:val="20"/>
        </w:rPr>
        <w:t>（2013）</w:t>
      </w:r>
    </w:p>
    <w:p w14:paraId="0F4F56B0" w14:textId="77777777" w:rsidR="003345E9" w:rsidRDefault="007169A0">
      <w:pPr>
        <w:pStyle w:val="a5"/>
        <w:numPr>
          <w:ilvl w:val="0"/>
          <w:numId w:val="2"/>
        </w:numPr>
        <w:tabs>
          <w:tab w:val="left" w:pos="1005"/>
        </w:tabs>
        <w:spacing w:line="204" w:lineRule="auto"/>
        <w:ind w:left="119" w:right="112" w:firstLine="408"/>
        <w:jc w:val="both"/>
        <w:rPr>
          <w:rFonts w:ascii="Noto Sans TC" w:eastAsia="Noto Sans TC"/>
          <w:sz w:val="20"/>
        </w:rPr>
      </w:pPr>
      <w:r>
        <w:rPr>
          <w:b/>
          <w:color w:val="231F20"/>
          <w:spacing w:val="1"/>
          <w:w w:val="102"/>
          <w:sz w:val="20"/>
        </w:rPr>
        <w:t>養老年金。</w:t>
      </w:r>
      <w:r>
        <w:rPr>
          <w:color w:val="231F20"/>
          <w:w w:val="102"/>
          <w:sz w:val="20"/>
        </w:rPr>
        <w:t>總董事會和各教會機構，禁止挪用養老年金，除</w:t>
      </w:r>
      <w:r>
        <w:rPr>
          <w:color w:val="231F20"/>
          <w:spacing w:val="2"/>
          <w:w w:val="102"/>
          <w:sz w:val="20"/>
        </w:rPr>
        <w:t>非奉獻者蒙主恩召後，該項奉獻才能成為他們可使用的財產。這種奉</w:t>
      </w:r>
      <w:r>
        <w:rPr>
          <w:color w:val="231F20"/>
          <w:spacing w:val="-6"/>
          <w:w w:val="102"/>
          <w:sz w:val="20"/>
        </w:rPr>
        <w:t>獻應謹慎地投資於國家法院承認的信託基金。</w:t>
      </w:r>
      <w:r>
        <w:rPr>
          <w:rFonts w:ascii="Noto Sans TC" w:eastAsia="Noto Sans TC"/>
          <w:color w:val="231F20"/>
          <w:w w:val="102"/>
          <w:sz w:val="20"/>
        </w:rPr>
        <w:t>（2017）</w:t>
      </w:r>
    </w:p>
    <w:p w14:paraId="71BD633E" w14:textId="77777777" w:rsidR="003345E9" w:rsidRDefault="007169A0">
      <w:pPr>
        <w:pStyle w:val="a5"/>
        <w:numPr>
          <w:ilvl w:val="0"/>
          <w:numId w:val="2"/>
        </w:numPr>
        <w:tabs>
          <w:tab w:val="left" w:pos="1004"/>
        </w:tabs>
        <w:spacing w:line="312" w:lineRule="exact"/>
        <w:ind w:left="1004" w:hanging="477"/>
        <w:rPr>
          <w:sz w:val="20"/>
        </w:rPr>
      </w:pPr>
      <w:r>
        <w:rPr>
          <w:color w:val="231F20"/>
          <w:spacing w:val="-4"/>
          <w:sz w:val="20"/>
        </w:rPr>
        <w:t>債務。</w:t>
      </w:r>
    </w:p>
    <w:p w14:paraId="09954267" w14:textId="77777777" w:rsidR="003345E9" w:rsidRDefault="007169A0">
      <w:pPr>
        <w:pStyle w:val="a3"/>
        <w:spacing w:line="320" w:lineRule="exact"/>
        <w:ind w:left="527"/>
        <w:rPr>
          <w:rFonts w:ascii="Noto Sans TC" w:eastAsia="Noto Sans TC"/>
        </w:rPr>
      </w:pPr>
      <w:r>
        <w:rPr>
          <w:color w:val="231F20"/>
          <w:spacing w:val="-5"/>
        </w:rPr>
        <w:t>任何機構不得以抵押慈惠的認獻做任何之負債。</w:t>
      </w:r>
      <w:r>
        <w:rPr>
          <w:rFonts w:ascii="Noto Sans TC" w:eastAsia="Noto Sans TC"/>
          <w:color w:val="231F20"/>
          <w:spacing w:val="-2"/>
        </w:rPr>
        <w:t>（2017）</w:t>
      </w:r>
    </w:p>
    <w:p w14:paraId="3E212D14" w14:textId="77777777" w:rsidR="003345E9" w:rsidRDefault="007169A0">
      <w:pPr>
        <w:pStyle w:val="a5"/>
        <w:numPr>
          <w:ilvl w:val="0"/>
          <w:numId w:val="2"/>
        </w:numPr>
        <w:tabs>
          <w:tab w:val="left" w:pos="1004"/>
        </w:tabs>
        <w:spacing w:line="320" w:lineRule="exact"/>
        <w:ind w:left="1004" w:hanging="477"/>
        <w:rPr>
          <w:sz w:val="20"/>
        </w:rPr>
      </w:pPr>
      <w:r>
        <w:rPr>
          <w:color w:val="231F20"/>
          <w:spacing w:val="-3"/>
          <w:sz w:val="20"/>
        </w:rPr>
        <w:t>聖經公會</w:t>
      </w:r>
    </w:p>
    <w:p w14:paraId="19CB32EE" w14:textId="77777777" w:rsidR="003345E9" w:rsidRDefault="007169A0">
      <w:pPr>
        <w:pStyle w:val="3"/>
        <w:spacing w:line="321" w:lineRule="exact"/>
        <w:ind w:left="527"/>
        <w:rPr>
          <w:b w:val="0"/>
        </w:rPr>
      </w:pPr>
      <w:r>
        <w:rPr>
          <w:rFonts w:ascii="Noto Sans TC" w:eastAsia="Noto Sans TC" w:hAnsi="Noto Sans TC"/>
          <w:color w:val="231F20"/>
        </w:rPr>
        <w:t>①</w:t>
      </w:r>
      <w:r>
        <w:rPr>
          <w:rFonts w:ascii="Noto Sans TC" w:eastAsia="Noto Sans TC" w:hAnsi="Noto Sans TC"/>
          <w:color w:val="231F20"/>
          <w:spacing w:val="71"/>
          <w:w w:val="150"/>
        </w:rPr>
        <w:t xml:space="preserve"> </w:t>
      </w:r>
      <w:r>
        <w:rPr>
          <w:color w:val="231F20"/>
        </w:rPr>
        <w:t>承認的聖經公會</w:t>
      </w:r>
      <w:r>
        <w:rPr>
          <w:b w:val="0"/>
          <w:color w:val="231F20"/>
          <w:spacing w:val="-10"/>
        </w:rPr>
        <w:t>。</w:t>
      </w:r>
    </w:p>
    <w:p w14:paraId="236DA60F" w14:textId="77777777" w:rsidR="003345E9" w:rsidRDefault="007169A0">
      <w:pPr>
        <w:pStyle w:val="a3"/>
        <w:spacing w:before="3" w:line="206" w:lineRule="auto"/>
        <w:ind w:left="119" w:right="111" w:firstLine="408"/>
      </w:pPr>
      <w:r>
        <w:rPr>
          <w:color w:val="231F20"/>
          <w:spacing w:val="3"/>
          <w:w w:val="102"/>
        </w:rPr>
        <w:t>宣聖會特別著重聖經是神的默示，深信它乃是領人歸向基督最主</w:t>
      </w:r>
      <w:r>
        <w:rPr>
          <w:color w:val="231F20"/>
          <w:w w:val="102"/>
        </w:rPr>
        <w:t>要的工具。由於聖經的需求量與日俱增，因此做了以下之決策：</w:t>
      </w:r>
    </w:p>
    <w:p w14:paraId="40885FDF" w14:textId="77777777" w:rsidR="003345E9" w:rsidRDefault="007169A0">
      <w:pPr>
        <w:pStyle w:val="a3"/>
        <w:spacing w:line="335" w:lineRule="exact"/>
        <w:ind w:left="527"/>
      </w:pPr>
      <w:r>
        <w:rPr>
          <w:color w:val="231F20"/>
          <w:spacing w:val="-1"/>
        </w:rPr>
        <w:t>首先，總議會對聯合聖經公會在全球所做的工作，衷心表示贊許</w:t>
      </w:r>
    </w:p>
    <w:p w14:paraId="4AD2C05C" w14:textId="77777777" w:rsidR="003345E9" w:rsidRDefault="003345E9">
      <w:pPr>
        <w:pStyle w:val="a3"/>
        <w:spacing w:line="335" w:lineRule="exact"/>
        <w:sectPr w:rsidR="003345E9">
          <w:pgSz w:w="8640" w:h="12960"/>
          <w:pgMar w:top="480" w:right="1080" w:bottom="1180" w:left="1080" w:header="0" w:footer="997" w:gutter="0"/>
          <w:cols w:space="720"/>
        </w:sectPr>
      </w:pPr>
    </w:p>
    <w:p w14:paraId="122A54CE" w14:textId="77777777" w:rsidR="003345E9" w:rsidRDefault="007169A0">
      <w:pPr>
        <w:pStyle w:val="a3"/>
        <w:spacing w:before="50"/>
        <w:ind w:left="0"/>
        <w:jc w:val="center"/>
      </w:pPr>
      <w:r>
        <w:rPr>
          <w:color w:val="231F20"/>
          <w:spacing w:val="-3"/>
        </w:rPr>
        <w:lastRenderedPageBreak/>
        <w:t>行政政策</w:t>
      </w:r>
    </w:p>
    <w:p w14:paraId="7D040BF8" w14:textId="77777777" w:rsidR="003345E9" w:rsidRDefault="007169A0">
      <w:pPr>
        <w:pStyle w:val="a3"/>
        <w:spacing w:before="201" w:line="344" w:lineRule="exact"/>
        <w:ind w:left="119"/>
      </w:pPr>
      <w:r>
        <w:rPr>
          <w:color w:val="231F20"/>
          <w:spacing w:val="-3"/>
        </w:rPr>
        <w:t>與認同。</w:t>
      </w:r>
    </w:p>
    <w:p w14:paraId="1F4C1E95" w14:textId="77777777" w:rsidR="003345E9" w:rsidRDefault="007169A0">
      <w:pPr>
        <w:pStyle w:val="a3"/>
        <w:spacing w:before="12" w:line="206" w:lineRule="auto"/>
        <w:ind w:left="119" w:right="117" w:firstLine="408"/>
      </w:pPr>
      <w:r>
        <w:rPr>
          <w:color w:val="231F20"/>
          <w:w w:val="102"/>
        </w:rPr>
        <w:t>其次，我們同意遵守全球的聖經主日，在這一天，要特別強調聖經的重要性，使神的話進入基督徒的生命中。</w:t>
      </w:r>
    </w:p>
    <w:p w14:paraId="463E0CC6" w14:textId="77777777" w:rsidR="003345E9" w:rsidRDefault="007169A0">
      <w:pPr>
        <w:pStyle w:val="3"/>
        <w:spacing w:line="308" w:lineRule="exact"/>
        <w:ind w:left="527"/>
      </w:pPr>
      <w:r>
        <w:rPr>
          <w:rFonts w:ascii="Noto Sans TC" w:eastAsia="Noto Sans TC" w:hAnsi="Noto Sans TC"/>
          <w:color w:val="231F20"/>
        </w:rPr>
        <w:t>②</w:t>
      </w:r>
      <w:r>
        <w:rPr>
          <w:rFonts w:ascii="Noto Sans TC" w:eastAsia="Noto Sans TC" w:hAnsi="Noto Sans TC"/>
          <w:color w:val="231F20"/>
          <w:spacing w:val="71"/>
          <w:w w:val="150"/>
        </w:rPr>
        <w:t xml:space="preserve"> </w:t>
      </w:r>
      <w:r>
        <w:rPr>
          <w:color w:val="231F20"/>
          <w:spacing w:val="-2"/>
        </w:rPr>
        <w:t>對聖經公會之奉獻</w:t>
      </w:r>
    </w:p>
    <w:p w14:paraId="557CEF2E" w14:textId="77777777" w:rsidR="003345E9" w:rsidRDefault="007169A0">
      <w:pPr>
        <w:pStyle w:val="a3"/>
        <w:spacing w:before="9" w:line="206" w:lineRule="auto"/>
        <w:ind w:left="119" w:right="16" w:firstLine="408"/>
        <w:rPr>
          <w:rFonts w:ascii="Noto Sans TC" w:eastAsia="Noto Sans TC"/>
        </w:rPr>
      </w:pPr>
      <w:r>
        <w:rPr>
          <w:color w:val="231F20"/>
          <w:spacing w:val="2"/>
          <w:w w:val="102"/>
        </w:rPr>
        <w:t>議定，宣聖會訂定每年十二月的第二個主日為各國專對聖經公會</w:t>
      </w:r>
      <w:r>
        <w:rPr>
          <w:color w:val="231F20"/>
          <w:w w:val="102"/>
        </w:rPr>
        <w:t>奉獻之主日。各國的教會為該國聖經公會奉獻，並為該地區之聯合聖</w:t>
      </w:r>
      <w:r>
        <w:rPr>
          <w:color w:val="231F20"/>
          <w:spacing w:val="-13"/>
          <w:w w:val="102"/>
        </w:rPr>
        <w:t>經公會之正式會員或副會員；否則則由該地區指定其他聖經公會；同時，</w:t>
      </w:r>
      <w:r>
        <w:rPr>
          <w:color w:val="231F20"/>
          <w:spacing w:val="3"/>
          <w:w w:val="102"/>
        </w:rPr>
        <w:t>本會所有的教會應努力對其有關之聖經公會做特別奉獻。所有教會應</w:t>
      </w:r>
      <w:r>
        <w:rPr>
          <w:color w:val="231F20"/>
          <w:spacing w:val="-5"/>
          <w:w w:val="102"/>
        </w:rPr>
        <w:t>就如何向該國的聖經公會奉獻咨詢其地區辦公室。</w:t>
      </w:r>
      <w:r>
        <w:rPr>
          <w:rFonts w:ascii="Noto Sans TC" w:eastAsia="Noto Sans TC"/>
          <w:color w:val="231F20"/>
          <w:w w:val="102"/>
        </w:rPr>
        <w:t>（2017）</w:t>
      </w:r>
    </w:p>
    <w:p w14:paraId="34F09D17" w14:textId="77777777" w:rsidR="003345E9" w:rsidRDefault="007169A0">
      <w:pPr>
        <w:pStyle w:val="a3"/>
        <w:spacing w:line="206" w:lineRule="auto"/>
        <w:ind w:left="119" w:right="116" w:firstLine="306"/>
      </w:pPr>
      <w:r>
        <w:rPr>
          <w:color w:val="231F20"/>
        </w:rPr>
        <w:t>（</w:t>
      </w:r>
      <w:r>
        <w:rPr>
          <w:color w:val="231F20"/>
          <w:spacing w:val="-6"/>
        </w:rPr>
        <w:t>在臺灣地區之教會，則應寄至臺灣聖經公會。</w:t>
      </w:r>
      <w:r>
        <w:rPr>
          <w:color w:val="231F20"/>
        </w:rPr>
        <w:t>）── 此句為臺灣</w:t>
      </w:r>
      <w:r>
        <w:rPr>
          <w:color w:val="231F20"/>
          <w:spacing w:val="-2"/>
        </w:rPr>
        <w:t>地區所加入。</w:t>
      </w:r>
    </w:p>
    <w:p w14:paraId="0DC74BFB" w14:textId="77777777" w:rsidR="003345E9" w:rsidRDefault="007169A0">
      <w:pPr>
        <w:pStyle w:val="a5"/>
        <w:numPr>
          <w:ilvl w:val="0"/>
          <w:numId w:val="2"/>
        </w:numPr>
        <w:tabs>
          <w:tab w:val="left" w:pos="1005"/>
        </w:tabs>
        <w:spacing w:line="204" w:lineRule="auto"/>
        <w:ind w:left="119" w:right="118" w:firstLine="408"/>
        <w:rPr>
          <w:rFonts w:ascii="Noto Sans TC" w:eastAsia="Noto Sans TC"/>
          <w:sz w:val="20"/>
        </w:rPr>
      </w:pPr>
      <w:r>
        <w:rPr>
          <w:color w:val="231F20"/>
          <w:spacing w:val="-1"/>
          <w:w w:val="102"/>
          <w:sz w:val="20"/>
        </w:rPr>
        <w:t>委員會之年期。為任何目的而建立之特殊委員會，除非有特</w:t>
      </w:r>
      <w:r>
        <w:rPr>
          <w:color w:val="231F20"/>
          <w:spacing w:val="-5"/>
          <w:w w:val="102"/>
          <w:sz w:val="20"/>
        </w:rPr>
        <w:t>別原因，否則均應在下一屆總議會結束後，即告解散。</w:t>
      </w:r>
      <w:r>
        <w:rPr>
          <w:rFonts w:ascii="Noto Sans TC" w:eastAsia="Noto Sans TC"/>
          <w:color w:val="231F20"/>
          <w:w w:val="102"/>
          <w:sz w:val="20"/>
        </w:rPr>
        <w:t>（2017）</w:t>
      </w:r>
    </w:p>
    <w:p w14:paraId="31BAA0BF" w14:textId="77777777" w:rsidR="003345E9" w:rsidRDefault="007169A0">
      <w:pPr>
        <w:pStyle w:val="a5"/>
        <w:numPr>
          <w:ilvl w:val="0"/>
          <w:numId w:val="2"/>
        </w:numPr>
        <w:tabs>
          <w:tab w:val="left" w:pos="1006"/>
        </w:tabs>
        <w:spacing w:line="204" w:lineRule="auto"/>
        <w:ind w:left="119" w:right="111" w:firstLine="408"/>
        <w:rPr>
          <w:sz w:val="20"/>
        </w:rPr>
      </w:pPr>
      <w:r>
        <w:rPr>
          <w:color w:val="231F20"/>
          <w:sz w:val="20"/>
        </w:rPr>
        <w:t>總議會之事務（</w:t>
      </w:r>
      <w:r>
        <w:rPr>
          <w:color w:val="231F20"/>
          <w:spacing w:val="5"/>
          <w:sz w:val="20"/>
        </w:rPr>
        <w:t xml:space="preserve">摘自三十屆 </w:t>
      </w:r>
      <w:r>
        <w:rPr>
          <w:color w:val="231F20"/>
          <w:sz w:val="20"/>
        </w:rPr>
        <w:t>2017 年「代表手冊」總議會常</w:t>
      </w:r>
      <w:r>
        <w:rPr>
          <w:color w:val="231F20"/>
          <w:spacing w:val="-2"/>
          <w:sz w:val="20"/>
        </w:rPr>
        <w:t>設議事規則）</w:t>
      </w:r>
    </w:p>
    <w:p w14:paraId="5FB57A94" w14:textId="77777777" w:rsidR="003345E9" w:rsidRDefault="007169A0">
      <w:pPr>
        <w:pStyle w:val="3"/>
        <w:spacing w:before="75" w:line="347" w:lineRule="exact"/>
        <w:ind w:left="2525"/>
      </w:pPr>
      <w:r>
        <w:rPr>
          <w:color w:val="231F20"/>
          <w:spacing w:val="-2"/>
        </w:rPr>
        <w:t>決議案和請求案</w:t>
      </w:r>
    </w:p>
    <w:p w14:paraId="502C6CA3" w14:textId="77777777" w:rsidR="003345E9" w:rsidRDefault="007169A0">
      <w:pPr>
        <w:pStyle w:val="a3"/>
        <w:spacing w:before="10" w:line="206" w:lineRule="auto"/>
        <w:ind w:left="119" w:right="16" w:firstLine="408"/>
      </w:pPr>
      <w:r>
        <w:rPr>
          <w:color w:val="231F20"/>
          <w:w w:val="102"/>
        </w:rPr>
        <w:t>規則</w:t>
      </w:r>
      <w:r>
        <w:rPr>
          <w:color w:val="231F20"/>
          <w:spacing w:val="-1"/>
        </w:rPr>
        <w:t xml:space="preserve"> </w:t>
      </w:r>
      <w:r>
        <w:rPr>
          <w:color w:val="231F20"/>
          <w:w w:val="102"/>
        </w:rPr>
        <w:t>1</w:t>
      </w:r>
      <w:r>
        <w:rPr>
          <w:color w:val="231F20"/>
          <w:spacing w:val="-20"/>
          <w:w w:val="102"/>
        </w:rPr>
        <w:t>6：</w:t>
      </w:r>
      <w:r>
        <w:rPr>
          <w:color w:val="231F20"/>
          <w:spacing w:val="-1"/>
          <w:w w:val="102"/>
        </w:rPr>
        <w:t>送呈總議會。各地區年議會、地區年議會授權之委員會、</w:t>
      </w:r>
      <w:r>
        <w:rPr>
          <w:color w:val="231F20"/>
          <w:spacing w:val="2"/>
          <w:w w:val="102"/>
        </w:rPr>
        <w:t>區域指導會議、總董事會或任一它所承認之部門、正式的委員會或總</w:t>
      </w:r>
      <w:r>
        <w:rPr>
          <w:color w:val="231F20"/>
          <w:w w:val="102"/>
        </w:rPr>
        <w:t>會之各審議會、全球宣聖會國際宣道大會、全球宣聖會國際青年大會</w:t>
      </w:r>
      <w:r>
        <w:rPr>
          <w:color w:val="231F20"/>
          <w:spacing w:val="1"/>
          <w:w w:val="102"/>
        </w:rPr>
        <w:t>或五位以上總議會之委員，</w:t>
      </w:r>
      <w:r>
        <w:rPr>
          <w:color w:val="231F20"/>
          <w:spacing w:val="-12"/>
        </w:rPr>
        <w:t xml:space="preserve"> </w:t>
      </w:r>
      <w:r>
        <w:rPr>
          <w:color w:val="231F20"/>
          <w:spacing w:val="2"/>
          <w:w w:val="102"/>
        </w:rPr>
        <w:t>均可提呈決議案與請求案，做為總議會討</w:t>
      </w:r>
      <w:r>
        <w:rPr>
          <w:color w:val="231F20"/>
          <w:w w:val="102"/>
        </w:rPr>
        <w:t>論之議案，且需依下列規定辦理：</w:t>
      </w:r>
    </w:p>
    <w:p w14:paraId="53508021" w14:textId="77777777" w:rsidR="003345E9" w:rsidRDefault="007169A0">
      <w:pPr>
        <w:pStyle w:val="a3"/>
        <w:tabs>
          <w:tab w:val="left" w:pos="1019"/>
        </w:tabs>
        <w:spacing w:line="206" w:lineRule="auto"/>
        <w:ind w:left="1019" w:right="115" w:hanging="408"/>
      </w:pPr>
      <w:r>
        <w:rPr>
          <w:color w:val="231F20"/>
          <w:spacing w:val="-10"/>
        </w:rPr>
        <w:t>➀</w:t>
      </w:r>
      <w:r>
        <w:rPr>
          <w:color w:val="231F20"/>
        </w:rPr>
        <w:tab/>
      </w:r>
      <w:r>
        <w:rPr>
          <w:color w:val="231F20"/>
          <w:spacing w:val="-2"/>
        </w:rPr>
        <w:t>決議案和請求案，須提呈二份，並應採用總秘書提供之正式格式打字。</w:t>
      </w:r>
    </w:p>
    <w:p w14:paraId="525066CD" w14:textId="77777777" w:rsidR="003345E9" w:rsidRDefault="007169A0">
      <w:pPr>
        <w:pStyle w:val="a3"/>
        <w:tabs>
          <w:tab w:val="left" w:pos="1019"/>
        </w:tabs>
        <w:spacing w:line="206" w:lineRule="auto"/>
        <w:ind w:left="1019" w:right="108" w:hanging="408"/>
      </w:pPr>
      <w:r>
        <w:rPr>
          <w:b/>
          <w:color w:val="231F20"/>
          <w:spacing w:val="-10"/>
        </w:rPr>
        <w:t>➁</w:t>
      </w:r>
      <w:r>
        <w:rPr>
          <w:b/>
          <w:color w:val="231F20"/>
        </w:rPr>
        <w:tab/>
      </w:r>
      <w:r>
        <w:rPr>
          <w:color w:val="231F20"/>
          <w:spacing w:val="7"/>
        </w:rPr>
        <w:t>各決議案和請求案均書寫主題和提呈代表之姓名或單位名</w:t>
      </w:r>
      <w:r>
        <w:rPr>
          <w:color w:val="231F20"/>
          <w:spacing w:val="-6"/>
        </w:rPr>
        <w:t>稱。</w:t>
      </w:r>
    </w:p>
    <w:p w14:paraId="7184A721" w14:textId="77777777" w:rsidR="003345E9" w:rsidRDefault="007169A0">
      <w:pPr>
        <w:pStyle w:val="a3"/>
        <w:tabs>
          <w:tab w:val="left" w:pos="1019"/>
        </w:tabs>
        <w:spacing w:line="308" w:lineRule="exact"/>
        <w:ind w:left="611"/>
      </w:pPr>
      <w:r>
        <w:rPr>
          <w:b/>
          <w:color w:val="231F20"/>
          <w:spacing w:val="-10"/>
        </w:rPr>
        <w:t>➂</w:t>
      </w:r>
      <w:r>
        <w:rPr>
          <w:b/>
          <w:color w:val="231F20"/>
        </w:rPr>
        <w:tab/>
      </w:r>
      <w:r>
        <w:rPr>
          <w:color w:val="231F20"/>
          <w:spacing w:val="-6"/>
        </w:rPr>
        <w:t>各決議案和請求案若有相關的開支，應附上一份完整的預算。</w:t>
      </w:r>
    </w:p>
    <w:p w14:paraId="090C82F8" w14:textId="77777777" w:rsidR="003345E9" w:rsidRDefault="007169A0">
      <w:pPr>
        <w:pStyle w:val="a3"/>
        <w:spacing w:before="1" w:line="206" w:lineRule="auto"/>
        <w:ind w:left="1019" w:right="118" w:hanging="408"/>
        <w:jc w:val="both"/>
      </w:pPr>
      <w:r>
        <w:rPr>
          <w:b/>
          <w:color w:val="231F20"/>
          <w:spacing w:val="20"/>
        </w:rPr>
        <w:t xml:space="preserve">➃ </w:t>
      </w:r>
      <w:r>
        <w:rPr>
          <w:color w:val="231F20"/>
          <w:spacing w:val="-7"/>
        </w:rPr>
        <w:t>對「教會手冊」內容之變更建議，必須以書面提呈並標明「教</w:t>
      </w:r>
      <w:r>
        <w:rPr>
          <w:color w:val="231F20"/>
          <w:spacing w:val="-2"/>
        </w:rPr>
        <w:t>會手冊」之段落節數，以及建議變更之內容。</w:t>
      </w:r>
    </w:p>
    <w:p w14:paraId="40091FD0" w14:textId="77777777" w:rsidR="003345E9" w:rsidRDefault="007169A0">
      <w:pPr>
        <w:pStyle w:val="a3"/>
        <w:spacing w:line="206" w:lineRule="auto"/>
        <w:ind w:left="1019" w:right="17" w:hanging="408"/>
        <w:jc w:val="both"/>
      </w:pPr>
      <w:r>
        <w:rPr>
          <w:b/>
          <w:color w:val="231F20"/>
          <w:spacing w:val="53"/>
        </w:rPr>
        <w:t xml:space="preserve">➄  </w:t>
      </w:r>
      <w:r>
        <w:rPr>
          <w:color w:val="231F20"/>
        </w:rPr>
        <w:t>所有的提案均不得遲於十二月一日議會召開前提交總秘書，</w:t>
      </w:r>
      <w:r>
        <w:rPr>
          <w:color w:val="231F20"/>
          <w:spacing w:val="13"/>
        </w:rPr>
        <w:t xml:space="preserve">並依規則 </w:t>
      </w:r>
      <w:r>
        <w:rPr>
          <w:color w:val="231F20"/>
        </w:rPr>
        <w:t>28</w:t>
      </w:r>
      <w:r>
        <w:rPr>
          <w:color w:val="231F20"/>
          <w:spacing w:val="9"/>
        </w:rPr>
        <w:t xml:space="preserve"> 和「教會手冊」</w:t>
      </w:r>
      <w:r>
        <w:rPr>
          <w:color w:val="231F20"/>
        </w:rPr>
        <w:t>305.1</w:t>
      </w:r>
      <w:r>
        <w:rPr>
          <w:color w:val="231F20"/>
          <w:spacing w:val="8"/>
        </w:rPr>
        <w:t xml:space="preserve"> 條之規定編號，送交轉</w:t>
      </w:r>
      <w:r>
        <w:rPr>
          <w:color w:val="231F20"/>
          <w:spacing w:val="-2"/>
        </w:rPr>
        <w:t>移資料諮詢委員會，以便刊印於「代表手冊」內。</w:t>
      </w:r>
    </w:p>
    <w:p w14:paraId="39163F7C" w14:textId="77777777" w:rsidR="003345E9" w:rsidRDefault="007169A0">
      <w:pPr>
        <w:pStyle w:val="a3"/>
        <w:spacing w:line="334" w:lineRule="exact"/>
        <w:ind w:left="611"/>
        <w:jc w:val="both"/>
      </w:pPr>
      <w:r>
        <w:rPr>
          <w:b/>
          <w:color w:val="231F20"/>
          <w:spacing w:val="45"/>
        </w:rPr>
        <w:t xml:space="preserve">➅   </w:t>
      </w:r>
      <w:r>
        <w:rPr>
          <w:color w:val="231F20"/>
          <w:spacing w:val="-1"/>
        </w:rPr>
        <w:t>任何與「教會手冊」法規無關的決議文，應明定研議立法的</w:t>
      </w:r>
    </w:p>
    <w:p w14:paraId="258E587B" w14:textId="77777777" w:rsidR="003345E9" w:rsidRDefault="003345E9">
      <w:pPr>
        <w:pStyle w:val="a3"/>
        <w:spacing w:line="334" w:lineRule="exact"/>
        <w:jc w:val="both"/>
        <w:sectPr w:rsidR="003345E9">
          <w:pgSz w:w="8640" w:h="12960"/>
          <w:pgMar w:top="480" w:right="1080" w:bottom="1180" w:left="1080" w:header="0" w:footer="997" w:gutter="0"/>
          <w:cols w:space="720"/>
        </w:sectPr>
      </w:pPr>
    </w:p>
    <w:p w14:paraId="60E537C1"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498D57B" w14:textId="77777777" w:rsidR="003345E9" w:rsidRDefault="007169A0">
      <w:pPr>
        <w:pStyle w:val="a3"/>
        <w:spacing w:before="201" w:line="344" w:lineRule="exact"/>
        <w:ind w:left="1020"/>
      </w:pPr>
      <w:r>
        <w:rPr>
          <w:color w:val="231F20"/>
          <w:spacing w:val="-2"/>
        </w:rPr>
        <w:t>權責單位。</w:t>
      </w:r>
    </w:p>
    <w:p w14:paraId="0642BEE2" w14:textId="77777777" w:rsidR="003345E9" w:rsidRDefault="007169A0">
      <w:pPr>
        <w:pStyle w:val="a3"/>
        <w:spacing w:before="12" w:line="206" w:lineRule="auto"/>
        <w:ind w:right="15" w:firstLine="408"/>
      </w:pPr>
      <w:r>
        <w:rPr>
          <w:color w:val="231F20"/>
          <w:spacing w:val="1"/>
          <w:w w:val="102"/>
        </w:rPr>
        <w:t>規則</w:t>
      </w:r>
      <w:r>
        <w:rPr>
          <w:color w:val="231F20"/>
        </w:rPr>
        <w:t xml:space="preserve"> </w:t>
      </w:r>
      <w:r>
        <w:rPr>
          <w:color w:val="231F20"/>
          <w:w w:val="102"/>
        </w:rPr>
        <w:t>17：決議案及請求案之逾期提呈過程。超過規則</w:t>
      </w:r>
      <w:r>
        <w:rPr>
          <w:color w:val="231F20"/>
        </w:rPr>
        <w:t xml:space="preserve"> </w:t>
      </w:r>
      <w:r>
        <w:rPr>
          <w:color w:val="231F20"/>
          <w:w w:val="102"/>
        </w:rPr>
        <w:t>16</w:t>
      </w:r>
      <w:r>
        <w:rPr>
          <w:color w:val="231F20"/>
        </w:rPr>
        <w:t xml:space="preserve"> </w:t>
      </w:r>
      <w:r>
        <w:rPr>
          <w:color w:val="231F20"/>
          <w:w w:val="102"/>
        </w:rPr>
        <w:t>之期限，</w:t>
      </w:r>
      <w:r>
        <w:rPr>
          <w:color w:val="231F20"/>
          <w:spacing w:val="3"/>
          <w:w w:val="102"/>
        </w:rPr>
        <w:t>經議會之同意，送呈議會審議之決議案和請求案，只能由總董事會、總監督會或總教會之指派事工或委員會提出並均應送交總秘書，以便</w:t>
      </w:r>
      <w:r>
        <w:rPr>
          <w:color w:val="231F20"/>
          <w:spacing w:val="1"/>
          <w:w w:val="102"/>
        </w:rPr>
        <w:t>提交法制委員會考核，且最遲不得超過</w:t>
      </w:r>
      <w:r>
        <w:rPr>
          <w:color w:val="231F20"/>
        </w:rPr>
        <w:t xml:space="preserve"> </w:t>
      </w:r>
      <w:r>
        <w:rPr>
          <w:color w:val="231F20"/>
          <w:w w:val="102"/>
        </w:rPr>
        <w:t>6</w:t>
      </w:r>
      <w:r>
        <w:rPr>
          <w:color w:val="231F20"/>
          <w:spacing w:val="1"/>
        </w:rPr>
        <w:t xml:space="preserve"> </w:t>
      </w:r>
      <w:r>
        <w:rPr>
          <w:color w:val="231F20"/>
          <w:w w:val="102"/>
        </w:rPr>
        <w:t>月</w:t>
      </w:r>
      <w:r>
        <w:rPr>
          <w:color w:val="231F20"/>
        </w:rPr>
        <w:t xml:space="preserve"> </w:t>
      </w:r>
      <w:r>
        <w:rPr>
          <w:color w:val="231F20"/>
          <w:w w:val="102"/>
        </w:rPr>
        <w:t>1</w:t>
      </w:r>
      <w:r>
        <w:rPr>
          <w:color w:val="231F20"/>
        </w:rPr>
        <w:t xml:space="preserve"> </w:t>
      </w:r>
      <w:r>
        <w:rPr>
          <w:color w:val="231F20"/>
          <w:spacing w:val="2"/>
          <w:w w:val="102"/>
        </w:rPr>
        <w:t>日，總議會的前一天全</w:t>
      </w:r>
      <w:r>
        <w:rPr>
          <w:color w:val="231F20"/>
          <w:w w:val="102"/>
        </w:rPr>
        <w:t>球性大會決議案將被列入考慮。</w:t>
      </w:r>
    </w:p>
    <w:p w14:paraId="49A1867E" w14:textId="77777777" w:rsidR="003345E9" w:rsidRDefault="007169A0">
      <w:pPr>
        <w:pStyle w:val="a3"/>
        <w:spacing w:line="206" w:lineRule="auto"/>
        <w:ind w:right="112" w:firstLine="408"/>
      </w:pPr>
      <w:r>
        <w:rPr>
          <w:color w:val="231F20"/>
        </w:rPr>
        <w:t xml:space="preserve">規則 </w:t>
      </w:r>
      <w:r>
        <w:rPr>
          <w:color w:val="231F20"/>
          <w:spacing w:val="34"/>
        </w:rPr>
        <w:t>18</w:t>
      </w:r>
      <w:r>
        <w:rPr>
          <w:color w:val="231F20"/>
          <w:spacing w:val="-9"/>
        </w:rPr>
        <w:t>：「教會手冊」之變更：總議會採納之決議案，應呈交教</w:t>
      </w:r>
      <w:r>
        <w:rPr>
          <w:color w:val="231F20"/>
          <w:spacing w:val="-2"/>
        </w:rPr>
        <w:t>會手冊編輯委員會，以便符合其他手冊之條文。</w:t>
      </w:r>
    </w:p>
    <w:p w14:paraId="54B177EC" w14:textId="77777777" w:rsidR="003345E9" w:rsidRDefault="007169A0">
      <w:pPr>
        <w:pStyle w:val="a5"/>
        <w:numPr>
          <w:ilvl w:val="0"/>
          <w:numId w:val="2"/>
        </w:numPr>
        <w:tabs>
          <w:tab w:val="left" w:pos="1005"/>
        </w:tabs>
        <w:spacing w:line="308" w:lineRule="exact"/>
        <w:ind w:left="1005" w:hanging="477"/>
        <w:rPr>
          <w:sz w:val="20"/>
        </w:rPr>
      </w:pPr>
      <w:r>
        <w:rPr>
          <w:color w:val="231F20"/>
          <w:spacing w:val="-2"/>
          <w:sz w:val="20"/>
        </w:rPr>
        <w:t>歷史古蹟和地標</w:t>
      </w:r>
    </w:p>
    <w:p w14:paraId="37528502" w14:textId="77777777" w:rsidR="003345E9" w:rsidRDefault="007169A0">
      <w:pPr>
        <w:pStyle w:val="a3"/>
        <w:spacing w:before="3" w:line="206" w:lineRule="auto"/>
        <w:ind w:right="111" w:firstLine="408"/>
        <w:jc w:val="both"/>
      </w:pPr>
      <w:r>
        <w:rPr>
          <w:color w:val="231F20"/>
          <w:spacing w:val="3"/>
          <w:w w:val="102"/>
        </w:rPr>
        <w:t>地區和區域年議會可指定有歷史意義的地方為歷史古蹟。達到歷</w:t>
      </w:r>
      <w:r>
        <w:rPr>
          <w:color w:val="231F20"/>
          <w:spacing w:val="2"/>
          <w:w w:val="102"/>
        </w:rPr>
        <w:t>史古蹟意義之處必須至少五十年的光陰。該處不一定保留原建築物或</w:t>
      </w:r>
      <w:r>
        <w:rPr>
          <w:color w:val="231F20"/>
          <w:w w:val="102"/>
        </w:rPr>
        <w:t>架構以被認定。年議會秘書應將新近指定之歷史古蹟報告總秘書，並報告有關採取的行動，蹟址的資訊，及其意義。</w:t>
      </w:r>
    </w:p>
    <w:p w14:paraId="73C56342" w14:textId="77777777" w:rsidR="003345E9" w:rsidRDefault="007169A0">
      <w:pPr>
        <w:pStyle w:val="a3"/>
        <w:spacing w:line="206" w:lineRule="auto"/>
        <w:ind w:right="112" w:firstLine="408"/>
      </w:pPr>
      <w:r>
        <w:rPr>
          <w:color w:val="231F20"/>
          <w:spacing w:val="4"/>
          <w:w w:val="102"/>
        </w:rPr>
        <w:t>地區和區域議會得請求總議會指定富有宗派意義的原址為歷史地</w:t>
      </w:r>
      <w:r>
        <w:rPr>
          <w:color w:val="231F20"/>
          <w:w w:val="102"/>
        </w:rPr>
        <w:t>標。該處的提名應限於曾被指定為歷史古蹟之址。</w:t>
      </w:r>
    </w:p>
    <w:p w14:paraId="767DCA64" w14:textId="77777777" w:rsidR="003345E9" w:rsidRDefault="007169A0">
      <w:pPr>
        <w:pStyle w:val="a3"/>
        <w:spacing w:line="206" w:lineRule="auto"/>
        <w:ind w:right="111" w:firstLine="408"/>
      </w:pPr>
      <w:r>
        <w:rPr>
          <w:color w:val="231F20"/>
          <w:spacing w:val="3"/>
          <w:w w:val="102"/>
        </w:rPr>
        <w:t>在其接受總議會考慮之前，總監督或被派篩選提名的委員會必須</w:t>
      </w:r>
      <w:r>
        <w:rPr>
          <w:color w:val="231F20"/>
          <w:w w:val="102"/>
        </w:rPr>
        <w:t>同意此提名。</w:t>
      </w:r>
    </w:p>
    <w:p w14:paraId="52CA626D" w14:textId="77777777" w:rsidR="003345E9" w:rsidRDefault="007169A0">
      <w:pPr>
        <w:pStyle w:val="a3"/>
        <w:spacing w:line="307" w:lineRule="exact"/>
        <w:ind w:left="528"/>
      </w:pPr>
      <w:r>
        <w:rPr>
          <w:color w:val="231F20"/>
          <w:spacing w:val="-4"/>
        </w:rPr>
        <w:t>總秘書應保存歷史古蹟和地標之記錄，並適當地公布大眾。</w:t>
      </w:r>
      <w:r>
        <w:rPr>
          <w:color w:val="231F20"/>
        </w:rPr>
        <w:t>（</w:t>
      </w:r>
      <w:r>
        <w:rPr>
          <w:color w:val="231F20"/>
          <w:spacing w:val="-5"/>
        </w:rPr>
        <w:t>條款</w:t>
      </w:r>
    </w:p>
    <w:p w14:paraId="392ED26E" w14:textId="77777777" w:rsidR="003345E9" w:rsidRDefault="007169A0">
      <w:pPr>
        <w:pStyle w:val="a3"/>
        <w:spacing w:line="322" w:lineRule="exact"/>
        <w:rPr>
          <w:rFonts w:ascii="Noto Sans TC" w:eastAsia="Noto Sans TC"/>
        </w:rPr>
      </w:pPr>
      <w:r>
        <w:rPr>
          <w:rFonts w:ascii="Noto Sans TC" w:eastAsia="Noto Sans TC"/>
          <w:color w:val="231F20"/>
        </w:rPr>
        <w:t>327.2</w:t>
      </w:r>
      <w:r>
        <w:rPr>
          <w:rFonts w:ascii="Noto Sans TC" w:eastAsia="Noto Sans TC"/>
          <w:color w:val="231F20"/>
          <w:spacing w:val="18"/>
        </w:rPr>
        <w:t xml:space="preserve"> </w:t>
      </w:r>
      <w:r>
        <w:rPr>
          <w:color w:val="231F20"/>
        </w:rPr>
        <w:t>段</w:t>
      </w:r>
      <w:r>
        <w:rPr>
          <w:color w:val="231F20"/>
          <w:spacing w:val="-90"/>
        </w:rPr>
        <w:t>）</w:t>
      </w:r>
      <w:r>
        <w:rPr>
          <w:rFonts w:ascii="Noto Sans TC" w:eastAsia="Noto Sans TC"/>
          <w:color w:val="231F20"/>
          <w:spacing w:val="12"/>
        </w:rPr>
        <w:t>（2023）</w:t>
      </w:r>
    </w:p>
    <w:p w14:paraId="544B8FD7" w14:textId="77777777" w:rsidR="003345E9" w:rsidRDefault="007169A0">
      <w:pPr>
        <w:pStyle w:val="a3"/>
        <w:spacing w:line="319" w:lineRule="exact"/>
        <w:ind w:left="528"/>
      </w:pPr>
      <w:r>
        <w:rPr>
          <w:color w:val="231F20"/>
        </w:rPr>
        <w:t>第四章</w:t>
      </w:r>
      <w:r>
        <w:rPr>
          <w:color w:val="231F20"/>
          <w:spacing w:val="71"/>
          <w:w w:val="150"/>
        </w:rPr>
        <w:t xml:space="preserve"> </w:t>
      </w:r>
      <w:r>
        <w:rPr>
          <w:color w:val="231F20"/>
          <w:spacing w:val="-2"/>
        </w:rPr>
        <w:t>現代道德與社會問題</w:t>
      </w:r>
    </w:p>
    <w:p w14:paraId="71DA08B0" w14:textId="77777777" w:rsidR="003345E9" w:rsidRDefault="007169A0">
      <w:pPr>
        <w:pStyle w:val="a5"/>
        <w:numPr>
          <w:ilvl w:val="0"/>
          <w:numId w:val="2"/>
        </w:numPr>
        <w:tabs>
          <w:tab w:val="left" w:pos="1005"/>
        </w:tabs>
        <w:spacing w:before="4" w:line="204" w:lineRule="auto"/>
        <w:ind w:left="119" w:right="116" w:firstLine="408"/>
        <w:rPr>
          <w:sz w:val="20"/>
        </w:rPr>
      </w:pPr>
      <w:r>
        <w:rPr>
          <w:b/>
          <w:color w:val="231F20"/>
          <w:spacing w:val="1"/>
          <w:w w:val="102"/>
          <w:sz w:val="20"/>
        </w:rPr>
        <w:t>器官捐贈</w:t>
      </w:r>
      <w:r>
        <w:rPr>
          <w:color w:val="231F20"/>
          <w:spacing w:val="1"/>
          <w:w w:val="102"/>
          <w:sz w:val="20"/>
        </w:rPr>
        <w:t>。宣聖會鼓勵有些會友願意生前立遺囑捐贈或接受</w:t>
      </w:r>
      <w:r>
        <w:rPr>
          <w:color w:val="231F20"/>
          <w:w w:val="102"/>
          <w:sz w:val="20"/>
        </w:rPr>
        <w:t>器官做為醫學解剖之用。</w:t>
      </w:r>
    </w:p>
    <w:p w14:paraId="548C431E" w14:textId="77777777" w:rsidR="003345E9" w:rsidRDefault="007169A0">
      <w:pPr>
        <w:pStyle w:val="a3"/>
        <w:spacing w:before="2" w:line="206" w:lineRule="auto"/>
        <w:ind w:left="119" w:right="111" w:firstLine="408"/>
      </w:pPr>
      <w:r>
        <w:rPr>
          <w:color w:val="231F20"/>
          <w:spacing w:val="2"/>
          <w:w w:val="102"/>
        </w:rPr>
        <w:t>此外，我們請求那些有資格接受器官者應具有道德和倫理之公平</w:t>
      </w:r>
      <w:r>
        <w:rPr>
          <w:color w:val="231F20"/>
          <w:w w:val="102"/>
        </w:rPr>
        <w:t>態度。(2013)</w:t>
      </w:r>
    </w:p>
    <w:p w14:paraId="23F7C76B" w14:textId="77777777" w:rsidR="003345E9" w:rsidRDefault="007169A0">
      <w:pPr>
        <w:pStyle w:val="a5"/>
        <w:numPr>
          <w:ilvl w:val="0"/>
          <w:numId w:val="2"/>
        </w:numPr>
        <w:tabs>
          <w:tab w:val="left" w:pos="1005"/>
        </w:tabs>
        <w:spacing w:line="204" w:lineRule="auto"/>
        <w:ind w:left="119" w:right="16" w:firstLine="408"/>
        <w:rPr>
          <w:sz w:val="20"/>
        </w:rPr>
      </w:pPr>
      <w:r>
        <w:rPr>
          <w:b/>
          <w:color w:val="231F20"/>
          <w:spacing w:val="1"/>
          <w:w w:val="102"/>
          <w:sz w:val="20"/>
        </w:rPr>
        <w:t>種族歧視</w:t>
      </w:r>
      <w:r>
        <w:rPr>
          <w:color w:val="231F20"/>
          <w:spacing w:val="2"/>
          <w:w w:val="102"/>
          <w:sz w:val="20"/>
        </w:rPr>
        <w:t>。宣聖會重申其基督徒視全人類及各種族皆平等之</w:t>
      </w:r>
      <w:r>
        <w:rPr>
          <w:color w:val="231F20"/>
          <w:spacing w:val="-16"/>
          <w:w w:val="102"/>
          <w:sz w:val="20"/>
        </w:rPr>
        <w:t>歷史地位。我們深信神是全人類之創造者，人類是由一個血脈創造而來。</w:t>
      </w:r>
    </w:p>
    <w:p w14:paraId="73AA0E76" w14:textId="77777777" w:rsidR="003345E9" w:rsidRDefault="007169A0">
      <w:pPr>
        <w:pStyle w:val="a3"/>
        <w:spacing w:line="206" w:lineRule="auto"/>
        <w:ind w:left="119" w:right="17" w:firstLine="408"/>
        <w:jc w:val="both"/>
      </w:pPr>
      <w:r>
        <w:rPr>
          <w:color w:val="231F20"/>
          <w:spacing w:val="3"/>
          <w:w w:val="102"/>
        </w:rPr>
        <w:t>我們相信每個人，不分種族、膚色和信仰，在法律前一律平等，</w:t>
      </w:r>
      <w:r>
        <w:rPr>
          <w:color w:val="231F20"/>
          <w:spacing w:val="-1"/>
          <w:w w:val="102"/>
        </w:rPr>
        <w:t>包括投票權、受教育權、享用一切公共設施權，以及依照各人之能力，有平等之機會賺取生活所需，不受任何職業或經濟之差別待遇。</w:t>
      </w:r>
    </w:p>
    <w:p w14:paraId="5DF9C6B7" w14:textId="77777777" w:rsidR="003345E9" w:rsidRDefault="007169A0">
      <w:pPr>
        <w:pStyle w:val="a3"/>
        <w:spacing w:line="206" w:lineRule="auto"/>
        <w:ind w:left="119" w:right="16" w:firstLine="408"/>
        <w:jc w:val="both"/>
      </w:pPr>
      <w:r>
        <w:rPr>
          <w:color w:val="231F20"/>
          <w:spacing w:val="3"/>
          <w:w w:val="102"/>
        </w:rPr>
        <w:t>宣聖會敦促我們在各地方的教會，繼續加強促進種族平等與和諧</w:t>
      </w:r>
      <w:r>
        <w:rPr>
          <w:color w:val="231F20"/>
          <w:spacing w:val="-5"/>
          <w:w w:val="102"/>
        </w:rPr>
        <w:t>之計劃。同時，我們也認為聖經「要追求與眾人和睦」</w:t>
      </w:r>
      <w:r>
        <w:rPr>
          <w:color w:val="231F20"/>
          <w:w w:val="102"/>
        </w:rPr>
        <w:t>（希伯來書十二 14</w:t>
      </w:r>
      <w:r>
        <w:rPr>
          <w:color w:val="231F20"/>
          <w:spacing w:val="-90"/>
          <w:w w:val="102"/>
        </w:rPr>
        <w:t>）</w:t>
      </w:r>
      <w:r>
        <w:rPr>
          <w:color w:val="231F20"/>
          <w:spacing w:val="-12"/>
          <w:w w:val="102"/>
        </w:rPr>
        <w:t>的教訓，應是我們會友行為之指標。我們鼓勵每一位宣聖會的會友，</w:t>
      </w:r>
    </w:p>
    <w:p w14:paraId="52495271" w14:textId="77777777" w:rsidR="003345E9" w:rsidRDefault="003345E9">
      <w:pPr>
        <w:pStyle w:val="a3"/>
        <w:spacing w:line="206" w:lineRule="auto"/>
        <w:jc w:val="both"/>
        <w:sectPr w:rsidR="003345E9">
          <w:pgSz w:w="8640" w:h="12960"/>
          <w:pgMar w:top="480" w:right="1080" w:bottom="1180" w:left="1080" w:header="0" w:footer="997" w:gutter="0"/>
          <w:cols w:space="720"/>
        </w:sectPr>
      </w:pPr>
    </w:p>
    <w:p w14:paraId="61EC8B78" w14:textId="77777777" w:rsidR="003345E9" w:rsidRDefault="007169A0">
      <w:pPr>
        <w:pStyle w:val="a3"/>
        <w:spacing w:before="50"/>
        <w:ind w:left="0"/>
        <w:jc w:val="center"/>
      </w:pPr>
      <w:r>
        <w:rPr>
          <w:color w:val="231F20"/>
          <w:spacing w:val="-3"/>
        </w:rPr>
        <w:lastRenderedPageBreak/>
        <w:t>行政政策</w:t>
      </w:r>
    </w:p>
    <w:p w14:paraId="4AAF734E" w14:textId="77777777" w:rsidR="003345E9" w:rsidRDefault="007169A0">
      <w:pPr>
        <w:pStyle w:val="a3"/>
        <w:spacing w:before="237" w:line="206" w:lineRule="auto"/>
        <w:ind w:right="112"/>
        <w:jc w:val="both"/>
      </w:pPr>
      <w:r>
        <w:rPr>
          <w:color w:val="231F20"/>
          <w:spacing w:val="3"/>
          <w:w w:val="102"/>
        </w:rPr>
        <w:t>要謙卑地省察自己個人對種族的態度與行為，以此做為達成基督徒目</w:t>
      </w:r>
      <w:r>
        <w:rPr>
          <w:color w:val="231F20"/>
          <w:spacing w:val="1"/>
          <w:w w:val="102"/>
        </w:rPr>
        <w:t>標的第一步。我們再次強調我們的信仰，聖潔的心靈和生命乃是恰當</w:t>
      </w:r>
      <w:r>
        <w:rPr>
          <w:color w:val="231F20"/>
          <w:w w:val="102"/>
        </w:rPr>
        <w:t>生活的基礎。我們相信當人心因著完全歸順耶穌基督而改變時，種族</w:t>
      </w:r>
      <w:r>
        <w:rPr>
          <w:color w:val="231F20"/>
          <w:spacing w:val="-1"/>
          <w:w w:val="102"/>
        </w:rPr>
        <w:t>間之相互認同與接納，以及基督教「盡心、盡性、盡意、盡力愛神和</w:t>
      </w:r>
      <w:r>
        <w:rPr>
          <w:color w:val="231F20"/>
          <w:w w:val="102"/>
        </w:rPr>
        <w:t>愛鄰舍如同自己」的精意，才會真正實現。</w:t>
      </w:r>
    </w:p>
    <w:p w14:paraId="47E742B7" w14:textId="77777777" w:rsidR="003345E9" w:rsidRDefault="007169A0">
      <w:pPr>
        <w:pStyle w:val="a3"/>
        <w:spacing w:line="206" w:lineRule="auto"/>
        <w:ind w:right="15" w:firstLine="408"/>
      </w:pPr>
      <w:r>
        <w:rPr>
          <w:color w:val="231F20"/>
          <w:spacing w:val="1"/>
          <w:w w:val="102"/>
        </w:rPr>
        <w:t>所以我們擯棄任住何種族的漠視、排斥、奴化、和壓迫，這些都</w:t>
      </w:r>
      <w:r>
        <w:rPr>
          <w:color w:val="231F20"/>
          <w:spacing w:val="5"/>
          <w:w w:val="102"/>
        </w:rPr>
        <w:t>是對神和人類嚴重的罪過。我們為過去所有形式的種族歧視而哀傷，</w:t>
      </w:r>
      <w:r>
        <w:rPr>
          <w:color w:val="231F20"/>
          <w:spacing w:val="3"/>
          <w:w w:val="102"/>
        </w:rPr>
        <w:t>我們要以悔罪、和好、和合聖經的公義來對抗這個歷史留下的悲痛。我們要為我們過去和現在任何有形或無形的種族歧視而悔過，在認罪</w:t>
      </w:r>
      <w:r>
        <w:rPr>
          <w:color w:val="231F20"/>
          <w:w w:val="102"/>
        </w:rPr>
        <w:t>和哀傷中尋求饒恕與和好。</w:t>
      </w:r>
    </w:p>
    <w:p w14:paraId="0DF735FC" w14:textId="77777777" w:rsidR="003345E9" w:rsidRDefault="007169A0">
      <w:pPr>
        <w:pStyle w:val="a3"/>
        <w:spacing w:line="206" w:lineRule="auto"/>
        <w:ind w:right="112" w:firstLine="408"/>
        <w:jc w:val="both"/>
        <w:rPr>
          <w:rFonts w:ascii="Noto Sans TC" w:eastAsia="Noto Sans TC"/>
        </w:rPr>
      </w:pPr>
      <w:r>
        <w:rPr>
          <w:color w:val="231F20"/>
          <w:spacing w:val="1"/>
          <w:w w:val="102"/>
        </w:rPr>
        <w:t>再者，我們承認如果我們不抗衡並戰勝所有個人、組織和結構的</w:t>
      </w:r>
      <w:r>
        <w:rPr>
          <w:color w:val="231F20"/>
          <w:w w:val="102"/>
        </w:rPr>
        <w:t>偏見所帶來的種族和人民之間的屈辱和壓迫。我們要團結所有宣聖會的會友去認知和尋找體制和行為的偏見，去促進尋求饒恕與和好的機</w:t>
      </w:r>
      <w:r>
        <w:rPr>
          <w:color w:val="231F20"/>
          <w:spacing w:val="-7"/>
          <w:w w:val="102"/>
        </w:rPr>
        <w:t>會，並讓活在邊緣的人得著能力。</w:t>
      </w:r>
      <w:r>
        <w:rPr>
          <w:rFonts w:ascii="Noto Sans TC" w:eastAsia="Noto Sans TC"/>
          <w:color w:val="231F20"/>
          <w:w w:val="102"/>
        </w:rPr>
        <w:t>（2017）</w:t>
      </w:r>
    </w:p>
    <w:p w14:paraId="5FDEAD4E" w14:textId="77777777" w:rsidR="003345E9" w:rsidRDefault="007169A0">
      <w:pPr>
        <w:pStyle w:val="a5"/>
        <w:numPr>
          <w:ilvl w:val="0"/>
          <w:numId w:val="2"/>
        </w:numPr>
        <w:tabs>
          <w:tab w:val="left" w:pos="1017"/>
        </w:tabs>
        <w:spacing w:line="204" w:lineRule="auto"/>
        <w:ind w:left="120" w:right="117" w:firstLine="408"/>
        <w:jc w:val="both"/>
        <w:rPr>
          <w:sz w:val="20"/>
        </w:rPr>
      </w:pPr>
      <w:r>
        <w:rPr>
          <w:b/>
          <w:color w:val="231F20"/>
          <w:spacing w:val="-2"/>
          <w:sz w:val="20"/>
        </w:rPr>
        <w:t>虐待無權勢者。</w:t>
      </w:r>
      <w:r>
        <w:rPr>
          <w:color w:val="231F20"/>
          <w:spacing w:val="-2"/>
          <w:sz w:val="20"/>
        </w:rPr>
        <w:t>宣聖會痛恨虐待兒童、婦女和老人，並藉其出版物提供適當之教育資料，呼籲並提起大家之共識。</w:t>
      </w:r>
    </w:p>
    <w:p w14:paraId="7CAB8257" w14:textId="77777777" w:rsidR="003345E9" w:rsidRDefault="007169A0">
      <w:pPr>
        <w:pStyle w:val="a3"/>
        <w:spacing w:line="206" w:lineRule="auto"/>
        <w:ind w:right="112" w:firstLine="408"/>
        <w:jc w:val="both"/>
        <w:rPr>
          <w:rFonts w:ascii="Noto Sans TC" w:eastAsia="Noto Sans TC"/>
        </w:rPr>
      </w:pPr>
      <w:r>
        <w:rPr>
          <w:color w:val="231F20"/>
          <w:spacing w:val="2"/>
          <w:w w:val="102"/>
        </w:rPr>
        <w:t>宣聖會再強調其歷史政策：所有在本會權柄下事奉的人，不得對</w:t>
      </w:r>
      <w:r>
        <w:rPr>
          <w:color w:val="231F20"/>
          <w:spacing w:val="1"/>
          <w:w w:val="102"/>
        </w:rPr>
        <w:t>無權勢者有不當的性行為及其他濫權的行為。當考慮安置人在可信託</w:t>
      </w:r>
      <w:r>
        <w:rPr>
          <w:color w:val="231F20"/>
          <w:w w:val="102"/>
        </w:rPr>
        <w:t>與授權的職位時，宣聖會認為過去的行為是未來的指標，所以我們不</w:t>
      </w:r>
      <w:r>
        <w:rPr>
          <w:color w:val="231F20"/>
          <w:spacing w:val="-1"/>
          <w:w w:val="102"/>
        </w:rPr>
        <w:t>會讓過去曾經利用職權從事不當的性行為或濫權者擔當信託及授權的</w:t>
      </w:r>
      <w:r>
        <w:rPr>
          <w:color w:val="231F20"/>
          <w:spacing w:val="1"/>
          <w:w w:val="102"/>
        </w:rPr>
        <w:t>職位，除非有採取適當的行動來防止將來的過失行為。一個有罪的人</w:t>
      </w:r>
      <w:r>
        <w:rPr>
          <w:color w:val="231F20"/>
          <w:w w:val="102"/>
        </w:rPr>
        <w:t>表示痛悔，不足以克服未來再犯的可能，除非該痛悔表示伴之以足夠</w:t>
      </w:r>
      <w:r>
        <w:rPr>
          <w:color w:val="231F20"/>
          <w:spacing w:val="-4"/>
          <w:w w:val="102"/>
        </w:rPr>
        <w:t>長的時間可見的行為改變，顯示重重蹈覆轍的可能性很低。</w:t>
      </w:r>
      <w:r>
        <w:rPr>
          <w:rFonts w:ascii="Noto Sans TC" w:eastAsia="Noto Sans TC"/>
          <w:color w:val="231F20"/>
          <w:w w:val="102"/>
        </w:rPr>
        <w:t>（2023）</w:t>
      </w:r>
    </w:p>
    <w:p w14:paraId="5AB45138" w14:textId="77777777" w:rsidR="003345E9" w:rsidRDefault="007169A0">
      <w:pPr>
        <w:pStyle w:val="a5"/>
        <w:numPr>
          <w:ilvl w:val="0"/>
          <w:numId w:val="2"/>
        </w:numPr>
        <w:tabs>
          <w:tab w:val="left" w:pos="1006"/>
        </w:tabs>
        <w:spacing w:line="204" w:lineRule="auto"/>
        <w:ind w:left="120" w:right="117" w:firstLine="408"/>
        <w:jc w:val="both"/>
        <w:rPr>
          <w:sz w:val="20"/>
        </w:rPr>
      </w:pPr>
      <w:r>
        <w:rPr>
          <w:b/>
          <w:color w:val="231F20"/>
          <w:spacing w:val="1"/>
          <w:w w:val="102"/>
          <w:sz w:val="20"/>
        </w:rPr>
        <w:t>對貧困者之責任。</w:t>
      </w:r>
      <w:r>
        <w:rPr>
          <w:color w:val="231F20"/>
          <w:w w:val="102"/>
          <w:sz w:val="20"/>
        </w:rPr>
        <w:t>宣聖會相信耶穌對祂門徒的命令，與世上貧困之人有著一種特殊關係，基督的教會應當，第一、應節儉，並不</w:t>
      </w:r>
    </w:p>
    <w:p w14:paraId="529CB6DF" w14:textId="77777777" w:rsidR="003345E9" w:rsidRDefault="007169A0">
      <w:pPr>
        <w:pStyle w:val="a3"/>
        <w:spacing w:line="206" w:lineRule="auto"/>
        <w:ind w:right="18"/>
      </w:pPr>
      <w:r>
        <w:rPr>
          <w:color w:val="231F20"/>
          <w:w w:val="102"/>
        </w:rPr>
        <w:t>可強調富裕和奢侈，第二、照顧窮困者，供給他們衣食和居住之處所。</w:t>
      </w:r>
      <w:r>
        <w:rPr>
          <w:color w:val="231F20"/>
          <w:spacing w:val="2"/>
          <w:w w:val="102"/>
        </w:rPr>
        <w:t>從整本聖經以及耶穌的一生中來看，神認同貧窮受壓者、以及在社會</w:t>
      </w:r>
      <w:r>
        <w:rPr>
          <w:color w:val="231F20"/>
          <w:w w:val="102"/>
        </w:rPr>
        <w:t>中弱小無助之人。我們也當照顧關心這樣的人，進入他們當中，不單只是賙濟或安慰而已。我們對窮困者的慈惠事工包括賙濟、並提供他們機會、平等和公義。我們更深信基督徒對貧困者的責任乃是每一位尋求以愛為信仰中心之人必須具備的生活理念。</w:t>
      </w:r>
    </w:p>
    <w:p w14:paraId="61206792" w14:textId="77777777" w:rsidR="003345E9" w:rsidRDefault="007169A0">
      <w:pPr>
        <w:pStyle w:val="a3"/>
        <w:spacing w:line="330" w:lineRule="exact"/>
        <w:ind w:left="528"/>
      </w:pPr>
      <w:r>
        <w:rPr>
          <w:color w:val="231F20"/>
          <w:spacing w:val="-1"/>
        </w:rPr>
        <w:t>最後，我們瞭解基督徒的聖潔與慈善事工是不可分的，它能使基</w:t>
      </w:r>
    </w:p>
    <w:p w14:paraId="33322EB9" w14:textId="77777777" w:rsidR="003345E9" w:rsidRDefault="003345E9">
      <w:pPr>
        <w:pStyle w:val="a3"/>
        <w:spacing w:line="330" w:lineRule="exact"/>
        <w:sectPr w:rsidR="003345E9">
          <w:pgSz w:w="8640" w:h="12960"/>
          <w:pgMar w:top="480" w:right="1080" w:bottom="1180" w:left="1080" w:header="0" w:footer="997" w:gutter="0"/>
          <w:cols w:space="720"/>
        </w:sectPr>
      </w:pPr>
    </w:p>
    <w:p w14:paraId="27372B27"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0A7F36A3" w14:textId="77777777" w:rsidR="003345E9" w:rsidRDefault="007169A0">
      <w:pPr>
        <w:pStyle w:val="a3"/>
        <w:spacing w:before="240" w:line="204" w:lineRule="auto"/>
        <w:ind w:left="119" w:right="91"/>
        <w:jc w:val="both"/>
        <w:rPr>
          <w:rFonts w:ascii="Noto Sans TC" w:eastAsia="Noto Sans TC"/>
        </w:rPr>
      </w:pPr>
      <w:r>
        <w:rPr>
          <w:color w:val="231F20"/>
          <w:spacing w:val="1"/>
          <w:w w:val="102"/>
        </w:rPr>
        <w:t>督徒更趨完善、創造一個更公義、公平的社會和世界。聖潔能使信徒</w:t>
      </w:r>
      <w:r>
        <w:rPr>
          <w:color w:val="231F20"/>
          <w:w w:val="102"/>
        </w:rPr>
        <w:t>超越世上人們對經濟需要之慾望，激勵我們投入這樣的服事中，以紓</w:t>
      </w:r>
      <w:r>
        <w:rPr>
          <w:color w:val="231F20"/>
          <w:spacing w:val="-4"/>
          <w:w w:val="102"/>
        </w:rPr>
        <w:t>解社會之貧窮，在關心他人需要之餘，得以平衡我們的慾望。</w:t>
      </w:r>
      <w:r>
        <w:rPr>
          <w:rFonts w:ascii="Noto Sans TC" w:eastAsia="Noto Sans TC"/>
          <w:color w:val="231F20"/>
          <w:spacing w:val="-3"/>
          <w:w w:val="102"/>
        </w:rPr>
        <w:t>（2013）</w:t>
      </w:r>
    </w:p>
    <w:p w14:paraId="4D5FB8EC" w14:textId="77777777" w:rsidR="003345E9" w:rsidRDefault="007169A0">
      <w:pPr>
        <w:spacing w:before="70" w:line="199" w:lineRule="auto"/>
        <w:ind w:left="780" w:right="590" w:hanging="90"/>
        <w:jc w:val="both"/>
        <w:rPr>
          <w:sz w:val="18"/>
        </w:rPr>
      </w:pPr>
      <w:r>
        <w:rPr>
          <w:color w:val="231F20"/>
          <w:sz w:val="18"/>
        </w:rPr>
        <w:t>（出埃及記廿三 11，申命記十五 7，詩篇四十一 1、八十二 3，箴言十九 17、廿一 13、廿二 9，耶利米書廿二 16，馬太福書十九 21，路加福音十二 33，使徒行傳廿 35，哥林多後書九 6，加拉太書二 10）</w:t>
      </w:r>
    </w:p>
    <w:p w14:paraId="6C4607EE" w14:textId="77777777" w:rsidR="003345E9" w:rsidRDefault="007169A0">
      <w:pPr>
        <w:pStyle w:val="a5"/>
        <w:numPr>
          <w:ilvl w:val="0"/>
          <w:numId w:val="2"/>
        </w:numPr>
        <w:tabs>
          <w:tab w:val="left" w:pos="1005"/>
        </w:tabs>
        <w:spacing w:before="57" w:line="204" w:lineRule="auto"/>
        <w:ind w:left="120" w:right="16" w:firstLine="407"/>
        <w:rPr>
          <w:rFonts w:ascii="Noto Sans TC" w:eastAsia="Noto Sans TC"/>
          <w:sz w:val="20"/>
        </w:rPr>
      </w:pPr>
      <w:r>
        <w:rPr>
          <w:b/>
          <w:color w:val="231F20"/>
          <w:spacing w:val="1"/>
          <w:w w:val="102"/>
          <w:sz w:val="20"/>
        </w:rPr>
        <w:t>性別包容性語言使用之禮節。</w:t>
      </w:r>
      <w:r>
        <w:rPr>
          <w:color w:val="231F20"/>
          <w:w w:val="102"/>
          <w:sz w:val="20"/>
        </w:rPr>
        <w:t>在論個及人時，宣聖會肯定並</w:t>
      </w:r>
      <w:r>
        <w:rPr>
          <w:color w:val="231F20"/>
          <w:spacing w:val="2"/>
          <w:w w:val="102"/>
          <w:sz w:val="20"/>
        </w:rPr>
        <w:t>鼓勵注意使用女男性別平等之描述包容性語言。印刷品、包括本手冊</w:t>
      </w:r>
      <w:r>
        <w:rPr>
          <w:color w:val="231F20"/>
          <w:spacing w:val="6"/>
          <w:w w:val="102"/>
          <w:sz w:val="20"/>
        </w:rPr>
        <w:t>以及公開場合之言論應顯現出條款</w:t>
      </w:r>
      <w:r>
        <w:rPr>
          <w:color w:val="231F20"/>
          <w:spacing w:val="2"/>
          <w:sz w:val="20"/>
        </w:rPr>
        <w:t xml:space="preserve"> </w:t>
      </w:r>
      <w:r>
        <w:rPr>
          <w:rFonts w:ascii="Noto Sans TC" w:eastAsia="Noto Sans TC"/>
          <w:color w:val="231F20"/>
          <w:w w:val="102"/>
          <w:sz w:val="20"/>
        </w:rPr>
        <w:t>501</w:t>
      </w:r>
      <w:r>
        <w:rPr>
          <w:rFonts w:ascii="Noto Sans TC" w:eastAsia="Noto Sans TC"/>
          <w:color w:val="231F20"/>
          <w:spacing w:val="8"/>
          <w:sz w:val="20"/>
        </w:rPr>
        <w:t xml:space="preserve"> </w:t>
      </w:r>
      <w:r>
        <w:rPr>
          <w:color w:val="231F20"/>
          <w:spacing w:val="5"/>
          <w:w w:val="102"/>
          <w:sz w:val="20"/>
        </w:rPr>
        <w:t>中對於性別平等的積極承諾。但用語的改變不應運用在聖經中引用或提及上帝之處</w:t>
      </w:r>
      <w:r>
        <w:rPr>
          <w:color w:val="231F20"/>
          <w:spacing w:val="-102"/>
          <w:w w:val="102"/>
          <w:sz w:val="20"/>
        </w:rPr>
        <w:t>。</w:t>
      </w:r>
      <w:r>
        <w:rPr>
          <w:rFonts w:ascii="Noto Sans TC" w:eastAsia="Noto Sans TC"/>
          <w:color w:val="231F20"/>
          <w:w w:val="102"/>
          <w:sz w:val="20"/>
        </w:rPr>
        <w:t>（2023）</w:t>
      </w:r>
    </w:p>
    <w:p w14:paraId="55AB1944" w14:textId="77777777" w:rsidR="003345E9" w:rsidRDefault="007169A0">
      <w:pPr>
        <w:pStyle w:val="a5"/>
        <w:numPr>
          <w:ilvl w:val="0"/>
          <w:numId w:val="2"/>
        </w:numPr>
        <w:tabs>
          <w:tab w:val="left" w:pos="1005"/>
        </w:tabs>
        <w:spacing w:line="206" w:lineRule="auto"/>
        <w:ind w:left="120" w:right="111" w:firstLine="407"/>
        <w:jc w:val="both"/>
        <w:rPr>
          <w:sz w:val="20"/>
        </w:rPr>
      </w:pPr>
      <w:r>
        <w:rPr>
          <w:b/>
          <w:color w:val="231F20"/>
          <w:spacing w:val="1"/>
          <w:w w:val="102"/>
          <w:sz w:val="20"/>
        </w:rPr>
        <w:t>性別認同。</w:t>
      </w:r>
      <w:r>
        <w:rPr>
          <w:color w:val="231F20"/>
          <w:w w:val="102"/>
          <w:sz w:val="20"/>
        </w:rPr>
        <w:t>在神的敘事中，人類的形成最終以創造男性和女</w:t>
      </w:r>
      <w:r>
        <w:rPr>
          <w:color w:val="231F20"/>
          <w:spacing w:val="2"/>
          <w:w w:val="102"/>
          <w:sz w:val="20"/>
        </w:rPr>
        <w:t>性作為永恆的神聖設計而告終。從生物學上講，絕大多數人生來就明</w:t>
      </w:r>
      <w:r>
        <w:rPr>
          <w:color w:val="231F20"/>
          <w:w w:val="102"/>
          <w:sz w:val="20"/>
        </w:rPr>
        <w:t>顯是男性或女性。神將我們的身體賦予我們，目的是為了屬靈和關係的目的，以及生理上的目的。</w:t>
      </w:r>
    </w:p>
    <w:p w14:paraId="1FF51D72" w14:textId="77777777" w:rsidR="003345E9" w:rsidRDefault="007169A0">
      <w:pPr>
        <w:pStyle w:val="a3"/>
        <w:spacing w:line="206" w:lineRule="auto"/>
        <w:ind w:right="110" w:firstLine="408"/>
        <w:jc w:val="both"/>
      </w:pPr>
      <w:r>
        <w:rPr>
          <w:color w:val="231F20"/>
          <w:spacing w:val="3"/>
          <w:w w:val="102"/>
        </w:rPr>
        <w:t>雖然不常見，但有時人們出生時會出現性器官模糊或遺傳條件影</w:t>
      </w:r>
      <w:r>
        <w:rPr>
          <w:color w:val="231F20"/>
          <w:spacing w:val="1"/>
          <w:w w:val="102"/>
        </w:rPr>
        <w:t>響了主要和次要性特徵發育。在這些情況下，明智的聖經建議和醫學</w:t>
      </w:r>
      <w:r>
        <w:rPr>
          <w:color w:val="231F20"/>
          <w:w w:val="102"/>
        </w:rPr>
        <w:t>可以幫助我們在禱告中明辨出如何幫助家庭理解其含義，以及如何最好地支持那些有這些醫學</w:t>
      </w:r>
      <w:r>
        <w:rPr>
          <w:color w:val="231F20"/>
          <w:spacing w:val="-1"/>
        </w:rPr>
        <w:t xml:space="preserve"> </w:t>
      </w:r>
      <w:r>
        <w:rPr>
          <w:color w:val="231F20"/>
          <w:w w:val="102"/>
        </w:rPr>
        <w:t>/</w:t>
      </w:r>
      <w:r>
        <w:rPr>
          <w:color w:val="231F20"/>
          <w:spacing w:val="-1"/>
        </w:rPr>
        <w:t xml:space="preserve"> </w:t>
      </w:r>
      <w:r>
        <w:rPr>
          <w:color w:val="231F20"/>
          <w:w w:val="102"/>
        </w:rPr>
        <w:t>遺傳條件的人。</w:t>
      </w:r>
    </w:p>
    <w:p w14:paraId="19776CCB" w14:textId="77777777" w:rsidR="003345E9" w:rsidRDefault="007169A0">
      <w:pPr>
        <w:pStyle w:val="a3"/>
        <w:spacing w:line="206" w:lineRule="auto"/>
        <w:ind w:right="17" w:firstLine="408"/>
        <w:rPr>
          <w:rFonts w:ascii="Noto Sans TC" w:eastAsia="Noto Sans TC"/>
        </w:rPr>
      </w:pPr>
      <w:r>
        <w:rPr>
          <w:color w:val="231F20"/>
          <w:spacing w:val="3"/>
          <w:w w:val="102"/>
        </w:rPr>
        <w:t>除了這些重要的生理現實之外，我們還注意到與性別認同相關的</w:t>
      </w:r>
      <w:r>
        <w:rPr>
          <w:color w:val="231F20"/>
          <w:w w:val="102"/>
        </w:rPr>
        <w:t>日益複雜性。儘管性別角色、行為和性情是許多因素的產物，包括生物學、社會規範和文化建構，但我們相信一個人的出生性別是主要的、</w:t>
      </w:r>
      <w:r>
        <w:rPr>
          <w:color w:val="231F20"/>
          <w:spacing w:val="2"/>
          <w:w w:val="102"/>
        </w:rPr>
        <w:t>形成性的和上帝賜予的。我們認知，在我們透過教會服事上帝使命的同時，我們會遇到那些出於各種原因而需要費盡心力才能接受自己受</w:t>
      </w:r>
      <w:r>
        <w:rPr>
          <w:color w:val="231F20"/>
          <w:w w:val="102"/>
        </w:rPr>
        <w:t>造的本質。在這種情況下，我們應當以恩慈與這些人接觸，當他們進入教會聚會時，引導他們進入基督生命的豐盛，裝備他們以信實地做</w:t>
      </w:r>
      <w:r>
        <w:rPr>
          <w:color w:val="231F20"/>
          <w:spacing w:val="-4"/>
          <w:w w:val="102"/>
        </w:rPr>
        <w:t>上帝所給予的身體的好管家，並呼召他們追求終身的聖潔。</w:t>
      </w:r>
      <w:r>
        <w:rPr>
          <w:rFonts w:ascii="Noto Sans TC" w:eastAsia="Noto Sans TC"/>
          <w:color w:val="231F20"/>
          <w:w w:val="102"/>
        </w:rPr>
        <w:t>（2023）</w:t>
      </w:r>
    </w:p>
    <w:p w14:paraId="15955B13" w14:textId="77777777" w:rsidR="003345E9" w:rsidRDefault="007169A0">
      <w:pPr>
        <w:spacing w:before="4" w:line="335" w:lineRule="exact"/>
        <w:ind w:left="690"/>
        <w:rPr>
          <w:sz w:val="18"/>
        </w:rPr>
      </w:pPr>
      <w:r>
        <w:rPr>
          <w:color w:val="231F20"/>
          <w:sz w:val="18"/>
        </w:rPr>
        <w:t>（</w:t>
      </w:r>
      <w:r>
        <w:rPr>
          <w:color w:val="231F20"/>
          <w:spacing w:val="-1"/>
          <w:sz w:val="18"/>
        </w:rPr>
        <w:t xml:space="preserve">馬太福音 </w:t>
      </w:r>
      <w:r>
        <w:rPr>
          <w:color w:val="231F20"/>
          <w:sz w:val="18"/>
        </w:rPr>
        <w:t>19:4;11-</w:t>
      </w:r>
      <w:r>
        <w:rPr>
          <w:color w:val="231F20"/>
          <w:spacing w:val="-5"/>
          <w:sz w:val="18"/>
        </w:rPr>
        <w:t>12）</w:t>
      </w:r>
    </w:p>
    <w:p w14:paraId="1DD3ABA4" w14:textId="77777777" w:rsidR="003345E9" w:rsidRDefault="007169A0">
      <w:pPr>
        <w:pStyle w:val="a5"/>
        <w:numPr>
          <w:ilvl w:val="0"/>
          <w:numId w:val="2"/>
        </w:numPr>
        <w:tabs>
          <w:tab w:val="left" w:pos="1017"/>
        </w:tabs>
        <w:spacing w:before="35" w:line="206" w:lineRule="auto"/>
        <w:ind w:left="120" w:right="111" w:firstLine="408"/>
        <w:jc w:val="both"/>
        <w:rPr>
          <w:sz w:val="20"/>
        </w:rPr>
      </w:pPr>
      <w:r>
        <w:rPr>
          <w:b/>
          <w:color w:val="231F20"/>
          <w:w w:val="102"/>
          <w:sz w:val="20"/>
        </w:rPr>
        <w:t>教會與人類自由。</w:t>
      </w:r>
      <w:r>
        <w:rPr>
          <w:color w:val="231F20"/>
          <w:spacing w:val="1"/>
          <w:w w:val="102"/>
          <w:sz w:val="20"/>
        </w:rPr>
        <w:t>為使本會會友瞭解並保存本會所承襲基督</w:t>
      </w:r>
      <w:r>
        <w:rPr>
          <w:color w:val="231F20"/>
          <w:spacing w:val="2"/>
          <w:w w:val="102"/>
          <w:sz w:val="20"/>
        </w:rPr>
        <w:t>信仰的傳統，特別提醒本會會友，政治和宗教的自由乃是根據聖經的</w:t>
      </w:r>
      <w:r>
        <w:rPr>
          <w:color w:val="231F20"/>
          <w:w w:val="102"/>
          <w:sz w:val="20"/>
        </w:rPr>
        <w:t>觀點，人類是有尊嚴的，是神所創造的，且是照著祂聖潔的形像而造成的。我們鼓勵會友參與支持此聖經觀點合適的活動，並堅決反對任</w:t>
      </w:r>
    </w:p>
    <w:p w14:paraId="5C6C6DD8" w14:textId="77777777" w:rsidR="003345E9" w:rsidRDefault="003345E9">
      <w:pPr>
        <w:pStyle w:val="a5"/>
        <w:spacing w:line="206" w:lineRule="auto"/>
        <w:jc w:val="both"/>
        <w:rPr>
          <w:sz w:val="20"/>
        </w:rPr>
        <w:sectPr w:rsidR="003345E9">
          <w:pgSz w:w="8640" w:h="12960"/>
          <w:pgMar w:top="480" w:right="1080" w:bottom="1180" w:left="1080" w:header="0" w:footer="997" w:gutter="0"/>
          <w:cols w:space="720"/>
        </w:sectPr>
      </w:pPr>
    </w:p>
    <w:p w14:paraId="46BEEB4F" w14:textId="77777777" w:rsidR="003345E9" w:rsidRDefault="007169A0">
      <w:pPr>
        <w:pStyle w:val="a3"/>
        <w:spacing w:before="50"/>
        <w:ind w:left="0"/>
        <w:jc w:val="center"/>
      </w:pPr>
      <w:r>
        <w:rPr>
          <w:color w:val="231F20"/>
          <w:spacing w:val="-3"/>
        </w:rPr>
        <w:lastRenderedPageBreak/>
        <w:t>行政政策</w:t>
      </w:r>
    </w:p>
    <w:p w14:paraId="2556087F" w14:textId="77777777" w:rsidR="003345E9" w:rsidRDefault="007169A0">
      <w:pPr>
        <w:pStyle w:val="a3"/>
        <w:spacing w:before="201" w:line="344" w:lineRule="exact"/>
        <w:ind w:left="119"/>
      </w:pPr>
      <w:r>
        <w:rPr>
          <w:color w:val="231F20"/>
          <w:spacing w:val="-1"/>
        </w:rPr>
        <w:t>何威脅此種寶貴的自由。</w:t>
      </w:r>
    </w:p>
    <w:p w14:paraId="7090BEF5" w14:textId="77777777" w:rsidR="003345E9" w:rsidRDefault="007169A0">
      <w:pPr>
        <w:pStyle w:val="a3"/>
        <w:spacing w:before="12" w:line="206" w:lineRule="auto"/>
        <w:ind w:left="119" w:right="17" w:firstLine="408"/>
      </w:pPr>
      <w:r>
        <w:rPr>
          <w:color w:val="231F20"/>
          <w:spacing w:val="1"/>
          <w:w w:val="102"/>
        </w:rPr>
        <w:t>此種自由常受威脅，為此，我們呼籲會友在公職的投票時，只選舉那些在行使公權力時，相信上列的原則並只對神和選民負責。再者，</w:t>
      </w:r>
      <w:r>
        <w:rPr>
          <w:color w:val="231F20"/>
          <w:spacing w:val="3"/>
          <w:w w:val="102"/>
        </w:rPr>
        <w:t>我們反對宗教團體侵害這些原則為求私利。我們與被政治或社會禁制</w:t>
      </w:r>
      <w:r>
        <w:rPr>
          <w:color w:val="231F20"/>
          <w:w w:val="102"/>
        </w:rPr>
        <w:t>這些自由的弟兄姊妹團結地在一起。</w:t>
      </w:r>
    </w:p>
    <w:p w14:paraId="7BFAC080" w14:textId="77777777" w:rsidR="003345E9" w:rsidRDefault="007169A0">
      <w:pPr>
        <w:pStyle w:val="a3"/>
        <w:spacing w:line="204" w:lineRule="auto"/>
        <w:ind w:left="119" w:right="118" w:firstLine="408"/>
        <w:rPr>
          <w:rFonts w:ascii="Noto Sans TC" w:eastAsia="Noto Sans TC"/>
        </w:rPr>
      </w:pPr>
      <w:r>
        <w:rPr>
          <w:color w:val="231F20"/>
          <w:spacing w:val="-20"/>
        </w:rPr>
        <w:t>我們深信本會先知的角色，要不斷提醒人們「公義使邦國高舉」</w:t>
      </w:r>
      <w:r>
        <w:rPr>
          <w:color w:val="231F20"/>
          <w:spacing w:val="-186"/>
        </w:rPr>
        <w:t>。</w:t>
      </w:r>
      <w:r>
        <w:rPr>
          <w:color w:val="231F20"/>
          <w:spacing w:val="-2"/>
        </w:rPr>
        <w:t>（箴</w:t>
      </w:r>
      <w:r>
        <w:rPr>
          <w:color w:val="231F20"/>
        </w:rPr>
        <w:t xml:space="preserve">言十四 </w:t>
      </w:r>
      <w:r>
        <w:rPr>
          <w:color w:val="231F20"/>
          <w:spacing w:val="11"/>
        </w:rPr>
        <w:t>34</w:t>
      </w:r>
      <w:r>
        <w:rPr>
          <w:color w:val="231F20"/>
          <w:spacing w:val="-91"/>
        </w:rPr>
        <w:t>）</w:t>
      </w:r>
      <w:r>
        <w:rPr>
          <w:rFonts w:ascii="Noto Sans TC" w:eastAsia="Noto Sans TC"/>
          <w:color w:val="231F20"/>
          <w:spacing w:val="11"/>
        </w:rPr>
        <w:t>（2017）</w:t>
      </w:r>
    </w:p>
    <w:p w14:paraId="5DB7E64F" w14:textId="77777777" w:rsidR="003345E9" w:rsidRDefault="007169A0">
      <w:pPr>
        <w:pStyle w:val="a5"/>
        <w:numPr>
          <w:ilvl w:val="0"/>
          <w:numId w:val="2"/>
        </w:numPr>
        <w:tabs>
          <w:tab w:val="left" w:pos="1016"/>
        </w:tabs>
        <w:spacing w:line="206" w:lineRule="auto"/>
        <w:ind w:left="119" w:right="16" w:firstLine="408"/>
        <w:rPr>
          <w:sz w:val="20"/>
        </w:rPr>
      </w:pPr>
      <w:r>
        <w:rPr>
          <w:b/>
          <w:color w:val="231F20"/>
          <w:w w:val="102"/>
          <w:sz w:val="20"/>
        </w:rPr>
        <w:t>肯定人類自由的宣告。</w:t>
      </w:r>
      <w:r>
        <w:rPr>
          <w:color w:val="231F20"/>
          <w:spacing w:val="1"/>
          <w:w w:val="102"/>
          <w:sz w:val="20"/>
        </w:rPr>
        <w:t>鑒於宣聖會肯定人有一個神聖的呼召</w:t>
      </w:r>
      <w:r>
        <w:rPr>
          <w:color w:val="231F20"/>
          <w:w w:val="102"/>
          <w:sz w:val="20"/>
        </w:rPr>
        <w:t>去活出一個聖潔，整全和復和的生命，以致全人類都與神和好。為此，</w:t>
      </w:r>
      <w:r>
        <w:rPr>
          <w:color w:val="231F20"/>
          <w:spacing w:val="-13"/>
          <w:w w:val="102"/>
          <w:sz w:val="20"/>
        </w:rPr>
        <w:t>聖靈為那些活在社會的邊緣、受壓制、身心靈破碎、受傷的人帶來自由，</w:t>
      </w:r>
      <w:r>
        <w:rPr>
          <w:color w:val="231F20"/>
          <w:spacing w:val="2"/>
          <w:w w:val="102"/>
          <w:sz w:val="20"/>
        </w:rPr>
        <w:t>為面對不公義者帶來公義，並止息因罪惡所帶來的影響，直等到神恢</w:t>
      </w:r>
      <w:r>
        <w:rPr>
          <w:color w:val="231F20"/>
          <w:w w:val="102"/>
          <w:sz w:val="20"/>
        </w:rPr>
        <w:t>復祂的主權。</w:t>
      </w:r>
    </w:p>
    <w:p w14:paraId="730B4F9E" w14:textId="77777777" w:rsidR="003345E9" w:rsidRDefault="007169A0">
      <w:pPr>
        <w:pStyle w:val="a3"/>
        <w:spacing w:line="206" w:lineRule="auto"/>
        <w:ind w:left="119" w:right="109" w:firstLine="408"/>
      </w:pPr>
      <w:r>
        <w:rPr>
          <w:color w:val="231F20"/>
          <w:spacing w:val="4"/>
          <w:w w:val="102"/>
        </w:rPr>
        <w:t>基於衞斯理</w:t>
      </w:r>
      <w:r>
        <w:rPr>
          <w:color w:val="231F20"/>
          <w:spacing w:val="1"/>
        </w:rPr>
        <w:t xml:space="preserve"> </w:t>
      </w:r>
      <w:r>
        <w:rPr>
          <w:color w:val="231F20"/>
          <w:w w:val="102"/>
        </w:rPr>
        <w:t>-</w:t>
      </w:r>
      <w:r>
        <w:rPr>
          <w:color w:val="231F20"/>
          <w:spacing w:val="1"/>
        </w:rPr>
        <w:t xml:space="preserve"> </w:t>
      </w:r>
      <w:r>
        <w:rPr>
          <w:color w:val="231F20"/>
          <w:spacing w:val="4"/>
          <w:w w:val="102"/>
        </w:rPr>
        <w:t>聖潔傳統和品質，我們抗拒當代的奴隸、非法或強</w:t>
      </w:r>
      <w:r>
        <w:rPr>
          <w:color w:val="231F20"/>
          <w:w w:val="102"/>
        </w:rPr>
        <w:t>制勞工、和販賣人口和肉體所帶來災害。</w:t>
      </w:r>
    </w:p>
    <w:p w14:paraId="13FA6852" w14:textId="77777777" w:rsidR="003345E9" w:rsidRDefault="007169A0">
      <w:pPr>
        <w:pStyle w:val="a3"/>
        <w:spacing w:line="308" w:lineRule="exact"/>
        <w:ind w:left="527"/>
      </w:pPr>
      <w:r>
        <w:rPr>
          <w:color w:val="231F20"/>
          <w:spacing w:val="-1"/>
        </w:rPr>
        <w:t>為要活出以上的宣告，</w:t>
      </w:r>
    </w:p>
    <w:p w14:paraId="0880D873" w14:textId="77777777" w:rsidR="003345E9" w:rsidRDefault="007169A0">
      <w:pPr>
        <w:pStyle w:val="a3"/>
        <w:spacing w:line="320" w:lineRule="exact"/>
        <w:ind w:left="527"/>
      </w:pPr>
      <w:r>
        <w:rPr>
          <w:color w:val="231F20"/>
          <w:spacing w:val="2"/>
        </w:rPr>
        <w:t>我們立志全球宣聖會的會友和教會 :</w:t>
      </w:r>
    </w:p>
    <w:p w14:paraId="51FC7244" w14:textId="77777777" w:rsidR="003345E9" w:rsidRDefault="007169A0">
      <w:pPr>
        <w:pStyle w:val="a3"/>
        <w:tabs>
          <w:tab w:val="left" w:pos="1019"/>
        </w:tabs>
        <w:spacing w:line="206" w:lineRule="auto"/>
        <w:ind w:left="1019" w:right="114" w:hanging="408"/>
      </w:pPr>
      <w:r>
        <w:rPr>
          <w:b/>
          <w:color w:val="231F20"/>
          <w:spacing w:val="-10"/>
        </w:rPr>
        <w:t>➀</w:t>
      </w:r>
      <w:r>
        <w:rPr>
          <w:b/>
          <w:color w:val="231F20"/>
        </w:rPr>
        <w:tab/>
      </w:r>
      <w:r>
        <w:rPr>
          <w:color w:val="231F20"/>
          <w:spacing w:val="-2"/>
        </w:rPr>
        <w:t>作為聖潔的子民，我們要追求公義、為我們過去所做的不公</w:t>
      </w:r>
      <w:r>
        <w:rPr>
          <w:color w:val="231F20"/>
          <w:spacing w:val="-1"/>
        </w:rPr>
        <w:t>義而悔過、為現在的不公義而補償、並創建一個公義的未來</w:t>
      </w:r>
    </w:p>
    <w:p w14:paraId="5CB88746" w14:textId="77777777" w:rsidR="003345E9" w:rsidRDefault="007169A0">
      <w:pPr>
        <w:pStyle w:val="a3"/>
        <w:tabs>
          <w:tab w:val="left" w:pos="1019"/>
        </w:tabs>
        <w:spacing w:line="308" w:lineRule="exact"/>
        <w:ind w:left="611"/>
      </w:pPr>
      <w:r>
        <w:rPr>
          <w:b/>
          <w:color w:val="231F20"/>
          <w:spacing w:val="-10"/>
        </w:rPr>
        <w:t>➁</w:t>
      </w:r>
      <w:r>
        <w:rPr>
          <w:b/>
          <w:color w:val="231F20"/>
        </w:rPr>
        <w:tab/>
      </w:r>
      <w:r>
        <w:rPr>
          <w:color w:val="231F20"/>
          <w:spacing w:val="-1"/>
        </w:rPr>
        <w:t>要向欺壓別人的人提出抗告</w:t>
      </w:r>
    </w:p>
    <w:p w14:paraId="2E2A69D6" w14:textId="77777777" w:rsidR="003345E9" w:rsidRDefault="007169A0">
      <w:pPr>
        <w:pStyle w:val="a3"/>
        <w:tabs>
          <w:tab w:val="left" w:pos="1019"/>
        </w:tabs>
        <w:spacing w:before="8" w:line="206" w:lineRule="auto"/>
        <w:ind w:left="1019" w:right="118" w:hanging="408"/>
      </w:pPr>
      <w:r>
        <w:rPr>
          <w:b/>
          <w:color w:val="231F20"/>
          <w:spacing w:val="-10"/>
        </w:rPr>
        <w:t>➂</w:t>
      </w:r>
      <w:r>
        <w:rPr>
          <w:b/>
          <w:color w:val="231F20"/>
        </w:rPr>
        <w:tab/>
      </w:r>
      <w:r>
        <w:rPr>
          <w:color w:val="231F20"/>
          <w:spacing w:val="-13"/>
        </w:rPr>
        <w:t>積極去關心非法或強制勞工、被摘取器官和性奴的受害者</w:t>
      </w:r>
      <w:r>
        <w:rPr>
          <w:color w:val="231F20"/>
          <w:spacing w:val="-2"/>
        </w:rPr>
        <w:t>（和其他我們未認識層出不窮壓迫人的方式</w:t>
      </w:r>
      <w:r>
        <w:rPr>
          <w:color w:val="231F20"/>
          <w:spacing w:val="-102"/>
        </w:rPr>
        <w:t>）</w:t>
      </w:r>
      <w:r>
        <w:rPr>
          <w:color w:val="231F20"/>
          <w:spacing w:val="-2"/>
        </w:rPr>
        <w:t>。</w:t>
      </w:r>
    </w:p>
    <w:p w14:paraId="2C2B15AE" w14:textId="77777777" w:rsidR="003345E9" w:rsidRDefault="007169A0">
      <w:pPr>
        <w:pStyle w:val="a3"/>
        <w:tabs>
          <w:tab w:val="left" w:pos="1019"/>
        </w:tabs>
        <w:spacing w:line="308" w:lineRule="exact"/>
        <w:ind w:left="611"/>
      </w:pPr>
      <w:r>
        <w:rPr>
          <w:b/>
          <w:color w:val="231F20"/>
          <w:spacing w:val="-10"/>
        </w:rPr>
        <w:t>➃</w:t>
      </w:r>
      <w:r>
        <w:rPr>
          <w:b/>
          <w:color w:val="231F20"/>
        </w:rPr>
        <w:tab/>
      </w:r>
      <w:r>
        <w:rPr>
          <w:color w:val="231F20"/>
          <w:spacing w:val="-1"/>
        </w:rPr>
        <w:t>留心去聆聽並幫助去傳播受逼迫者的呼聲。</w:t>
      </w:r>
    </w:p>
    <w:p w14:paraId="0BEB6D03" w14:textId="77777777" w:rsidR="003345E9" w:rsidRDefault="007169A0">
      <w:pPr>
        <w:pStyle w:val="a3"/>
        <w:tabs>
          <w:tab w:val="left" w:pos="1019"/>
        </w:tabs>
        <w:spacing w:line="320" w:lineRule="exact"/>
        <w:ind w:left="611"/>
      </w:pPr>
      <w:r>
        <w:rPr>
          <w:b/>
          <w:color w:val="231F20"/>
          <w:spacing w:val="-10"/>
        </w:rPr>
        <w:t>➄</w:t>
      </w:r>
      <w:r>
        <w:rPr>
          <w:b/>
          <w:color w:val="231F20"/>
        </w:rPr>
        <w:tab/>
      </w:r>
      <w:r>
        <w:rPr>
          <w:color w:val="231F20"/>
          <w:spacing w:val="-1"/>
        </w:rPr>
        <w:t>斥責不公義，並謙卑地去反抗不公義的源由。</w:t>
      </w:r>
    </w:p>
    <w:p w14:paraId="61C1B36D" w14:textId="77777777" w:rsidR="003345E9" w:rsidRDefault="007169A0">
      <w:pPr>
        <w:pStyle w:val="a3"/>
        <w:tabs>
          <w:tab w:val="left" w:pos="1019"/>
        </w:tabs>
        <w:spacing w:line="320" w:lineRule="exact"/>
        <w:ind w:left="611"/>
      </w:pPr>
      <w:r>
        <w:rPr>
          <w:b/>
          <w:color w:val="231F20"/>
          <w:spacing w:val="-10"/>
        </w:rPr>
        <w:t>➅</w:t>
      </w:r>
      <w:r>
        <w:rPr>
          <w:b/>
          <w:color w:val="231F20"/>
        </w:rPr>
        <w:tab/>
      </w:r>
      <w:r>
        <w:rPr>
          <w:color w:val="231F20"/>
          <w:spacing w:val="-1"/>
        </w:rPr>
        <w:t>與受任何人和事捆綁的姊妹和弟兄同行，讓他們重獲自由。</w:t>
      </w:r>
    </w:p>
    <w:p w14:paraId="5F0D444C" w14:textId="77777777" w:rsidR="003345E9" w:rsidRDefault="007169A0">
      <w:pPr>
        <w:pStyle w:val="a3"/>
        <w:tabs>
          <w:tab w:val="left" w:pos="1019"/>
        </w:tabs>
        <w:spacing w:before="9" w:line="206" w:lineRule="auto"/>
        <w:ind w:left="1019" w:right="116" w:hanging="408"/>
      </w:pPr>
      <w:r>
        <w:rPr>
          <w:b/>
          <w:color w:val="231F20"/>
          <w:spacing w:val="-10"/>
        </w:rPr>
        <w:t>➆</w:t>
      </w:r>
      <w:r>
        <w:rPr>
          <w:b/>
          <w:color w:val="231F20"/>
        </w:rPr>
        <w:tab/>
      </w:r>
      <w:r>
        <w:rPr>
          <w:color w:val="231F20"/>
          <w:spacing w:val="-2"/>
        </w:rPr>
        <w:t>以敬虔的行為與易受傷害者同行，帶給他們救贖、恢復、醫</w:t>
      </w:r>
      <w:r>
        <w:rPr>
          <w:color w:val="231F20"/>
        </w:rPr>
        <w:t>治和自由（約翰壹書三 8</w:t>
      </w:r>
      <w:r>
        <w:rPr>
          <w:color w:val="231F20"/>
          <w:spacing w:val="-102"/>
        </w:rPr>
        <w:t>）</w:t>
      </w:r>
      <w:r>
        <w:rPr>
          <w:color w:val="231F20"/>
        </w:rPr>
        <w:t>。</w:t>
      </w:r>
    </w:p>
    <w:p w14:paraId="1B020070" w14:textId="77777777" w:rsidR="003345E9" w:rsidRDefault="007169A0">
      <w:pPr>
        <w:pStyle w:val="a3"/>
        <w:spacing w:line="206" w:lineRule="auto"/>
        <w:ind w:left="119" w:right="113" w:firstLine="408"/>
      </w:pPr>
      <w:r>
        <w:rPr>
          <w:color w:val="231F20"/>
          <w:spacing w:val="5"/>
          <w:w w:val="102"/>
        </w:rPr>
        <w:t>建基於衞斯理</w:t>
      </w:r>
      <w:r>
        <w:rPr>
          <w:color w:val="231F20"/>
          <w:spacing w:val="1"/>
        </w:rPr>
        <w:t xml:space="preserve"> </w:t>
      </w:r>
      <w:r>
        <w:rPr>
          <w:color w:val="231F20"/>
          <w:w w:val="102"/>
        </w:rPr>
        <w:t>-</w:t>
      </w:r>
      <w:r>
        <w:rPr>
          <w:color w:val="231F20"/>
          <w:spacing w:val="1"/>
        </w:rPr>
        <w:t xml:space="preserve"> </w:t>
      </w:r>
      <w:r>
        <w:rPr>
          <w:color w:val="231F20"/>
          <w:spacing w:val="4"/>
          <w:w w:val="102"/>
        </w:rPr>
        <w:t>聖潔的基督教傳統和對聖潔的呼求，我們作出下</w:t>
      </w:r>
      <w:r>
        <w:rPr>
          <w:color w:val="231F20"/>
          <w:w w:val="102"/>
        </w:rPr>
        <w:t>列宣告</w:t>
      </w:r>
    </w:p>
    <w:p w14:paraId="36D78096" w14:textId="77777777" w:rsidR="003345E9" w:rsidRDefault="007169A0">
      <w:pPr>
        <w:pStyle w:val="a3"/>
        <w:spacing w:line="206" w:lineRule="auto"/>
        <w:ind w:left="1019" w:right="114" w:hanging="408"/>
        <w:jc w:val="both"/>
      </w:pPr>
      <w:r>
        <w:rPr>
          <w:b/>
          <w:color w:val="231F20"/>
          <w:w w:val="102"/>
        </w:rPr>
        <w:t>➀</w:t>
      </w:r>
      <w:r>
        <w:rPr>
          <w:b/>
          <w:color w:val="231F20"/>
          <w:spacing w:val="1"/>
        </w:rPr>
        <w:t xml:space="preserve">    </w:t>
      </w:r>
      <w:r>
        <w:rPr>
          <w:color w:val="231F20"/>
          <w:w w:val="102"/>
        </w:rPr>
        <w:t>我們肯定我們的生命要反映聖潔的神的心，追求公義、復和與自由。我們和教會要盡力去取消奴隸制度、人口販賣、和欺壓並參與網絡、投入對話和行動為這些人提供出路。</w:t>
      </w:r>
    </w:p>
    <w:p w14:paraId="046CC14E" w14:textId="77777777" w:rsidR="003345E9" w:rsidRDefault="007169A0">
      <w:pPr>
        <w:pStyle w:val="a3"/>
        <w:spacing w:line="334" w:lineRule="exact"/>
        <w:ind w:left="611"/>
        <w:jc w:val="both"/>
      </w:pPr>
      <w:r>
        <w:rPr>
          <w:b/>
          <w:color w:val="231F20"/>
          <w:spacing w:val="45"/>
        </w:rPr>
        <w:t xml:space="preserve">➁   </w:t>
      </w:r>
      <w:r>
        <w:rPr>
          <w:color w:val="231F20"/>
          <w:spacing w:val="-1"/>
        </w:rPr>
        <w:t>我們肯定教會要盡忠於回應和彰顯神聖潔的愛。我們蒙召去</w:t>
      </w:r>
    </w:p>
    <w:p w14:paraId="5B407366" w14:textId="77777777" w:rsidR="003345E9" w:rsidRDefault="003345E9">
      <w:pPr>
        <w:pStyle w:val="a3"/>
        <w:spacing w:line="334" w:lineRule="exact"/>
        <w:jc w:val="both"/>
        <w:sectPr w:rsidR="003345E9">
          <w:pgSz w:w="8640" w:h="12960"/>
          <w:pgMar w:top="480" w:right="1080" w:bottom="1180" w:left="1080" w:header="0" w:footer="997" w:gutter="0"/>
          <w:cols w:space="720"/>
        </w:sectPr>
      </w:pPr>
    </w:p>
    <w:p w14:paraId="5297F462"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2A8735C2" w14:textId="77777777" w:rsidR="003345E9" w:rsidRDefault="007169A0">
      <w:pPr>
        <w:pStyle w:val="a3"/>
        <w:spacing w:before="237" w:line="206" w:lineRule="auto"/>
        <w:ind w:left="1020" w:right="15"/>
      </w:pPr>
      <w:r>
        <w:rPr>
          <w:color w:val="231F20"/>
          <w:spacing w:val="-8"/>
          <w:w w:val="102"/>
        </w:rPr>
        <w:t>見證聖潔的神，要用我們的思想、言語和行為來聆聽被經濟、</w:t>
      </w:r>
      <w:r>
        <w:rPr>
          <w:color w:val="231F20"/>
          <w:w w:val="102"/>
        </w:rPr>
        <w:t>政治、自私和邪惡的制度和人而受逼害、被囚、被販賣的人的聲音。神要我們以謙卑的心行憐憫和公義。</w:t>
      </w:r>
    </w:p>
    <w:p w14:paraId="20262B5F" w14:textId="77777777" w:rsidR="003345E9" w:rsidRDefault="007169A0">
      <w:pPr>
        <w:pStyle w:val="a3"/>
        <w:tabs>
          <w:tab w:val="left" w:pos="1019"/>
        </w:tabs>
        <w:spacing w:line="206" w:lineRule="auto"/>
        <w:ind w:left="1020" w:right="15" w:hanging="408"/>
      </w:pPr>
      <w:r>
        <w:rPr>
          <w:b/>
          <w:color w:val="231F20"/>
          <w:w w:val="102"/>
        </w:rPr>
        <w:t>➂</w:t>
      </w:r>
      <w:r>
        <w:rPr>
          <w:b/>
          <w:color w:val="231F20"/>
        </w:rPr>
        <w:tab/>
      </w:r>
      <w:r>
        <w:rPr>
          <w:color w:val="231F20"/>
          <w:spacing w:val="1"/>
          <w:w w:val="102"/>
        </w:rPr>
        <w:t>我們肯定行公義是包括以憐憫去關顧週遭的人並指出不公不</w:t>
      </w:r>
      <w:r>
        <w:rPr>
          <w:color w:val="231F20"/>
          <w:w w:val="102"/>
        </w:rPr>
        <w:t>義和指出背後邪惡的權勢。很多時候，行公義、好憐憫是向現今掌管黑暗的權勢挑戰。神的公義是要我們不能凡事一視</w:t>
      </w:r>
      <w:r>
        <w:rPr>
          <w:color w:val="231F20"/>
          <w:spacing w:val="-10"/>
          <w:w w:val="102"/>
        </w:rPr>
        <w:t>同仁，容忍彼此的異同或單單換轉壓迫者和被壓迫者的角色。</w:t>
      </w:r>
      <w:r>
        <w:rPr>
          <w:color w:val="231F20"/>
          <w:w w:val="102"/>
        </w:rPr>
        <w:t>耶穌活出公義的榜樣是要我們願意為別人犧牲。</w:t>
      </w:r>
    </w:p>
    <w:p w14:paraId="735A9175" w14:textId="77777777" w:rsidR="003345E9" w:rsidRDefault="007169A0">
      <w:pPr>
        <w:pStyle w:val="a3"/>
        <w:tabs>
          <w:tab w:val="left" w:pos="1019"/>
        </w:tabs>
        <w:spacing w:line="206" w:lineRule="auto"/>
        <w:ind w:left="1020" w:right="108" w:hanging="408"/>
      </w:pPr>
      <w:r>
        <w:rPr>
          <w:b/>
          <w:color w:val="231F20"/>
          <w:spacing w:val="-10"/>
        </w:rPr>
        <w:t>➃</w:t>
      </w:r>
      <w:r>
        <w:rPr>
          <w:b/>
          <w:color w:val="231F20"/>
        </w:rPr>
        <w:tab/>
      </w:r>
      <w:r>
        <w:rPr>
          <w:color w:val="231F20"/>
          <w:spacing w:val="7"/>
        </w:rPr>
        <w:t>我們肯定基督徒的公義是包含全然委身於個人和整體的認</w:t>
      </w:r>
      <w:r>
        <w:rPr>
          <w:color w:val="231F20"/>
          <w:spacing w:val="-2"/>
        </w:rPr>
        <w:t>罪、悔改和饒恕的步驟。</w:t>
      </w:r>
    </w:p>
    <w:p w14:paraId="748B2D50" w14:textId="77777777" w:rsidR="003345E9" w:rsidRDefault="007169A0">
      <w:pPr>
        <w:pStyle w:val="a3"/>
        <w:spacing w:line="206" w:lineRule="auto"/>
        <w:ind w:left="1020" w:right="114" w:hanging="408"/>
        <w:jc w:val="both"/>
      </w:pPr>
      <w:r>
        <w:rPr>
          <w:b/>
          <w:color w:val="231F20"/>
          <w:w w:val="102"/>
        </w:rPr>
        <w:t>➄</w:t>
      </w:r>
      <w:r>
        <w:rPr>
          <w:b/>
          <w:color w:val="231F20"/>
          <w:spacing w:val="1"/>
        </w:rPr>
        <w:t xml:space="preserve">    </w:t>
      </w:r>
      <w:r>
        <w:rPr>
          <w:color w:val="231F20"/>
          <w:spacing w:val="1"/>
          <w:w w:val="102"/>
        </w:rPr>
        <w:t>我們肯定我們必須提倡在生命中每一個範疇中的公義和滿有</w:t>
      </w:r>
      <w:r>
        <w:rPr>
          <w:color w:val="231F20"/>
          <w:w w:val="102"/>
        </w:rPr>
        <w:t>盼望的實踐。並辨認出這些非人化的環境，我們要為那些無法發聲的人發聲。站在易受傷的人身旁，以行動為他們帶來救贖、恢復、醫治和自由</w:t>
      </w:r>
    </w:p>
    <w:p w14:paraId="1A5640FD" w14:textId="77777777" w:rsidR="003345E9" w:rsidRDefault="007169A0">
      <w:pPr>
        <w:pStyle w:val="a3"/>
        <w:spacing w:line="206" w:lineRule="auto"/>
        <w:ind w:left="1020" w:right="108" w:hanging="408"/>
        <w:jc w:val="both"/>
      </w:pPr>
      <w:r>
        <w:rPr>
          <w:b/>
          <w:color w:val="231F20"/>
          <w:w w:val="102"/>
        </w:rPr>
        <w:t>➅</w:t>
      </w:r>
      <w:r>
        <w:rPr>
          <w:b/>
          <w:color w:val="231F20"/>
          <w:spacing w:val="1"/>
        </w:rPr>
        <w:t xml:space="preserve">    </w:t>
      </w:r>
      <w:r>
        <w:rPr>
          <w:color w:val="231F20"/>
          <w:spacing w:val="1"/>
          <w:w w:val="102"/>
        </w:rPr>
        <w:t>我們肯定我們要成為一群在充斥著欺壓和不公義的世界裡體</w:t>
      </w:r>
      <w:r>
        <w:rPr>
          <w:color w:val="231F20"/>
          <w:w w:val="102"/>
        </w:rPr>
        <w:t>現盼望。我們蒙召要反映出神的聖潔生命，讓人表裡一致地</w:t>
      </w:r>
      <w:r>
        <w:rPr>
          <w:color w:val="231F20"/>
          <w:spacing w:val="4"/>
          <w:w w:val="102"/>
        </w:rPr>
        <w:t>在不同的人、環境、體制和國家去秉行公義</w:t>
      </w:r>
      <w:r>
        <w:rPr>
          <w:color w:val="231F20"/>
        </w:rPr>
        <w:t xml:space="preserve"> </w:t>
      </w:r>
      <w:r>
        <w:rPr>
          <w:color w:val="231F20"/>
          <w:spacing w:val="8"/>
          <w:w w:val="102"/>
        </w:rPr>
        <w:t>。我們可能無</w:t>
      </w:r>
      <w:r>
        <w:rPr>
          <w:color w:val="231F20"/>
          <w:w w:val="102"/>
        </w:rPr>
        <w:t>法去止息苦難，但從為基督的身體，我們被驅動去將神的聖潔以醫治之大能來挽救和恢復萬物。</w:t>
      </w:r>
    </w:p>
    <w:p w14:paraId="7A07E52D" w14:textId="77777777" w:rsidR="003345E9" w:rsidRDefault="007169A0">
      <w:pPr>
        <w:pStyle w:val="a3"/>
        <w:spacing w:line="206" w:lineRule="auto"/>
        <w:ind w:left="1020" w:right="114" w:hanging="408"/>
        <w:jc w:val="both"/>
      </w:pPr>
      <w:r>
        <w:rPr>
          <w:b/>
          <w:color w:val="231F20"/>
          <w:w w:val="102"/>
        </w:rPr>
        <w:t>➆</w:t>
      </w:r>
      <w:r>
        <w:rPr>
          <w:b/>
          <w:color w:val="231F20"/>
          <w:spacing w:val="1"/>
        </w:rPr>
        <w:t xml:space="preserve">    </w:t>
      </w:r>
      <w:r>
        <w:rPr>
          <w:color w:val="231F20"/>
          <w:w w:val="102"/>
        </w:rPr>
        <w:t>我們肯定從為一個互相合作的網絡，我們必須深思熟慮、以整全的方式、在本地和全球接軋。現今的奴役以千變萬化的形式出現，我們必須採用多種方案來應對。</w:t>
      </w:r>
    </w:p>
    <w:p w14:paraId="1BEFE330" w14:textId="77777777" w:rsidR="003345E9" w:rsidRDefault="007169A0">
      <w:pPr>
        <w:pStyle w:val="a3"/>
        <w:spacing w:line="206" w:lineRule="auto"/>
        <w:ind w:left="528" w:right="1257"/>
        <w:jc w:val="both"/>
      </w:pPr>
      <w:r>
        <w:rPr>
          <w:color w:val="231F20"/>
          <w:spacing w:val="-2"/>
        </w:rPr>
        <w:t>每一個活出基督樣式的人會自然地加入我們的事工。</w:t>
      </w:r>
      <w:r>
        <w:rPr>
          <w:color w:val="231F20"/>
        </w:rPr>
        <w:t>為此，我們承諾 :</w:t>
      </w:r>
    </w:p>
    <w:p w14:paraId="5CEB7B62" w14:textId="77777777" w:rsidR="003345E9" w:rsidRDefault="007169A0">
      <w:pPr>
        <w:pStyle w:val="a3"/>
        <w:tabs>
          <w:tab w:val="left" w:pos="1019"/>
        </w:tabs>
        <w:spacing w:line="206" w:lineRule="auto"/>
        <w:ind w:left="1020" w:right="15" w:hanging="408"/>
      </w:pPr>
      <w:r>
        <w:rPr>
          <w:b/>
          <w:color w:val="231F20"/>
          <w:w w:val="102"/>
        </w:rPr>
        <w:t>➀</w:t>
      </w:r>
      <w:r>
        <w:rPr>
          <w:b/>
          <w:color w:val="231F20"/>
        </w:rPr>
        <w:tab/>
      </w:r>
      <w:r>
        <w:rPr>
          <w:color w:val="231F20"/>
          <w:spacing w:val="4"/>
          <w:w w:val="102"/>
        </w:rPr>
        <w:t>獨自和整體的、個人或組織，以合乎衛斯理</w:t>
      </w:r>
      <w:r>
        <w:rPr>
          <w:color w:val="231F20"/>
          <w:spacing w:val="1"/>
        </w:rPr>
        <w:t xml:space="preserve"> </w:t>
      </w:r>
      <w:r>
        <w:rPr>
          <w:color w:val="231F20"/>
          <w:w w:val="102"/>
        </w:rPr>
        <w:t>-</w:t>
      </w:r>
      <w:r>
        <w:rPr>
          <w:color w:val="231F20"/>
          <w:spacing w:val="1"/>
        </w:rPr>
        <w:t xml:space="preserve"> </w:t>
      </w:r>
      <w:r>
        <w:rPr>
          <w:color w:val="231F20"/>
          <w:spacing w:val="5"/>
          <w:w w:val="102"/>
        </w:rPr>
        <w:t>聖潔的身份，以憐憫的心去服事，以先知的態度去挑戰壓迫人的制度。</w:t>
      </w:r>
    </w:p>
    <w:p w14:paraId="50E93B5D" w14:textId="77777777" w:rsidR="003345E9" w:rsidRDefault="007169A0">
      <w:pPr>
        <w:pStyle w:val="a3"/>
        <w:tabs>
          <w:tab w:val="left" w:pos="1019"/>
        </w:tabs>
        <w:spacing w:line="206" w:lineRule="auto"/>
        <w:ind w:left="1020" w:right="115" w:hanging="408"/>
      </w:pPr>
      <w:r>
        <w:rPr>
          <w:b/>
          <w:color w:val="231F20"/>
          <w:spacing w:val="-10"/>
        </w:rPr>
        <w:t>➁</w:t>
      </w:r>
      <w:r>
        <w:rPr>
          <w:b/>
          <w:color w:val="231F20"/>
        </w:rPr>
        <w:tab/>
      </w:r>
      <w:r>
        <w:rPr>
          <w:color w:val="231F20"/>
          <w:spacing w:val="-2"/>
        </w:rPr>
        <w:t>一同去支持、鼓勵、資援、計劃、和投身有効、有智慧和能持之以恆的行動。</w:t>
      </w:r>
    </w:p>
    <w:p w14:paraId="1E9733AE" w14:textId="77777777" w:rsidR="003345E9" w:rsidRDefault="007169A0">
      <w:pPr>
        <w:pStyle w:val="a3"/>
        <w:tabs>
          <w:tab w:val="left" w:pos="1019"/>
        </w:tabs>
        <w:spacing w:line="206" w:lineRule="auto"/>
        <w:ind w:left="1020" w:right="117" w:hanging="408"/>
      </w:pPr>
      <w:r>
        <w:rPr>
          <w:b/>
          <w:color w:val="231F20"/>
          <w:spacing w:val="-10"/>
        </w:rPr>
        <w:t>➂</w:t>
      </w:r>
      <w:r>
        <w:rPr>
          <w:b/>
          <w:color w:val="231F20"/>
        </w:rPr>
        <w:tab/>
      </w:r>
      <w:r>
        <w:rPr>
          <w:color w:val="231F20"/>
          <w:spacing w:val="-1"/>
        </w:rPr>
        <w:t>讓這個充滿盼望的運動，被這個敬拜的群體，以基督為中心 ,</w:t>
      </w:r>
      <w:r>
        <w:rPr>
          <w:color w:val="231F20"/>
          <w:spacing w:val="-2"/>
        </w:rPr>
        <w:t>讓聖靈的能力澆灌去帶動。</w:t>
      </w:r>
    </w:p>
    <w:p w14:paraId="29A66C56" w14:textId="77777777" w:rsidR="003345E9" w:rsidRDefault="007169A0">
      <w:pPr>
        <w:pStyle w:val="a3"/>
        <w:tabs>
          <w:tab w:val="left" w:pos="1019"/>
        </w:tabs>
        <w:spacing w:line="307" w:lineRule="exact"/>
        <w:ind w:left="612"/>
      </w:pPr>
      <w:r>
        <w:rPr>
          <w:b/>
          <w:color w:val="231F20"/>
          <w:spacing w:val="-10"/>
        </w:rPr>
        <w:t>➃</w:t>
      </w:r>
      <w:r>
        <w:rPr>
          <w:b/>
          <w:color w:val="231F20"/>
        </w:rPr>
        <w:tab/>
      </w:r>
      <w:r>
        <w:rPr>
          <w:color w:val="231F20"/>
          <w:spacing w:val="-1"/>
        </w:rPr>
        <w:t>深思熟慮、大有盼望的祈禱、滿有勇氣地行動。</w:t>
      </w:r>
    </w:p>
    <w:p w14:paraId="7096D5B6" w14:textId="77777777" w:rsidR="003345E9" w:rsidRDefault="007169A0">
      <w:pPr>
        <w:pStyle w:val="a3"/>
        <w:spacing w:line="349" w:lineRule="exact"/>
        <w:ind w:left="528"/>
        <w:rPr>
          <w:rFonts w:ascii="Noto Sans TC" w:eastAsia="Noto Sans TC"/>
        </w:rPr>
      </w:pPr>
      <w:r>
        <w:rPr>
          <w:color w:val="231F20"/>
          <w:spacing w:val="-4"/>
        </w:rPr>
        <w:t>我們為此而努力 , 直等到主掌權在地上如同行在天上。</w:t>
      </w:r>
      <w:r>
        <w:rPr>
          <w:rFonts w:ascii="Noto Sans TC" w:eastAsia="Noto Sans TC"/>
          <w:color w:val="231F20"/>
          <w:spacing w:val="-2"/>
        </w:rPr>
        <w:t>（2017）</w:t>
      </w:r>
    </w:p>
    <w:p w14:paraId="6591A957" w14:textId="77777777" w:rsidR="003345E9" w:rsidRDefault="003345E9">
      <w:pPr>
        <w:pStyle w:val="a3"/>
        <w:spacing w:line="349" w:lineRule="exact"/>
        <w:rPr>
          <w:rFonts w:ascii="Noto Sans TC" w:eastAsia="Noto Sans TC"/>
        </w:rPr>
        <w:sectPr w:rsidR="003345E9">
          <w:pgSz w:w="8640" w:h="12960"/>
          <w:pgMar w:top="480" w:right="1080" w:bottom="1180" w:left="1080" w:header="0" w:footer="997" w:gutter="0"/>
          <w:cols w:space="720"/>
        </w:sectPr>
      </w:pPr>
    </w:p>
    <w:p w14:paraId="201A631F" w14:textId="77777777" w:rsidR="003345E9" w:rsidRDefault="007169A0">
      <w:pPr>
        <w:pStyle w:val="a3"/>
        <w:spacing w:before="50"/>
        <w:ind w:left="0"/>
        <w:jc w:val="center"/>
      </w:pPr>
      <w:r>
        <w:rPr>
          <w:color w:val="231F20"/>
          <w:spacing w:val="-3"/>
        </w:rPr>
        <w:lastRenderedPageBreak/>
        <w:t>行政政策</w:t>
      </w:r>
    </w:p>
    <w:p w14:paraId="2F59610C" w14:textId="77777777" w:rsidR="003345E9" w:rsidRDefault="007169A0">
      <w:pPr>
        <w:pStyle w:val="a5"/>
        <w:numPr>
          <w:ilvl w:val="0"/>
          <w:numId w:val="2"/>
        </w:numPr>
        <w:tabs>
          <w:tab w:val="left" w:pos="1005"/>
        </w:tabs>
        <w:spacing w:before="198" w:line="349" w:lineRule="exact"/>
        <w:ind w:left="1005" w:hanging="478"/>
        <w:rPr>
          <w:sz w:val="20"/>
        </w:rPr>
      </w:pPr>
      <w:r>
        <w:rPr>
          <w:b/>
          <w:color w:val="231F20"/>
          <w:sz w:val="20"/>
        </w:rPr>
        <w:t>兒童和青少年的價值。</w:t>
      </w:r>
      <w:r>
        <w:rPr>
          <w:color w:val="231F20"/>
          <w:spacing w:val="-1"/>
          <w:sz w:val="20"/>
        </w:rPr>
        <w:t>聖經要求每一個基督徒應該『為啞巴</w:t>
      </w:r>
    </w:p>
    <w:p w14:paraId="12ECD976" w14:textId="77777777" w:rsidR="003345E9" w:rsidRDefault="007169A0">
      <w:pPr>
        <w:pStyle w:val="a3"/>
        <w:spacing w:before="9" w:line="206" w:lineRule="auto"/>
        <w:ind w:left="119" w:right="111" w:hanging="102"/>
      </w:pPr>
      <w:r>
        <w:rPr>
          <w:color w:val="231F20"/>
          <w:spacing w:val="3"/>
          <w:w w:val="102"/>
        </w:rPr>
        <w:t>（不能自辯的）</w:t>
      </w:r>
      <w:r>
        <w:rPr>
          <w:color w:val="231F20"/>
          <w:w w:val="102"/>
        </w:rPr>
        <w:t>開口，為一切孤獨</w:t>
      </w:r>
      <w:r>
        <w:rPr>
          <w:color w:val="231F20"/>
          <w:spacing w:val="3"/>
          <w:w w:val="102"/>
        </w:rPr>
        <w:t>（缺乏的）</w:t>
      </w:r>
      <w:r>
        <w:rPr>
          <w:color w:val="231F20"/>
          <w:spacing w:val="-14"/>
          <w:w w:val="102"/>
        </w:rPr>
        <w:t>的伸冤。』箴言</w:t>
      </w:r>
      <w:r>
        <w:rPr>
          <w:color w:val="231F20"/>
        </w:rPr>
        <w:t xml:space="preserve"> </w:t>
      </w:r>
      <w:r>
        <w:rPr>
          <w:color w:val="231F20"/>
          <w:w w:val="102"/>
        </w:rPr>
        <w:t>31:8</w:t>
      </w:r>
      <w:r>
        <w:rPr>
          <w:color w:val="231F20"/>
          <w:spacing w:val="3"/>
          <w:w w:val="102"/>
        </w:rPr>
        <w:t>，申命記六</w:t>
      </w:r>
      <w:r>
        <w:rPr>
          <w:color w:val="231F20"/>
          <w:spacing w:val="1"/>
        </w:rPr>
        <w:t xml:space="preserve"> </w:t>
      </w:r>
      <w:r>
        <w:rPr>
          <w:color w:val="231F20"/>
          <w:w w:val="102"/>
        </w:rPr>
        <w:t>4</w:t>
      </w:r>
      <w:r>
        <w:rPr>
          <w:color w:val="231F20"/>
          <w:spacing w:val="1"/>
        </w:rPr>
        <w:t xml:space="preserve"> </w:t>
      </w:r>
      <w:r>
        <w:rPr>
          <w:color w:val="231F20"/>
          <w:w w:val="102"/>
        </w:rPr>
        <w:t>～</w:t>
      </w:r>
      <w:r>
        <w:rPr>
          <w:color w:val="231F20"/>
          <w:spacing w:val="1"/>
        </w:rPr>
        <w:t xml:space="preserve"> </w:t>
      </w:r>
      <w:r>
        <w:rPr>
          <w:color w:val="231F20"/>
          <w:w w:val="102"/>
        </w:rPr>
        <w:t>7,</w:t>
      </w:r>
      <w:r>
        <w:rPr>
          <w:color w:val="231F20"/>
          <w:spacing w:val="1"/>
        </w:rPr>
        <w:t xml:space="preserve"> </w:t>
      </w:r>
      <w:r>
        <w:rPr>
          <w:color w:val="231F20"/>
          <w:spacing w:val="2"/>
          <w:w w:val="102"/>
        </w:rPr>
        <w:t>士一</w:t>
      </w:r>
      <w:r>
        <w:rPr>
          <w:color w:val="231F20"/>
          <w:spacing w:val="1"/>
        </w:rPr>
        <w:t xml:space="preserve"> </w:t>
      </w:r>
      <w:r>
        <w:rPr>
          <w:color w:val="231F20"/>
          <w:w w:val="102"/>
        </w:rPr>
        <w:t>19</w:t>
      </w:r>
      <w:r>
        <w:rPr>
          <w:color w:val="231F20"/>
          <w:spacing w:val="1"/>
        </w:rPr>
        <w:t xml:space="preserve"> </w:t>
      </w:r>
      <w:r>
        <w:rPr>
          <w:color w:val="231F20"/>
          <w:spacing w:val="4"/>
          <w:w w:val="102"/>
        </w:rPr>
        <w:t>教訓我們要將神的恩典傳給孩童。詩篇七十八</w:t>
      </w:r>
    </w:p>
    <w:p w14:paraId="235F3E03" w14:textId="77777777" w:rsidR="003345E9" w:rsidRDefault="007169A0">
      <w:pPr>
        <w:pStyle w:val="a3"/>
        <w:spacing w:line="308" w:lineRule="exact"/>
        <w:ind w:left="119"/>
      </w:pPr>
      <w:r>
        <w:rPr>
          <w:color w:val="231F20"/>
        </w:rPr>
        <w:t>4</w:t>
      </w:r>
      <w:r>
        <w:rPr>
          <w:color w:val="231F20"/>
          <w:spacing w:val="28"/>
        </w:rPr>
        <w:t xml:space="preserve">  說道</w:t>
      </w:r>
      <w:r>
        <w:rPr>
          <w:color w:val="231F20"/>
          <w:spacing w:val="-11"/>
        </w:rPr>
        <w:t>：『要將耶和華的美德和他的能力，並他奇妙的作為，述說給後</w:t>
      </w:r>
    </w:p>
    <w:p w14:paraId="17DAD122" w14:textId="77777777" w:rsidR="003345E9" w:rsidRDefault="007169A0">
      <w:pPr>
        <w:pStyle w:val="a3"/>
        <w:spacing w:before="9" w:line="206" w:lineRule="auto"/>
        <w:ind w:left="119" w:right="16"/>
      </w:pPr>
      <w:r>
        <w:rPr>
          <w:color w:val="231F20"/>
          <w:spacing w:val="-11"/>
        </w:rPr>
        <w:t xml:space="preserve">代聽。』耶穌在路加福音十八 </w:t>
      </w:r>
      <w:r>
        <w:rPr>
          <w:color w:val="231F20"/>
        </w:rPr>
        <w:t>16 中肯定的說道</w:t>
      </w:r>
      <w:r>
        <w:rPr>
          <w:color w:val="231F20"/>
          <w:spacing w:val="-16"/>
        </w:rPr>
        <w:t>：『讓小孩子到我這裏來，</w:t>
      </w:r>
      <w:r>
        <w:rPr>
          <w:color w:val="231F20"/>
          <w:spacing w:val="-7"/>
        </w:rPr>
        <w:t>不要禁止他們，因為在上帝國的正是這樣的人。』</w:t>
      </w:r>
    </w:p>
    <w:p w14:paraId="4095C93D" w14:textId="77777777" w:rsidR="003345E9" w:rsidRDefault="007169A0">
      <w:pPr>
        <w:pStyle w:val="a3"/>
        <w:spacing w:line="206" w:lineRule="auto"/>
        <w:ind w:left="119" w:right="15" w:firstLine="408"/>
      </w:pPr>
      <w:r>
        <w:rPr>
          <w:color w:val="231F20"/>
          <w:spacing w:val="1"/>
          <w:w w:val="102"/>
        </w:rPr>
        <w:t>基於對聖經觀點的回應，宣聖會認知孩童對神是重要的，並且在</w:t>
      </w:r>
      <w:r>
        <w:rPr>
          <w:color w:val="231F20"/>
          <w:spacing w:val="3"/>
          <w:w w:val="102"/>
        </w:rPr>
        <w:t>神的國度居於首要位置。我們相信神指示我們以愛心、滋養、保護、</w:t>
      </w:r>
      <w:r>
        <w:rPr>
          <w:color w:val="231F20"/>
          <w:spacing w:val="1"/>
          <w:w w:val="102"/>
        </w:rPr>
        <w:t>看重、指引並為孩童發聲。神的計畫是要我們引導孩童走向救恩與在</w:t>
      </w:r>
      <w:r>
        <w:rPr>
          <w:color w:val="231F20"/>
          <w:spacing w:val="-1"/>
          <w:w w:val="102"/>
        </w:rPr>
        <w:t>恩典中成長的道路。救恩、聖潔與門徒訓練對於孩童來說是可能的並且是必須的。我們認識到孩童並非是達到目的之手段，而是基督的身</w:t>
      </w:r>
      <w:r>
        <w:rPr>
          <w:color w:val="231F20"/>
          <w:w w:val="102"/>
        </w:rPr>
        <w:t>體（教會）的充份參與者。孩童是受訓練的門徒，不是等待的門徒。</w:t>
      </w:r>
    </w:p>
    <w:p w14:paraId="4D55F25D" w14:textId="77777777" w:rsidR="003345E9" w:rsidRDefault="007169A0">
      <w:pPr>
        <w:pStyle w:val="a3"/>
        <w:spacing w:line="206" w:lineRule="auto"/>
        <w:ind w:left="119" w:right="117" w:firstLine="408"/>
      </w:pPr>
      <w:r>
        <w:rPr>
          <w:color w:val="231F20"/>
          <w:w w:val="102"/>
        </w:rPr>
        <w:t>因此，在地方教會中，對孩童及其家人整全並轉化的事工應該要在以下的方面呈現：</w:t>
      </w:r>
    </w:p>
    <w:p w14:paraId="753FC561" w14:textId="77777777" w:rsidR="003345E9" w:rsidRDefault="007169A0">
      <w:pPr>
        <w:pStyle w:val="a3"/>
        <w:tabs>
          <w:tab w:val="left" w:pos="1019"/>
        </w:tabs>
        <w:spacing w:line="206" w:lineRule="auto"/>
        <w:ind w:left="1019" w:right="116" w:hanging="408"/>
      </w:pPr>
      <w:r>
        <w:rPr>
          <w:b/>
          <w:color w:val="231F20"/>
          <w:w w:val="102"/>
        </w:rPr>
        <w:t>➀</w:t>
      </w:r>
      <w:r>
        <w:rPr>
          <w:b/>
          <w:color w:val="231F20"/>
        </w:rPr>
        <w:tab/>
      </w:r>
      <w:r>
        <w:rPr>
          <w:color w:val="231F20"/>
          <w:w w:val="102"/>
        </w:rPr>
        <w:t>在身體、智慧、情緒、社交以及屬靈上提供有效與積極鼓舞的服事。</w:t>
      </w:r>
    </w:p>
    <w:p w14:paraId="2A841426" w14:textId="77777777" w:rsidR="003345E9" w:rsidRDefault="007169A0">
      <w:pPr>
        <w:pStyle w:val="a3"/>
        <w:tabs>
          <w:tab w:val="left" w:pos="1019"/>
        </w:tabs>
        <w:spacing w:line="206" w:lineRule="auto"/>
        <w:ind w:left="1019" w:right="118" w:hanging="408"/>
      </w:pPr>
      <w:r>
        <w:rPr>
          <w:b/>
          <w:color w:val="231F20"/>
          <w:spacing w:val="-10"/>
        </w:rPr>
        <w:t>➁</w:t>
      </w:r>
      <w:r>
        <w:rPr>
          <w:b/>
          <w:color w:val="231F20"/>
        </w:rPr>
        <w:tab/>
      </w:r>
      <w:r>
        <w:rPr>
          <w:color w:val="231F20"/>
          <w:spacing w:val="-2"/>
        </w:rPr>
        <w:t>闡明對於現今社會影響孩童的有關社會正義的議題，身為基督徒的立場。</w:t>
      </w:r>
    </w:p>
    <w:p w14:paraId="2805BDAA" w14:textId="77777777" w:rsidR="003345E9" w:rsidRDefault="007169A0">
      <w:pPr>
        <w:pStyle w:val="a3"/>
        <w:tabs>
          <w:tab w:val="left" w:pos="1019"/>
        </w:tabs>
        <w:spacing w:line="308" w:lineRule="exact"/>
        <w:ind w:left="611"/>
      </w:pPr>
      <w:r>
        <w:rPr>
          <w:b/>
          <w:color w:val="231F20"/>
          <w:spacing w:val="-10"/>
        </w:rPr>
        <w:t>➂</w:t>
      </w:r>
      <w:r>
        <w:rPr>
          <w:b/>
          <w:color w:val="231F20"/>
        </w:rPr>
        <w:tab/>
      </w:r>
      <w:r>
        <w:rPr>
          <w:color w:val="231F20"/>
          <w:spacing w:val="-1"/>
        </w:rPr>
        <w:t>導引孩童明白信心社群對於宣教與教會事工的意義。</w:t>
      </w:r>
    </w:p>
    <w:p w14:paraId="7F49DDA6" w14:textId="77777777" w:rsidR="003345E9" w:rsidRDefault="007169A0">
      <w:pPr>
        <w:pStyle w:val="a3"/>
        <w:tabs>
          <w:tab w:val="left" w:pos="1019"/>
        </w:tabs>
        <w:spacing w:line="320" w:lineRule="exact"/>
        <w:ind w:left="611"/>
      </w:pPr>
      <w:r>
        <w:rPr>
          <w:b/>
          <w:color w:val="231F20"/>
          <w:spacing w:val="-10"/>
        </w:rPr>
        <w:t>➃</w:t>
      </w:r>
      <w:r>
        <w:rPr>
          <w:b/>
          <w:color w:val="231F20"/>
        </w:rPr>
        <w:tab/>
      </w:r>
      <w:r>
        <w:rPr>
          <w:color w:val="231F20"/>
          <w:spacing w:val="-1"/>
        </w:rPr>
        <w:t>培育孩童為門徒，並訓練他們培育其他的孩童為門徒。</w:t>
      </w:r>
    </w:p>
    <w:p w14:paraId="4FC920AA" w14:textId="77777777" w:rsidR="003345E9" w:rsidRDefault="007169A0">
      <w:pPr>
        <w:pStyle w:val="a3"/>
        <w:tabs>
          <w:tab w:val="left" w:pos="1019"/>
        </w:tabs>
        <w:spacing w:line="320" w:lineRule="exact"/>
        <w:ind w:left="611"/>
      </w:pPr>
      <w:r>
        <w:rPr>
          <w:b/>
          <w:color w:val="231F20"/>
          <w:spacing w:val="-10"/>
        </w:rPr>
        <w:t>➄</w:t>
      </w:r>
      <w:r>
        <w:rPr>
          <w:b/>
          <w:color w:val="231F20"/>
        </w:rPr>
        <w:tab/>
      </w:r>
      <w:r>
        <w:rPr>
          <w:color w:val="231F20"/>
          <w:spacing w:val="-1"/>
        </w:rPr>
        <w:t>裝備父母滋養子女們屬靈生命。</w:t>
      </w:r>
    </w:p>
    <w:p w14:paraId="71F7013B" w14:textId="77777777" w:rsidR="003345E9" w:rsidRDefault="007169A0">
      <w:pPr>
        <w:pStyle w:val="a3"/>
        <w:spacing w:line="206" w:lineRule="auto"/>
        <w:ind w:left="119" w:right="16" w:firstLine="408"/>
        <w:rPr>
          <w:rFonts w:ascii="Noto Sans TC" w:eastAsia="Noto Sans TC"/>
        </w:rPr>
      </w:pPr>
      <w:r>
        <w:rPr>
          <w:color w:val="231F20"/>
          <w:spacing w:val="4"/>
          <w:w w:val="102"/>
        </w:rPr>
        <w:t>教會教育機構</w:t>
      </w:r>
      <w:r>
        <w:rPr>
          <w:color w:val="231F20"/>
          <w:spacing w:val="5"/>
          <w:w w:val="102"/>
        </w:rPr>
        <w:t>（</w:t>
      </w:r>
      <w:r>
        <w:rPr>
          <w:color w:val="231F20"/>
          <w:spacing w:val="2"/>
          <w:w w:val="102"/>
        </w:rPr>
        <w:t>聖經學校、學院、大學以及神學院</w:t>
      </w:r>
      <w:r>
        <w:rPr>
          <w:color w:val="231F20"/>
          <w:spacing w:val="5"/>
          <w:w w:val="102"/>
        </w:rPr>
        <w:t>）</w:t>
      </w:r>
      <w:r>
        <w:rPr>
          <w:color w:val="231F20"/>
          <w:spacing w:val="4"/>
          <w:w w:val="102"/>
        </w:rPr>
        <w:t>裝備學生成為領袖，他們在分享兒童事工之異象與使命上扮演了非常重要的角色。他們連同地方教會和家庭負責裝備教牧和信徒去一同撫育下一代孩童</w:t>
      </w:r>
      <w:r>
        <w:rPr>
          <w:color w:val="231F20"/>
          <w:spacing w:val="1"/>
          <w:w w:val="102"/>
        </w:rPr>
        <w:t>及年輕人，使他們明白聖經與神學思想，並面對傳福音、門徒訓練與</w:t>
      </w:r>
      <w:r>
        <w:rPr>
          <w:color w:val="231F20"/>
          <w:w w:val="102"/>
        </w:rPr>
        <w:t>轉化社會已見到並未能預知的挑戰。宣聖會期待看到一個跨世代的信</w:t>
      </w:r>
      <w:r>
        <w:rPr>
          <w:color w:val="231F20"/>
          <w:spacing w:val="1"/>
          <w:w w:val="102"/>
        </w:rPr>
        <w:t>心社群。讓他們可以服事並且經由許多的方法將這些事工結合在教會</w:t>
      </w:r>
      <w:r>
        <w:rPr>
          <w:color w:val="231F20"/>
          <w:w w:val="102"/>
        </w:rPr>
        <w:t>之中，使他們有機會按他們的年齡、成長階段、能力與恩賜的方式彼</w:t>
      </w:r>
      <w:r>
        <w:rPr>
          <w:color w:val="231F20"/>
          <w:spacing w:val="-26"/>
          <w:w w:val="102"/>
        </w:rPr>
        <w:t>此服事。</w:t>
      </w:r>
      <w:r>
        <w:rPr>
          <w:rFonts w:ascii="Noto Sans TC" w:eastAsia="Noto Sans TC"/>
          <w:color w:val="231F20"/>
          <w:w w:val="102"/>
        </w:rPr>
        <w:t>（2023）</w:t>
      </w:r>
    </w:p>
    <w:p w14:paraId="2BF72EB8" w14:textId="77777777" w:rsidR="003345E9" w:rsidRDefault="007169A0">
      <w:pPr>
        <w:pStyle w:val="a5"/>
        <w:numPr>
          <w:ilvl w:val="0"/>
          <w:numId w:val="2"/>
        </w:numPr>
        <w:tabs>
          <w:tab w:val="left" w:pos="1005"/>
        </w:tabs>
        <w:spacing w:line="204" w:lineRule="auto"/>
        <w:ind w:left="119" w:right="113" w:firstLine="408"/>
        <w:rPr>
          <w:sz w:val="20"/>
        </w:rPr>
      </w:pPr>
      <w:r>
        <w:rPr>
          <w:b/>
          <w:color w:val="231F20"/>
          <w:spacing w:val="1"/>
          <w:w w:val="102"/>
          <w:sz w:val="20"/>
        </w:rPr>
        <w:t>戰爭與兵役。</w:t>
      </w:r>
      <w:r>
        <w:rPr>
          <w:color w:val="231F20"/>
          <w:w w:val="102"/>
          <w:sz w:val="20"/>
        </w:rPr>
        <w:t>宣聖會認為理想世界情況應是和平的，基督的</w:t>
      </w:r>
      <w:r>
        <w:rPr>
          <w:color w:val="231F20"/>
          <w:spacing w:val="3"/>
          <w:w w:val="102"/>
          <w:sz w:val="20"/>
        </w:rPr>
        <w:t>教會有義務以其影響力來尋求此種有意義之目標，使地上萬國均能處</w:t>
      </w:r>
    </w:p>
    <w:p w14:paraId="44C80D1A" w14:textId="77777777" w:rsidR="003345E9" w:rsidRDefault="007169A0">
      <w:pPr>
        <w:pStyle w:val="a3"/>
        <w:spacing w:line="339" w:lineRule="exact"/>
        <w:ind w:left="119"/>
      </w:pPr>
      <w:r>
        <w:rPr>
          <w:color w:val="231F20"/>
          <w:spacing w:val="-1"/>
        </w:rPr>
        <w:t>於和平之中，且以其所有的努力，致力於傳揚和平的信息。然而，我</w:t>
      </w:r>
    </w:p>
    <w:p w14:paraId="49AB8A7E" w14:textId="77777777" w:rsidR="003345E9" w:rsidRDefault="003345E9">
      <w:pPr>
        <w:pStyle w:val="a3"/>
        <w:spacing w:line="339" w:lineRule="exact"/>
        <w:sectPr w:rsidR="003345E9">
          <w:pgSz w:w="8640" w:h="12960"/>
          <w:pgMar w:top="480" w:right="1080" w:bottom="1180" w:left="1080" w:header="0" w:footer="997" w:gutter="0"/>
          <w:cols w:space="720"/>
        </w:sectPr>
      </w:pPr>
    </w:p>
    <w:p w14:paraId="54ECDAC4"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1D9166A0" w14:textId="77777777" w:rsidR="003345E9" w:rsidRDefault="007169A0">
      <w:pPr>
        <w:pStyle w:val="a3"/>
        <w:spacing w:before="237" w:line="206" w:lineRule="auto"/>
        <w:ind w:left="119" w:right="112"/>
        <w:jc w:val="both"/>
      </w:pPr>
      <w:r>
        <w:rPr>
          <w:color w:val="231F20"/>
          <w:spacing w:val="1"/>
          <w:w w:val="102"/>
        </w:rPr>
        <w:t>們瞭解，我們生活在一個充滿邪惡的力量與思想，與基督教的理想相</w:t>
      </w:r>
      <w:r>
        <w:rPr>
          <w:color w:val="231F20"/>
          <w:w w:val="102"/>
        </w:rPr>
        <w:t>衝突的世界中，使得國際間發生緊急狀況，逼使一個國家不得不訴諸戰爭，以護衛其理想、自由和生存。</w:t>
      </w:r>
    </w:p>
    <w:p w14:paraId="6E1ABE4C" w14:textId="77777777" w:rsidR="003345E9" w:rsidRDefault="007169A0">
      <w:pPr>
        <w:pStyle w:val="a3"/>
        <w:spacing w:line="206" w:lineRule="auto"/>
        <w:ind w:left="119" w:right="16" w:firstLine="408"/>
        <w:jc w:val="both"/>
      </w:pPr>
      <w:r>
        <w:rPr>
          <w:color w:val="231F20"/>
          <w:spacing w:val="1"/>
          <w:w w:val="102"/>
        </w:rPr>
        <w:t>雖然這種行為是爭取和平，宣聖會認為基督教徒應對神盡忠，因</w:t>
      </w:r>
      <w:r>
        <w:rPr>
          <w:color w:val="231F20"/>
          <w:spacing w:val="3"/>
          <w:w w:val="102"/>
        </w:rPr>
        <w:t>此並不限制其會友因戰爭而在軍中服役，本會認為每位基督徒身為國</w:t>
      </w:r>
      <w:r>
        <w:rPr>
          <w:color w:val="231F20"/>
          <w:spacing w:val="-15"/>
          <w:w w:val="102"/>
        </w:rPr>
        <w:t>家的國民，就當為國效力，這與基督徒的信仰與生活方式是相互一致的。</w:t>
      </w:r>
    </w:p>
    <w:p w14:paraId="13034FF7" w14:textId="77777777" w:rsidR="003345E9" w:rsidRDefault="007169A0">
      <w:pPr>
        <w:pStyle w:val="a3"/>
        <w:spacing w:line="206" w:lineRule="auto"/>
        <w:ind w:left="119" w:right="15" w:firstLine="408"/>
      </w:pPr>
      <w:r>
        <w:rPr>
          <w:color w:val="231F20"/>
          <w:w w:val="102"/>
        </w:rPr>
        <w:t>同時我們也承認，由於基督信仰和因著基督徒切望世界和平之故，</w:t>
      </w:r>
      <w:r>
        <w:rPr>
          <w:color w:val="231F20"/>
          <w:spacing w:val="4"/>
          <w:w w:val="102"/>
        </w:rPr>
        <w:t>在我們會友中有一些人反對某種形式之服兵役。因此，宣聖會建議，</w:t>
      </w:r>
      <w:r>
        <w:rPr>
          <w:color w:val="231F20"/>
          <w:spacing w:val="2"/>
          <w:w w:val="102"/>
        </w:rPr>
        <w:t>對其會友因良心之故反對服兵役者，給予免除參與戰爭之任務，就如</w:t>
      </w:r>
      <w:r>
        <w:rPr>
          <w:color w:val="231F20"/>
          <w:w w:val="102"/>
        </w:rPr>
        <w:t>反戰</w:t>
      </w:r>
      <w:r>
        <w:rPr>
          <w:color w:val="231F20"/>
          <w:spacing w:val="-1"/>
        </w:rPr>
        <w:t xml:space="preserve"> </w:t>
      </w:r>
      <w:r>
        <w:rPr>
          <w:color w:val="231F20"/>
          <w:w w:val="102"/>
        </w:rPr>
        <w:t>(</w:t>
      </w:r>
      <w:r>
        <w:rPr>
          <w:color w:val="231F20"/>
          <w:spacing w:val="-1"/>
        </w:rPr>
        <w:t xml:space="preserve"> </w:t>
      </w:r>
      <w:r>
        <w:rPr>
          <w:color w:val="231F20"/>
          <w:w w:val="102"/>
        </w:rPr>
        <w:t>和平主義</w:t>
      </w:r>
      <w:r>
        <w:rPr>
          <w:color w:val="231F20"/>
          <w:spacing w:val="-1"/>
        </w:rPr>
        <w:t xml:space="preserve"> </w:t>
      </w:r>
      <w:r>
        <w:rPr>
          <w:color w:val="231F20"/>
          <w:w w:val="102"/>
        </w:rPr>
        <w:t>)</w:t>
      </w:r>
      <w:r>
        <w:rPr>
          <w:color w:val="231F20"/>
          <w:spacing w:val="-1"/>
        </w:rPr>
        <w:t xml:space="preserve"> </w:t>
      </w:r>
      <w:r>
        <w:rPr>
          <w:color w:val="231F20"/>
          <w:w w:val="102"/>
        </w:rPr>
        <w:t>之宗教團體的會友所享受不參戰之權利。</w:t>
      </w:r>
    </w:p>
    <w:p w14:paraId="011F6F01" w14:textId="77777777" w:rsidR="003345E9" w:rsidRDefault="007169A0">
      <w:pPr>
        <w:pStyle w:val="a3"/>
        <w:spacing w:line="204" w:lineRule="auto"/>
        <w:ind w:left="119" w:right="117" w:firstLine="408"/>
        <w:rPr>
          <w:rFonts w:ascii="Noto Sans TC" w:eastAsia="Noto Sans TC"/>
        </w:rPr>
      </w:pPr>
      <w:r>
        <w:rPr>
          <w:color w:val="231F20"/>
          <w:spacing w:val="1"/>
          <w:w w:val="102"/>
        </w:rPr>
        <w:t>宣聖會藉由其總秘書，將設立一個名冊，提供本會因著良心反對</w:t>
      </w:r>
      <w:r>
        <w:rPr>
          <w:color w:val="231F20"/>
          <w:spacing w:val="-12"/>
          <w:w w:val="102"/>
        </w:rPr>
        <w:t>服兵役者之名單。</w:t>
      </w:r>
      <w:r>
        <w:rPr>
          <w:rFonts w:ascii="Noto Sans TC" w:eastAsia="Noto Sans TC"/>
          <w:color w:val="231F20"/>
          <w:w w:val="102"/>
        </w:rPr>
        <w:t>（2017）</w:t>
      </w:r>
    </w:p>
    <w:p w14:paraId="2DF23CA6" w14:textId="77777777" w:rsidR="003345E9" w:rsidRDefault="007169A0">
      <w:pPr>
        <w:pStyle w:val="a5"/>
        <w:numPr>
          <w:ilvl w:val="0"/>
          <w:numId w:val="2"/>
        </w:numPr>
        <w:tabs>
          <w:tab w:val="left" w:pos="1006"/>
        </w:tabs>
        <w:spacing w:line="204" w:lineRule="auto"/>
        <w:ind w:left="119" w:right="113" w:firstLine="408"/>
        <w:jc w:val="both"/>
        <w:rPr>
          <w:rFonts w:ascii="Noto Sans TC" w:eastAsia="Noto Sans TC" w:hAnsi="Noto Sans TC"/>
          <w:sz w:val="20"/>
        </w:rPr>
      </w:pPr>
      <w:r>
        <w:rPr>
          <w:b/>
          <w:color w:val="231F20"/>
          <w:spacing w:val="3"/>
          <w:w w:val="102"/>
          <w:sz w:val="20"/>
        </w:rPr>
        <w:t>創造。</w:t>
      </w:r>
      <w:r>
        <w:rPr>
          <w:color w:val="231F20"/>
          <w:spacing w:val="5"/>
          <w:w w:val="102"/>
          <w:sz w:val="20"/>
        </w:rPr>
        <w:t>宣聖會相信聖經所記錄創造的事實</w:t>
      </w:r>
      <w:r>
        <w:rPr>
          <w:color w:val="231F20"/>
          <w:spacing w:val="-102"/>
          <w:w w:val="102"/>
          <w:sz w:val="20"/>
        </w:rPr>
        <w:t>（</w:t>
      </w:r>
      <w:r>
        <w:rPr>
          <w:color w:val="231F20"/>
          <w:spacing w:val="6"/>
          <w:w w:val="102"/>
          <w:sz w:val="20"/>
        </w:rPr>
        <w:t>「起初上帝創造</w:t>
      </w:r>
      <w:r>
        <w:rPr>
          <w:color w:val="231F20"/>
          <w:w w:val="102"/>
          <w:sz w:val="20"/>
        </w:rPr>
        <w:t>天地……」創世紀一</w:t>
      </w:r>
      <w:r>
        <w:rPr>
          <w:color w:val="231F20"/>
          <w:sz w:val="20"/>
        </w:rPr>
        <w:t xml:space="preserve"> </w:t>
      </w:r>
      <w:r>
        <w:rPr>
          <w:color w:val="231F20"/>
          <w:w w:val="102"/>
          <w:sz w:val="20"/>
        </w:rPr>
        <w:t>1</w:t>
      </w:r>
      <w:r>
        <w:rPr>
          <w:color w:val="231F20"/>
          <w:spacing w:val="-103"/>
          <w:w w:val="102"/>
          <w:sz w:val="20"/>
        </w:rPr>
        <w:t>）</w:t>
      </w:r>
      <w:r>
        <w:rPr>
          <w:color w:val="231F20"/>
          <w:spacing w:val="1"/>
          <w:w w:val="102"/>
          <w:sz w:val="20"/>
        </w:rPr>
        <w:t>。我們接受科學對創造本質的解釋，但反對無</w:t>
      </w:r>
      <w:r>
        <w:rPr>
          <w:color w:val="231F20"/>
          <w:spacing w:val="-9"/>
          <w:w w:val="102"/>
          <w:sz w:val="20"/>
        </w:rPr>
        <w:t>神詮釋之宇宙及人類起源。</w:t>
      </w:r>
      <w:r>
        <w:rPr>
          <w:color w:val="231F20"/>
          <w:w w:val="102"/>
          <w:sz w:val="20"/>
        </w:rPr>
        <w:t>（希伯來書十一</w:t>
      </w:r>
      <w:r>
        <w:rPr>
          <w:color w:val="231F20"/>
          <w:spacing w:val="-1"/>
          <w:sz w:val="20"/>
        </w:rPr>
        <w:t xml:space="preserve"> </w:t>
      </w:r>
      <w:r>
        <w:rPr>
          <w:color w:val="231F20"/>
          <w:w w:val="102"/>
          <w:sz w:val="20"/>
        </w:rPr>
        <w:t>3</w:t>
      </w:r>
      <w:r>
        <w:rPr>
          <w:color w:val="231F20"/>
          <w:spacing w:val="-102"/>
          <w:w w:val="102"/>
          <w:sz w:val="20"/>
        </w:rPr>
        <w:t>）</w:t>
      </w:r>
      <w:r>
        <w:rPr>
          <w:rFonts w:ascii="Noto Sans TC" w:eastAsia="Noto Sans TC" w:hAnsi="Noto Sans TC"/>
          <w:color w:val="231F20"/>
          <w:w w:val="102"/>
          <w:sz w:val="20"/>
        </w:rPr>
        <w:t>（1，5.1，7</w:t>
      </w:r>
      <w:r>
        <w:rPr>
          <w:rFonts w:ascii="Noto Sans TC" w:eastAsia="Noto Sans TC" w:hAnsi="Noto Sans TC"/>
          <w:color w:val="231F20"/>
          <w:spacing w:val="-102"/>
          <w:w w:val="102"/>
          <w:sz w:val="20"/>
        </w:rPr>
        <w:t>）</w:t>
      </w:r>
      <w:r>
        <w:rPr>
          <w:rFonts w:ascii="Noto Sans TC" w:eastAsia="Noto Sans TC" w:hAnsi="Noto Sans TC"/>
          <w:color w:val="231F20"/>
          <w:w w:val="102"/>
          <w:sz w:val="20"/>
        </w:rPr>
        <w:t>（2017）</w:t>
      </w:r>
    </w:p>
    <w:p w14:paraId="410D8A7E" w14:textId="77777777" w:rsidR="003345E9" w:rsidRDefault="007169A0">
      <w:pPr>
        <w:pStyle w:val="a5"/>
        <w:numPr>
          <w:ilvl w:val="0"/>
          <w:numId w:val="2"/>
        </w:numPr>
        <w:tabs>
          <w:tab w:val="left" w:pos="1016"/>
        </w:tabs>
        <w:spacing w:line="204" w:lineRule="auto"/>
        <w:ind w:left="119" w:right="113" w:firstLine="408"/>
        <w:jc w:val="both"/>
        <w:rPr>
          <w:rFonts w:ascii="Noto Sans TC" w:eastAsia="Noto Sans TC"/>
          <w:sz w:val="20"/>
        </w:rPr>
      </w:pPr>
      <w:r>
        <w:rPr>
          <w:b/>
          <w:color w:val="231F20"/>
          <w:w w:val="102"/>
          <w:sz w:val="20"/>
        </w:rPr>
        <w:t>受造物的照管。</w:t>
      </w:r>
      <w:r>
        <w:rPr>
          <w:color w:val="231F20"/>
          <w:w w:val="102"/>
          <w:sz w:val="20"/>
        </w:rPr>
        <w:t>我們對神創造萬物心存萬分感激，我們相信</w:t>
      </w:r>
      <w:r>
        <w:rPr>
          <w:color w:val="231F20"/>
          <w:spacing w:val="3"/>
          <w:w w:val="102"/>
          <w:sz w:val="20"/>
        </w:rPr>
        <w:t>我們應該努力展現管家需要保護神所創造的特質。因著瞭解神賦予我</w:t>
      </w:r>
      <w:r>
        <w:rPr>
          <w:color w:val="231F20"/>
          <w:spacing w:val="2"/>
          <w:w w:val="102"/>
          <w:sz w:val="20"/>
        </w:rPr>
        <w:t>們每一個人對於維護四周萬物的完善都有一份責任的緣故，我們願意</w:t>
      </w:r>
      <w:r>
        <w:rPr>
          <w:color w:val="231F20"/>
          <w:spacing w:val="-8"/>
          <w:w w:val="102"/>
          <w:sz w:val="20"/>
        </w:rPr>
        <w:t>負起個人及團體的這份責任。</w:t>
      </w:r>
      <w:r>
        <w:rPr>
          <w:rFonts w:ascii="Noto Sans TC" w:eastAsia="Noto Sans TC"/>
          <w:color w:val="231F20"/>
          <w:w w:val="102"/>
          <w:sz w:val="20"/>
        </w:rPr>
        <w:t>（2023）</w:t>
      </w:r>
    </w:p>
    <w:p w14:paraId="3F86CF1D" w14:textId="77777777" w:rsidR="003345E9" w:rsidRDefault="007169A0">
      <w:pPr>
        <w:spacing w:before="25" w:line="335" w:lineRule="exact"/>
        <w:ind w:left="690"/>
        <w:jc w:val="both"/>
        <w:rPr>
          <w:sz w:val="18"/>
        </w:rPr>
      </w:pPr>
      <w:r>
        <w:rPr>
          <w:color w:val="231F20"/>
          <w:sz w:val="18"/>
        </w:rPr>
        <w:t>（</w:t>
      </w:r>
      <w:r>
        <w:rPr>
          <w:color w:val="231F20"/>
          <w:spacing w:val="-1"/>
          <w:sz w:val="18"/>
        </w:rPr>
        <w:t xml:space="preserve">創世紀二 </w:t>
      </w:r>
      <w:r>
        <w:rPr>
          <w:color w:val="231F20"/>
          <w:sz w:val="18"/>
        </w:rPr>
        <w:t>15，</w:t>
      </w:r>
      <w:r>
        <w:rPr>
          <w:color w:val="231F20"/>
          <w:spacing w:val="-1"/>
          <w:sz w:val="18"/>
        </w:rPr>
        <w:t xml:space="preserve">詩篇八 </w:t>
      </w:r>
      <w:r>
        <w:rPr>
          <w:color w:val="231F20"/>
          <w:sz w:val="18"/>
        </w:rPr>
        <w:t>3</w:t>
      </w:r>
      <w:r>
        <w:rPr>
          <w:color w:val="231F20"/>
          <w:spacing w:val="-2"/>
          <w:sz w:val="18"/>
        </w:rPr>
        <w:t xml:space="preserve"> </w:t>
      </w:r>
      <w:r>
        <w:rPr>
          <w:color w:val="231F20"/>
          <w:sz w:val="18"/>
        </w:rPr>
        <w:t>～</w:t>
      </w:r>
      <w:r>
        <w:rPr>
          <w:color w:val="231F20"/>
          <w:spacing w:val="-2"/>
          <w:sz w:val="18"/>
        </w:rPr>
        <w:t xml:space="preserve"> </w:t>
      </w:r>
      <w:r>
        <w:rPr>
          <w:color w:val="231F20"/>
          <w:sz w:val="18"/>
        </w:rPr>
        <w:t>9；</w:t>
      </w:r>
      <w:r>
        <w:rPr>
          <w:color w:val="231F20"/>
          <w:spacing w:val="-1"/>
          <w:sz w:val="18"/>
        </w:rPr>
        <w:t xml:space="preserve">十九 </w:t>
      </w:r>
      <w:r>
        <w:rPr>
          <w:color w:val="231F20"/>
          <w:sz w:val="18"/>
        </w:rPr>
        <w:t>1</w:t>
      </w:r>
      <w:r>
        <w:rPr>
          <w:color w:val="231F20"/>
          <w:spacing w:val="-2"/>
          <w:sz w:val="18"/>
        </w:rPr>
        <w:t xml:space="preserve"> </w:t>
      </w:r>
      <w:r>
        <w:rPr>
          <w:color w:val="231F20"/>
          <w:sz w:val="18"/>
        </w:rPr>
        <w:t>～</w:t>
      </w:r>
      <w:r>
        <w:rPr>
          <w:color w:val="231F20"/>
          <w:spacing w:val="-2"/>
          <w:sz w:val="18"/>
        </w:rPr>
        <w:t xml:space="preserve"> 4；148）</w:t>
      </w:r>
    </w:p>
    <w:p w14:paraId="31C46AB2" w14:textId="77777777" w:rsidR="003345E9" w:rsidRDefault="007169A0">
      <w:pPr>
        <w:pStyle w:val="a5"/>
        <w:numPr>
          <w:ilvl w:val="0"/>
          <w:numId w:val="2"/>
        </w:numPr>
        <w:tabs>
          <w:tab w:val="left" w:pos="1006"/>
        </w:tabs>
        <w:spacing w:before="35" w:line="206" w:lineRule="auto"/>
        <w:ind w:left="120" w:right="15" w:firstLine="408"/>
        <w:rPr>
          <w:sz w:val="20"/>
        </w:rPr>
      </w:pPr>
      <w:r>
        <w:rPr>
          <w:b/>
          <w:color w:val="231F20"/>
          <w:spacing w:val="1"/>
          <w:w w:val="102"/>
          <w:sz w:val="20"/>
        </w:rPr>
        <w:t>靈洗之憑證。</w:t>
      </w:r>
      <w:r>
        <w:rPr>
          <w:color w:val="231F20"/>
          <w:spacing w:val="2"/>
          <w:w w:val="102"/>
          <w:sz w:val="20"/>
        </w:rPr>
        <w:t>宣聖會相信聖靈透過內住而見證信徒重生及隨後人心得潔淨或稱為全然成聖，藉聖靈內住全然成聖的功效。我們確</w:t>
      </w:r>
      <w:r>
        <w:rPr>
          <w:color w:val="231F20"/>
          <w:spacing w:val="1"/>
          <w:w w:val="102"/>
          <w:sz w:val="20"/>
        </w:rPr>
        <w:t>信合於聖經的全然成聖或聖靈內住的憑證，讓人內心得潔淨並憑信脫</w:t>
      </w:r>
      <w:r>
        <w:rPr>
          <w:color w:val="231F20"/>
          <w:spacing w:val="4"/>
          <w:w w:val="102"/>
          <w:sz w:val="20"/>
        </w:rPr>
        <w:t>離原罪。如使徒行傳十五</w:t>
      </w:r>
      <w:r>
        <w:rPr>
          <w:color w:val="231F20"/>
          <w:spacing w:val="2"/>
          <w:sz w:val="20"/>
        </w:rPr>
        <w:t xml:space="preserve"> </w:t>
      </w:r>
      <w:r>
        <w:rPr>
          <w:color w:val="231F20"/>
          <w:w w:val="102"/>
          <w:sz w:val="20"/>
        </w:rPr>
        <w:t>8</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9</w:t>
      </w:r>
      <w:r>
        <w:rPr>
          <w:color w:val="231F20"/>
          <w:spacing w:val="2"/>
          <w:sz w:val="20"/>
        </w:rPr>
        <w:t xml:space="preserve"> </w:t>
      </w:r>
      <w:r>
        <w:rPr>
          <w:color w:val="231F20"/>
          <w:spacing w:val="-4"/>
          <w:w w:val="102"/>
          <w:sz w:val="20"/>
        </w:rPr>
        <w:t>所載：「知道人心的神，也為他們作</w:t>
      </w:r>
      <w:r>
        <w:rPr>
          <w:color w:val="231F20"/>
          <w:w w:val="102"/>
          <w:sz w:val="20"/>
        </w:rPr>
        <w:t>了見證，賜聖靈給他們，正如給我們一樣。又藉著信潔淨了他們的心，</w:t>
      </w:r>
      <w:r>
        <w:rPr>
          <w:color w:val="231F20"/>
          <w:spacing w:val="-12"/>
          <w:w w:val="102"/>
          <w:sz w:val="20"/>
        </w:rPr>
        <w:t>並不分他們我們。」這種潔淨藉聖潔生活所結聖靈的果子顯明出來</w:t>
      </w:r>
      <w:r>
        <w:rPr>
          <w:color w:val="231F20"/>
          <w:spacing w:val="-48"/>
          <w:w w:val="102"/>
          <w:sz w:val="20"/>
        </w:rPr>
        <w:t>：「聖</w:t>
      </w:r>
      <w:r>
        <w:rPr>
          <w:color w:val="231F20"/>
          <w:w w:val="102"/>
          <w:sz w:val="20"/>
        </w:rPr>
        <w:t>靈所結的果子就是仁愛、喜樂、和平、忍耐、恩慈、良善、信實、溫</w:t>
      </w:r>
      <w:r>
        <w:rPr>
          <w:color w:val="231F20"/>
          <w:spacing w:val="-1"/>
          <w:w w:val="102"/>
          <w:sz w:val="20"/>
        </w:rPr>
        <w:t>柔、節制，這樣的事，沒有律法禁止。凡屬基督耶穌的人，是已經把</w:t>
      </w:r>
      <w:r>
        <w:rPr>
          <w:color w:val="231F20"/>
          <w:spacing w:val="-11"/>
          <w:w w:val="102"/>
          <w:sz w:val="20"/>
        </w:rPr>
        <w:t>肉體連肉體的邪情私慾，同釘在十字架上了。」</w:t>
      </w:r>
      <w:r>
        <w:rPr>
          <w:color w:val="231F20"/>
          <w:spacing w:val="1"/>
          <w:w w:val="102"/>
          <w:sz w:val="20"/>
        </w:rPr>
        <w:t>（</w:t>
      </w:r>
      <w:r>
        <w:rPr>
          <w:color w:val="231F20"/>
          <w:w w:val="102"/>
          <w:sz w:val="20"/>
        </w:rPr>
        <w:t>加拉太書五</w:t>
      </w:r>
      <w:r>
        <w:rPr>
          <w:color w:val="231F20"/>
          <w:sz w:val="20"/>
        </w:rPr>
        <w:t xml:space="preserve"> </w:t>
      </w:r>
      <w:r>
        <w:rPr>
          <w:color w:val="231F20"/>
          <w:w w:val="102"/>
          <w:sz w:val="20"/>
        </w:rPr>
        <w:t>22</w:t>
      </w:r>
      <w:r>
        <w:rPr>
          <w:color w:val="231F20"/>
          <w:sz w:val="20"/>
        </w:rPr>
        <w:t xml:space="preserve"> </w:t>
      </w:r>
      <w:r>
        <w:rPr>
          <w:color w:val="231F20"/>
          <w:w w:val="102"/>
          <w:sz w:val="20"/>
        </w:rPr>
        <w:t>～</w:t>
      </w:r>
      <w:r>
        <w:rPr>
          <w:color w:val="231F20"/>
          <w:sz w:val="20"/>
        </w:rPr>
        <w:t xml:space="preserve"> </w:t>
      </w:r>
      <w:r>
        <w:rPr>
          <w:color w:val="231F20"/>
          <w:spacing w:val="-6"/>
          <w:w w:val="102"/>
          <w:sz w:val="20"/>
        </w:rPr>
        <w:t>24）</w:t>
      </w:r>
      <w:r>
        <w:rPr>
          <w:color w:val="231F20"/>
          <w:spacing w:val="11"/>
          <w:w w:val="102"/>
          <w:sz w:val="20"/>
        </w:rPr>
        <w:t>受聖靈的洗將使我們能夠為福音作見證</w:t>
      </w:r>
      <w:r>
        <w:rPr>
          <w:color w:val="231F20"/>
          <w:spacing w:val="-102"/>
          <w:w w:val="102"/>
          <w:sz w:val="20"/>
        </w:rPr>
        <w:t>。</w:t>
      </w:r>
      <w:r>
        <w:rPr>
          <w:color w:val="231F20"/>
          <w:spacing w:val="12"/>
          <w:w w:val="102"/>
          <w:sz w:val="20"/>
        </w:rPr>
        <w:t>（</w:t>
      </w:r>
      <w:r>
        <w:rPr>
          <w:color w:val="231F20"/>
          <w:spacing w:val="9"/>
          <w:w w:val="102"/>
          <w:sz w:val="20"/>
        </w:rPr>
        <w:t>使徒行傳</w:t>
      </w:r>
      <w:r>
        <w:rPr>
          <w:color w:val="231F20"/>
          <w:spacing w:val="2"/>
          <w:sz w:val="20"/>
        </w:rPr>
        <w:t xml:space="preserve"> </w:t>
      </w:r>
      <w:r>
        <w:rPr>
          <w:color w:val="231F20"/>
          <w:w w:val="102"/>
          <w:sz w:val="20"/>
        </w:rPr>
        <w:t>1:8</w:t>
      </w:r>
      <w:r>
        <w:rPr>
          <w:color w:val="231F20"/>
          <w:spacing w:val="12"/>
          <w:w w:val="102"/>
          <w:sz w:val="20"/>
        </w:rPr>
        <w:t xml:space="preserve">；路加福音 </w:t>
      </w:r>
      <w:r>
        <w:rPr>
          <w:color w:val="231F20"/>
          <w:w w:val="102"/>
          <w:sz w:val="20"/>
        </w:rPr>
        <w:t>24:48）</w:t>
      </w:r>
    </w:p>
    <w:p w14:paraId="573DFC5D" w14:textId="77777777" w:rsidR="003345E9" w:rsidRDefault="007169A0">
      <w:pPr>
        <w:pStyle w:val="a3"/>
        <w:spacing w:line="323" w:lineRule="exact"/>
        <w:ind w:left="528"/>
      </w:pPr>
      <w:r>
        <w:rPr>
          <w:color w:val="231F20"/>
          <w:spacing w:val="-1"/>
        </w:rPr>
        <w:t>強調一個或任何的身體現象，或「祈禱語言」是受靈洗的憑證，</w:t>
      </w:r>
    </w:p>
    <w:p w14:paraId="0007637D" w14:textId="77777777" w:rsidR="003345E9" w:rsidRDefault="003345E9">
      <w:pPr>
        <w:pStyle w:val="a3"/>
        <w:spacing w:line="323" w:lineRule="exact"/>
        <w:sectPr w:rsidR="003345E9">
          <w:pgSz w:w="8640" w:h="12960"/>
          <w:pgMar w:top="480" w:right="1080" w:bottom="1180" w:left="1080" w:header="0" w:footer="997" w:gutter="0"/>
          <w:cols w:space="720"/>
        </w:sectPr>
      </w:pPr>
    </w:p>
    <w:p w14:paraId="368074DF" w14:textId="77777777" w:rsidR="003345E9" w:rsidRDefault="007169A0">
      <w:pPr>
        <w:pStyle w:val="a3"/>
        <w:spacing w:before="50"/>
        <w:ind w:left="0"/>
        <w:jc w:val="center"/>
      </w:pPr>
      <w:r>
        <w:rPr>
          <w:color w:val="231F20"/>
          <w:spacing w:val="-3"/>
        </w:rPr>
        <w:lastRenderedPageBreak/>
        <w:t>行政政策</w:t>
      </w:r>
    </w:p>
    <w:p w14:paraId="79106D45" w14:textId="77777777" w:rsidR="003345E9" w:rsidRDefault="007169A0">
      <w:pPr>
        <w:pStyle w:val="a3"/>
        <w:spacing w:before="240" w:line="204" w:lineRule="auto"/>
        <w:ind w:right="113"/>
        <w:rPr>
          <w:rFonts w:ascii="Noto Sans TC" w:eastAsia="Noto Sans TC"/>
        </w:rPr>
      </w:pPr>
      <w:r>
        <w:rPr>
          <w:color w:val="231F20"/>
          <w:spacing w:val="3"/>
          <w:w w:val="102"/>
        </w:rPr>
        <w:t>是與聖經及教會歷史一貫的立場相違背的。我們不相信說不屬人類方</w:t>
      </w:r>
      <w:r>
        <w:rPr>
          <w:color w:val="231F20"/>
          <w:spacing w:val="-11"/>
          <w:w w:val="102"/>
        </w:rPr>
        <w:t>言是聖靈充滿的證據。</w:t>
      </w:r>
      <w:r>
        <w:rPr>
          <w:rFonts w:ascii="Noto Sans TC" w:eastAsia="Noto Sans TC"/>
          <w:color w:val="231F20"/>
          <w:w w:val="102"/>
        </w:rPr>
        <w:t>（2023）</w:t>
      </w:r>
    </w:p>
    <w:p w14:paraId="063CEAE1" w14:textId="77777777" w:rsidR="003345E9" w:rsidRDefault="007169A0">
      <w:pPr>
        <w:pStyle w:val="a5"/>
        <w:numPr>
          <w:ilvl w:val="0"/>
          <w:numId w:val="2"/>
        </w:numPr>
        <w:tabs>
          <w:tab w:val="left" w:pos="1006"/>
        </w:tabs>
        <w:spacing w:line="206" w:lineRule="auto"/>
        <w:ind w:left="120" w:right="16" w:firstLine="408"/>
        <w:rPr>
          <w:sz w:val="20"/>
        </w:rPr>
      </w:pPr>
      <w:r>
        <w:rPr>
          <w:b/>
          <w:color w:val="231F20"/>
          <w:spacing w:val="1"/>
          <w:w w:val="102"/>
          <w:sz w:val="20"/>
        </w:rPr>
        <w:t>色情。</w:t>
      </w:r>
      <w:r>
        <w:rPr>
          <w:color w:val="231F20"/>
          <w:w w:val="102"/>
          <w:sz w:val="20"/>
        </w:rPr>
        <w:t>色情之罪，是敗壞社會的惡根。我們認知色情是具有</w:t>
      </w:r>
      <w:r>
        <w:rPr>
          <w:color w:val="231F20"/>
          <w:spacing w:val="-1"/>
          <w:w w:val="102"/>
          <w:sz w:val="20"/>
        </w:rPr>
        <w:t>破壞性的並且可能會成癮。貶低了人類的尊嚴之印刷刊物和視聽工具，與聖經神聖的婚姻和健康的性觀背道而馳。</w:t>
      </w:r>
    </w:p>
    <w:p w14:paraId="6A0B621F" w14:textId="77777777" w:rsidR="003345E9" w:rsidRDefault="007169A0">
      <w:pPr>
        <w:pStyle w:val="a3"/>
        <w:spacing w:line="206" w:lineRule="auto"/>
        <w:ind w:right="15" w:firstLine="408"/>
      </w:pPr>
      <w:r>
        <w:rPr>
          <w:color w:val="231F20"/>
          <w:spacing w:val="1"/>
          <w:w w:val="102"/>
        </w:rPr>
        <w:t>我們深信我們是按著神的形像被造，然而這些色情使男、女、孩</w:t>
      </w:r>
      <w:r>
        <w:rPr>
          <w:color w:val="231F20"/>
          <w:w w:val="102"/>
        </w:rPr>
        <w:t>童墮落，消沈和萎靡。我們也認知接觸色情導致個人的性變態。色情</w:t>
      </w:r>
      <w:r>
        <w:rPr>
          <w:color w:val="231F20"/>
          <w:spacing w:val="-14"/>
          <w:w w:val="102"/>
        </w:rPr>
        <w:t>商業的動機乃是出於貪心，是家庭生活的敵人，是導致暴力犯罪的原兇，</w:t>
      </w:r>
      <w:r>
        <w:rPr>
          <w:color w:val="231F20"/>
          <w:w w:val="102"/>
        </w:rPr>
        <w:t>它毒化人心，褻瀆人體。</w:t>
      </w:r>
    </w:p>
    <w:p w14:paraId="51C03BCB" w14:textId="77777777" w:rsidR="003345E9" w:rsidRDefault="007169A0">
      <w:pPr>
        <w:pStyle w:val="a3"/>
        <w:spacing w:line="206" w:lineRule="auto"/>
        <w:ind w:right="66" w:firstLine="408"/>
        <w:jc w:val="both"/>
        <w:rPr>
          <w:rFonts w:ascii="Noto Sans TC" w:eastAsia="Noto Sans TC"/>
        </w:rPr>
      </w:pPr>
      <w:r>
        <w:rPr>
          <w:color w:val="231F20"/>
          <w:spacing w:val="2"/>
          <w:w w:val="102"/>
        </w:rPr>
        <w:t>為了尊崇神是造物主宰，是救贖主，我們鼓勵積極的以各種合法</w:t>
      </w:r>
      <w:r>
        <w:rPr>
          <w:color w:val="231F20"/>
          <w:spacing w:val="1"/>
          <w:w w:val="102"/>
        </w:rPr>
        <w:t>的手段反對色情，我們也鼓勵努力去積極地向那些帶領那些被參與在</w:t>
      </w:r>
      <w:r>
        <w:rPr>
          <w:color w:val="231F20"/>
          <w:w w:val="102"/>
        </w:rPr>
        <w:t>色情罪惡捆綁的人們伸出援手引領他們歸向基督</w:t>
      </w:r>
      <w:r>
        <w:rPr>
          <w:color w:val="231F20"/>
          <w:spacing w:val="-138"/>
          <w:w w:val="102"/>
        </w:rPr>
        <w:t>。</w:t>
      </w:r>
      <w:r>
        <w:rPr>
          <w:color w:val="231F20"/>
          <w:w w:val="102"/>
        </w:rPr>
        <w:t>（帖撒羅尼迦前書</w:t>
      </w:r>
      <w:r>
        <w:rPr>
          <w:color w:val="231F20"/>
          <w:spacing w:val="-10"/>
        </w:rPr>
        <w:t xml:space="preserve"> </w:t>
      </w:r>
      <w:r>
        <w:rPr>
          <w:color w:val="231F20"/>
          <w:spacing w:val="-59"/>
          <w:w w:val="102"/>
        </w:rPr>
        <w:t>4</w:t>
      </w:r>
      <w:r>
        <w:rPr>
          <w:color w:val="231F20"/>
          <w:spacing w:val="-8"/>
          <w:w w:val="102"/>
        </w:rPr>
        <w:t>：</w:t>
      </w:r>
      <w:r>
        <w:rPr>
          <w:color w:val="231F20"/>
          <w:w w:val="102"/>
        </w:rPr>
        <w:t xml:space="preserve"> 3-7</w:t>
      </w:r>
      <w:r>
        <w:rPr>
          <w:color w:val="231F20"/>
          <w:spacing w:val="-102"/>
          <w:w w:val="102"/>
        </w:rPr>
        <w:t>）</w:t>
      </w:r>
      <w:r>
        <w:rPr>
          <w:rFonts w:ascii="Noto Sans TC" w:eastAsia="Noto Sans TC"/>
          <w:color w:val="231F20"/>
          <w:w w:val="102"/>
        </w:rPr>
        <w:t>（2023）</w:t>
      </w:r>
    </w:p>
    <w:p w14:paraId="56C2B03D" w14:textId="77777777" w:rsidR="003345E9" w:rsidRDefault="007169A0">
      <w:pPr>
        <w:pStyle w:val="a5"/>
        <w:numPr>
          <w:ilvl w:val="0"/>
          <w:numId w:val="2"/>
        </w:numPr>
        <w:tabs>
          <w:tab w:val="left" w:pos="1017"/>
        </w:tabs>
        <w:spacing w:line="204" w:lineRule="auto"/>
        <w:ind w:left="120" w:right="111" w:firstLine="408"/>
        <w:jc w:val="both"/>
        <w:rPr>
          <w:rFonts w:ascii="Noto Sans TC" w:eastAsia="Noto Sans TC"/>
          <w:sz w:val="20"/>
        </w:rPr>
      </w:pPr>
      <w:r>
        <w:rPr>
          <w:b/>
          <w:color w:val="231F20"/>
          <w:w w:val="102"/>
          <w:sz w:val="20"/>
        </w:rPr>
        <w:t>基督徒衣著的端莊。</w:t>
      </w:r>
      <w:r>
        <w:rPr>
          <w:color w:val="231F20"/>
          <w:spacing w:val="1"/>
          <w:w w:val="102"/>
          <w:sz w:val="20"/>
        </w:rPr>
        <w:t>因著體認到人們在公眾場合中衣著持續朝向不端莊的趨勢，我們提醒會友們，端莊是聖潔的表徵，並鼓勵基</w:t>
      </w:r>
      <w:r>
        <w:rPr>
          <w:color w:val="231F20"/>
          <w:spacing w:val="-6"/>
          <w:w w:val="102"/>
          <w:sz w:val="20"/>
        </w:rPr>
        <w:t>督徒在公眾場合中隨時穿著端莊的服飾。</w:t>
      </w:r>
      <w:r>
        <w:rPr>
          <w:rFonts w:ascii="Noto Sans TC" w:eastAsia="Noto Sans TC"/>
          <w:color w:val="231F20"/>
          <w:w w:val="102"/>
          <w:sz w:val="20"/>
        </w:rPr>
        <w:t>（2017）</w:t>
      </w:r>
    </w:p>
    <w:p w14:paraId="05EFF7AB" w14:textId="77777777" w:rsidR="003345E9" w:rsidRDefault="007169A0">
      <w:pPr>
        <w:pStyle w:val="a5"/>
        <w:numPr>
          <w:ilvl w:val="0"/>
          <w:numId w:val="2"/>
        </w:numPr>
        <w:tabs>
          <w:tab w:val="left" w:pos="1007"/>
        </w:tabs>
        <w:spacing w:line="206" w:lineRule="auto"/>
        <w:ind w:left="120" w:right="15" w:firstLine="408"/>
        <w:rPr>
          <w:rFonts w:ascii="Noto Sans TC" w:eastAsia="Noto Sans TC" w:hAnsi="Noto Sans TC"/>
          <w:sz w:val="20"/>
        </w:rPr>
      </w:pPr>
      <w:r>
        <w:rPr>
          <w:b/>
          <w:color w:val="231F20"/>
          <w:spacing w:val="3"/>
          <w:w w:val="102"/>
          <w:sz w:val="20"/>
        </w:rPr>
        <w:t>健康。</w:t>
      </w:r>
      <w:r>
        <w:rPr>
          <w:color w:val="231F20"/>
          <w:spacing w:val="4"/>
          <w:w w:val="102"/>
          <w:sz w:val="20"/>
        </w:rPr>
        <w:t>聖經呼召所有的信徒經由聖靈轉化的能力進入平衡、</w:t>
      </w:r>
      <w:r>
        <w:rPr>
          <w:color w:val="231F20"/>
          <w:spacing w:val="2"/>
          <w:w w:val="102"/>
          <w:sz w:val="20"/>
        </w:rPr>
        <w:t>健康以及完全的生命。暴食是一種攝入食物到損害身體、社群以及屬</w:t>
      </w:r>
      <w:r>
        <w:rPr>
          <w:color w:val="231F20"/>
          <w:w w:val="102"/>
          <w:sz w:val="20"/>
        </w:rPr>
        <w:t>靈生命的一種行為。雖然過度肥胖可能導因於基因或文化的壓迫，或是身體的限制，在另一方面過度肥胖反映了一種消耗神的創造物─食</w:t>
      </w:r>
      <w:r>
        <w:rPr>
          <w:color w:val="231F20"/>
          <w:spacing w:val="-1"/>
          <w:w w:val="102"/>
          <w:sz w:val="20"/>
        </w:rPr>
        <w:t>物、資源以及傷害人與社群的一種生活方式，身為基督徒與神的管家，</w:t>
      </w:r>
      <w:r>
        <w:rPr>
          <w:color w:val="231F20"/>
          <w:spacing w:val="3"/>
          <w:w w:val="102"/>
          <w:sz w:val="20"/>
        </w:rPr>
        <w:t>神呼召我們維持健康與良好的身材，作為聖靈的殿並合適地使用神所</w:t>
      </w:r>
      <w:r>
        <w:rPr>
          <w:color w:val="231F20"/>
          <w:spacing w:val="-6"/>
          <w:w w:val="102"/>
          <w:sz w:val="20"/>
        </w:rPr>
        <w:t>供應的資源與關係過我們在世寄居的日子。</w:t>
      </w:r>
      <w:r>
        <w:rPr>
          <w:rFonts w:ascii="Noto Sans TC" w:eastAsia="Noto Sans TC" w:hAnsi="Noto Sans TC"/>
          <w:color w:val="231F20"/>
          <w:w w:val="102"/>
          <w:sz w:val="20"/>
        </w:rPr>
        <w:t>（2009）</w:t>
      </w:r>
    </w:p>
    <w:p w14:paraId="61FD16FD" w14:textId="77777777" w:rsidR="003345E9" w:rsidRDefault="007169A0">
      <w:pPr>
        <w:spacing w:before="37" w:line="199" w:lineRule="auto"/>
        <w:ind w:left="780" w:right="594" w:hanging="90"/>
        <w:jc w:val="both"/>
        <w:rPr>
          <w:sz w:val="18"/>
        </w:rPr>
      </w:pPr>
      <w:r>
        <w:rPr>
          <w:color w:val="231F20"/>
          <w:sz w:val="18"/>
        </w:rPr>
        <w:t>（箴言廿三 19 ～ 21，馬太福音十一 19、廿三 25，哥林多前書九 27，加拉太書五 23，腓立比書三 19，提多書一 8、二 12，希伯來書十二 16，彼得後書一 6）</w:t>
      </w:r>
    </w:p>
    <w:p w14:paraId="4567C6C5" w14:textId="77777777" w:rsidR="003345E9" w:rsidRDefault="007169A0">
      <w:pPr>
        <w:pStyle w:val="a5"/>
        <w:numPr>
          <w:ilvl w:val="0"/>
          <w:numId w:val="2"/>
        </w:numPr>
        <w:tabs>
          <w:tab w:val="left" w:pos="1005"/>
        </w:tabs>
        <w:spacing w:before="55" w:line="204" w:lineRule="auto"/>
        <w:ind w:left="120" w:right="112" w:firstLine="407"/>
        <w:jc w:val="both"/>
        <w:rPr>
          <w:rFonts w:ascii="Noto Sans TC" w:eastAsia="Noto Sans TC"/>
          <w:sz w:val="20"/>
        </w:rPr>
      </w:pPr>
      <w:r>
        <w:rPr>
          <w:b/>
          <w:color w:val="231F20"/>
          <w:spacing w:val="1"/>
          <w:w w:val="102"/>
          <w:sz w:val="20"/>
        </w:rPr>
        <w:t>濫用毒品。</w:t>
      </w:r>
      <w:r>
        <w:rPr>
          <w:color w:val="231F20"/>
          <w:w w:val="102"/>
          <w:sz w:val="20"/>
        </w:rPr>
        <w:t>宣聖會自始至終強烈反對濫用毒品，對社會造成</w:t>
      </w:r>
      <w:r>
        <w:rPr>
          <w:color w:val="231F20"/>
          <w:spacing w:val="1"/>
          <w:w w:val="102"/>
          <w:sz w:val="20"/>
        </w:rPr>
        <w:t>傷害。我們鼓勵會友積極地參與有關濫用毒品之教育與戒護，使用毒</w:t>
      </w:r>
      <w:r>
        <w:rPr>
          <w:color w:val="231F20"/>
          <w:spacing w:val="-5"/>
          <w:w w:val="102"/>
          <w:sz w:val="20"/>
        </w:rPr>
        <w:t>品這種行為不符合基督徒之品格和聖潔的生活。</w:t>
      </w:r>
      <w:r>
        <w:rPr>
          <w:rFonts w:ascii="Noto Sans TC" w:eastAsia="Noto Sans TC"/>
          <w:color w:val="231F20"/>
          <w:w w:val="102"/>
          <w:sz w:val="20"/>
        </w:rPr>
        <w:t>（2013）</w:t>
      </w:r>
    </w:p>
    <w:p w14:paraId="39414BC2" w14:textId="77777777" w:rsidR="003345E9" w:rsidRDefault="007169A0">
      <w:pPr>
        <w:pStyle w:val="a5"/>
        <w:numPr>
          <w:ilvl w:val="0"/>
          <w:numId w:val="2"/>
        </w:numPr>
        <w:tabs>
          <w:tab w:val="left" w:pos="1007"/>
        </w:tabs>
        <w:spacing w:before="3" w:line="204" w:lineRule="auto"/>
        <w:ind w:left="120" w:right="15" w:firstLine="408"/>
        <w:jc w:val="both"/>
        <w:rPr>
          <w:rFonts w:ascii="Noto Sans TC" w:eastAsia="Noto Sans TC"/>
          <w:sz w:val="20"/>
        </w:rPr>
      </w:pPr>
      <w:r>
        <w:rPr>
          <w:b/>
          <w:color w:val="231F20"/>
          <w:spacing w:val="4"/>
          <w:w w:val="102"/>
          <w:sz w:val="20"/>
        </w:rPr>
        <w:t>反酒精文化。</w:t>
      </w:r>
      <w:r>
        <w:rPr>
          <w:color w:val="231F20"/>
          <w:spacing w:val="3"/>
          <w:w w:val="102"/>
          <w:sz w:val="20"/>
        </w:rPr>
        <w:t>宣聖會公開支持反酒精文化。我們鼓勵公民、</w:t>
      </w:r>
      <w:r>
        <w:rPr>
          <w:color w:val="231F20"/>
          <w:spacing w:val="-15"/>
          <w:w w:val="102"/>
          <w:sz w:val="20"/>
        </w:rPr>
        <w:t>勞工、商人、專業、社團、志願和私人機構組織共同支持此種反對行動，</w:t>
      </w:r>
      <w:r>
        <w:rPr>
          <w:color w:val="231F20"/>
          <w:spacing w:val="-11"/>
          <w:w w:val="102"/>
          <w:sz w:val="20"/>
        </w:rPr>
        <w:t>抵制廣告和媒體強迫社會接受「酒精文化」。</w:t>
      </w:r>
      <w:r>
        <w:rPr>
          <w:rFonts w:ascii="Noto Sans TC" w:eastAsia="Noto Sans TC"/>
          <w:color w:val="231F20"/>
          <w:w w:val="102"/>
          <w:sz w:val="20"/>
        </w:rPr>
        <w:t>（2013）</w:t>
      </w:r>
    </w:p>
    <w:p w14:paraId="1904234D" w14:textId="77777777" w:rsidR="003345E9" w:rsidRDefault="003345E9">
      <w:pPr>
        <w:pStyle w:val="a5"/>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4ECB01EF" w14:textId="77777777" w:rsidR="003345E9" w:rsidRDefault="007169A0">
      <w:pPr>
        <w:pStyle w:val="a3"/>
        <w:spacing w:before="50"/>
        <w:ind w:left="0"/>
        <w:jc w:val="center"/>
      </w:pPr>
      <w:r>
        <w:rPr>
          <w:color w:val="231F20"/>
          <w:spacing w:val="2"/>
        </w:rPr>
        <w:lastRenderedPageBreak/>
        <w:t xml:space="preserve">教會手冊 </w:t>
      </w:r>
      <w:r>
        <w:rPr>
          <w:color w:val="231F20"/>
        </w:rPr>
        <w:t>2023 年</w:t>
      </w:r>
    </w:p>
    <w:p w14:paraId="5D161A2B" w14:textId="77777777" w:rsidR="003345E9" w:rsidRDefault="007169A0">
      <w:pPr>
        <w:pStyle w:val="a5"/>
        <w:numPr>
          <w:ilvl w:val="0"/>
          <w:numId w:val="2"/>
        </w:numPr>
        <w:tabs>
          <w:tab w:val="left" w:pos="1006"/>
        </w:tabs>
        <w:spacing w:before="238" w:line="206" w:lineRule="auto"/>
        <w:ind w:left="120" w:right="17" w:firstLine="408"/>
        <w:rPr>
          <w:sz w:val="20"/>
        </w:rPr>
      </w:pPr>
      <w:r>
        <w:rPr>
          <w:b/>
          <w:color w:val="231F20"/>
          <w:spacing w:val="1"/>
          <w:w w:val="102"/>
          <w:sz w:val="20"/>
        </w:rPr>
        <w:t>吸煙及廣告。</w:t>
      </w:r>
      <w:r>
        <w:rPr>
          <w:color w:val="231F20"/>
          <w:w w:val="102"/>
          <w:sz w:val="20"/>
        </w:rPr>
        <w:t>宣聖會鼓勵會友堅決抵制吸菸的行為，這種行</w:t>
      </w:r>
      <w:r>
        <w:rPr>
          <w:color w:val="231F20"/>
          <w:spacing w:val="-1"/>
          <w:w w:val="102"/>
          <w:sz w:val="20"/>
        </w:rPr>
        <w:t>為不單有礙健康，也危害社會。我們一貫的立場乃奠定於神的話語上，</w:t>
      </w:r>
      <w:r>
        <w:rPr>
          <w:color w:val="231F20"/>
          <w:spacing w:val="8"/>
          <w:w w:val="102"/>
          <w:sz w:val="20"/>
        </w:rPr>
        <w:t>我們當視自己的身體為聖靈的居所</w:t>
      </w:r>
      <w:r>
        <w:rPr>
          <w:color w:val="231F20"/>
          <w:spacing w:val="-102"/>
          <w:w w:val="102"/>
          <w:sz w:val="20"/>
        </w:rPr>
        <w:t>。</w:t>
      </w:r>
      <w:r>
        <w:rPr>
          <w:color w:val="231F20"/>
          <w:spacing w:val="9"/>
          <w:w w:val="102"/>
          <w:sz w:val="20"/>
        </w:rPr>
        <w:t>（</w:t>
      </w:r>
      <w:r>
        <w:rPr>
          <w:color w:val="231F20"/>
          <w:spacing w:val="7"/>
          <w:w w:val="102"/>
          <w:sz w:val="20"/>
        </w:rPr>
        <w:t>哥林多前書三</w:t>
      </w:r>
      <w:r>
        <w:rPr>
          <w:color w:val="231F20"/>
          <w:spacing w:val="2"/>
          <w:sz w:val="20"/>
        </w:rPr>
        <w:t xml:space="preserve"> </w:t>
      </w:r>
      <w:r>
        <w:rPr>
          <w:color w:val="231F20"/>
          <w:w w:val="102"/>
          <w:sz w:val="20"/>
        </w:rPr>
        <w:t>16</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17</w:t>
      </w:r>
      <w:r>
        <w:rPr>
          <w:color w:val="231F20"/>
          <w:spacing w:val="4"/>
          <w:w w:val="102"/>
          <w:sz w:val="20"/>
        </w:rPr>
        <w:t>、六</w:t>
      </w:r>
      <w:r>
        <w:rPr>
          <w:color w:val="231F20"/>
          <w:spacing w:val="2"/>
          <w:sz w:val="20"/>
        </w:rPr>
        <w:t xml:space="preserve"> </w:t>
      </w:r>
      <w:r>
        <w:rPr>
          <w:color w:val="231F20"/>
          <w:w w:val="102"/>
          <w:sz w:val="20"/>
        </w:rPr>
        <w:t>19</w:t>
      </w:r>
    </w:p>
    <w:p w14:paraId="33F6D67D" w14:textId="77777777" w:rsidR="003345E9" w:rsidRDefault="007169A0">
      <w:pPr>
        <w:pStyle w:val="a3"/>
        <w:spacing w:line="306" w:lineRule="exact"/>
      </w:pPr>
      <w:r>
        <w:rPr>
          <w:color w:val="231F20"/>
          <w:w w:val="155"/>
        </w:rPr>
        <w:t>~</w:t>
      </w:r>
      <w:r>
        <w:rPr>
          <w:color w:val="231F20"/>
          <w:spacing w:val="-6"/>
          <w:w w:val="155"/>
        </w:rPr>
        <w:t xml:space="preserve"> </w:t>
      </w:r>
      <w:r>
        <w:rPr>
          <w:color w:val="231F20"/>
          <w:spacing w:val="-5"/>
          <w:w w:val="120"/>
        </w:rPr>
        <w:t>20）</w:t>
      </w:r>
    </w:p>
    <w:p w14:paraId="1F8F3E59" w14:textId="77777777" w:rsidR="003345E9" w:rsidRDefault="007169A0">
      <w:pPr>
        <w:pStyle w:val="a3"/>
        <w:spacing w:before="10" w:line="206" w:lineRule="auto"/>
        <w:ind w:right="112" w:firstLine="408"/>
        <w:jc w:val="both"/>
      </w:pPr>
      <w:r>
        <w:rPr>
          <w:color w:val="231F20"/>
          <w:spacing w:val="2"/>
          <w:w w:val="102"/>
        </w:rPr>
        <w:t>我們強烈反對以各種形式使用菸草，乃是有醫學根據的，同時在</w:t>
      </w:r>
      <w:r>
        <w:rPr>
          <w:color w:val="231F20"/>
          <w:w w:val="102"/>
        </w:rPr>
        <w:t>世界各地許多社會、政府、及衛生機構，均證明菸草有礙人健康，在生理上造成嚴重且永久性的損害。</w:t>
      </w:r>
    </w:p>
    <w:p w14:paraId="55579401" w14:textId="77777777" w:rsidR="003345E9" w:rsidRDefault="007169A0">
      <w:pPr>
        <w:pStyle w:val="a3"/>
        <w:spacing w:line="206" w:lineRule="auto"/>
        <w:ind w:right="15" w:firstLine="408"/>
      </w:pPr>
      <w:r>
        <w:rPr>
          <w:color w:val="231F20"/>
          <w:spacing w:val="3"/>
          <w:w w:val="102"/>
        </w:rPr>
        <w:t>我們了解現代的年輕人受到耗資千萬菸草廣告極大的影響，我們</w:t>
      </w:r>
      <w:r>
        <w:rPr>
          <w:color w:val="231F20"/>
          <w:spacing w:val="-15"/>
          <w:w w:val="102"/>
        </w:rPr>
        <w:t>支持立法禁止雜誌、廣告、廣播及電視刊登或其他媒體播放菸酒之廣告。</w:t>
      </w:r>
    </w:p>
    <w:p w14:paraId="1BD5C2A2" w14:textId="77777777" w:rsidR="003345E9" w:rsidRDefault="007169A0">
      <w:pPr>
        <w:pStyle w:val="a3"/>
        <w:spacing w:line="307" w:lineRule="exact"/>
        <w:ind w:left="18"/>
        <w:rPr>
          <w:rFonts w:ascii="Noto Sans TC" w:eastAsia="Noto Sans TC"/>
        </w:rPr>
      </w:pPr>
      <w:r>
        <w:rPr>
          <w:rFonts w:ascii="Noto Sans TC" w:eastAsia="Noto Sans TC"/>
          <w:color w:val="231F20"/>
          <w:spacing w:val="-2"/>
        </w:rPr>
        <w:t>（2013）</w:t>
      </w:r>
    </w:p>
    <w:p w14:paraId="72987347" w14:textId="77777777" w:rsidR="003345E9" w:rsidRDefault="007169A0">
      <w:pPr>
        <w:pStyle w:val="a5"/>
        <w:numPr>
          <w:ilvl w:val="0"/>
          <w:numId w:val="2"/>
        </w:numPr>
        <w:tabs>
          <w:tab w:val="left" w:pos="955"/>
        </w:tabs>
        <w:spacing w:before="5" w:line="206" w:lineRule="auto"/>
        <w:ind w:left="120" w:right="16" w:firstLine="408"/>
        <w:rPr>
          <w:rFonts w:ascii="Noto Sans TC" w:eastAsia="Noto Sans TC"/>
          <w:sz w:val="20"/>
        </w:rPr>
      </w:pPr>
      <w:r>
        <w:rPr>
          <w:b/>
          <w:color w:val="231F20"/>
          <w:w w:val="102"/>
          <w:sz w:val="20"/>
        </w:rPr>
        <w:t>HIV/</w:t>
      </w:r>
      <w:r>
        <w:rPr>
          <w:b/>
          <w:color w:val="231F20"/>
          <w:spacing w:val="2"/>
          <w:sz w:val="20"/>
        </w:rPr>
        <w:t xml:space="preserve"> </w:t>
      </w:r>
      <w:r>
        <w:rPr>
          <w:b/>
          <w:color w:val="231F20"/>
          <w:spacing w:val="3"/>
          <w:w w:val="102"/>
          <w:sz w:val="20"/>
        </w:rPr>
        <w:t>愛滋病</w:t>
      </w:r>
      <w:r>
        <w:rPr>
          <w:b/>
          <w:color w:val="231F20"/>
          <w:spacing w:val="2"/>
          <w:sz w:val="20"/>
        </w:rPr>
        <w:t xml:space="preserve"> </w:t>
      </w:r>
      <w:r>
        <w:rPr>
          <w:color w:val="231F20"/>
          <w:w w:val="102"/>
          <w:sz w:val="20"/>
        </w:rPr>
        <w:t>(</w:t>
      </w:r>
      <w:r>
        <w:rPr>
          <w:color w:val="231F20"/>
          <w:spacing w:val="1"/>
          <w:sz w:val="20"/>
        </w:rPr>
        <w:t xml:space="preserve"> </w:t>
      </w:r>
      <w:r>
        <w:rPr>
          <w:color w:val="231F20"/>
          <w:spacing w:val="4"/>
          <w:w w:val="102"/>
          <w:sz w:val="20"/>
        </w:rPr>
        <w:t>人類免疫缺乏病毒</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後天免疫力症候群</w:t>
      </w:r>
      <w:r>
        <w:rPr>
          <w:color w:val="231F20"/>
          <w:spacing w:val="1"/>
          <w:sz w:val="20"/>
        </w:rPr>
        <w:t xml:space="preserve"> </w:t>
      </w:r>
      <w:r>
        <w:rPr>
          <w:color w:val="231F20"/>
          <w:spacing w:val="1"/>
          <w:w w:val="102"/>
          <w:sz w:val="20"/>
        </w:rPr>
        <w:t>)。自從</w:t>
      </w:r>
      <w:r>
        <w:rPr>
          <w:color w:val="231F20"/>
          <w:spacing w:val="2"/>
          <w:sz w:val="20"/>
        </w:rPr>
        <w:t xml:space="preserve"> </w:t>
      </w:r>
      <w:r>
        <w:rPr>
          <w:color w:val="231F20"/>
          <w:w w:val="102"/>
          <w:sz w:val="20"/>
        </w:rPr>
        <w:t>1981</w:t>
      </w:r>
      <w:r>
        <w:rPr>
          <w:color w:val="231F20"/>
          <w:spacing w:val="2"/>
          <w:sz w:val="20"/>
        </w:rPr>
        <w:t xml:space="preserve"> </w:t>
      </w:r>
      <w:r>
        <w:rPr>
          <w:color w:val="231F20"/>
          <w:spacing w:val="4"/>
          <w:w w:val="102"/>
          <w:sz w:val="20"/>
        </w:rPr>
        <w:t>年以來，我們的世界遭遇到號稱「</w:t>
      </w:r>
      <w:r>
        <w:rPr>
          <w:color w:val="231F20"/>
          <w:w w:val="102"/>
          <w:sz w:val="20"/>
        </w:rPr>
        <w:t>HIV/</w:t>
      </w:r>
      <w:r>
        <w:rPr>
          <w:color w:val="231F20"/>
          <w:spacing w:val="2"/>
          <w:sz w:val="20"/>
        </w:rPr>
        <w:t xml:space="preserve"> </w:t>
      </w:r>
      <w:r>
        <w:rPr>
          <w:color w:val="231F20"/>
          <w:spacing w:val="6"/>
          <w:w w:val="102"/>
          <w:sz w:val="20"/>
        </w:rPr>
        <w:t>愛滋」的最大災病。</w:t>
      </w:r>
      <w:r>
        <w:rPr>
          <w:color w:val="231F20"/>
          <w:spacing w:val="3"/>
          <w:w w:val="102"/>
          <w:sz w:val="20"/>
        </w:rPr>
        <w:t>就愛滋病患的深度需要而觀，基督徒關懷促使我們正確地探討有關愛</w:t>
      </w:r>
      <w:r>
        <w:rPr>
          <w:color w:val="231F20"/>
          <w:spacing w:val="2"/>
          <w:w w:val="102"/>
          <w:sz w:val="20"/>
        </w:rPr>
        <w:t>滋病的資訊。基督要我們為全世界任何一國家的愛滋病患找到一個表</w:t>
      </w:r>
      <w:r>
        <w:rPr>
          <w:color w:val="231F20"/>
          <w:spacing w:val="-9"/>
          <w:w w:val="102"/>
          <w:sz w:val="20"/>
        </w:rPr>
        <w:t>達祂的愛心和關懷的方法。</w:t>
      </w:r>
      <w:r>
        <w:rPr>
          <w:rFonts w:ascii="Noto Sans TC" w:eastAsia="Noto Sans TC"/>
          <w:color w:val="231F20"/>
          <w:w w:val="102"/>
          <w:sz w:val="20"/>
        </w:rPr>
        <w:t>（2013）</w:t>
      </w:r>
    </w:p>
    <w:p w14:paraId="5D8B4DFF" w14:textId="77777777" w:rsidR="003345E9" w:rsidRDefault="007169A0">
      <w:pPr>
        <w:pStyle w:val="a5"/>
        <w:numPr>
          <w:ilvl w:val="0"/>
          <w:numId w:val="2"/>
        </w:numPr>
        <w:tabs>
          <w:tab w:val="left" w:pos="1017"/>
        </w:tabs>
        <w:spacing w:line="204" w:lineRule="auto"/>
        <w:ind w:left="120" w:right="112" w:firstLine="408"/>
        <w:jc w:val="both"/>
        <w:rPr>
          <w:rFonts w:ascii="Noto Sans TC" w:eastAsia="Noto Sans TC"/>
          <w:sz w:val="20"/>
        </w:rPr>
      </w:pPr>
      <w:r>
        <w:rPr>
          <w:b/>
          <w:color w:val="231F20"/>
          <w:w w:val="102"/>
          <w:sz w:val="20"/>
        </w:rPr>
        <w:t>社交媒體。</w:t>
      </w:r>
      <w:r>
        <w:rPr>
          <w:color w:val="231F20"/>
          <w:w w:val="102"/>
          <w:sz w:val="20"/>
        </w:rPr>
        <w:t>首先，我們所分享的內容必須是自重的。在所有</w:t>
      </w:r>
      <w:r>
        <w:rPr>
          <w:color w:val="231F20"/>
          <w:spacing w:val="2"/>
          <w:w w:val="102"/>
          <w:sz w:val="20"/>
        </w:rPr>
        <w:t>人際關係，我們所分享的必須反映我們追求聖潔的內心，教牧和信徒</w:t>
      </w:r>
      <w:r>
        <w:rPr>
          <w:color w:val="231F20"/>
          <w:spacing w:val="1"/>
          <w:w w:val="102"/>
          <w:sz w:val="20"/>
        </w:rPr>
        <w:t>必須有同一心志讓在社交媒體分享的內容反映基督的形象、祂的教會</w:t>
      </w:r>
      <w:r>
        <w:rPr>
          <w:color w:val="231F20"/>
          <w:spacing w:val="-12"/>
          <w:w w:val="102"/>
          <w:sz w:val="20"/>
        </w:rPr>
        <w:t>和祂的社群的使命。</w:t>
      </w:r>
      <w:r>
        <w:rPr>
          <w:rFonts w:ascii="Noto Sans TC" w:eastAsia="Noto Sans TC"/>
          <w:color w:val="231F20"/>
          <w:w w:val="102"/>
          <w:sz w:val="20"/>
        </w:rPr>
        <w:t>（2017）</w:t>
      </w:r>
    </w:p>
    <w:p w14:paraId="443C1C5C" w14:textId="77777777" w:rsidR="003345E9" w:rsidRDefault="007169A0">
      <w:pPr>
        <w:spacing w:before="62" w:line="199" w:lineRule="auto"/>
        <w:ind w:left="780" w:right="507" w:hanging="90"/>
        <w:rPr>
          <w:sz w:val="18"/>
        </w:rPr>
      </w:pPr>
      <w:r>
        <w:rPr>
          <w:color w:val="231F20"/>
          <w:sz w:val="18"/>
        </w:rPr>
        <w:t>（</w:t>
      </w:r>
      <w:r>
        <w:rPr>
          <w:color w:val="231F20"/>
          <w:spacing w:val="3"/>
          <w:sz w:val="18"/>
        </w:rPr>
        <w:t xml:space="preserve">箴言書十五 </w:t>
      </w:r>
      <w:r>
        <w:rPr>
          <w:color w:val="231F20"/>
          <w:sz w:val="18"/>
        </w:rPr>
        <w:t>4</w:t>
      </w:r>
      <w:r>
        <w:rPr>
          <w:color w:val="231F20"/>
          <w:spacing w:val="6"/>
          <w:sz w:val="18"/>
        </w:rPr>
        <w:t xml:space="preserve">、十五 </w:t>
      </w:r>
      <w:r>
        <w:rPr>
          <w:color w:val="231F20"/>
          <w:sz w:val="18"/>
        </w:rPr>
        <w:t>28</w:t>
      </w:r>
      <w:r>
        <w:rPr>
          <w:color w:val="231F20"/>
          <w:spacing w:val="6"/>
          <w:sz w:val="18"/>
        </w:rPr>
        <w:t xml:space="preserve">、十六 </w:t>
      </w:r>
      <w:r>
        <w:rPr>
          <w:color w:val="231F20"/>
          <w:sz w:val="18"/>
        </w:rPr>
        <w:t>24</w:t>
      </w:r>
      <w:r>
        <w:rPr>
          <w:color w:val="231F20"/>
          <w:spacing w:val="4"/>
          <w:sz w:val="18"/>
        </w:rPr>
        <w:t xml:space="preserve">、傳道書 </w:t>
      </w:r>
      <w:r>
        <w:rPr>
          <w:color w:val="231F20"/>
          <w:sz w:val="18"/>
        </w:rPr>
        <w:t>5:2</w:t>
      </w:r>
      <w:r>
        <w:rPr>
          <w:color w:val="231F20"/>
          <w:spacing w:val="24"/>
          <w:sz w:val="18"/>
        </w:rPr>
        <w:t xml:space="preserve"> </w:t>
      </w:r>
      <w:r>
        <w:rPr>
          <w:color w:val="231F20"/>
          <w:sz w:val="18"/>
        </w:rPr>
        <w:t>～</w:t>
      </w:r>
      <w:r>
        <w:rPr>
          <w:color w:val="231F20"/>
          <w:spacing w:val="24"/>
          <w:sz w:val="18"/>
        </w:rPr>
        <w:t xml:space="preserve"> </w:t>
      </w:r>
      <w:r>
        <w:rPr>
          <w:color w:val="231F20"/>
          <w:sz w:val="18"/>
        </w:rPr>
        <w:t>4、馬太福音十五 11、加拉太書 5:13 ～ 15、以弗所書四 29、哥羅西書四 9、提摩太後書二 16、雅各書三 1 ～ 13）</w:t>
      </w:r>
    </w:p>
    <w:sectPr w:rsidR="003345E9">
      <w:pgSz w:w="8640" w:h="12960"/>
      <w:pgMar w:top="480" w:right="1080" w:bottom="1180" w:left="1080" w:header="0" w:footer="99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成英 李" w:date="2025-06-24T11:55:00Z" w:initials="成李">
    <w:p w14:paraId="0129B081" w14:textId="77777777" w:rsidR="00671D78" w:rsidRDefault="00671D78" w:rsidP="00946B49">
      <w:r>
        <w:rPr>
          <w:rStyle w:val="a7"/>
        </w:rPr>
        <w:annotationRef/>
      </w:r>
      <w:r>
        <w:rPr>
          <w:color w:val="000000"/>
        </w:rPr>
        <w:t>根據lexicon</w:t>
      </w:r>
    </w:p>
  </w:comment>
  <w:comment w:id="12" w:author="成英 李" w:date="2025-06-24T12:08:00Z" w:initials="成李">
    <w:p w14:paraId="6FE3C5C2" w14:textId="77777777" w:rsidR="00A06664" w:rsidRDefault="00A06664" w:rsidP="00FC0F14">
      <w:r>
        <w:rPr>
          <w:rStyle w:val="a7"/>
        </w:rPr>
        <w:annotationRef/>
      </w:r>
      <w:r>
        <w:rPr>
          <w:color w:val="000000"/>
        </w:rPr>
        <w:t>根據lexicon</w:t>
      </w:r>
    </w:p>
  </w:comment>
  <w:comment w:id="30" w:author="成英 李" w:date="2025-06-24T12:25:00Z" w:initials="成李">
    <w:p w14:paraId="0D84B067" w14:textId="77777777" w:rsidR="008C0F63" w:rsidRDefault="008C0F63" w:rsidP="00580551">
      <w:r>
        <w:rPr>
          <w:rStyle w:val="a7"/>
        </w:rPr>
        <w:annotationRef/>
      </w:r>
      <w:r>
        <w:rPr>
          <w:color w:val="000000"/>
        </w:rPr>
        <w:t>根據lexicon</w:t>
      </w:r>
    </w:p>
  </w:comment>
  <w:comment w:id="113" w:author="成英 李" w:date="2025-06-30T10:59:00Z" w:initials="成李">
    <w:p w14:paraId="3F11DB00" w14:textId="77777777" w:rsidR="00943F86" w:rsidRDefault="00943F86" w:rsidP="00445A0F">
      <w:r>
        <w:rPr>
          <w:rStyle w:val="a7"/>
        </w:rPr>
        <w:annotationRef/>
      </w:r>
      <w:r>
        <w:rPr>
          <w:color w:val="000000"/>
        </w:rPr>
        <w:t>英文是mission area director，譯文似乎沒有翻譯出mission area。下文也有mission area，譯文直接沒翻。是否需要確定一下譯法？</w:t>
      </w:r>
    </w:p>
  </w:comment>
  <w:comment w:id="114" w:author="成英 李" w:date="2025-09-09T09:40:00Z" w:initials="成李">
    <w:p w14:paraId="5B46E47D" w14:textId="77777777" w:rsidR="00B10C94" w:rsidRDefault="00B10C94" w:rsidP="00790F28">
      <w:r>
        <w:rPr>
          <w:rStyle w:val="a7"/>
        </w:rPr>
        <w:annotationRef/>
      </w:r>
      <w:r>
        <w:rPr>
          <w:color w:val="000000"/>
        </w:rPr>
        <w:t>建議譯法：宣教區幹事</w:t>
      </w:r>
    </w:p>
  </w:comment>
  <w:comment w:id="115" w:author="成英 李" w:date="2025-06-30T11:00:00Z" w:initials="成李">
    <w:p w14:paraId="3CE919C2" w14:textId="4CFC514C" w:rsidR="00943F86" w:rsidRDefault="00943F86" w:rsidP="00C93961">
      <w:r>
        <w:rPr>
          <w:rStyle w:val="a7"/>
        </w:rPr>
        <w:annotationRef/>
      </w:r>
      <w:r>
        <w:rPr>
          <w:color w:val="000000"/>
        </w:rPr>
        <w:t>英文是that zone or mission area,這裡也漏掉了mission area。</w:t>
      </w:r>
    </w:p>
  </w:comment>
  <w:comment w:id="123" w:author="成英 李" w:date="2025-07-01T11:16:00Z" w:initials="成李">
    <w:p w14:paraId="0A00D226" w14:textId="77777777" w:rsidR="00A273C5" w:rsidRDefault="00A273C5" w:rsidP="009B3540">
      <w:r>
        <w:rPr>
          <w:rStyle w:val="a7"/>
        </w:rPr>
        <w:annotationRef/>
      </w:r>
      <w:r>
        <w:rPr>
          <w:color w:val="000000"/>
        </w:rPr>
        <w:t>根據810-812確定的詞條</w:t>
      </w:r>
    </w:p>
  </w:comment>
  <w:comment w:id="129" w:author="成英 李" w:date="2025-06-30T11:14:00Z" w:initials="成李">
    <w:p w14:paraId="1B9F9ECF" w14:textId="223FC11B" w:rsidR="002C027C" w:rsidRDefault="002C027C" w:rsidP="009A38F3">
      <w:r>
        <w:rPr>
          <w:rStyle w:val="a7"/>
        </w:rPr>
        <w:annotationRef/>
      </w:r>
      <w:r>
        <w:rPr>
          <w:color w:val="000000"/>
        </w:rPr>
        <w:t>根據lexicon</w:t>
      </w:r>
    </w:p>
  </w:comment>
  <w:comment w:id="132" w:author="成英 李" w:date="2025-06-30T11:18:00Z" w:initials="成李">
    <w:p w14:paraId="03BD7622" w14:textId="77777777" w:rsidR="002C027C" w:rsidRDefault="002C027C" w:rsidP="00573646">
      <w:r>
        <w:rPr>
          <w:rStyle w:val="a7"/>
        </w:rPr>
        <w:annotationRef/>
      </w:r>
      <w:r>
        <w:rPr>
          <w:color w:val="000000"/>
        </w:rPr>
        <w:t>英文是lay presidents,根據lexicon，這個詞條的譯法是“信徒高等教育院校校長”，但是放在這個句子裡感覺太累贅了，建議譯為“信徒校長”。</w:t>
      </w:r>
    </w:p>
  </w:comment>
  <w:comment w:id="134" w:author="成英 李" w:date="2025-06-30T11:28:00Z" w:initials="成李">
    <w:p w14:paraId="7162CA88" w14:textId="77777777" w:rsidR="00C83715" w:rsidRDefault="00C83715" w:rsidP="007336EC">
      <w:r>
        <w:rPr>
          <w:rStyle w:val="a7"/>
        </w:rPr>
        <w:annotationRef/>
      </w:r>
      <w:r>
        <w:rPr>
          <w:color w:val="000000"/>
        </w:rPr>
        <w:t>根據lexicon</w:t>
      </w:r>
    </w:p>
  </w:comment>
  <w:comment w:id="138" w:author="成英 李" w:date="2025-06-30T11:35:00Z" w:initials="成李">
    <w:p w14:paraId="358EB3AA" w14:textId="77777777" w:rsidR="00C16916" w:rsidRDefault="00C16916" w:rsidP="00B9286B">
      <w:r>
        <w:rPr>
          <w:rStyle w:val="a7"/>
        </w:rPr>
        <w:annotationRef/>
      </w:r>
      <w:r>
        <w:rPr>
          <w:color w:val="000000"/>
        </w:rPr>
        <w:t>根據lexicon，此處也是“宣聖會門徒訓練事工”，但鑒於這個短語後面還跟著age-group discipleship coordinators，如過用全稱，就會太長了。建議此處直接用縮寫“NDI”。</w:t>
      </w:r>
    </w:p>
  </w:comment>
  <w:comment w:id="139" w:author="成英 李" w:date="2025-06-30T11:39:00Z" w:initials="成李">
    <w:p w14:paraId="535A0919" w14:textId="77777777" w:rsidR="00C16916" w:rsidRDefault="00C16916" w:rsidP="00ED4536">
      <w:r>
        <w:rPr>
          <w:rStyle w:val="a7"/>
        </w:rPr>
        <w:annotationRef/>
      </w:r>
      <w:r>
        <w:rPr>
          <w:color w:val="000000"/>
        </w:rPr>
        <w:t>根據lexicon和810-812部分新增的術語，coordinator譯為“協調主任”，而director譯文“總幹事”，此處英文是coordinator，因此建議改為“協調主任”。</w:t>
      </w:r>
    </w:p>
  </w:comment>
  <w:comment w:id="149" w:author="成英 李" w:date="2025-06-30T11:46:00Z" w:initials="成李">
    <w:p w14:paraId="4600DE0B" w14:textId="77777777" w:rsidR="00E877D7" w:rsidRDefault="00E877D7" w:rsidP="003E6231">
      <w:r>
        <w:rPr>
          <w:rStyle w:val="a7"/>
        </w:rPr>
        <w:annotationRef/>
      </w:r>
      <w:r>
        <w:rPr>
          <w:color w:val="000000"/>
        </w:rPr>
        <w:t>根據lexicon</w:t>
      </w:r>
    </w:p>
  </w:comment>
  <w:comment w:id="153" w:author="成英 李" w:date="2025-06-30T11:46:00Z" w:initials="成李">
    <w:p w14:paraId="7AB9D9FE" w14:textId="77777777" w:rsidR="00E877D7" w:rsidRDefault="00E877D7" w:rsidP="00ED5840">
      <w:r>
        <w:rPr>
          <w:rStyle w:val="a7"/>
        </w:rPr>
        <w:annotationRef/>
      </w:r>
      <w:r>
        <w:rPr>
          <w:color w:val="000000"/>
        </w:rPr>
        <w:t>根據lexicon</w:t>
      </w:r>
    </w:p>
  </w:comment>
  <w:comment w:id="156" w:author="成英 李" w:date="2025-06-30T11:48:00Z" w:initials="成李">
    <w:p w14:paraId="43C83835" w14:textId="77777777" w:rsidR="00E877D7" w:rsidRDefault="00E877D7" w:rsidP="00D92DCA">
      <w:r>
        <w:rPr>
          <w:rStyle w:val="a7"/>
        </w:rPr>
        <w:annotationRef/>
      </w:r>
      <w:r>
        <w:rPr>
          <w:color w:val="000000"/>
        </w:rPr>
        <w:t>根據lexicon</w:t>
      </w:r>
    </w:p>
  </w:comment>
  <w:comment w:id="202" w:author="成英 李" w:date="2025-06-30T12:20:00Z" w:initials="成李">
    <w:p w14:paraId="0D60CAF6" w14:textId="77777777" w:rsidR="00F477AC" w:rsidRDefault="00F477AC" w:rsidP="006F1730">
      <w:r>
        <w:rPr>
          <w:rStyle w:val="a7"/>
        </w:rPr>
        <w:annotationRef/>
      </w:r>
      <w:r>
        <w:rPr>
          <w:color w:val="000000"/>
        </w:rPr>
        <w:t>根據lexicon</w:t>
      </w:r>
    </w:p>
  </w:comment>
  <w:comment w:id="214" w:author="成英 李" w:date="2025-06-30T16:19:00Z" w:initials="成李">
    <w:p w14:paraId="25D401B9" w14:textId="77777777" w:rsidR="006630C0" w:rsidRDefault="006630C0" w:rsidP="00736FBC">
      <w:r>
        <w:rPr>
          <w:rStyle w:val="a7"/>
        </w:rPr>
        <w:annotationRef/>
      </w:r>
      <w:r>
        <w:rPr>
          <w:color w:val="000000"/>
        </w:rPr>
        <w:t>根據lexicon</w:t>
      </w:r>
    </w:p>
  </w:comment>
  <w:comment w:id="217" w:author="成英 李" w:date="2025-06-30T16:21:00Z" w:initials="成李">
    <w:p w14:paraId="4E2D92DF" w14:textId="77777777" w:rsidR="006630C0" w:rsidRDefault="006630C0" w:rsidP="00CE389E">
      <w:r>
        <w:rPr>
          <w:rStyle w:val="a7"/>
        </w:rPr>
        <w:annotationRef/>
      </w:r>
      <w:r>
        <w:rPr>
          <w:color w:val="000000"/>
        </w:rPr>
        <w:t>根據lexicon</w:t>
      </w:r>
    </w:p>
  </w:comment>
  <w:comment w:id="223" w:author="成英 李" w:date="2025-06-30T16:36:00Z" w:initials="成李">
    <w:p w14:paraId="4802806C" w14:textId="77777777" w:rsidR="008143D3" w:rsidRDefault="008143D3" w:rsidP="00DA6592">
      <w:r>
        <w:rPr>
          <w:rStyle w:val="a7"/>
        </w:rPr>
        <w:annotationRef/>
      </w:r>
      <w:r>
        <w:rPr>
          <w:color w:val="000000"/>
        </w:rPr>
        <w:t>根據lexicon</w:t>
      </w:r>
    </w:p>
  </w:comment>
  <w:comment w:id="252" w:author="成英 李" w:date="2025-06-30T17:21:00Z" w:initials="成李">
    <w:p w14:paraId="48234FFF" w14:textId="77777777" w:rsidR="001D0AFF" w:rsidRDefault="001D0AFF" w:rsidP="00B76474">
      <w:r>
        <w:rPr>
          <w:rStyle w:val="a7"/>
        </w:rPr>
        <w:annotationRef/>
      </w:r>
      <w:r>
        <w:rPr>
          <w:color w:val="000000"/>
        </w:rPr>
        <w:t>根據lexicon</w:t>
      </w:r>
    </w:p>
  </w:comment>
  <w:comment w:id="255" w:author="成英 李" w:date="2025-07-01T10:01:00Z" w:initials="成李">
    <w:p w14:paraId="52FE4547" w14:textId="77777777" w:rsidR="00D22D24" w:rsidRDefault="00D22D24" w:rsidP="0006422C">
      <w:r>
        <w:rPr>
          <w:rStyle w:val="a7"/>
        </w:rPr>
        <w:annotationRef/>
      </w:r>
      <w:r>
        <w:rPr>
          <w:color w:val="000000"/>
        </w:rPr>
        <w:t>根據lexicon</w:t>
      </w:r>
    </w:p>
  </w:comment>
  <w:comment w:id="303" w:author="成英 李" w:date="2025-07-01T10:54:00Z" w:initials="成李">
    <w:p w14:paraId="05F4DA7C" w14:textId="77777777" w:rsidR="000056AD" w:rsidRDefault="000056AD" w:rsidP="00353E20">
      <w:r>
        <w:rPr>
          <w:rStyle w:val="a7"/>
        </w:rPr>
        <w:annotationRef/>
      </w:r>
      <w:r>
        <w:rPr>
          <w:color w:val="000000"/>
        </w:rPr>
        <w:t>根據lexicon</w:t>
      </w:r>
    </w:p>
  </w:comment>
  <w:comment w:id="310" w:author="成英 李" w:date="2025-07-01T11:06:00Z" w:initials="成李">
    <w:p w14:paraId="493B07F4" w14:textId="77777777" w:rsidR="00AA36A1" w:rsidRDefault="00AA36A1" w:rsidP="00A94832">
      <w:r>
        <w:rPr>
          <w:rStyle w:val="a7"/>
        </w:rPr>
        <w:annotationRef/>
      </w:r>
      <w:r>
        <w:rPr>
          <w:color w:val="000000"/>
        </w:rPr>
        <w:t>根據lexicon</w:t>
      </w:r>
    </w:p>
  </w:comment>
  <w:comment w:id="314" w:author="成英 李" w:date="2025-07-01T11:14:00Z" w:initials="成李">
    <w:p w14:paraId="323E8BC6" w14:textId="77777777" w:rsidR="00A273C5" w:rsidRDefault="00A273C5" w:rsidP="005A7615">
      <w:r>
        <w:rPr>
          <w:rStyle w:val="a7"/>
        </w:rPr>
        <w:annotationRef/>
      </w:r>
      <w:r>
        <w:rPr>
          <w:color w:val="000000"/>
        </w:rPr>
        <w:t>根據lexicon</w:t>
      </w:r>
    </w:p>
  </w:comment>
  <w:comment w:id="321" w:author="成英 李" w:date="2025-09-09T09:51:00Z" w:initials="成李">
    <w:p w14:paraId="156E8820" w14:textId="77777777" w:rsidR="00B10C94" w:rsidRDefault="00B10C94" w:rsidP="00EF372C">
      <w:r>
        <w:rPr>
          <w:rStyle w:val="a7"/>
        </w:rPr>
        <w:annotationRef/>
      </w:r>
      <w:r>
        <w:rPr>
          <w:color w:val="000000"/>
        </w:rPr>
        <w:t>原文為District Auditing Committee，在譯文中有多個譯法，建議前後統一，修訂小組認為“地區財務稽查委員會”這個譯法比較好，所以之後出現這個名稱，一律譯為“地區財務稽查委員會”。</w:t>
      </w:r>
    </w:p>
  </w:comment>
  <w:comment w:id="339" w:author="成英 李" w:date="2025-07-01T11:45:00Z" w:initials="成李">
    <w:p w14:paraId="4DA84E02" w14:textId="3DE2862D" w:rsidR="00AF653A" w:rsidRDefault="00AF653A" w:rsidP="00920385">
      <w:r>
        <w:rPr>
          <w:rStyle w:val="a7"/>
        </w:rPr>
        <w:annotationRef/>
      </w:r>
      <w:r>
        <w:rPr>
          <w:color w:val="000000"/>
        </w:rPr>
        <w:t>根據lexicon</w:t>
      </w:r>
    </w:p>
  </w:comment>
  <w:comment w:id="381" w:author="成英 李" w:date="2025-07-02T15:01:00Z" w:initials="成李">
    <w:p w14:paraId="6DA0AFA9" w14:textId="77777777" w:rsidR="0078450B" w:rsidRDefault="0078450B" w:rsidP="00DF318C">
      <w:r>
        <w:rPr>
          <w:rStyle w:val="a7"/>
        </w:rPr>
        <w:annotationRef/>
      </w:r>
      <w:r>
        <w:rPr>
          <w:color w:val="000000"/>
        </w:rPr>
        <w:t>lexicon裡出現了兩次含有interim的詞語，譯為“暫代”，這裡是否需要更改？</w:t>
      </w:r>
    </w:p>
  </w:comment>
  <w:comment w:id="382" w:author="成英 李" w:date="2025-07-02T17:13:00Z" w:initials="成李">
    <w:p w14:paraId="0CC13B5C" w14:textId="77777777" w:rsidR="0044357B" w:rsidRDefault="0044357B" w:rsidP="001B0DFF">
      <w:pPr>
        <w:rPr>
          <w:lang w:eastAsia="zh-CN"/>
        </w:rPr>
      </w:pPr>
      <w:r>
        <w:rPr>
          <w:rStyle w:val="a7"/>
        </w:rPr>
        <w:annotationRef/>
      </w:r>
      <w:r>
        <w:rPr>
          <w:color w:val="000000"/>
        </w:rPr>
        <w:t>原文為the chief executive officer，lexicon裡譯為“執行長”，不知是否適合放入此語境？</w:t>
      </w:r>
    </w:p>
  </w:comment>
  <w:comment w:id="387" w:author="成英 李" w:date="2025-07-02T15:31:00Z" w:initials="成李">
    <w:p w14:paraId="17292666" w14:textId="20D9B58C" w:rsidR="00594EE9" w:rsidRDefault="00594EE9" w:rsidP="002B79C3">
      <w:r>
        <w:rPr>
          <w:rStyle w:val="a7"/>
        </w:rPr>
        <w:annotationRef/>
      </w:r>
      <w:r>
        <w:rPr>
          <w:color w:val="000000"/>
        </w:rPr>
        <w:t>原文並未這樣的意思。建議改為：做好準備，在有需要時訪問</w:t>
      </w:r>
      <w:r>
        <w:rPr>
          <w:color w:val="221F1F"/>
        </w:rPr>
        <w:t>本議會地區之各地方教會</w:t>
      </w:r>
    </w:p>
  </w:comment>
  <w:comment w:id="390" w:author="成英 李" w:date="2025-09-09T09:43:00Z" w:initials="成李">
    <w:p w14:paraId="71FBD030" w14:textId="77777777" w:rsidR="00B10C94" w:rsidRDefault="00B10C94" w:rsidP="008123F3">
      <w:r>
        <w:rPr>
          <w:rStyle w:val="a7"/>
        </w:rPr>
        <w:annotationRef/>
      </w:r>
      <w:r>
        <w:rPr>
          <w:color w:val="000000"/>
        </w:rPr>
        <w:t>修訂小組建議的譯法：宣教有效性</w:t>
      </w:r>
    </w:p>
  </w:comment>
  <w:comment w:id="392" w:author="成英 李" w:date="2025-09-09T09:43:00Z" w:initials="成李">
    <w:p w14:paraId="7FF6C58B" w14:textId="77777777" w:rsidR="00B10C94" w:rsidRDefault="00B10C94" w:rsidP="00732E87">
      <w:r>
        <w:rPr>
          <w:rStyle w:val="a7"/>
        </w:rPr>
        <w:annotationRef/>
      </w:r>
      <w:r>
        <w:rPr>
          <w:color w:val="000000"/>
        </w:rPr>
        <w:t>同上</w:t>
      </w:r>
    </w:p>
  </w:comment>
  <w:comment w:id="411" w:author="成英 李" w:date="2025-07-02T15:50:00Z" w:initials="成李">
    <w:p w14:paraId="6B05E416" w14:textId="39BB23B6" w:rsidR="00B125AC" w:rsidRDefault="00B125AC" w:rsidP="00D40D79">
      <w:r>
        <w:rPr>
          <w:rStyle w:val="a7"/>
        </w:rPr>
        <w:annotationRef/>
      </w:r>
      <w:r>
        <w:rPr>
          <w:color w:val="000000"/>
        </w:rPr>
        <w:t>根據lexicon</w:t>
      </w:r>
    </w:p>
  </w:comment>
  <w:comment w:id="430" w:author="成英 李" w:date="2025-07-02T16:57:00Z" w:initials="成李">
    <w:p w14:paraId="6B47D748" w14:textId="77777777" w:rsidR="004363DA" w:rsidRDefault="004363DA" w:rsidP="009E495F">
      <w:r>
        <w:rPr>
          <w:rStyle w:val="a7"/>
        </w:rPr>
        <w:annotationRef/>
      </w:r>
      <w:r>
        <w:rPr>
          <w:color w:val="000000"/>
        </w:rPr>
        <w:t>根據lexicon</w:t>
      </w:r>
    </w:p>
  </w:comment>
  <w:comment w:id="445" w:author="成英 李" w:date="2025-07-02T17:10:00Z" w:initials="成李">
    <w:p w14:paraId="6570FCFB" w14:textId="77777777" w:rsidR="0044357B" w:rsidRDefault="0044357B" w:rsidP="00B1596A">
      <w:r>
        <w:rPr>
          <w:rStyle w:val="a7"/>
        </w:rPr>
        <w:annotationRef/>
      </w:r>
      <w:r>
        <w:rPr>
          <w:color w:val="000000"/>
        </w:rPr>
        <w:t>lexicon裡將steward譯為“管家”，不知是否適用於此語境？</w:t>
      </w:r>
    </w:p>
  </w:comment>
  <w:comment w:id="453" w:author="成英 李" w:date="2025-08-04T12:32:00Z" w:initials="成李">
    <w:p w14:paraId="720493ED" w14:textId="77777777" w:rsidR="00666D3D" w:rsidRDefault="00666D3D" w:rsidP="002947E2">
      <w:r>
        <w:rPr>
          <w:rStyle w:val="a7"/>
        </w:rPr>
        <w:annotationRef/>
      </w:r>
      <w:r>
        <w:rPr>
          <w:color w:val="000000"/>
        </w:rPr>
        <w:t>根據lexicon</w:t>
      </w:r>
    </w:p>
  </w:comment>
  <w:comment w:id="459" w:author="成英 李" w:date="2025-08-04T12:41:00Z" w:initials="成李">
    <w:p w14:paraId="31EC5234" w14:textId="77777777" w:rsidR="007D1EBB" w:rsidRDefault="007D1EBB" w:rsidP="005E341C">
      <w:r>
        <w:rPr>
          <w:rStyle w:val="a7"/>
        </w:rPr>
        <w:annotationRef/>
      </w:r>
      <w:r>
        <w:rPr>
          <w:color w:val="000000"/>
        </w:rPr>
        <w:t>根據lexicon</w:t>
      </w:r>
    </w:p>
  </w:comment>
  <w:comment w:id="462" w:author="成英 李" w:date="2025-08-04T12:45:00Z" w:initials="成李">
    <w:p w14:paraId="3D279CAD" w14:textId="77777777" w:rsidR="007D1EBB" w:rsidRDefault="007D1EBB" w:rsidP="00071D60">
      <w:r>
        <w:rPr>
          <w:rStyle w:val="a7"/>
        </w:rPr>
        <w:annotationRef/>
      </w:r>
      <w:r>
        <w:rPr>
          <w:color w:val="000000"/>
        </w:rPr>
        <w:t>根據lexicon</w:t>
      </w:r>
    </w:p>
  </w:comment>
  <w:comment w:id="498" w:author="成英 李" w:date="2025-08-04T15:31:00Z" w:initials="成李">
    <w:p w14:paraId="3A1407D1" w14:textId="77777777" w:rsidR="00870D2C" w:rsidRDefault="00870D2C" w:rsidP="0070012B">
      <w:r>
        <w:rPr>
          <w:rStyle w:val="a7"/>
        </w:rPr>
        <w:annotationRef/>
      </w:r>
      <w:r>
        <w:rPr>
          <w:color w:val="000000"/>
        </w:rPr>
        <w:t>根據lexicon</w:t>
      </w:r>
    </w:p>
  </w:comment>
  <w:comment w:id="505" w:author="成英 李" w:date="2025-08-04T15:36:00Z" w:initials="成李">
    <w:p w14:paraId="6E9AE61A" w14:textId="77777777" w:rsidR="00870D2C" w:rsidRDefault="00870D2C" w:rsidP="00C01EEA">
      <w:r>
        <w:rPr>
          <w:rStyle w:val="a7"/>
        </w:rPr>
        <w:annotationRef/>
      </w:r>
      <w:r>
        <w:rPr>
          <w:color w:val="000000"/>
        </w:rPr>
        <w:t>根據810-812部分定下來的術語</w:t>
      </w:r>
    </w:p>
  </w:comment>
  <w:comment w:id="513" w:author="成英 李" w:date="2025-08-04T15:39:00Z" w:initials="成李">
    <w:p w14:paraId="7F3261BC" w14:textId="77777777" w:rsidR="000B3B10" w:rsidRDefault="000B3B10" w:rsidP="00773921">
      <w:r>
        <w:rPr>
          <w:rStyle w:val="a7"/>
        </w:rPr>
        <w:annotationRef/>
      </w:r>
      <w:r>
        <w:rPr>
          <w:color w:val="000000"/>
        </w:rPr>
        <w:t>根據lexicon</w:t>
      </w:r>
    </w:p>
  </w:comment>
  <w:comment w:id="567" w:author="成英 李" w:date="2025-08-04T16:30:00Z" w:initials="成李">
    <w:p w14:paraId="49C01F92" w14:textId="77777777" w:rsidR="00F218AA" w:rsidRDefault="00F218AA" w:rsidP="008C4F9B">
      <w:r>
        <w:rPr>
          <w:rStyle w:val="a7"/>
        </w:rPr>
        <w:annotationRef/>
      </w:r>
      <w:r>
        <w:rPr>
          <w:color w:val="000000"/>
        </w:rPr>
        <w:t>根據810-812部分所訂下的術語</w:t>
      </w:r>
    </w:p>
  </w:comment>
  <w:comment w:id="584" w:author="成英 李" w:date="2025-08-11T08:58:00Z" w:initials="成李">
    <w:p w14:paraId="24FD9D70" w14:textId="77777777" w:rsidR="00255A6C" w:rsidRDefault="00255A6C" w:rsidP="00C46CD4">
      <w:r>
        <w:rPr>
          <w:rStyle w:val="a7"/>
        </w:rPr>
        <w:annotationRef/>
      </w:r>
      <w:r>
        <w:rPr>
          <w:color w:val="000000"/>
        </w:rPr>
        <w:t>根據810-812所定的術語</w:t>
      </w:r>
    </w:p>
  </w:comment>
  <w:comment w:id="599" w:author="成英 李" w:date="2025-08-11T09:15:00Z" w:initials="成李">
    <w:p w14:paraId="1EDCEB02" w14:textId="77777777" w:rsidR="00973B3F" w:rsidRDefault="00973B3F" w:rsidP="00733D0B">
      <w:r>
        <w:rPr>
          <w:rStyle w:val="a7"/>
        </w:rPr>
        <w:annotationRef/>
      </w:r>
      <w:r>
        <w:rPr>
          <w:color w:val="000000"/>
        </w:rPr>
        <w:t>根據lexicon</w:t>
      </w:r>
    </w:p>
  </w:comment>
  <w:comment w:id="614" w:author="成英 李" w:date="2025-08-11T09:20:00Z" w:initials="成李">
    <w:p w14:paraId="1680E025" w14:textId="77777777" w:rsidR="00A63A1C" w:rsidRDefault="00A63A1C" w:rsidP="002F584E">
      <w:r>
        <w:rPr>
          <w:rStyle w:val="a7"/>
        </w:rPr>
        <w:annotationRef/>
      </w:r>
      <w:r>
        <w:rPr>
          <w:color w:val="000000"/>
        </w:rPr>
        <w:t>根據lexicon</w:t>
      </w:r>
    </w:p>
  </w:comment>
  <w:comment w:id="619" w:author="成英 李" w:date="2025-10-24T22:16:00Z" w:initials="成李">
    <w:p w14:paraId="69304358" w14:textId="10B95910" w:rsidR="00A20BB6" w:rsidRDefault="00A20BB6" w:rsidP="00A20BB6">
      <w:pPr>
        <w:pStyle w:val="ac"/>
        <w:rPr>
          <w:rFonts w:hint="eastAsia"/>
          <w:lang w:eastAsia="zh-TW"/>
        </w:rPr>
      </w:pPr>
      <w:r>
        <w:rPr>
          <w:rStyle w:val="a7"/>
        </w:rPr>
        <w:annotationRef/>
      </w:r>
      <w:r>
        <w:rPr>
          <w:rFonts w:hint="eastAsia"/>
        </w:rPr>
        <w:t>關於手冊的名稱，修訂小組作出了規定，若原文使用全稱“</w:t>
      </w:r>
      <w:r>
        <w:rPr>
          <w:rFonts w:ascii="BerlingLTStd" w:hAnsi="BerlingLTStd"/>
          <w:i/>
          <w:iCs/>
          <w:sz w:val="18"/>
          <w:szCs w:val="18"/>
        </w:rPr>
        <w:t xml:space="preserve">Manual of the Church of the Nazarene </w:t>
      </w:r>
      <w:r>
        <w:rPr>
          <w:rFonts w:hint="eastAsia"/>
        </w:rPr>
        <w:t>”</w:t>
      </w:r>
      <w:r>
        <w:rPr>
          <w:rFonts w:hint="eastAsia"/>
          <w:lang w:eastAsia="zh-TW"/>
        </w:rPr>
        <w:t>，中文則譯為「宣聖會教會手冊」，若原文使用簡稱“</w:t>
      </w:r>
      <w:r>
        <w:rPr>
          <w:rFonts w:ascii="BerlingLTStd" w:hAnsi="BerlingLTStd"/>
          <w:i/>
          <w:iCs/>
          <w:sz w:val="18"/>
          <w:szCs w:val="18"/>
        </w:rPr>
        <w:t>Manual</w:t>
      </w:r>
      <w:r>
        <w:rPr>
          <w:rFonts w:hint="eastAsia"/>
          <w:lang w:eastAsia="zh-TW"/>
        </w:rPr>
        <w:t>”，則譯為「手冊」</w:t>
      </w:r>
    </w:p>
  </w:comment>
  <w:comment w:id="624" w:author="成英 李" w:date="2025-08-11T09:31:00Z" w:initials="成李">
    <w:p w14:paraId="3031E372" w14:textId="77777777" w:rsidR="00FB55DE" w:rsidRDefault="00FB55DE" w:rsidP="00F43AC8">
      <w:r>
        <w:rPr>
          <w:rStyle w:val="a7"/>
        </w:rPr>
        <w:annotationRef/>
      </w:r>
      <w:r>
        <w:rPr>
          <w:color w:val="000000"/>
        </w:rPr>
        <w:t>上一句用的是“組織章程”，所以這裡應保持一致。</w:t>
      </w:r>
    </w:p>
  </w:comment>
  <w:comment w:id="694" w:author="成英 李" w:date="2025-08-12T08:47:00Z" w:initials="成李">
    <w:p w14:paraId="78A5F1F8" w14:textId="77777777" w:rsidR="002C523B" w:rsidRDefault="002C523B" w:rsidP="00C908AE">
      <w:r>
        <w:rPr>
          <w:rStyle w:val="a7"/>
        </w:rPr>
        <w:annotationRef/>
      </w:r>
      <w:r>
        <w:rPr>
          <w:color w:val="000000"/>
        </w:rPr>
        <w:t>根據lexicon</w:t>
      </w:r>
    </w:p>
  </w:comment>
  <w:comment w:id="703" w:author="成英 李" w:date="2025-08-12T09:01:00Z" w:initials="成李">
    <w:p w14:paraId="03715D83" w14:textId="77777777" w:rsidR="00753ADF" w:rsidRDefault="00753ADF" w:rsidP="00373B93">
      <w:r>
        <w:rPr>
          <w:rStyle w:val="a7"/>
        </w:rPr>
        <w:annotationRef/>
      </w:r>
      <w:r>
        <w:rPr>
          <w:color w:val="000000"/>
        </w:rPr>
        <w:t>根據lexicon</w:t>
      </w:r>
    </w:p>
  </w:comment>
  <w:comment w:id="714" w:author="成英 李" w:date="2025-08-12T09:07:00Z" w:initials="成李">
    <w:p w14:paraId="45D70A6F" w14:textId="77777777" w:rsidR="0068646A" w:rsidRDefault="0068646A" w:rsidP="00E136AA">
      <w:r>
        <w:rPr>
          <w:rStyle w:val="a7"/>
        </w:rPr>
        <w:annotationRef/>
      </w:r>
      <w:r>
        <w:rPr>
          <w:color w:val="000000"/>
        </w:rPr>
        <w:t>根據lexicon</w:t>
      </w:r>
    </w:p>
  </w:comment>
  <w:comment w:id="716" w:author="成英 李" w:date="2025-08-12T09:08:00Z" w:initials="成李">
    <w:p w14:paraId="3F3CAEE4" w14:textId="77777777" w:rsidR="0068646A" w:rsidRDefault="0068646A" w:rsidP="00EE07CC">
      <w:r>
        <w:rPr>
          <w:rStyle w:val="a7"/>
        </w:rPr>
        <w:annotationRef/>
      </w:r>
      <w:r>
        <w:rPr>
          <w:color w:val="000000"/>
        </w:rPr>
        <w:t>根據lexicon</w:t>
      </w:r>
    </w:p>
  </w:comment>
  <w:comment w:id="721" w:author="成英 李" w:date="2025-08-12T09:10:00Z" w:initials="成李">
    <w:p w14:paraId="590A94BC" w14:textId="77777777" w:rsidR="0068646A" w:rsidRDefault="0068646A" w:rsidP="00966D40">
      <w:r>
        <w:rPr>
          <w:rStyle w:val="a7"/>
        </w:rPr>
        <w:annotationRef/>
      </w:r>
      <w:r>
        <w:rPr>
          <w:color w:val="000000"/>
        </w:rPr>
        <w:t>根據lexicon</w:t>
      </w:r>
    </w:p>
  </w:comment>
  <w:comment w:id="724" w:author="成英 李" w:date="2025-08-12T09:12:00Z" w:initials="成李">
    <w:p w14:paraId="01E71747" w14:textId="77777777" w:rsidR="0068646A" w:rsidRDefault="0068646A" w:rsidP="007E40EA">
      <w:r>
        <w:rPr>
          <w:rStyle w:val="a7"/>
        </w:rPr>
        <w:annotationRef/>
      </w:r>
      <w:r>
        <w:rPr>
          <w:color w:val="000000"/>
        </w:rPr>
        <w:t>根據lexicon</w:t>
      </w:r>
    </w:p>
  </w:comment>
  <w:comment w:id="729" w:author="成英 李" w:date="2025-08-12T09:18:00Z" w:initials="成李">
    <w:p w14:paraId="41453E77" w14:textId="77777777" w:rsidR="00232C0E" w:rsidRDefault="00232C0E" w:rsidP="006A65DD">
      <w:r>
        <w:rPr>
          <w:rStyle w:val="a7"/>
        </w:rPr>
        <w:annotationRef/>
      </w:r>
      <w:r>
        <w:rPr>
          <w:color w:val="000000"/>
        </w:rPr>
        <w:t>根據lexicon</w:t>
      </w:r>
    </w:p>
  </w:comment>
  <w:comment w:id="737" w:author="成英 李" w:date="2025-08-12T09:26:00Z" w:initials="成李">
    <w:p w14:paraId="4FA2864E" w14:textId="77777777" w:rsidR="00232C0E" w:rsidRDefault="00232C0E" w:rsidP="00E825EC">
      <w:r>
        <w:rPr>
          <w:rStyle w:val="a7"/>
        </w:rPr>
        <w:annotationRef/>
      </w:r>
      <w:r>
        <w:rPr>
          <w:color w:val="000000"/>
        </w:rPr>
        <w:t>跟前面保持一致</w:t>
      </w:r>
    </w:p>
  </w:comment>
  <w:comment w:id="746" w:author="成英 李" w:date="2025-09-09T09:55:00Z" w:initials="成李">
    <w:p w14:paraId="3C3B9045" w14:textId="77777777" w:rsidR="00B10C94" w:rsidRDefault="00B10C94" w:rsidP="00F51BBD">
      <w:r>
        <w:rPr>
          <w:rStyle w:val="a7"/>
        </w:rPr>
        <w:annotationRef/>
      </w:r>
      <w:r>
        <w:rPr>
          <w:color w:val="000000"/>
        </w:rPr>
        <w:t>不知此書是否已翻譯，須確認後，再確定譯法，留此批注作標記。</w:t>
      </w:r>
    </w:p>
  </w:comment>
  <w:comment w:id="750" w:author="成英 李" w:date="2025-08-12T09:53:00Z" w:initials="成李">
    <w:p w14:paraId="78930BAC" w14:textId="7A1C52EC" w:rsidR="003835B0" w:rsidRDefault="003835B0" w:rsidP="00747F09">
      <w:r>
        <w:rPr>
          <w:rStyle w:val="a7"/>
        </w:rPr>
        <w:annotationRef/>
      </w:r>
      <w:r>
        <w:rPr>
          <w:color w:val="000000"/>
        </w:rPr>
        <w:t>根據lexicon</w:t>
      </w:r>
    </w:p>
  </w:comment>
  <w:comment w:id="756" w:author="成英 李" w:date="2025-08-12T10:21:00Z" w:initials="成李">
    <w:p w14:paraId="42C7EAA7" w14:textId="77777777" w:rsidR="009752FD" w:rsidRDefault="009752FD" w:rsidP="00C66777">
      <w:r>
        <w:rPr>
          <w:rStyle w:val="a7"/>
        </w:rPr>
        <w:annotationRef/>
      </w:r>
      <w:r>
        <w:rPr>
          <w:color w:val="000000"/>
        </w:rPr>
        <w:t>根據lexicon</w:t>
      </w:r>
    </w:p>
  </w:comment>
  <w:comment w:id="781" w:author="成英 李" w:date="2025-08-12T11:26:00Z" w:initials="成李">
    <w:p w14:paraId="55B037B7" w14:textId="77777777" w:rsidR="003B6746" w:rsidRDefault="003B6746" w:rsidP="00FC2123">
      <w:r>
        <w:rPr>
          <w:rStyle w:val="a7"/>
        </w:rPr>
        <w:annotationRef/>
      </w:r>
      <w:r>
        <w:rPr>
          <w:color w:val="000000"/>
        </w:rPr>
        <w:t>根據810-812所定的術語</w:t>
      </w:r>
    </w:p>
  </w:comment>
  <w:comment w:id="792" w:author="成英 李" w:date="2025-08-12T11:32:00Z" w:initials="成李">
    <w:p w14:paraId="36F210D9" w14:textId="77777777" w:rsidR="003B6746" w:rsidRDefault="003B6746" w:rsidP="008775AC">
      <w:r>
        <w:rPr>
          <w:rStyle w:val="a7"/>
        </w:rPr>
        <w:annotationRef/>
      </w:r>
      <w:r>
        <w:rPr>
          <w:color w:val="000000"/>
        </w:rPr>
        <w:t>根據lexicon</w:t>
      </w:r>
    </w:p>
  </w:comment>
  <w:comment w:id="802" w:author="成英 李" w:date="2025-08-12T11:42:00Z" w:initials="成李">
    <w:p w14:paraId="4307AE81" w14:textId="77777777" w:rsidR="00FE3B57" w:rsidRDefault="00FE3B57" w:rsidP="00A41330">
      <w:r>
        <w:rPr>
          <w:rStyle w:val="a7"/>
        </w:rPr>
        <w:annotationRef/>
      </w:r>
      <w:r>
        <w:rPr>
          <w:color w:val="000000"/>
        </w:rPr>
        <w:t>在lexicon裡，譯為“總幹事”的英文詞語是director，此處coordinator的譯法參照了810-812那裡的“區域青年事工協調主任”（Regional youth coordinator ）。</w:t>
      </w:r>
    </w:p>
  </w:comment>
  <w:comment w:id="848" w:author="成英 李" w:date="2025-08-20T10:50:00Z" w:initials="成李">
    <w:p w14:paraId="0DB5FE31" w14:textId="77777777" w:rsidR="00DF265A" w:rsidRDefault="00DF265A" w:rsidP="002748EA">
      <w:r>
        <w:rPr>
          <w:rStyle w:val="a7"/>
        </w:rPr>
        <w:annotationRef/>
      </w:r>
      <w:r>
        <w:rPr>
          <w:color w:val="000000"/>
        </w:rPr>
        <w:t>根據lexicon</w:t>
      </w:r>
    </w:p>
  </w:comment>
  <w:comment w:id="968" w:author="成英 李" w:date="2025-08-20T16:13:00Z" w:initials="成李">
    <w:p w14:paraId="15BA405D" w14:textId="77777777" w:rsidR="00C44D89" w:rsidRDefault="00C44D89" w:rsidP="00F87717">
      <w:r>
        <w:rPr>
          <w:rStyle w:val="a7"/>
        </w:rPr>
        <w:annotationRef/>
      </w:r>
      <w:r>
        <w:rPr>
          <w:color w:val="000000"/>
        </w:rPr>
        <w:t>根據lexicon</w:t>
      </w:r>
    </w:p>
  </w:comment>
  <w:comment w:id="978" w:author="成英 李" w:date="2025-08-20T16:17:00Z" w:initials="成李">
    <w:p w14:paraId="55102B29" w14:textId="77777777" w:rsidR="00C44D89" w:rsidRDefault="00C44D89" w:rsidP="008C6279">
      <w:r>
        <w:rPr>
          <w:rStyle w:val="a7"/>
        </w:rPr>
        <w:annotationRef/>
      </w:r>
      <w:r>
        <w:rPr>
          <w:color w:val="000000"/>
        </w:rPr>
        <w:t>根據lexicon</w:t>
      </w:r>
    </w:p>
  </w:comment>
  <w:comment w:id="1009" w:author="成英 李" w:date="2025-08-20T16:38:00Z" w:initials="成李">
    <w:p w14:paraId="72E08FC5" w14:textId="77777777" w:rsidR="00FD5A4F" w:rsidRDefault="00FD5A4F" w:rsidP="008E03F5">
      <w:r>
        <w:rPr>
          <w:rStyle w:val="a7"/>
        </w:rPr>
        <w:annotationRef/>
      </w:r>
      <w:r>
        <w:rPr>
          <w:color w:val="000000"/>
        </w:rPr>
        <w:t>根據lexicon</w:t>
      </w:r>
    </w:p>
  </w:comment>
  <w:comment w:id="1016" w:author="成英 李" w:date="2025-08-20T16:40:00Z" w:initials="成李">
    <w:p w14:paraId="743457B8" w14:textId="77777777" w:rsidR="00FD5A4F" w:rsidRDefault="00FD5A4F" w:rsidP="00510C46">
      <w:r>
        <w:rPr>
          <w:rStyle w:val="a7"/>
        </w:rPr>
        <w:annotationRef/>
      </w:r>
      <w:r>
        <w:rPr>
          <w:color w:val="000000"/>
        </w:rPr>
        <w:t>根據lexicon</w:t>
      </w:r>
    </w:p>
  </w:comment>
  <w:comment w:id="1024" w:author="成英 李" w:date="2025-08-20T16:49:00Z" w:initials="成李">
    <w:p w14:paraId="086B79B3" w14:textId="77777777" w:rsidR="00A1095A" w:rsidRDefault="00A1095A" w:rsidP="002E446F">
      <w:r>
        <w:rPr>
          <w:rStyle w:val="a7"/>
        </w:rPr>
        <w:annotationRef/>
      </w:r>
      <w:r>
        <w:rPr>
          <w:color w:val="000000"/>
        </w:rPr>
        <w:t>根據lexicon</w:t>
      </w:r>
    </w:p>
  </w:comment>
  <w:comment w:id="1032" w:author="成英 李" w:date="2025-08-25T19:36:00Z" w:initials="成李">
    <w:p w14:paraId="254D9EB3" w14:textId="77777777" w:rsidR="00374C8F" w:rsidRDefault="00374C8F" w:rsidP="004A4839">
      <w:r>
        <w:rPr>
          <w:rStyle w:val="a7"/>
        </w:rPr>
        <w:annotationRef/>
      </w:r>
      <w:r>
        <w:rPr>
          <w:color w:val="000000"/>
        </w:rPr>
        <w:t>根據lexicon</w:t>
      </w:r>
    </w:p>
  </w:comment>
  <w:comment w:id="1036" w:author="成英 李" w:date="2025-08-25T19:36:00Z" w:initials="成李">
    <w:p w14:paraId="6A29F0F3" w14:textId="77777777" w:rsidR="00374C8F" w:rsidRDefault="00374C8F" w:rsidP="00374C8F">
      <w:r>
        <w:rPr>
          <w:rStyle w:val="a7"/>
        </w:rPr>
        <w:annotationRef/>
      </w:r>
      <w:r>
        <w:rPr>
          <w:color w:val="000000"/>
        </w:rPr>
        <w:t>根據lexicon</w:t>
      </w:r>
    </w:p>
  </w:comment>
  <w:comment w:id="1045" w:author="成英 李" w:date="2025-08-25T19:52:00Z" w:initials="成李">
    <w:p w14:paraId="64E655AD" w14:textId="77777777" w:rsidR="00275003" w:rsidRDefault="00275003" w:rsidP="007E0A83">
      <w:r>
        <w:rPr>
          <w:rStyle w:val="a7"/>
        </w:rPr>
        <w:annotationRef/>
      </w:r>
      <w:r>
        <w:rPr>
          <w:color w:val="000000"/>
        </w:rPr>
        <w:t>根據lexicon</w:t>
      </w:r>
    </w:p>
  </w:comment>
  <w:comment w:id="1056" w:author="成英 李" w:date="2025-08-25T20:06:00Z" w:initials="成李">
    <w:p w14:paraId="1348346A" w14:textId="77777777" w:rsidR="00523E60" w:rsidRDefault="00523E60" w:rsidP="00B57C59">
      <w:r>
        <w:rPr>
          <w:rStyle w:val="a7"/>
        </w:rPr>
        <w:annotationRef/>
      </w:r>
      <w:r>
        <w:rPr>
          <w:color w:val="000000"/>
        </w:rPr>
        <w:t>根據lexicon</w:t>
      </w:r>
    </w:p>
  </w:comment>
  <w:comment w:id="1059" w:author="成英 李" w:date="2025-08-25T20:07:00Z" w:initials="成李">
    <w:p w14:paraId="3BDC95DF" w14:textId="77777777" w:rsidR="00523E60" w:rsidRDefault="00523E60" w:rsidP="00E942E7">
      <w:r>
        <w:rPr>
          <w:rStyle w:val="a7"/>
        </w:rPr>
        <w:annotationRef/>
      </w:r>
      <w:r>
        <w:rPr>
          <w:color w:val="000000"/>
        </w:rPr>
        <w:t>根據lexicon</w:t>
      </w:r>
    </w:p>
  </w:comment>
  <w:comment w:id="1061" w:author="成英 李" w:date="2025-08-25T20:09:00Z" w:initials="成李">
    <w:p w14:paraId="722272AA" w14:textId="77777777" w:rsidR="00063699" w:rsidRDefault="00063699" w:rsidP="007B0979">
      <w:r>
        <w:rPr>
          <w:rStyle w:val="a7"/>
        </w:rPr>
        <w:annotationRef/>
      </w:r>
      <w:r>
        <w:rPr>
          <w:color w:val="000000"/>
        </w:rPr>
        <w:t>根據lexicon</w:t>
      </w:r>
    </w:p>
  </w:comment>
  <w:comment w:id="1066" w:author="成英 李" w:date="2025-08-26T09:31:00Z" w:initials="成李">
    <w:p w14:paraId="5EF34BE0" w14:textId="77777777" w:rsidR="00806197" w:rsidRDefault="00806197" w:rsidP="00285736">
      <w:r>
        <w:rPr>
          <w:rStyle w:val="a7"/>
        </w:rPr>
        <w:annotationRef/>
      </w:r>
      <w:r>
        <w:rPr>
          <w:color w:val="000000"/>
        </w:rPr>
        <w:t>根據lexicon</w:t>
      </w:r>
    </w:p>
  </w:comment>
  <w:comment w:id="1069" w:author="成英 李" w:date="2025-08-26T09:53:00Z" w:initials="成李">
    <w:p w14:paraId="4B555BBD" w14:textId="77777777" w:rsidR="00520DA2" w:rsidRDefault="00520DA2" w:rsidP="00FC62DF">
      <w:r>
        <w:rPr>
          <w:rStyle w:val="a7"/>
        </w:rPr>
        <w:annotationRef/>
      </w:r>
      <w:r>
        <w:rPr>
          <w:color w:val="000000"/>
        </w:rPr>
        <w:t>根據lexicon</w:t>
      </w:r>
    </w:p>
  </w:comment>
  <w:comment w:id="1104" w:author="成英 李" w:date="2025-08-26T11:12:00Z" w:initials="成李">
    <w:p w14:paraId="19BCEFEA" w14:textId="77777777" w:rsidR="00C208DB" w:rsidRDefault="00C208DB" w:rsidP="001111B9">
      <w:r>
        <w:rPr>
          <w:rStyle w:val="a7"/>
        </w:rPr>
        <w:annotationRef/>
      </w:r>
      <w:r>
        <w:rPr>
          <w:color w:val="000000"/>
        </w:rPr>
        <w:t>根據lexicon</w:t>
      </w:r>
    </w:p>
  </w:comment>
  <w:comment w:id="1119" w:author="成英 李" w:date="2025-09-09T09:08:00Z" w:initials="成李">
    <w:p w14:paraId="37B65D33" w14:textId="77777777" w:rsidR="00B10C94" w:rsidRDefault="00B10C94" w:rsidP="00514940">
      <w:r>
        <w:rPr>
          <w:rStyle w:val="a7"/>
        </w:rPr>
        <w:annotationRef/>
      </w:r>
      <w:r>
        <w:rPr>
          <w:color w:val="000000"/>
        </w:rPr>
        <w:t>根據lexicon</w:t>
      </w:r>
    </w:p>
  </w:comment>
  <w:comment w:id="1122" w:author="成英 李" w:date="2025-09-09T09:10:00Z" w:initials="成李">
    <w:p w14:paraId="34F6A119" w14:textId="77777777" w:rsidR="00B10C94" w:rsidRDefault="00B10C94" w:rsidP="00301AF4">
      <w:r>
        <w:rPr>
          <w:rStyle w:val="a7"/>
        </w:rPr>
        <w:annotationRef/>
      </w:r>
      <w:r>
        <w:rPr>
          <w:color w:val="000000"/>
        </w:rPr>
        <w:t>根據lexicon</w:t>
      </w:r>
    </w:p>
  </w:comment>
  <w:comment w:id="1125" w:author="成英 李" w:date="2025-09-09T09:12:00Z" w:initials="成李">
    <w:p w14:paraId="335B87C1" w14:textId="77777777" w:rsidR="00B10C94" w:rsidRDefault="00B10C94" w:rsidP="00004305">
      <w:r>
        <w:rPr>
          <w:rStyle w:val="a7"/>
        </w:rPr>
        <w:annotationRef/>
      </w:r>
      <w:r>
        <w:rPr>
          <w:color w:val="000000"/>
        </w:rPr>
        <w:t>修訂小組共同商討的譯法</w:t>
      </w:r>
    </w:p>
  </w:comment>
  <w:comment w:id="1131" w:author="成英 李" w:date="2025-08-12T09:18:00Z" w:initials="成李">
    <w:p w14:paraId="5AA2E339" w14:textId="77777777" w:rsidR="00B10C94" w:rsidRDefault="00B10C94" w:rsidP="00B10C94">
      <w:r>
        <w:rPr>
          <w:rStyle w:val="a7"/>
        </w:rPr>
        <w:annotationRef/>
      </w:r>
      <w:r>
        <w:rPr>
          <w:color w:val="000000"/>
        </w:rPr>
        <w:t>根據lexicon</w:t>
      </w:r>
    </w:p>
  </w:comment>
  <w:comment w:id="1138" w:author="成英 李" w:date="2025-09-09T09:18:00Z" w:initials="成李">
    <w:p w14:paraId="489B79E2" w14:textId="77777777" w:rsidR="00B10C94" w:rsidRDefault="00B10C94" w:rsidP="00002221">
      <w:r>
        <w:rPr>
          <w:rStyle w:val="a7"/>
        </w:rPr>
        <w:annotationRef/>
      </w:r>
      <w:r>
        <w:rPr>
          <w:color w:val="000000"/>
        </w:rPr>
        <w:t>根據lexicon</w:t>
      </w:r>
    </w:p>
  </w:comment>
  <w:comment w:id="1173" w:author="成英 李" w:date="2025-09-15T11:15:00Z" w:initials="成李">
    <w:p w14:paraId="51180ECA" w14:textId="63B72267" w:rsidR="003F65D0" w:rsidRDefault="003F65D0">
      <w:pPr>
        <w:pStyle w:val="a8"/>
      </w:pPr>
      <w:r>
        <w:rPr>
          <w:rStyle w:val="a7"/>
        </w:rPr>
        <w:annotationRef/>
      </w:r>
      <w:r>
        <w:rPr>
          <w:rFonts w:hint="eastAsia"/>
        </w:rPr>
        <w:t>根據lexicon</w:t>
      </w:r>
    </w:p>
  </w:comment>
  <w:comment w:id="1175" w:author="成英 李" w:date="2025-09-15T11:16:00Z" w:initials="成李">
    <w:p w14:paraId="653D5BCA" w14:textId="2062D262" w:rsidR="003F65D0" w:rsidRDefault="003F65D0">
      <w:pPr>
        <w:pStyle w:val="a8"/>
      </w:pPr>
      <w:r>
        <w:rPr>
          <w:rStyle w:val="a7"/>
        </w:rPr>
        <w:annotationRef/>
      </w:r>
      <w:r>
        <w:rPr>
          <w:rFonts w:hint="eastAsia"/>
        </w:rPr>
        <w:t>根據lexicon</w:t>
      </w:r>
    </w:p>
  </w:comment>
  <w:comment w:id="1179" w:author="成英 李" w:date="2025-09-15T11:19:00Z" w:initials="成李">
    <w:p w14:paraId="5C3FF70A" w14:textId="4CF74D95" w:rsidR="003F65D0" w:rsidRDefault="003F65D0">
      <w:pPr>
        <w:pStyle w:val="a8"/>
      </w:pPr>
      <w:r>
        <w:rPr>
          <w:rStyle w:val="a7"/>
        </w:rPr>
        <w:annotationRef/>
      </w:r>
      <w:r>
        <w:rPr>
          <w:rFonts w:hint="eastAsia"/>
        </w:rPr>
        <w:t>根據8</w:t>
      </w:r>
      <w:r>
        <w:t>10-812</w:t>
      </w:r>
      <w:r>
        <w:rPr>
          <w:rFonts w:hint="eastAsia"/>
        </w:rPr>
        <w:t>定下來的術語</w:t>
      </w:r>
    </w:p>
  </w:comment>
  <w:comment w:id="1197" w:author="成英 李" w:date="2025-09-15T11:32:00Z" w:initials="成李">
    <w:p w14:paraId="67E73929" w14:textId="7A5D7AEA" w:rsidR="003F65D0" w:rsidRDefault="003F65D0" w:rsidP="003F65D0">
      <w:pPr>
        <w:pStyle w:val="ac"/>
        <w:rPr>
          <w:lang w:eastAsia="zh-TW"/>
        </w:rPr>
      </w:pPr>
      <w:r>
        <w:rPr>
          <w:rStyle w:val="a7"/>
        </w:rPr>
        <w:annotationRef/>
      </w:r>
      <w:r>
        <w:rPr>
          <w:rFonts w:hint="eastAsia"/>
        </w:rPr>
        <w:t>原文是</w:t>
      </w:r>
      <w:r>
        <w:rPr>
          <w:rFonts w:ascii="BerlingLTStd" w:hAnsi="BerlingLTStd"/>
          <w:sz w:val="18"/>
          <w:szCs w:val="18"/>
        </w:rPr>
        <w:t>Global Ministry Center Financial office</w:t>
      </w:r>
      <w:r>
        <w:rPr>
          <w:rFonts w:ascii="BerlingLTStd" w:hAnsi="BerlingLTStd" w:hint="eastAsia"/>
          <w:sz w:val="18"/>
          <w:szCs w:val="18"/>
          <w:lang w:eastAsia="zh-TW"/>
        </w:rPr>
        <w:t>，這裡</w:t>
      </w:r>
      <w:r w:rsidR="00DD7DAA">
        <w:rPr>
          <w:rFonts w:ascii="BerlingLTStd" w:hAnsi="BerlingLTStd" w:hint="eastAsia"/>
          <w:sz w:val="18"/>
          <w:szCs w:val="18"/>
        </w:rPr>
        <w:t>似乎把</w:t>
      </w:r>
      <w:r w:rsidR="00DD7DAA">
        <w:rPr>
          <w:rFonts w:ascii="BerlingLTStd" w:hAnsi="BerlingLTStd"/>
          <w:sz w:val="18"/>
          <w:szCs w:val="18"/>
        </w:rPr>
        <w:t>Global Ministry Center</w:t>
      </w:r>
      <w:r w:rsidR="00DD7DAA">
        <w:rPr>
          <w:rFonts w:ascii="BerlingLTStd" w:hAnsi="BerlingLTStd" w:hint="eastAsia"/>
          <w:sz w:val="18"/>
          <w:szCs w:val="18"/>
          <w:lang w:eastAsia="zh-TW"/>
        </w:rPr>
        <w:t>省略了</w:t>
      </w:r>
      <w:r w:rsidR="00DD7DAA">
        <w:rPr>
          <w:rFonts w:ascii="BerlingLTStd" w:hAnsi="BerlingLTStd" w:hint="eastAsia"/>
          <w:sz w:val="18"/>
          <w:szCs w:val="18"/>
        </w:rPr>
        <w:t>，我搜了</w:t>
      </w:r>
      <w:r w:rsidR="00DD7DAA">
        <w:rPr>
          <w:rFonts w:ascii="BerlingLTStd" w:hAnsi="BerlingLTStd" w:hint="eastAsia"/>
          <w:sz w:val="18"/>
          <w:szCs w:val="18"/>
          <w:lang w:eastAsia="zh-TW"/>
        </w:rPr>
        <w:t>這個詞條，它</w:t>
      </w:r>
      <w:r>
        <w:rPr>
          <w:rFonts w:ascii="BerlingLTStd" w:hAnsi="BerlingLTStd" w:hint="eastAsia"/>
          <w:sz w:val="18"/>
          <w:szCs w:val="18"/>
          <w:lang w:eastAsia="zh-TW"/>
        </w:rPr>
        <w:t>。</w:t>
      </w:r>
      <w:r w:rsidR="00DD7DAA" w:rsidRPr="00DD7DAA">
        <w:rPr>
          <w:rFonts w:ascii="AppleExternalUIFontSimplifiedCh" w:eastAsia="AppleExternalUIFontSimplifiedCh" w:hAnsiTheme="minorHAnsi" w:cs="AppleExternalUIFontSimplifiedCh" w:hint="eastAsia"/>
          <w:sz w:val="40"/>
          <w:szCs w:val="40"/>
          <w:lang w:eastAsia="zh-TW"/>
        </w:rPr>
        <w:t>也出现于</w:t>
      </w:r>
      <w:r w:rsidR="00DD7DAA" w:rsidRPr="00DD7DAA">
        <w:rPr>
          <w:rFonts w:ascii="AppleSystemUIFontBold" w:eastAsia="AppleExternalUIFontSimplifiedCh" w:hAnsi="AppleSystemUIFontBold" w:cs="AppleSystemUIFontBold"/>
          <w:sz w:val="40"/>
          <w:szCs w:val="40"/>
          <w:lang w:eastAsia="zh-TW"/>
        </w:rPr>
        <w:t>811</w:t>
      </w:r>
      <w:r w:rsidR="00DD7DAA">
        <w:rPr>
          <w:rFonts w:ascii="AppleSystemUIFontBold" w:eastAsia="AppleExternalUIFontSimplifiedCh" w:hAnsi="AppleSystemUIFontBold" w:cs="AppleSystemUIFontBold"/>
          <w:sz w:val="40"/>
          <w:szCs w:val="40"/>
          <w:lang w:eastAsia="zh-TW"/>
        </w:rPr>
        <w:t>“</w:t>
      </w:r>
      <w:r w:rsidR="00DD7DAA" w:rsidRPr="00DD7DAA">
        <w:rPr>
          <w:rFonts w:ascii="AppleExternalUIFontSimplifiedCh" w:eastAsia="AppleExternalUIFontSimplifiedCh" w:hAnsi="AppleSystemUIFontBold" w:cs="AppleExternalUIFontSimplifiedCh" w:hint="eastAsia"/>
          <w:sz w:val="40"/>
          <w:szCs w:val="40"/>
          <w:lang w:eastAsia="zh-TW"/>
        </w:rPr>
        <w:t>国际宣道团契</w:t>
      </w:r>
      <w:r w:rsidR="00DD7DAA">
        <w:rPr>
          <w:rFonts w:ascii="AppleExternalUIFontSimplifiedCh" w:eastAsia="AppleExternalUIFontSimplifiedCh" w:hAnsi="AppleSystemUIFontBold" w:cs="AppleExternalUIFontSimplifiedCh" w:hint="eastAsia"/>
          <w:sz w:val="40"/>
          <w:szCs w:val="40"/>
          <w:lang w:eastAsia="zh-TW"/>
        </w:rPr>
        <w:t>（</w:t>
      </w:r>
      <w:r w:rsidR="00DD7DAA">
        <w:rPr>
          <w:rFonts w:ascii="AppleExternalUIFontSimplifiedCh" w:eastAsia="AppleExternalUIFontSimplifiedCh" w:hAnsi="AppleSystemUIFontBold" w:cs="AppleExternalUIFontSimplifiedCh"/>
          <w:sz w:val="40"/>
          <w:szCs w:val="40"/>
          <w:lang w:eastAsia="zh-TW"/>
        </w:rPr>
        <w:t>NMI</w:t>
      </w:r>
      <w:r w:rsidR="00DD7DAA">
        <w:rPr>
          <w:rFonts w:ascii="AppleExternalUIFontSimplifiedCh" w:eastAsia="AppleExternalUIFontSimplifiedCh" w:hAnsi="AppleSystemUIFontBold" w:cs="AppleExternalUIFontSimplifiedCh" w:hint="eastAsia"/>
          <w:sz w:val="40"/>
          <w:szCs w:val="40"/>
          <w:lang w:eastAsia="zh-TW"/>
        </w:rPr>
        <w:t>）”</w:t>
      </w:r>
      <w:r w:rsidR="00DD7DAA" w:rsidRPr="00DD7DAA">
        <w:rPr>
          <w:rFonts w:ascii="AppleExternalUIFontSimplifiedCh" w:eastAsia="AppleExternalUIFontSimplifiedCh" w:hAnsi="AppleSystemUIFontBold" w:cs="AppleExternalUIFontSimplifiedCh" w:hint="eastAsia"/>
          <w:sz w:val="40"/>
          <w:szCs w:val="40"/>
          <w:lang w:eastAsia="zh-TW"/>
        </w:rPr>
        <w:t>部分</w:t>
      </w:r>
      <w:r w:rsidR="00DD7DAA" w:rsidRPr="00DD7DAA">
        <w:rPr>
          <w:rFonts w:ascii="AppleSystemUIFontBold" w:eastAsia="AppleExternalUIFontSimplifiedCh" w:hAnsi="AppleSystemUIFontBold" w:cs="AppleSystemUIFontBold"/>
          <w:sz w:val="40"/>
          <w:szCs w:val="40"/>
          <w:lang w:eastAsia="zh-TW"/>
        </w:rPr>
        <w:t xml:space="preserve"> </w:t>
      </w:r>
      <w:r w:rsidR="00DD7DAA" w:rsidRPr="00DD7DAA">
        <w:rPr>
          <w:rFonts w:ascii="AppleExternalUIFontSimplifiedCh" w:eastAsia="AppleExternalUIFontSimplifiedCh" w:hAnsi="AppleSystemUIFontBold" w:cs="AppleExternalUIFontSimplifiedCh" w:hint="eastAsia"/>
          <w:sz w:val="40"/>
          <w:szCs w:val="40"/>
          <w:lang w:eastAsia="zh-TW"/>
        </w:rPr>
        <w:t>第七</w:t>
      </w:r>
      <w:r w:rsidR="00DD7DAA">
        <w:rPr>
          <w:rFonts w:ascii="AppleExternalUIFontSimplifiedCh" w:eastAsia="AppleExternalUIFontSimplifiedCh" w:hAnsi="AppleSystemUIFontBold" w:cs="AppleExternalUIFontSimplifiedCh" w:hint="eastAsia"/>
          <w:sz w:val="40"/>
          <w:szCs w:val="40"/>
          <w:lang w:eastAsia="zh-TW"/>
        </w:rPr>
        <w:t>條</w:t>
      </w:r>
      <w:r w:rsidR="00DD7DAA">
        <w:rPr>
          <w:rFonts w:ascii="AppleSystemUIFontBold" w:eastAsia="AppleExternalUIFontSimplifiedCh" w:hAnsi="AppleSystemUIFontBold" w:cs="AppleSystemUIFontBold"/>
          <w:sz w:val="40"/>
          <w:szCs w:val="40"/>
          <w:lang w:eastAsia="zh-TW"/>
        </w:rPr>
        <w:t>---</w:t>
      </w:r>
      <w:r w:rsidR="00DD7DAA" w:rsidRPr="00DD7DAA">
        <w:rPr>
          <w:rFonts w:ascii="AppleExternalUIFontSimplifiedCh" w:eastAsia="AppleExternalUIFontSimplifiedCh" w:hAnsi="AppleSystemUIFontBold" w:cs="AppleExternalUIFontSimplifiedCh" w:hint="eastAsia"/>
          <w:sz w:val="40"/>
          <w:szCs w:val="40"/>
          <w:lang w:eastAsia="zh-TW"/>
        </w:rPr>
        <w:t>第一款</w:t>
      </w:r>
      <w:r w:rsidR="00DD7DAA">
        <w:rPr>
          <w:rFonts w:ascii="AppleSystemUIFontBold" w:eastAsia="AppleExternalUIFontSimplifiedCh" w:hAnsi="AppleSystemUIFontBold" w:cs="AppleSystemUIFontBold"/>
          <w:sz w:val="40"/>
          <w:szCs w:val="40"/>
          <w:lang w:eastAsia="zh-TW"/>
        </w:rPr>
        <w:t>---</w:t>
      </w:r>
      <w:r w:rsidR="00DD7DAA" w:rsidRPr="00DD7DAA">
        <w:rPr>
          <w:rFonts w:ascii="AppleSystemUIFontBold" w:eastAsia="AppleExternalUIFontSimplifiedCh" w:hAnsi="AppleSystemUIFontBold" w:cs="AppleSystemUIFontBold"/>
          <w:sz w:val="40"/>
          <w:szCs w:val="40"/>
          <w:lang w:eastAsia="zh-TW"/>
        </w:rPr>
        <w:t>B</w:t>
      </w:r>
      <w:r w:rsidR="00DD7DAA">
        <w:rPr>
          <w:rFonts w:ascii="AppleSystemUIFontBold" w:eastAsia="AppleExternalUIFontSimplifiedCh" w:hAnsi="AppleSystemUIFontBold" w:cs="AppleSystemUIFontBold"/>
          <w:sz w:val="40"/>
          <w:szCs w:val="40"/>
          <w:lang w:eastAsia="zh-TW"/>
        </w:rPr>
        <w:t>---</w:t>
      </w:r>
      <w:r w:rsidR="00DD7DAA" w:rsidRPr="00DD7DAA">
        <w:rPr>
          <w:rFonts w:ascii="AppleSystemUIFontBold" w:eastAsia="AppleExternalUIFontSimplifiedCh" w:hAnsi="AppleSystemUIFontBold" w:cs="AppleSystemUIFontBold"/>
          <w:sz w:val="40"/>
          <w:szCs w:val="40"/>
          <w:lang w:eastAsia="zh-TW"/>
        </w:rPr>
        <w:t xml:space="preserve"> </w:t>
      </w:r>
      <w:r w:rsidR="00DD7DAA">
        <w:rPr>
          <w:rFonts w:ascii="AppleSystemUIFontBold" w:eastAsia="AppleExternalUIFontSimplifiedCh" w:hAnsi="AppleSystemUIFontBold" w:cs="AppleSystemUIFontBold"/>
          <w:sz w:val="40"/>
          <w:szCs w:val="40"/>
          <w:lang w:eastAsia="zh-TW"/>
        </w:rPr>
        <w:fldChar w:fldCharType="begin"/>
      </w:r>
      <w:r w:rsidR="00DD7DAA">
        <w:rPr>
          <w:rFonts w:ascii="AppleSystemUIFontBold" w:hAnsi="AppleSystemUIFontBold" w:cs="AppleSystemUIFontBold"/>
          <w:sz w:val="40"/>
          <w:szCs w:val="40"/>
          <w:lang w:eastAsia="zh-TW"/>
        </w:rPr>
        <w:instrText xml:space="preserve"> </w:instrText>
      </w:r>
      <w:r w:rsidR="00DD7DAA">
        <w:rPr>
          <w:rFonts w:ascii="AppleSystemUIFontBold" w:hAnsi="AppleSystemUIFontBold" w:cs="AppleSystemUIFontBold" w:hint="eastAsia"/>
          <w:sz w:val="40"/>
          <w:szCs w:val="40"/>
          <w:lang w:eastAsia="zh-TW"/>
        </w:rPr>
        <w:instrText>= 2 \* GB3</w:instrText>
      </w:r>
      <w:r w:rsidR="00DD7DAA">
        <w:rPr>
          <w:rFonts w:ascii="AppleSystemUIFontBold" w:hAnsi="AppleSystemUIFontBold" w:cs="AppleSystemUIFontBold"/>
          <w:sz w:val="40"/>
          <w:szCs w:val="40"/>
          <w:lang w:eastAsia="zh-TW"/>
        </w:rPr>
        <w:instrText xml:space="preserve"> </w:instrText>
      </w:r>
      <w:r w:rsidR="00DD7DAA">
        <w:rPr>
          <w:rFonts w:ascii="AppleSystemUIFontBold" w:eastAsia="AppleExternalUIFontSimplifiedCh" w:hAnsi="AppleSystemUIFontBold" w:cs="AppleSystemUIFontBold"/>
          <w:sz w:val="40"/>
          <w:szCs w:val="40"/>
          <w:lang w:eastAsia="zh-TW"/>
        </w:rPr>
        <w:fldChar w:fldCharType="separate"/>
      </w:r>
      <w:r w:rsidR="00DD7DAA">
        <w:rPr>
          <w:rFonts w:ascii="AppleSystemUIFontBold" w:hAnsi="AppleSystemUIFontBold" w:cs="AppleSystemUIFontBold" w:hint="eastAsia"/>
          <w:noProof/>
          <w:sz w:val="40"/>
          <w:szCs w:val="40"/>
          <w:lang w:eastAsia="zh-TW"/>
        </w:rPr>
        <w:t>②</w:t>
      </w:r>
      <w:r w:rsidR="00DD7DAA">
        <w:rPr>
          <w:rFonts w:ascii="AppleSystemUIFontBold" w:eastAsia="AppleExternalUIFontSimplifiedCh" w:hAnsi="AppleSystemUIFontBold" w:cs="AppleSystemUIFontBold"/>
          <w:sz w:val="40"/>
          <w:szCs w:val="40"/>
          <w:lang w:eastAsia="zh-TW"/>
        </w:rPr>
        <w:fldChar w:fldCharType="end"/>
      </w:r>
      <w:r w:rsidR="00DD7DAA" w:rsidRPr="00DD7DAA">
        <w:rPr>
          <w:rFonts w:ascii="AppleExternalUIFontSimplifiedCh" w:eastAsia="AppleExternalUIFontSimplifiedCh" w:hAnsi="AppleSystemUIFontBold" w:cs="AppleExternalUIFontSimplifiedCh" w:hint="eastAsia"/>
          <w:sz w:val="40"/>
          <w:szCs w:val="40"/>
          <w:lang w:eastAsia="zh-TW"/>
        </w:rPr>
        <w:t>小点</w:t>
      </w:r>
      <w:r w:rsidR="00DD7DAA">
        <w:rPr>
          <w:rFonts w:ascii="AppleExternalUIFontSimplifiedCh" w:eastAsia="AppleExternalUIFontSimplifiedCh" w:hAnsi="AppleSystemUIFontBold" w:cs="AppleExternalUIFontSimplifiedCh" w:hint="eastAsia"/>
          <w:sz w:val="40"/>
          <w:szCs w:val="40"/>
          <w:lang w:eastAsia="zh-TW"/>
        </w:rPr>
        <w:t>，那裡的譯法是“全球事工中心”，所以此處我認為</w:t>
      </w:r>
      <w:r w:rsidR="00DD7DAA">
        <w:rPr>
          <w:rFonts w:ascii="BerlingLTStd" w:hAnsi="BerlingLTStd" w:hint="eastAsia"/>
          <w:sz w:val="18"/>
          <w:szCs w:val="18"/>
          <w:lang w:eastAsia="zh-TW"/>
        </w:rPr>
        <w:t>可</w:t>
      </w:r>
      <w:r>
        <w:rPr>
          <w:rFonts w:ascii="BerlingLTStd" w:hAnsi="BerlingLTStd" w:hint="eastAsia"/>
          <w:sz w:val="18"/>
          <w:szCs w:val="18"/>
          <w:lang w:eastAsia="zh-TW"/>
        </w:rPr>
        <w:t>譯</w:t>
      </w:r>
      <w:r w:rsidR="00DD7DAA">
        <w:rPr>
          <w:rFonts w:ascii="BerlingLTStd" w:hAnsi="BerlingLTStd" w:hint="eastAsia"/>
          <w:sz w:val="18"/>
          <w:szCs w:val="18"/>
          <w:lang w:eastAsia="zh-TW"/>
        </w:rPr>
        <w:t>為</w:t>
      </w:r>
      <w:r>
        <w:rPr>
          <w:rFonts w:ascii="BerlingLTStd" w:hAnsi="BerlingLTStd" w:hint="eastAsia"/>
          <w:sz w:val="18"/>
          <w:szCs w:val="18"/>
          <w:lang w:eastAsia="zh-TW"/>
        </w:rPr>
        <w:t>：全球事工中心財務辦公室</w:t>
      </w:r>
    </w:p>
  </w:comment>
  <w:comment w:id="1200" w:author="成英 李" w:date="2025-09-16T10:32:00Z" w:initials="成李">
    <w:p w14:paraId="263863FC" w14:textId="2671477F" w:rsidR="00BF2C45" w:rsidRDefault="00BF2C45">
      <w:pPr>
        <w:pStyle w:val="a8"/>
      </w:pPr>
      <w:r>
        <w:rPr>
          <w:rStyle w:val="a7"/>
        </w:rPr>
        <w:annotationRef/>
      </w:r>
      <w:r>
        <w:rPr>
          <w:rFonts w:hint="eastAsia"/>
        </w:rPr>
        <w:t>根據lexicon</w:t>
      </w:r>
    </w:p>
  </w:comment>
  <w:comment w:id="1206" w:author="成英 李" w:date="2025-09-16T10:33:00Z" w:initials="成李">
    <w:p w14:paraId="44904BA3" w14:textId="34E4BD94" w:rsidR="00BF2C45" w:rsidRDefault="00BF2C45">
      <w:pPr>
        <w:pStyle w:val="a8"/>
      </w:pPr>
      <w:r>
        <w:rPr>
          <w:rStyle w:val="a7"/>
        </w:rPr>
        <w:annotationRef/>
      </w:r>
      <w:r>
        <w:rPr>
          <w:rFonts w:hint="eastAsia"/>
        </w:rPr>
        <w:t>修訂小組決定的術語</w:t>
      </w:r>
    </w:p>
  </w:comment>
  <w:comment w:id="1240" w:author="成英 李" w:date="2025-09-16T10:56:00Z" w:initials="成李">
    <w:p w14:paraId="1E84077A" w14:textId="015ED735" w:rsidR="00BF2C45" w:rsidRDefault="00BF2C45">
      <w:pPr>
        <w:pStyle w:val="a8"/>
      </w:pPr>
      <w:r>
        <w:rPr>
          <w:rStyle w:val="a7"/>
        </w:rPr>
        <w:annotationRef/>
      </w:r>
      <w:r>
        <w:rPr>
          <w:rFonts w:hint="eastAsia"/>
        </w:rPr>
        <w:t>根據lexicon</w:t>
      </w:r>
    </w:p>
  </w:comment>
  <w:comment w:id="1246" w:author="成英 李" w:date="2025-09-16T10:58:00Z" w:initials="成李">
    <w:p w14:paraId="0DE0BFDC" w14:textId="53F167CA" w:rsidR="00BF2C45" w:rsidRDefault="00BF2C45">
      <w:pPr>
        <w:pStyle w:val="a8"/>
      </w:pPr>
      <w:r>
        <w:rPr>
          <w:rStyle w:val="a7"/>
        </w:rPr>
        <w:annotationRef/>
      </w:r>
      <w:r>
        <w:rPr>
          <w:rFonts w:hint="eastAsia"/>
        </w:rPr>
        <w:t>根據lexicon</w:t>
      </w:r>
    </w:p>
  </w:comment>
  <w:comment w:id="1248" w:author="成英 李" w:date="2025-09-16T10:58:00Z" w:initials="成李">
    <w:p w14:paraId="483CF6C8" w14:textId="220F417B" w:rsidR="00BF2C45" w:rsidRDefault="00BF2C45">
      <w:pPr>
        <w:pStyle w:val="a8"/>
      </w:pPr>
      <w:r>
        <w:rPr>
          <w:rStyle w:val="a7"/>
        </w:rPr>
        <w:annotationRef/>
      </w:r>
      <w:r>
        <w:rPr>
          <w:rFonts w:hint="eastAsia"/>
        </w:rPr>
        <w:t>根據lexicon</w:t>
      </w:r>
    </w:p>
  </w:comment>
  <w:comment w:id="1252" w:author="成英 李" w:date="2025-09-16T11:02:00Z" w:initials="成李">
    <w:p w14:paraId="0F6D7A32" w14:textId="5EB84DD0" w:rsidR="00BF2C45" w:rsidRDefault="00BF2C45">
      <w:pPr>
        <w:pStyle w:val="a8"/>
      </w:pPr>
      <w:r>
        <w:rPr>
          <w:rStyle w:val="a7"/>
        </w:rPr>
        <w:annotationRef/>
      </w:r>
      <w:r>
        <w:rPr>
          <w:rFonts w:hint="eastAsia"/>
        </w:rPr>
        <w:t>根據lexicon</w:t>
      </w:r>
    </w:p>
  </w:comment>
  <w:comment w:id="1292" w:author="成英 李" w:date="2025-09-18T10:34:00Z" w:initials="成李">
    <w:p w14:paraId="24C752E7" w14:textId="07591FE4" w:rsidR="005D70D2" w:rsidRDefault="005D70D2">
      <w:pPr>
        <w:pStyle w:val="a8"/>
      </w:pPr>
      <w:r>
        <w:rPr>
          <w:rStyle w:val="a7"/>
        </w:rPr>
        <w:annotationRef/>
      </w:r>
      <w:r>
        <w:rPr>
          <w:rFonts w:hint="eastAsia"/>
        </w:rPr>
        <w:t>根據lexicon</w:t>
      </w:r>
    </w:p>
  </w:comment>
  <w:comment w:id="1307" w:author="成英 李" w:date="2025-09-18T10:38:00Z" w:initials="成李">
    <w:p w14:paraId="3EBF89FF" w14:textId="34D11907" w:rsidR="005D70D2" w:rsidRDefault="005D70D2">
      <w:pPr>
        <w:pStyle w:val="a8"/>
      </w:pPr>
      <w:r>
        <w:rPr>
          <w:rStyle w:val="a7"/>
        </w:rPr>
        <w:annotationRef/>
      </w:r>
      <w:r>
        <w:rPr>
          <w:rFonts w:hint="eastAsia"/>
        </w:rPr>
        <w:t>根據lexicon</w:t>
      </w:r>
    </w:p>
  </w:comment>
  <w:comment w:id="1310" w:author="成英 李" w:date="2025-09-18T10:38:00Z" w:initials="成李">
    <w:p w14:paraId="7E5C67C6" w14:textId="0FD9D6B5" w:rsidR="005D70D2" w:rsidRDefault="005D70D2">
      <w:pPr>
        <w:pStyle w:val="a8"/>
      </w:pPr>
      <w:r>
        <w:rPr>
          <w:rStyle w:val="a7"/>
        </w:rPr>
        <w:annotationRef/>
      </w:r>
      <w:r>
        <w:rPr>
          <w:rFonts w:hint="eastAsia"/>
        </w:rPr>
        <w:t>修訂小組</w:t>
      </w:r>
      <w:r>
        <w:rPr>
          <w:rFonts w:ascii="Cambria" w:hAnsi="Cambria" w:cs="Cambria" w:hint="eastAsia"/>
        </w:rPr>
        <w:t>確定的術語</w:t>
      </w:r>
    </w:p>
  </w:comment>
  <w:comment w:id="1325" w:author="成英 李" w:date="2025-09-18T10:44:00Z" w:initials="成李">
    <w:p w14:paraId="3AEF5284" w14:textId="1751422B" w:rsidR="005D70D2" w:rsidRDefault="005D70D2">
      <w:pPr>
        <w:pStyle w:val="a8"/>
      </w:pPr>
      <w:r>
        <w:rPr>
          <w:rStyle w:val="a7"/>
        </w:rPr>
        <w:annotationRef/>
      </w:r>
      <w:r>
        <w:rPr>
          <w:rFonts w:hint="eastAsia"/>
        </w:rPr>
        <w:t>根據lexicon</w:t>
      </w:r>
    </w:p>
  </w:comment>
  <w:comment w:id="1330" w:author="成英 李" w:date="2025-09-18T10:44:00Z" w:initials="成李">
    <w:p w14:paraId="56CFAB44" w14:textId="5F823F48" w:rsidR="005D70D2" w:rsidRDefault="005D70D2">
      <w:pPr>
        <w:pStyle w:val="a8"/>
      </w:pPr>
      <w:r>
        <w:rPr>
          <w:rStyle w:val="a7"/>
        </w:rPr>
        <w:annotationRef/>
      </w:r>
      <w:r>
        <w:rPr>
          <w:rFonts w:hint="eastAsia"/>
        </w:rPr>
        <w:t>修訂小組定的術語</w:t>
      </w:r>
    </w:p>
  </w:comment>
  <w:comment w:id="1336" w:author="成英 李" w:date="2025-09-18T10:47:00Z" w:initials="成李">
    <w:p w14:paraId="594D044F" w14:textId="36FC8282" w:rsidR="005D70D2" w:rsidRDefault="005D70D2">
      <w:pPr>
        <w:pStyle w:val="a8"/>
      </w:pPr>
      <w:r>
        <w:rPr>
          <w:rStyle w:val="a7"/>
        </w:rPr>
        <w:annotationRef/>
      </w:r>
      <w:r>
        <w:rPr>
          <w:rFonts w:hint="eastAsia"/>
        </w:rPr>
        <w:t>根據8</w:t>
      </w:r>
      <w:r>
        <w:t>10-812</w:t>
      </w:r>
      <w:r>
        <w:rPr>
          <w:rFonts w:hint="eastAsia"/>
        </w:rPr>
        <w:t>部分定下的術語</w:t>
      </w:r>
    </w:p>
  </w:comment>
  <w:comment w:id="1341" w:author="成英 李" w:date="2025-09-18T10:48:00Z" w:initials="成李">
    <w:p w14:paraId="4DECBE8D" w14:textId="4E5A0904" w:rsidR="005D70D2" w:rsidRDefault="005D70D2">
      <w:pPr>
        <w:pStyle w:val="a8"/>
      </w:pPr>
      <w:r>
        <w:rPr>
          <w:rStyle w:val="a7"/>
        </w:rPr>
        <w:annotationRef/>
      </w:r>
      <w:r>
        <w:rPr>
          <w:rFonts w:hint="eastAsia"/>
        </w:rPr>
        <w:t>根據lexicon相關術語而來</w:t>
      </w:r>
    </w:p>
  </w:comment>
  <w:comment w:id="1348" w:author="成英 李" w:date="2025-09-18T10:55:00Z" w:initials="成李">
    <w:p w14:paraId="3FAD8F31" w14:textId="5832D90A" w:rsidR="005D70D2" w:rsidRDefault="005D70D2">
      <w:pPr>
        <w:pStyle w:val="a8"/>
      </w:pPr>
      <w:r>
        <w:rPr>
          <w:rStyle w:val="a7"/>
        </w:rPr>
        <w:annotationRef/>
      </w:r>
      <w:r>
        <w:rPr>
          <w:rFonts w:hint="eastAsia"/>
        </w:rPr>
        <w:t>根據lexicon</w:t>
      </w:r>
    </w:p>
  </w:comment>
  <w:comment w:id="1393" w:author="成英 李" w:date="2025-09-18T11:10:00Z" w:initials="成李">
    <w:p w14:paraId="4954701F" w14:textId="4C14B6F0" w:rsidR="005D70D2" w:rsidRDefault="005D70D2">
      <w:pPr>
        <w:pStyle w:val="a8"/>
      </w:pPr>
      <w:r>
        <w:rPr>
          <w:rStyle w:val="a7"/>
        </w:rPr>
        <w:annotationRef/>
      </w:r>
      <w:r>
        <w:rPr>
          <w:rFonts w:hint="eastAsia"/>
        </w:rPr>
        <w:t>根據lexicon</w:t>
      </w:r>
    </w:p>
  </w:comment>
  <w:comment w:id="1406" w:author="成英 李" w:date="2025-09-18T11:16:00Z" w:initials="成李">
    <w:p w14:paraId="0D218CD3" w14:textId="4C6FA896" w:rsidR="005D70D2" w:rsidRDefault="005D70D2">
      <w:pPr>
        <w:pStyle w:val="a8"/>
      </w:pPr>
      <w:r>
        <w:rPr>
          <w:rStyle w:val="a7"/>
        </w:rPr>
        <w:annotationRef/>
      </w:r>
      <w:r>
        <w:rPr>
          <w:rFonts w:hint="eastAsia"/>
          <w:noProof/>
          <w:sz w:val="26"/>
        </w:rPr>
        <w:t>根據</w:t>
      </w:r>
      <w:r>
        <w:rPr>
          <w:rFonts w:hint="eastAsia"/>
          <w:noProof/>
        </w:rPr>
        <w:t>lexicon</w:t>
      </w:r>
    </w:p>
  </w:comment>
  <w:comment w:id="1432" w:author="成英 李" w:date="2025-09-22T10:13:00Z" w:initials="成李">
    <w:p w14:paraId="30B87D07" w14:textId="292760C0" w:rsidR="00271E9A" w:rsidRDefault="00271E9A">
      <w:pPr>
        <w:pStyle w:val="a8"/>
      </w:pPr>
      <w:r>
        <w:rPr>
          <w:rStyle w:val="a7"/>
        </w:rPr>
        <w:annotationRef/>
      </w:r>
      <w:r>
        <w:rPr>
          <w:rFonts w:hint="eastAsia"/>
        </w:rPr>
        <w:t>根據lexicon</w:t>
      </w:r>
    </w:p>
  </w:comment>
  <w:comment w:id="1481" w:author="成英 李" w:date="2025-09-23T11:19:00Z" w:initials="成李">
    <w:p w14:paraId="058074C0" w14:textId="7C0AE125" w:rsidR="001D7DF5" w:rsidRDefault="001D7DF5">
      <w:pPr>
        <w:pStyle w:val="a8"/>
      </w:pPr>
      <w:r>
        <w:rPr>
          <w:rStyle w:val="a7"/>
        </w:rPr>
        <w:annotationRef/>
      </w:r>
      <w:r>
        <w:rPr>
          <w:rFonts w:hint="eastAsia"/>
        </w:rPr>
        <w:t>根據lexicon</w:t>
      </w:r>
    </w:p>
  </w:comment>
  <w:comment w:id="1484" w:author="成英 李" w:date="2025-09-23T11:22:00Z" w:initials="成李">
    <w:p w14:paraId="57C2F957" w14:textId="3AB237EF" w:rsidR="001D7DF5" w:rsidRDefault="001D7DF5">
      <w:pPr>
        <w:pStyle w:val="a8"/>
      </w:pPr>
      <w:r>
        <w:rPr>
          <w:rStyle w:val="a7"/>
        </w:rPr>
        <w:annotationRef/>
      </w:r>
      <w:r>
        <w:rPr>
          <w:rFonts w:hint="eastAsia"/>
        </w:rPr>
        <w:t>根據lexicon，search</w:t>
      </w:r>
      <w:r>
        <w:t xml:space="preserve"> </w:t>
      </w:r>
      <w:r>
        <w:rPr>
          <w:rFonts w:hint="eastAsia"/>
        </w:rPr>
        <w:t>committee</w:t>
      </w:r>
      <w:r>
        <w:rPr>
          <w:rFonts w:ascii="宋体" w:eastAsia="宋体" w:hAnsi="宋体" w:cs="宋体" w:hint="eastAsia"/>
        </w:rPr>
        <w:t>被譯為“提名委員會”，但這跟nominating</w:t>
      </w:r>
      <w:r>
        <w:rPr>
          <w:rFonts w:ascii="宋体" w:eastAsia="宋体" w:hAnsi="宋体" w:cs="宋体"/>
        </w:rPr>
        <w:t xml:space="preserve"> </w:t>
      </w:r>
      <w:r>
        <w:rPr>
          <w:rFonts w:ascii="宋体" w:eastAsia="宋体" w:hAnsi="宋体" w:cs="宋体" w:hint="eastAsia"/>
        </w:rPr>
        <w:t>committee（被譯為“提名委員會”）重複了，這裡標記出來，請後面的修訂人員參考和定奪。</w:t>
      </w:r>
      <w:r w:rsidR="000F00BE">
        <w:rPr>
          <w:rFonts w:ascii="宋体" w:eastAsia="宋体" w:hAnsi="宋体" w:cs="宋体" w:hint="eastAsia"/>
        </w:rPr>
        <w:t>（個人認為原譯“尋才委員會”挺好的）</w:t>
      </w:r>
    </w:p>
  </w:comment>
  <w:comment w:id="1505" w:author="成英 李" w:date="2025-09-24T10:38:00Z" w:initials="成李">
    <w:p w14:paraId="0D406B88" w14:textId="7E00ECE9" w:rsidR="00345512" w:rsidRDefault="00345512">
      <w:pPr>
        <w:pStyle w:val="a8"/>
      </w:pPr>
      <w:r>
        <w:rPr>
          <w:rStyle w:val="a7"/>
        </w:rPr>
        <w:annotationRef/>
      </w:r>
      <w:r>
        <w:rPr>
          <w:rFonts w:hint="eastAsia"/>
        </w:rPr>
        <w:t>根據lexicon</w:t>
      </w:r>
    </w:p>
  </w:comment>
  <w:comment w:id="1537" w:author="成英 李" w:date="2025-09-24T11:05:00Z" w:initials="成李">
    <w:p w14:paraId="4B80BE53" w14:textId="4ED145BE" w:rsidR="005C2BE0" w:rsidRDefault="005C2BE0">
      <w:pPr>
        <w:pStyle w:val="a8"/>
      </w:pPr>
      <w:r>
        <w:rPr>
          <w:rStyle w:val="a7"/>
        </w:rPr>
        <w:annotationRef/>
      </w:r>
      <w:r>
        <w:rPr>
          <w:rFonts w:hint="eastAsia"/>
        </w:rPr>
        <w:t>根據lexicon，出現evangelist的詞條均譯為了“佈道員”，而</w:t>
      </w:r>
      <w:r>
        <w:t>God-called evangelist</w:t>
      </w:r>
      <w:r>
        <w:rPr>
          <w:rFonts w:hint="eastAsia"/>
        </w:rPr>
        <w:t>被列入了lexicon，但並未</w:t>
      </w:r>
      <w:r>
        <w:rPr>
          <w:rFonts w:ascii="Cambria" w:hAnsi="Cambria" w:cs="Cambria" w:hint="eastAsia"/>
        </w:rPr>
        <w:t>確定譯法。所以，此處僅將“佈道家”改為“佈道員”。</w:t>
      </w:r>
    </w:p>
  </w:comment>
  <w:comment w:id="1543" w:author="成英 李" w:date="2025-09-24T11:11:00Z" w:initials="成李">
    <w:p w14:paraId="2AD26993" w14:textId="46B1CCC2" w:rsidR="005C2BE0" w:rsidRDefault="005C2BE0">
      <w:pPr>
        <w:pStyle w:val="a8"/>
      </w:pPr>
      <w:r>
        <w:rPr>
          <w:rStyle w:val="a7"/>
        </w:rPr>
        <w:annotationRef/>
      </w:r>
      <w:r>
        <w:rPr>
          <w:rFonts w:hint="eastAsia"/>
        </w:rPr>
        <w:t>根據8</w:t>
      </w:r>
      <w:r>
        <w:t>10-812</w:t>
      </w:r>
      <w:r>
        <w:rPr>
          <w:rFonts w:hint="eastAsia"/>
        </w:rPr>
        <w:t>部分定下來的術語</w:t>
      </w:r>
    </w:p>
  </w:comment>
  <w:comment w:id="1548" w:author="成英 李" w:date="2025-09-24T11:09:00Z" w:initials="成李">
    <w:p w14:paraId="69FBAEDA" w14:textId="73396F8B" w:rsidR="005C2BE0" w:rsidRDefault="005C2BE0">
      <w:pPr>
        <w:pStyle w:val="a8"/>
      </w:pPr>
      <w:r>
        <w:rPr>
          <w:rStyle w:val="a7"/>
        </w:rPr>
        <w:annotationRef/>
      </w:r>
      <w:r>
        <w:rPr>
          <w:rFonts w:hint="eastAsia"/>
        </w:rPr>
        <w:t>根據lexicon</w:t>
      </w:r>
    </w:p>
  </w:comment>
  <w:comment w:id="1570" w:author="成英 李" w:date="2025-09-24T11:17:00Z" w:initials="成李">
    <w:p w14:paraId="041FAA92" w14:textId="051E7DCD" w:rsidR="00EF0EBC" w:rsidRDefault="00EF0EBC">
      <w:pPr>
        <w:pStyle w:val="a8"/>
      </w:pPr>
      <w:r>
        <w:rPr>
          <w:rStyle w:val="a7"/>
        </w:rPr>
        <w:annotationRef/>
      </w:r>
      <w:r>
        <w:rPr>
          <w:rFonts w:hint="eastAsia"/>
        </w:rPr>
        <w:t>根據lexicon</w:t>
      </w:r>
    </w:p>
  </w:comment>
  <w:comment w:id="1591" w:author="成英 李" w:date="2025-10-01T11:44:00Z" w:initials="成李">
    <w:p w14:paraId="3CAAAEFC" w14:textId="7912EA7D" w:rsidR="00B9330B" w:rsidRDefault="00B9330B">
      <w:pPr>
        <w:pStyle w:val="a8"/>
      </w:pPr>
      <w:r>
        <w:rPr>
          <w:rStyle w:val="a7"/>
        </w:rPr>
        <w:annotationRef/>
      </w:r>
      <w:r>
        <w:rPr>
          <w:rFonts w:hint="eastAsia"/>
        </w:rPr>
        <w:t>修訂小組定下來的術語</w:t>
      </w:r>
    </w:p>
  </w:comment>
  <w:comment w:id="1594" w:author="成英 李" w:date="2025-10-01T11:46:00Z" w:initials="成李">
    <w:p w14:paraId="44C6F05F" w14:textId="4E1B3618" w:rsidR="00B9330B" w:rsidRDefault="00B9330B">
      <w:pPr>
        <w:pStyle w:val="a8"/>
      </w:pPr>
      <w:r>
        <w:rPr>
          <w:rStyle w:val="a7"/>
        </w:rPr>
        <w:annotationRef/>
      </w:r>
      <w:r>
        <w:rPr>
          <w:rFonts w:hint="eastAsia"/>
        </w:rPr>
        <w:t>根據8</w:t>
      </w:r>
      <w:r>
        <w:t>10-812</w:t>
      </w:r>
      <w:r>
        <w:rPr>
          <w:rFonts w:hint="eastAsia"/>
        </w:rPr>
        <w:t>部分定下來的術語</w:t>
      </w:r>
    </w:p>
  </w:comment>
  <w:comment w:id="1608" w:author="成英 李" w:date="2025-10-07T09:18:00Z" w:initials="成李">
    <w:p w14:paraId="626A0E0B" w14:textId="650C3E73" w:rsidR="00BB3037" w:rsidRDefault="00BB3037">
      <w:pPr>
        <w:pStyle w:val="a8"/>
      </w:pPr>
      <w:r>
        <w:rPr>
          <w:rStyle w:val="a7"/>
        </w:rPr>
        <w:annotationRef/>
      </w:r>
      <w:r>
        <w:rPr>
          <w:rFonts w:hint="eastAsia"/>
        </w:rPr>
        <w:t>與8</w:t>
      </w:r>
      <w:r>
        <w:t>10</w:t>
      </w:r>
      <w:r>
        <w:rPr>
          <w:rFonts w:hint="eastAsia"/>
        </w:rPr>
        <w:t>處用詞保持一致，charter在8</w:t>
      </w:r>
      <w:r>
        <w:t>10</w:t>
      </w:r>
      <w:r>
        <w:rPr>
          <w:rFonts w:hint="eastAsia"/>
        </w:rPr>
        <w:t>部分被譯為“憲章”</w:t>
      </w:r>
    </w:p>
  </w:comment>
  <w:comment w:id="1621" w:author="成英 李" w:date="2025-10-07T09:21:00Z" w:initials="成李">
    <w:p w14:paraId="10B56D50" w14:textId="2D3F65B2" w:rsidR="00BB3037" w:rsidRDefault="00BB3037">
      <w:pPr>
        <w:pStyle w:val="a8"/>
      </w:pPr>
      <w:r>
        <w:rPr>
          <w:rStyle w:val="a7"/>
        </w:rPr>
        <w:annotationRef/>
      </w:r>
      <w:r>
        <w:rPr>
          <w:rFonts w:hint="eastAsia"/>
        </w:rPr>
        <w:t>根據8</w:t>
      </w:r>
      <w:r>
        <w:t>10-812</w:t>
      </w:r>
      <w:r>
        <w:rPr>
          <w:rFonts w:hint="eastAsia"/>
        </w:rPr>
        <w:t>部分定下來的詞彙</w:t>
      </w:r>
    </w:p>
  </w:comment>
  <w:comment w:id="1676" w:author="成英 李" w:date="2025-10-07T10:28:00Z" w:initials="成李">
    <w:p w14:paraId="55FCFC0D" w14:textId="0B68638C" w:rsidR="000F00BE" w:rsidRDefault="000F00BE">
      <w:pPr>
        <w:pStyle w:val="a8"/>
      </w:pPr>
      <w:r>
        <w:rPr>
          <w:rStyle w:val="a7"/>
        </w:rPr>
        <w:annotationRef/>
      </w:r>
      <w:r>
        <w:rPr>
          <w:rFonts w:hint="eastAsia"/>
        </w:rPr>
        <w:t>根據lexicon，search</w:t>
      </w:r>
      <w:r>
        <w:t xml:space="preserve"> </w:t>
      </w:r>
      <w:r>
        <w:rPr>
          <w:rFonts w:hint="eastAsia"/>
        </w:rPr>
        <w:t>committee</w:t>
      </w:r>
      <w:r>
        <w:rPr>
          <w:rFonts w:ascii="宋体" w:eastAsia="宋体" w:hAnsi="宋体" w:cs="宋体" w:hint="eastAsia"/>
        </w:rPr>
        <w:t>被譯為“提名委員會”，但在中文版manual當中，該術語譯為“尋才委員會”居多，個人也認為“尋才委員會”是比較合適的。（在3</w:t>
      </w:r>
      <w:r>
        <w:rPr>
          <w:rFonts w:ascii="宋体" w:eastAsia="宋体" w:hAnsi="宋体" w:cs="宋体"/>
        </w:rPr>
        <w:t>35.17</w:t>
      </w:r>
      <w:r>
        <w:rPr>
          <w:rFonts w:ascii="宋体" w:eastAsia="宋体" w:hAnsi="宋体" w:cs="宋体" w:hint="eastAsia"/>
        </w:rPr>
        <w:t>也有關於這個術語的批注）</w:t>
      </w:r>
    </w:p>
  </w:comment>
  <w:comment w:id="1693" w:author="成英 李" w:date="2025-10-07T10:42:00Z" w:initials="成李">
    <w:p w14:paraId="637D999E" w14:textId="2798EDF7" w:rsidR="000F00BE" w:rsidRDefault="000F00BE">
      <w:pPr>
        <w:pStyle w:val="a8"/>
      </w:pPr>
      <w:r>
        <w:rPr>
          <w:rStyle w:val="a7"/>
        </w:rPr>
        <w:annotationRef/>
      </w:r>
      <w:r>
        <w:rPr>
          <w:rFonts w:hint="eastAsia"/>
        </w:rPr>
        <w:t>根據修訂小組定下的術語</w:t>
      </w:r>
    </w:p>
  </w:comment>
  <w:comment w:id="1735" w:author="成英 李" w:date="2025-10-07T11:25:00Z" w:initials="成李">
    <w:p w14:paraId="438F6100" w14:textId="14DDAE6A" w:rsidR="00A1154D" w:rsidRDefault="00A1154D">
      <w:pPr>
        <w:pStyle w:val="a8"/>
      </w:pPr>
      <w:r>
        <w:rPr>
          <w:rStyle w:val="a7"/>
        </w:rPr>
        <w:annotationRef/>
      </w:r>
      <w:r>
        <w:rPr>
          <w:rFonts w:hint="eastAsia"/>
        </w:rPr>
        <w:t>根據lexicon</w:t>
      </w:r>
    </w:p>
  </w:comment>
  <w:comment w:id="1771" w:author="成英 李" w:date="2025-10-07T11:59:00Z" w:initials="成李">
    <w:p w14:paraId="133D1B45" w14:textId="74FECE59" w:rsidR="006A13C0" w:rsidRDefault="006A13C0">
      <w:pPr>
        <w:pStyle w:val="a8"/>
      </w:pPr>
      <w:r>
        <w:rPr>
          <w:rStyle w:val="a7"/>
        </w:rPr>
        <w:annotationRef/>
      </w:r>
      <w:r>
        <w:rPr>
          <w:rFonts w:hint="eastAsia"/>
        </w:rPr>
        <w:t>根據lexicon</w:t>
      </w:r>
    </w:p>
  </w:comment>
  <w:comment w:id="1780" w:author="成英 李" w:date="2025-10-07T12:22:00Z" w:initials="成李">
    <w:p w14:paraId="504C5183" w14:textId="2D7C65B0" w:rsidR="00496AAC" w:rsidRDefault="00496AAC">
      <w:pPr>
        <w:pStyle w:val="a8"/>
      </w:pPr>
      <w:r>
        <w:rPr>
          <w:rStyle w:val="a7"/>
        </w:rPr>
        <w:annotationRef/>
      </w:r>
      <w:r>
        <w:rPr>
          <w:rFonts w:hint="eastAsia"/>
        </w:rPr>
        <w:t>根據lexicon</w:t>
      </w:r>
    </w:p>
  </w:comment>
  <w:comment w:id="1785" w:author="成英 李" w:date="2025-10-07T12:31:00Z" w:initials="成李">
    <w:p w14:paraId="30949D7E" w14:textId="0DDD4BA4" w:rsidR="00496AAC" w:rsidRDefault="00496AAC">
      <w:pPr>
        <w:pStyle w:val="a8"/>
      </w:pPr>
      <w:r>
        <w:rPr>
          <w:rStyle w:val="a7"/>
        </w:rPr>
        <w:annotationRef/>
      </w:r>
      <w:r>
        <w:rPr>
          <w:rFonts w:hint="eastAsia"/>
        </w:rPr>
        <w:t>與上面的用詞保持一致</w:t>
      </w:r>
    </w:p>
  </w:comment>
  <w:comment w:id="1790" w:author="成英 李" w:date="2025-10-07T12:32:00Z" w:initials="成李">
    <w:p w14:paraId="26AE0032" w14:textId="241D6106" w:rsidR="00496AAC" w:rsidRDefault="00496AAC">
      <w:pPr>
        <w:pStyle w:val="a8"/>
      </w:pPr>
      <w:r>
        <w:rPr>
          <w:rStyle w:val="a7"/>
        </w:rPr>
        <w:annotationRef/>
      </w:r>
      <w:r>
        <w:rPr>
          <w:rFonts w:hint="eastAsia"/>
        </w:rPr>
        <w:t>根據8</w:t>
      </w:r>
      <w:r>
        <w:t>10-812</w:t>
      </w:r>
      <w:r>
        <w:rPr>
          <w:rFonts w:hint="eastAsia"/>
        </w:rPr>
        <w:t>部分定下來的術語</w:t>
      </w:r>
    </w:p>
  </w:comment>
  <w:comment w:id="1845" w:author="成英 李" w:date="2025-10-07T14:02:00Z" w:initials="成李">
    <w:p w14:paraId="3A88155F" w14:textId="07B9217A" w:rsidR="002C3DC8" w:rsidRDefault="002C3DC8">
      <w:pPr>
        <w:pStyle w:val="a8"/>
      </w:pPr>
      <w:r>
        <w:rPr>
          <w:rStyle w:val="a7"/>
        </w:rPr>
        <w:annotationRef/>
      </w:r>
      <w:r>
        <w:rPr>
          <w:rFonts w:hint="eastAsia"/>
        </w:rPr>
        <w:t>根據lexicon</w:t>
      </w:r>
    </w:p>
  </w:comment>
  <w:comment w:id="1857" w:author="成英 李" w:date="2025-10-07T14:10:00Z" w:initials="成李">
    <w:p w14:paraId="0AF3373A" w14:textId="7198ECEE" w:rsidR="004A4096" w:rsidRDefault="004A4096">
      <w:pPr>
        <w:pStyle w:val="a8"/>
      </w:pPr>
      <w:r>
        <w:rPr>
          <w:rStyle w:val="a7"/>
        </w:rPr>
        <w:annotationRef/>
      </w:r>
      <w:r>
        <w:rPr>
          <w:rFonts w:hint="eastAsia"/>
        </w:rPr>
        <w:t>根據lexicon</w:t>
      </w:r>
    </w:p>
  </w:comment>
  <w:comment w:id="1917" w:author="成英 李" w:date="2025-10-07T14:35:00Z" w:initials="成李">
    <w:p w14:paraId="167B514D" w14:textId="70EF667C" w:rsidR="00F02541" w:rsidRDefault="00F02541">
      <w:pPr>
        <w:pStyle w:val="a8"/>
      </w:pPr>
      <w:r>
        <w:rPr>
          <w:rStyle w:val="a7"/>
        </w:rPr>
        <w:annotationRef/>
      </w:r>
      <w:r>
        <w:rPr>
          <w:rFonts w:hint="eastAsia"/>
        </w:rPr>
        <w:t>根據lexicon</w:t>
      </w:r>
    </w:p>
  </w:comment>
  <w:comment w:id="1934" w:author="成英 李" w:date="2025-10-07T15:30:00Z" w:initials="成李">
    <w:p w14:paraId="20C81E8D" w14:textId="0166CC1C" w:rsidR="00357D8C" w:rsidRDefault="00357D8C">
      <w:pPr>
        <w:pStyle w:val="a8"/>
      </w:pPr>
      <w:r>
        <w:rPr>
          <w:rStyle w:val="a7"/>
        </w:rPr>
        <w:annotationRef/>
      </w:r>
      <w:r>
        <w:rPr>
          <w:rFonts w:hint="eastAsia"/>
        </w:rPr>
        <w:t>根據lexicon</w:t>
      </w:r>
    </w:p>
  </w:comment>
  <w:comment w:id="1946" w:author="成英 李" w:date="2025-10-07T15:43:00Z" w:initials="成李">
    <w:p w14:paraId="3F2F42C8" w14:textId="22658D27" w:rsidR="00357D8C" w:rsidRDefault="00357D8C">
      <w:pPr>
        <w:pStyle w:val="a8"/>
      </w:pPr>
      <w:r>
        <w:rPr>
          <w:rStyle w:val="a7"/>
        </w:rPr>
        <w:annotationRef/>
      </w:r>
      <w:r>
        <w:rPr>
          <w:rFonts w:hint="eastAsia"/>
        </w:rPr>
        <w:t>根據lexicon</w:t>
      </w:r>
    </w:p>
  </w:comment>
  <w:comment w:id="1952" w:author="成英 李" w:date="2025-10-07T15:44:00Z" w:initials="成李">
    <w:p w14:paraId="74767604" w14:textId="06DE8366" w:rsidR="00357D8C" w:rsidRDefault="00357D8C">
      <w:pPr>
        <w:pStyle w:val="a8"/>
      </w:pPr>
      <w:r>
        <w:rPr>
          <w:rStyle w:val="a7"/>
        </w:rPr>
        <w:annotationRef/>
      </w:r>
      <w:r>
        <w:rPr>
          <w:rFonts w:hint="eastAsia"/>
        </w:rPr>
        <w:t>根據lexicon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29B081" w15:done="0"/>
  <w15:commentEx w15:paraId="6FE3C5C2" w15:done="0"/>
  <w15:commentEx w15:paraId="0D84B067" w15:done="0"/>
  <w15:commentEx w15:paraId="3F11DB00" w15:done="0"/>
  <w15:commentEx w15:paraId="5B46E47D" w15:paraIdParent="3F11DB00" w15:done="0"/>
  <w15:commentEx w15:paraId="3CE919C2" w15:done="0"/>
  <w15:commentEx w15:paraId="0A00D226" w15:done="0"/>
  <w15:commentEx w15:paraId="1B9F9ECF" w15:done="0"/>
  <w15:commentEx w15:paraId="03BD7622" w15:done="0"/>
  <w15:commentEx w15:paraId="7162CA88" w15:done="0"/>
  <w15:commentEx w15:paraId="358EB3AA" w15:done="0"/>
  <w15:commentEx w15:paraId="535A0919" w15:done="0"/>
  <w15:commentEx w15:paraId="4600DE0B" w15:done="0"/>
  <w15:commentEx w15:paraId="7AB9D9FE" w15:done="0"/>
  <w15:commentEx w15:paraId="43C83835" w15:done="0"/>
  <w15:commentEx w15:paraId="0D60CAF6" w15:done="0"/>
  <w15:commentEx w15:paraId="25D401B9" w15:done="0"/>
  <w15:commentEx w15:paraId="4E2D92DF" w15:done="0"/>
  <w15:commentEx w15:paraId="4802806C" w15:done="0"/>
  <w15:commentEx w15:paraId="48234FFF" w15:done="0"/>
  <w15:commentEx w15:paraId="52FE4547" w15:done="0"/>
  <w15:commentEx w15:paraId="05F4DA7C" w15:done="0"/>
  <w15:commentEx w15:paraId="493B07F4" w15:done="0"/>
  <w15:commentEx w15:paraId="323E8BC6" w15:done="0"/>
  <w15:commentEx w15:paraId="156E8820" w15:done="0"/>
  <w15:commentEx w15:paraId="4DA84E02" w15:done="0"/>
  <w15:commentEx w15:paraId="6DA0AFA9" w15:done="0"/>
  <w15:commentEx w15:paraId="0CC13B5C" w15:done="0"/>
  <w15:commentEx w15:paraId="17292666" w15:done="0"/>
  <w15:commentEx w15:paraId="71FBD030" w15:done="0"/>
  <w15:commentEx w15:paraId="7FF6C58B" w15:done="0"/>
  <w15:commentEx w15:paraId="6B05E416" w15:done="0"/>
  <w15:commentEx w15:paraId="6B47D748" w15:done="0"/>
  <w15:commentEx w15:paraId="6570FCFB" w15:done="0"/>
  <w15:commentEx w15:paraId="720493ED" w15:done="0"/>
  <w15:commentEx w15:paraId="31EC5234" w15:done="0"/>
  <w15:commentEx w15:paraId="3D279CAD" w15:done="0"/>
  <w15:commentEx w15:paraId="3A1407D1" w15:done="0"/>
  <w15:commentEx w15:paraId="6E9AE61A" w15:done="0"/>
  <w15:commentEx w15:paraId="7F3261BC" w15:done="0"/>
  <w15:commentEx w15:paraId="49C01F92" w15:done="0"/>
  <w15:commentEx w15:paraId="24FD9D70" w15:done="0"/>
  <w15:commentEx w15:paraId="1EDCEB02" w15:done="0"/>
  <w15:commentEx w15:paraId="1680E025" w15:done="0"/>
  <w15:commentEx w15:paraId="69304358" w15:done="0"/>
  <w15:commentEx w15:paraId="3031E372" w15:done="0"/>
  <w15:commentEx w15:paraId="78A5F1F8" w15:done="0"/>
  <w15:commentEx w15:paraId="03715D83" w15:done="0"/>
  <w15:commentEx w15:paraId="45D70A6F" w15:done="0"/>
  <w15:commentEx w15:paraId="3F3CAEE4" w15:done="0"/>
  <w15:commentEx w15:paraId="590A94BC" w15:done="0"/>
  <w15:commentEx w15:paraId="01E71747" w15:done="0"/>
  <w15:commentEx w15:paraId="41453E77" w15:done="0"/>
  <w15:commentEx w15:paraId="4FA2864E" w15:done="0"/>
  <w15:commentEx w15:paraId="3C3B9045" w15:done="0"/>
  <w15:commentEx w15:paraId="78930BAC" w15:done="0"/>
  <w15:commentEx w15:paraId="42C7EAA7" w15:done="0"/>
  <w15:commentEx w15:paraId="55B037B7" w15:done="0"/>
  <w15:commentEx w15:paraId="36F210D9" w15:done="0"/>
  <w15:commentEx w15:paraId="4307AE81" w15:done="0"/>
  <w15:commentEx w15:paraId="0DB5FE31" w15:done="0"/>
  <w15:commentEx w15:paraId="15BA405D" w15:done="0"/>
  <w15:commentEx w15:paraId="55102B29" w15:done="0"/>
  <w15:commentEx w15:paraId="72E08FC5" w15:done="0"/>
  <w15:commentEx w15:paraId="743457B8" w15:done="0"/>
  <w15:commentEx w15:paraId="086B79B3" w15:done="0"/>
  <w15:commentEx w15:paraId="254D9EB3" w15:done="0"/>
  <w15:commentEx w15:paraId="6A29F0F3" w15:done="0"/>
  <w15:commentEx w15:paraId="64E655AD" w15:done="0"/>
  <w15:commentEx w15:paraId="1348346A" w15:done="0"/>
  <w15:commentEx w15:paraId="3BDC95DF" w15:done="0"/>
  <w15:commentEx w15:paraId="722272AA" w15:done="0"/>
  <w15:commentEx w15:paraId="5EF34BE0" w15:done="0"/>
  <w15:commentEx w15:paraId="4B555BBD" w15:done="0"/>
  <w15:commentEx w15:paraId="19BCEFEA" w15:done="0"/>
  <w15:commentEx w15:paraId="37B65D33" w15:done="0"/>
  <w15:commentEx w15:paraId="34F6A119" w15:done="0"/>
  <w15:commentEx w15:paraId="335B87C1" w15:done="0"/>
  <w15:commentEx w15:paraId="5AA2E339" w15:done="0"/>
  <w15:commentEx w15:paraId="489B79E2" w15:done="0"/>
  <w15:commentEx w15:paraId="51180ECA" w15:done="0"/>
  <w15:commentEx w15:paraId="653D5BCA" w15:done="0"/>
  <w15:commentEx w15:paraId="5C3FF70A" w15:done="0"/>
  <w15:commentEx w15:paraId="67E73929" w15:done="0"/>
  <w15:commentEx w15:paraId="263863FC" w15:done="0"/>
  <w15:commentEx w15:paraId="44904BA3" w15:done="0"/>
  <w15:commentEx w15:paraId="1E84077A" w15:done="0"/>
  <w15:commentEx w15:paraId="0DE0BFDC" w15:done="0"/>
  <w15:commentEx w15:paraId="483CF6C8" w15:done="0"/>
  <w15:commentEx w15:paraId="0F6D7A32" w15:done="0"/>
  <w15:commentEx w15:paraId="24C752E7" w15:done="0"/>
  <w15:commentEx w15:paraId="3EBF89FF" w15:done="0"/>
  <w15:commentEx w15:paraId="7E5C67C6" w15:done="0"/>
  <w15:commentEx w15:paraId="3AEF5284" w15:done="0"/>
  <w15:commentEx w15:paraId="56CFAB44" w15:done="0"/>
  <w15:commentEx w15:paraId="594D044F" w15:done="0"/>
  <w15:commentEx w15:paraId="4DECBE8D" w15:done="0"/>
  <w15:commentEx w15:paraId="3FAD8F31" w15:done="0"/>
  <w15:commentEx w15:paraId="4954701F" w15:done="0"/>
  <w15:commentEx w15:paraId="0D218CD3" w15:done="0"/>
  <w15:commentEx w15:paraId="30B87D07" w15:done="0"/>
  <w15:commentEx w15:paraId="058074C0" w15:done="0"/>
  <w15:commentEx w15:paraId="57C2F957" w15:done="0"/>
  <w15:commentEx w15:paraId="0D406B88" w15:done="0"/>
  <w15:commentEx w15:paraId="4B80BE53" w15:done="0"/>
  <w15:commentEx w15:paraId="2AD26993" w15:done="0"/>
  <w15:commentEx w15:paraId="69FBAEDA" w15:done="0"/>
  <w15:commentEx w15:paraId="041FAA92" w15:done="0"/>
  <w15:commentEx w15:paraId="3CAAAEFC" w15:done="0"/>
  <w15:commentEx w15:paraId="44C6F05F" w15:done="0"/>
  <w15:commentEx w15:paraId="626A0E0B" w15:done="0"/>
  <w15:commentEx w15:paraId="10B56D50" w15:done="0"/>
  <w15:commentEx w15:paraId="55FCFC0D" w15:done="0"/>
  <w15:commentEx w15:paraId="637D999E" w15:done="0"/>
  <w15:commentEx w15:paraId="438F6100" w15:done="0"/>
  <w15:commentEx w15:paraId="133D1B45" w15:done="0"/>
  <w15:commentEx w15:paraId="504C5183" w15:done="0"/>
  <w15:commentEx w15:paraId="30949D7E" w15:done="0"/>
  <w15:commentEx w15:paraId="26AE0032" w15:done="0"/>
  <w15:commentEx w15:paraId="3A88155F" w15:done="0"/>
  <w15:commentEx w15:paraId="0AF3373A" w15:done="0"/>
  <w15:commentEx w15:paraId="167B514D" w15:done="0"/>
  <w15:commentEx w15:paraId="20C81E8D" w15:done="0"/>
  <w15:commentEx w15:paraId="3F2F42C8" w15:done="0"/>
  <w15:commentEx w15:paraId="747676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DA8EDC" w16cex:dateUtc="2025-06-24T03:55:00Z"/>
  <w16cex:commentExtensible w16cex:durableId="452A4B3A" w16cex:dateUtc="2025-06-24T04:08:00Z"/>
  <w16cex:commentExtensible w16cex:durableId="67E6989D" w16cex:dateUtc="2025-06-24T04:25:00Z"/>
  <w16cex:commentExtensible w16cex:durableId="1541DAE1" w16cex:dateUtc="2025-06-30T02:59:00Z"/>
  <w16cex:commentExtensible w16cex:durableId="230D9081" w16cex:dateUtc="2025-09-09T01:40:00Z"/>
  <w16cex:commentExtensible w16cex:durableId="39FC5F25" w16cex:dateUtc="2025-06-30T03:00:00Z"/>
  <w16cex:commentExtensible w16cex:durableId="4CA56E6E" w16cex:dateUtc="2025-07-01T03:16:00Z"/>
  <w16cex:commentExtensible w16cex:durableId="72874B03" w16cex:dateUtc="2025-06-30T03:14:00Z"/>
  <w16cex:commentExtensible w16cex:durableId="05930A81" w16cex:dateUtc="2025-06-30T03:18:00Z"/>
  <w16cex:commentExtensible w16cex:durableId="46D89F0C" w16cex:dateUtc="2025-06-30T03:28:00Z"/>
  <w16cex:commentExtensible w16cex:durableId="45813C41" w16cex:dateUtc="2025-06-30T03:35:00Z"/>
  <w16cex:commentExtensible w16cex:durableId="26E48502" w16cex:dateUtc="2025-06-30T03:39:00Z"/>
  <w16cex:commentExtensible w16cex:durableId="2F465377" w16cex:dateUtc="2025-06-30T03:46:00Z"/>
  <w16cex:commentExtensible w16cex:durableId="695E950F" w16cex:dateUtc="2025-06-30T03:46:00Z"/>
  <w16cex:commentExtensible w16cex:durableId="66CC6852" w16cex:dateUtc="2025-06-30T03:48:00Z"/>
  <w16cex:commentExtensible w16cex:durableId="37FB245E" w16cex:dateUtc="2025-06-30T04:20:00Z"/>
  <w16cex:commentExtensible w16cex:durableId="7F50F5A4" w16cex:dateUtc="2025-06-30T08:19:00Z"/>
  <w16cex:commentExtensible w16cex:durableId="7F654972" w16cex:dateUtc="2025-06-30T08:21:00Z"/>
  <w16cex:commentExtensible w16cex:durableId="4D38DBDE" w16cex:dateUtc="2025-06-30T08:36:00Z"/>
  <w16cex:commentExtensible w16cex:durableId="1CEDC244" w16cex:dateUtc="2025-06-30T09:21:00Z"/>
  <w16cex:commentExtensible w16cex:durableId="1B4B04D6" w16cex:dateUtc="2025-07-01T02:01:00Z"/>
  <w16cex:commentExtensible w16cex:durableId="53263C2A" w16cex:dateUtc="2025-07-01T02:54:00Z"/>
  <w16cex:commentExtensible w16cex:durableId="40491E11" w16cex:dateUtc="2025-07-01T03:06:00Z"/>
  <w16cex:commentExtensible w16cex:durableId="6842FF39" w16cex:dateUtc="2025-07-01T03:14:00Z"/>
  <w16cex:commentExtensible w16cex:durableId="706572DE" w16cex:dateUtc="2025-09-09T01:51:00Z"/>
  <w16cex:commentExtensible w16cex:durableId="7539C1A1" w16cex:dateUtc="2025-07-01T03:45:00Z"/>
  <w16cex:commentExtensible w16cex:durableId="45873164" w16cex:dateUtc="2025-07-02T07:01:00Z"/>
  <w16cex:commentExtensible w16cex:durableId="0DA76D04" w16cex:dateUtc="2025-07-02T09:13:00Z"/>
  <w16cex:commentExtensible w16cex:durableId="3FADC497" w16cex:dateUtc="2025-07-02T07:31:00Z"/>
  <w16cex:commentExtensible w16cex:durableId="04E853FE" w16cex:dateUtc="2025-09-09T01:43:00Z"/>
  <w16cex:commentExtensible w16cex:durableId="474AF7BD" w16cex:dateUtc="2025-09-09T01:43:00Z"/>
  <w16cex:commentExtensible w16cex:durableId="0DF90E38" w16cex:dateUtc="2025-07-02T07:50:00Z"/>
  <w16cex:commentExtensible w16cex:durableId="3FB54E46" w16cex:dateUtc="2025-07-02T08:57:00Z"/>
  <w16cex:commentExtensible w16cex:durableId="4DD70E94" w16cex:dateUtc="2025-07-02T09:10:00Z"/>
  <w16cex:commentExtensible w16cex:durableId="0F2CA4A9" w16cex:dateUtc="2025-08-04T04:32:00Z"/>
  <w16cex:commentExtensible w16cex:durableId="7C03D6A9" w16cex:dateUtc="2025-08-04T04:41:00Z"/>
  <w16cex:commentExtensible w16cex:durableId="663126A8" w16cex:dateUtc="2025-08-04T04:45:00Z"/>
  <w16cex:commentExtensible w16cex:durableId="28D04201" w16cex:dateUtc="2025-08-04T07:31:00Z"/>
  <w16cex:commentExtensible w16cex:durableId="0C58EF9F" w16cex:dateUtc="2025-08-04T07:36:00Z"/>
  <w16cex:commentExtensible w16cex:durableId="64817BAA" w16cex:dateUtc="2025-08-04T07:39:00Z"/>
  <w16cex:commentExtensible w16cex:durableId="06C2A5A1" w16cex:dateUtc="2025-08-04T08:30:00Z"/>
  <w16cex:commentExtensible w16cex:durableId="5C54BE0A" w16cex:dateUtc="2025-08-11T00:58:00Z"/>
  <w16cex:commentExtensible w16cex:durableId="73D35999" w16cex:dateUtc="2025-08-11T01:15:00Z"/>
  <w16cex:commentExtensible w16cex:durableId="2CDAFC6F" w16cex:dateUtc="2025-08-11T01:20:00Z"/>
  <w16cex:commentExtensible w16cex:durableId="3AD48846" w16cex:dateUtc="2025-10-24T14:16:00Z"/>
  <w16cex:commentExtensible w16cex:durableId="7E903BCE" w16cex:dateUtc="2025-08-11T01:31:00Z"/>
  <w16cex:commentExtensible w16cex:durableId="4A63B198" w16cex:dateUtc="2025-08-12T00:47:00Z"/>
  <w16cex:commentExtensible w16cex:durableId="6C5AF8DD" w16cex:dateUtc="2025-08-12T01:01:00Z"/>
  <w16cex:commentExtensible w16cex:durableId="6061196B" w16cex:dateUtc="2025-08-12T01:07:00Z"/>
  <w16cex:commentExtensible w16cex:durableId="004B7756" w16cex:dateUtc="2025-08-12T01:08:00Z"/>
  <w16cex:commentExtensible w16cex:durableId="667B039B" w16cex:dateUtc="2025-08-12T01:10:00Z"/>
  <w16cex:commentExtensible w16cex:durableId="0884285C" w16cex:dateUtc="2025-08-12T01:12:00Z"/>
  <w16cex:commentExtensible w16cex:durableId="76C8E0C1" w16cex:dateUtc="2025-08-12T01:18:00Z"/>
  <w16cex:commentExtensible w16cex:durableId="01FF1EEF" w16cex:dateUtc="2025-08-12T01:26:00Z"/>
  <w16cex:commentExtensible w16cex:durableId="37C3FE99" w16cex:dateUtc="2025-09-09T01:55:00Z"/>
  <w16cex:commentExtensible w16cex:durableId="00F7B6E6" w16cex:dateUtc="2025-08-12T01:53:00Z"/>
  <w16cex:commentExtensible w16cex:durableId="7F8A4A73" w16cex:dateUtc="2025-08-12T02:21:00Z"/>
  <w16cex:commentExtensible w16cex:durableId="102F90FA" w16cex:dateUtc="2025-08-12T03:26:00Z"/>
  <w16cex:commentExtensible w16cex:durableId="686889B0" w16cex:dateUtc="2025-08-12T03:32:00Z"/>
  <w16cex:commentExtensible w16cex:durableId="08769624" w16cex:dateUtc="2025-08-12T03:42:00Z"/>
  <w16cex:commentExtensible w16cex:durableId="593C2371" w16cex:dateUtc="2025-08-20T02:50:00Z"/>
  <w16cex:commentExtensible w16cex:durableId="5DF7EDAB" w16cex:dateUtc="2025-08-20T08:13:00Z"/>
  <w16cex:commentExtensible w16cex:durableId="36BA418B" w16cex:dateUtc="2025-08-20T08:17:00Z"/>
  <w16cex:commentExtensible w16cex:durableId="03904DDF" w16cex:dateUtc="2025-08-20T08:38:00Z"/>
  <w16cex:commentExtensible w16cex:durableId="324BA7C6" w16cex:dateUtc="2025-08-20T08:40:00Z"/>
  <w16cex:commentExtensible w16cex:durableId="29BBDEF5" w16cex:dateUtc="2025-08-20T08:49:00Z"/>
  <w16cex:commentExtensible w16cex:durableId="1529E892" w16cex:dateUtc="2025-08-25T11:36:00Z"/>
  <w16cex:commentExtensible w16cex:durableId="7F1736C2" w16cex:dateUtc="2025-08-25T11:36:00Z"/>
  <w16cex:commentExtensible w16cex:durableId="5D1F0000" w16cex:dateUtc="2025-08-25T11:52:00Z"/>
  <w16cex:commentExtensible w16cex:durableId="01D1D118" w16cex:dateUtc="2025-08-25T12:06:00Z"/>
  <w16cex:commentExtensible w16cex:durableId="490A41E3" w16cex:dateUtc="2025-08-25T12:07:00Z"/>
  <w16cex:commentExtensible w16cex:durableId="09DE0831" w16cex:dateUtc="2025-08-25T12:09:00Z"/>
  <w16cex:commentExtensible w16cex:durableId="220F623B" w16cex:dateUtc="2025-08-26T01:31:00Z"/>
  <w16cex:commentExtensible w16cex:durableId="476E726B" w16cex:dateUtc="2025-08-26T01:53:00Z"/>
  <w16cex:commentExtensible w16cex:durableId="651C7460" w16cex:dateUtc="2025-08-26T03:12:00Z"/>
  <w16cex:commentExtensible w16cex:durableId="489139E4" w16cex:dateUtc="2025-09-09T01:08:00Z"/>
  <w16cex:commentExtensible w16cex:durableId="792C6585" w16cex:dateUtc="2025-09-09T01:10:00Z"/>
  <w16cex:commentExtensible w16cex:durableId="112245C2" w16cex:dateUtc="2025-09-09T01:12:00Z"/>
  <w16cex:commentExtensible w16cex:durableId="5BE18F7A" w16cex:dateUtc="2025-08-12T01:18:00Z"/>
  <w16cex:commentExtensible w16cex:durableId="0D6D9167" w16cex:dateUtc="2025-09-09T01:18:00Z"/>
  <w16cex:commentExtensible w16cex:durableId="036F3512" w16cex:dateUtc="2025-09-15T03:15:00Z"/>
  <w16cex:commentExtensible w16cex:durableId="7B83FD0D" w16cex:dateUtc="2025-09-15T03:16:00Z"/>
  <w16cex:commentExtensible w16cex:durableId="203009FC" w16cex:dateUtc="2025-09-15T03:19:00Z"/>
  <w16cex:commentExtensible w16cex:durableId="6AFE32A4" w16cex:dateUtc="2025-09-15T03:32:00Z"/>
  <w16cex:commentExtensible w16cex:durableId="644F9DA9" w16cex:dateUtc="2025-09-16T02:32:00Z"/>
  <w16cex:commentExtensible w16cex:durableId="5542FDC0" w16cex:dateUtc="2025-09-16T02:33:00Z"/>
  <w16cex:commentExtensible w16cex:durableId="0F6386F3" w16cex:dateUtc="2025-09-16T02:56:00Z"/>
  <w16cex:commentExtensible w16cex:durableId="3ADD44E5" w16cex:dateUtc="2025-09-16T02:58:00Z"/>
  <w16cex:commentExtensible w16cex:durableId="4F0B59A1" w16cex:dateUtc="2025-09-16T02:58:00Z"/>
  <w16cex:commentExtensible w16cex:durableId="200328CE" w16cex:dateUtc="2025-09-16T03:02:00Z"/>
  <w16cex:commentExtensible w16cex:durableId="55C1859B" w16cex:dateUtc="2025-09-18T02:34:00Z"/>
  <w16cex:commentExtensible w16cex:durableId="740CCDFC" w16cex:dateUtc="2025-09-18T02:38:00Z"/>
  <w16cex:commentExtensible w16cex:durableId="75A468C5" w16cex:dateUtc="2025-09-18T02:38:00Z"/>
  <w16cex:commentExtensible w16cex:durableId="4400DCC3" w16cex:dateUtc="2025-09-18T02:44:00Z"/>
  <w16cex:commentExtensible w16cex:durableId="50F2049A" w16cex:dateUtc="2025-09-18T02:44:00Z"/>
  <w16cex:commentExtensible w16cex:durableId="310CF7DB" w16cex:dateUtc="2025-09-18T02:47:00Z"/>
  <w16cex:commentExtensible w16cex:durableId="4401CC64" w16cex:dateUtc="2025-09-18T02:48:00Z"/>
  <w16cex:commentExtensible w16cex:durableId="3E4558DC" w16cex:dateUtc="2025-09-18T02:55:00Z"/>
  <w16cex:commentExtensible w16cex:durableId="4436913F" w16cex:dateUtc="2025-09-18T03:10:00Z"/>
  <w16cex:commentExtensible w16cex:durableId="500F6974" w16cex:dateUtc="2025-09-18T03:16:00Z"/>
  <w16cex:commentExtensible w16cex:durableId="43BFF6BF" w16cex:dateUtc="2025-09-22T02:13:00Z"/>
  <w16cex:commentExtensible w16cex:durableId="32C1DFD3" w16cex:dateUtc="2025-09-23T03:19:00Z"/>
  <w16cex:commentExtensible w16cex:durableId="7854D463" w16cex:dateUtc="2025-09-23T03:22:00Z"/>
  <w16cex:commentExtensible w16cex:durableId="08AC7374" w16cex:dateUtc="2025-09-24T02:38:00Z"/>
  <w16cex:commentExtensible w16cex:durableId="6FE838B0" w16cex:dateUtc="2025-09-24T03:05:00Z"/>
  <w16cex:commentExtensible w16cex:durableId="0F7B981C" w16cex:dateUtc="2025-09-24T03:11:00Z"/>
  <w16cex:commentExtensible w16cex:durableId="1773432C" w16cex:dateUtc="2025-09-24T03:09:00Z"/>
  <w16cex:commentExtensible w16cex:durableId="71A21816" w16cex:dateUtc="2025-09-24T03:17:00Z"/>
  <w16cex:commentExtensible w16cex:durableId="0AE61328" w16cex:dateUtc="2025-10-01T03:44:00Z"/>
  <w16cex:commentExtensible w16cex:durableId="07BC26BA" w16cex:dateUtc="2025-10-01T03:46:00Z"/>
  <w16cex:commentExtensible w16cex:durableId="1E2B731C" w16cex:dateUtc="2025-10-07T01:18:00Z"/>
  <w16cex:commentExtensible w16cex:durableId="603D840D" w16cex:dateUtc="2025-10-07T01:21:00Z"/>
  <w16cex:commentExtensible w16cex:durableId="3E61C7DF" w16cex:dateUtc="2025-10-07T02:28:00Z"/>
  <w16cex:commentExtensible w16cex:durableId="55ABF2EE" w16cex:dateUtc="2025-10-07T02:42:00Z"/>
  <w16cex:commentExtensible w16cex:durableId="16637762" w16cex:dateUtc="2025-10-07T03:25:00Z"/>
  <w16cex:commentExtensible w16cex:durableId="6C8A0ECF" w16cex:dateUtc="2025-10-07T03:59:00Z"/>
  <w16cex:commentExtensible w16cex:durableId="51052148" w16cex:dateUtc="2025-10-07T04:22:00Z"/>
  <w16cex:commentExtensible w16cex:durableId="6CA0B15F" w16cex:dateUtc="2025-10-07T04:31:00Z"/>
  <w16cex:commentExtensible w16cex:durableId="3FBBC888" w16cex:dateUtc="2025-10-07T04:32:00Z"/>
  <w16cex:commentExtensible w16cex:durableId="36824CE2" w16cex:dateUtc="2025-10-07T06:02:00Z"/>
  <w16cex:commentExtensible w16cex:durableId="21700143" w16cex:dateUtc="2025-10-07T06:10:00Z"/>
  <w16cex:commentExtensible w16cex:durableId="3ED977C9" w16cex:dateUtc="2025-10-07T06:35:00Z"/>
  <w16cex:commentExtensible w16cex:durableId="27D3E9E8" w16cex:dateUtc="2025-10-07T07:30:00Z"/>
  <w16cex:commentExtensible w16cex:durableId="23506C74" w16cex:dateUtc="2025-10-07T07:43:00Z"/>
  <w16cex:commentExtensible w16cex:durableId="0363247F" w16cex:dateUtc="2025-10-07T0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29B081" w16cid:durableId="3CDA8EDC"/>
  <w16cid:commentId w16cid:paraId="6FE3C5C2" w16cid:durableId="452A4B3A"/>
  <w16cid:commentId w16cid:paraId="0D84B067" w16cid:durableId="67E6989D"/>
  <w16cid:commentId w16cid:paraId="3F11DB00" w16cid:durableId="1541DAE1"/>
  <w16cid:commentId w16cid:paraId="5B46E47D" w16cid:durableId="230D9081"/>
  <w16cid:commentId w16cid:paraId="3CE919C2" w16cid:durableId="39FC5F25"/>
  <w16cid:commentId w16cid:paraId="0A00D226" w16cid:durableId="4CA56E6E"/>
  <w16cid:commentId w16cid:paraId="1B9F9ECF" w16cid:durableId="72874B03"/>
  <w16cid:commentId w16cid:paraId="03BD7622" w16cid:durableId="05930A81"/>
  <w16cid:commentId w16cid:paraId="7162CA88" w16cid:durableId="46D89F0C"/>
  <w16cid:commentId w16cid:paraId="358EB3AA" w16cid:durableId="45813C41"/>
  <w16cid:commentId w16cid:paraId="535A0919" w16cid:durableId="26E48502"/>
  <w16cid:commentId w16cid:paraId="4600DE0B" w16cid:durableId="2F465377"/>
  <w16cid:commentId w16cid:paraId="7AB9D9FE" w16cid:durableId="695E950F"/>
  <w16cid:commentId w16cid:paraId="43C83835" w16cid:durableId="66CC6852"/>
  <w16cid:commentId w16cid:paraId="0D60CAF6" w16cid:durableId="37FB245E"/>
  <w16cid:commentId w16cid:paraId="25D401B9" w16cid:durableId="7F50F5A4"/>
  <w16cid:commentId w16cid:paraId="4E2D92DF" w16cid:durableId="7F654972"/>
  <w16cid:commentId w16cid:paraId="4802806C" w16cid:durableId="4D38DBDE"/>
  <w16cid:commentId w16cid:paraId="48234FFF" w16cid:durableId="1CEDC244"/>
  <w16cid:commentId w16cid:paraId="52FE4547" w16cid:durableId="1B4B04D6"/>
  <w16cid:commentId w16cid:paraId="05F4DA7C" w16cid:durableId="53263C2A"/>
  <w16cid:commentId w16cid:paraId="493B07F4" w16cid:durableId="40491E11"/>
  <w16cid:commentId w16cid:paraId="323E8BC6" w16cid:durableId="6842FF39"/>
  <w16cid:commentId w16cid:paraId="156E8820" w16cid:durableId="706572DE"/>
  <w16cid:commentId w16cid:paraId="4DA84E02" w16cid:durableId="7539C1A1"/>
  <w16cid:commentId w16cid:paraId="6DA0AFA9" w16cid:durableId="45873164"/>
  <w16cid:commentId w16cid:paraId="0CC13B5C" w16cid:durableId="0DA76D04"/>
  <w16cid:commentId w16cid:paraId="17292666" w16cid:durableId="3FADC497"/>
  <w16cid:commentId w16cid:paraId="71FBD030" w16cid:durableId="04E853FE"/>
  <w16cid:commentId w16cid:paraId="7FF6C58B" w16cid:durableId="474AF7BD"/>
  <w16cid:commentId w16cid:paraId="6B05E416" w16cid:durableId="0DF90E38"/>
  <w16cid:commentId w16cid:paraId="6B47D748" w16cid:durableId="3FB54E46"/>
  <w16cid:commentId w16cid:paraId="6570FCFB" w16cid:durableId="4DD70E94"/>
  <w16cid:commentId w16cid:paraId="720493ED" w16cid:durableId="0F2CA4A9"/>
  <w16cid:commentId w16cid:paraId="31EC5234" w16cid:durableId="7C03D6A9"/>
  <w16cid:commentId w16cid:paraId="3D279CAD" w16cid:durableId="663126A8"/>
  <w16cid:commentId w16cid:paraId="3A1407D1" w16cid:durableId="28D04201"/>
  <w16cid:commentId w16cid:paraId="6E9AE61A" w16cid:durableId="0C58EF9F"/>
  <w16cid:commentId w16cid:paraId="7F3261BC" w16cid:durableId="64817BAA"/>
  <w16cid:commentId w16cid:paraId="49C01F92" w16cid:durableId="06C2A5A1"/>
  <w16cid:commentId w16cid:paraId="24FD9D70" w16cid:durableId="5C54BE0A"/>
  <w16cid:commentId w16cid:paraId="1EDCEB02" w16cid:durableId="73D35999"/>
  <w16cid:commentId w16cid:paraId="1680E025" w16cid:durableId="2CDAFC6F"/>
  <w16cid:commentId w16cid:paraId="69304358" w16cid:durableId="3AD48846"/>
  <w16cid:commentId w16cid:paraId="3031E372" w16cid:durableId="7E903BCE"/>
  <w16cid:commentId w16cid:paraId="78A5F1F8" w16cid:durableId="4A63B198"/>
  <w16cid:commentId w16cid:paraId="03715D83" w16cid:durableId="6C5AF8DD"/>
  <w16cid:commentId w16cid:paraId="45D70A6F" w16cid:durableId="6061196B"/>
  <w16cid:commentId w16cid:paraId="3F3CAEE4" w16cid:durableId="004B7756"/>
  <w16cid:commentId w16cid:paraId="590A94BC" w16cid:durableId="667B039B"/>
  <w16cid:commentId w16cid:paraId="01E71747" w16cid:durableId="0884285C"/>
  <w16cid:commentId w16cid:paraId="41453E77" w16cid:durableId="76C8E0C1"/>
  <w16cid:commentId w16cid:paraId="4FA2864E" w16cid:durableId="01FF1EEF"/>
  <w16cid:commentId w16cid:paraId="3C3B9045" w16cid:durableId="37C3FE99"/>
  <w16cid:commentId w16cid:paraId="78930BAC" w16cid:durableId="00F7B6E6"/>
  <w16cid:commentId w16cid:paraId="42C7EAA7" w16cid:durableId="7F8A4A73"/>
  <w16cid:commentId w16cid:paraId="55B037B7" w16cid:durableId="102F90FA"/>
  <w16cid:commentId w16cid:paraId="36F210D9" w16cid:durableId="686889B0"/>
  <w16cid:commentId w16cid:paraId="4307AE81" w16cid:durableId="08769624"/>
  <w16cid:commentId w16cid:paraId="0DB5FE31" w16cid:durableId="593C2371"/>
  <w16cid:commentId w16cid:paraId="15BA405D" w16cid:durableId="5DF7EDAB"/>
  <w16cid:commentId w16cid:paraId="55102B29" w16cid:durableId="36BA418B"/>
  <w16cid:commentId w16cid:paraId="72E08FC5" w16cid:durableId="03904DDF"/>
  <w16cid:commentId w16cid:paraId="743457B8" w16cid:durableId="324BA7C6"/>
  <w16cid:commentId w16cid:paraId="086B79B3" w16cid:durableId="29BBDEF5"/>
  <w16cid:commentId w16cid:paraId="254D9EB3" w16cid:durableId="1529E892"/>
  <w16cid:commentId w16cid:paraId="6A29F0F3" w16cid:durableId="7F1736C2"/>
  <w16cid:commentId w16cid:paraId="64E655AD" w16cid:durableId="5D1F0000"/>
  <w16cid:commentId w16cid:paraId="1348346A" w16cid:durableId="01D1D118"/>
  <w16cid:commentId w16cid:paraId="3BDC95DF" w16cid:durableId="490A41E3"/>
  <w16cid:commentId w16cid:paraId="722272AA" w16cid:durableId="09DE0831"/>
  <w16cid:commentId w16cid:paraId="5EF34BE0" w16cid:durableId="220F623B"/>
  <w16cid:commentId w16cid:paraId="4B555BBD" w16cid:durableId="476E726B"/>
  <w16cid:commentId w16cid:paraId="19BCEFEA" w16cid:durableId="651C7460"/>
  <w16cid:commentId w16cid:paraId="37B65D33" w16cid:durableId="489139E4"/>
  <w16cid:commentId w16cid:paraId="34F6A119" w16cid:durableId="792C6585"/>
  <w16cid:commentId w16cid:paraId="335B87C1" w16cid:durableId="112245C2"/>
  <w16cid:commentId w16cid:paraId="5AA2E339" w16cid:durableId="5BE18F7A"/>
  <w16cid:commentId w16cid:paraId="489B79E2" w16cid:durableId="0D6D9167"/>
  <w16cid:commentId w16cid:paraId="51180ECA" w16cid:durableId="036F3512"/>
  <w16cid:commentId w16cid:paraId="653D5BCA" w16cid:durableId="7B83FD0D"/>
  <w16cid:commentId w16cid:paraId="5C3FF70A" w16cid:durableId="203009FC"/>
  <w16cid:commentId w16cid:paraId="67E73929" w16cid:durableId="6AFE32A4"/>
  <w16cid:commentId w16cid:paraId="263863FC" w16cid:durableId="644F9DA9"/>
  <w16cid:commentId w16cid:paraId="44904BA3" w16cid:durableId="5542FDC0"/>
  <w16cid:commentId w16cid:paraId="1E84077A" w16cid:durableId="0F6386F3"/>
  <w16cid:commentId w16cid:paraId="0DE0BFDC" w16cid:durableId="3ADD44E5"/>
  <w16cid:commentId w16cid:paraId="483CF6C8" w16cid:durableId="4F0B59A1"/>
  <w16cid:commentId w16cid:paraId="0F6D7A32" w16cid:durableId="200328CE"/>
  <w16cid:commentId w16cid:paraId="24C752E7" w16cid:durableId="55C1859B"/>
  <w16cid:commentId w16cid:paraId="3EBF89FF" w16cid:durableId="740CCDFC"/>
  <w16cid:commentId w16cid:paraId="7E5C67C6" w16cid:durableId="75A468C5"/>
  <w16cid:commentId w16cid:paraId="3AEF5284" w16cid:durableId="4400DCC3"/>
  <w16cid:commentId w16cid:paraId="56CFAB44" w16cid:durableId="50F2049A"/>
  <w16cid:commentId w16cid:paraId="594D044F" w16cid:durableId="310CF7DB"/>
  <w16cid:commentId w16cid:paraId="4DECBE8D" w16cid:durableId="4401CC64"/>
  <w16cid:commentId w16cid:paraId="3FAD8F31" w16cid:durableId="3E4558DC"/>
  <w16cid:commentId w16cid:paraId="4954701F" w16cid:durableId="4436913F"/>
  <w16cid:commentId w16cid:paraId="0D218CD3" w16cid:durableId="500F6974"/>
  <w16cid:commentId w16cid:paraId="30B87D07" w16cid:durableId="43BFF6BF"/>
  <w16cid:commentId w16cid:paraId="058074C0" w16cid:durableId="32C1DFD3"/>
  <w16cid:commentId w16cid:paraId="57C2F957" w16cid:durableId="7854D463"/>
  <w16cid:commentId w16cid:paraId="0D406B88" w16cid:durableId="08AC7374"/>
  <w16cid:commentId w16cid:paraId="4B80BE53" w16cid:durableId="6FE838B0"/>
  <w16cid:commentId w16cid:paraId="2AD26993" w16cid:durableId="0F7B981C"/>
  <w16cid:commentId w16cid:paraId="69FBAEDA" w16cid:durableId="1773432C"/>
  <w16cid:commentId w16cid:paraId="041FAA92" w16cid:durableId="71A21816"/>
  <w16cid:commentId w16cid:paraId="3CAAAEFC" w16cid:durableId="0AE61328"/>
  <w16cid:commentId w16cid:paraId="44C6F05F" w16cid:durableId="07BC26BA"/>
  <w16cid:commentId w16cid:paraId="626A0E0B" w16cid:durableId="1E2B731C"/>
  <w16cid:commentId w16cid:paraId="10B56D50" w16cid:durableId="603D840D"/>
  <w16cid:commentId w16cid:paraId="55FCFC0D" w16cid:durableId="3E61C7DF"/>
  <w16cid:commentId w16cid:paraId="637D999E" w16cid:durableId="55ABF2EE"/>
  <w16cid:commentId w16cid:paraId="438F6100" w16cid:durableId="16637762"/>
  <w16cid:commentId w16cid:paraId="133D1B45" w16cid:durableId="6C8A0ECF"/>
  <w16cid:commentId w16cid:paraId="504C5183" w16cid:durableId="51052148"/>
  <w16cid:commentId w16cid:paraId="30949D7E" w16cid:durableId="6CA0B15F"/>
  <w16cid:commentId w16cid:paraId="26AE0032" w16cid:durableId="3FBBC888"/>
  <w16cid:commentId w16cid:paraId="3A88155F" w16cid:durableId="36824CE2"/>
  <w16cid:commentId w16cid:paraId="0AF3373A" w16cid:durableId="21700143"/>
  <w16cid:commentId w16cid:paraId="167B514D" w16cid:durableId="3ED977C9"/>
  <w16cid:commentId w16cid:paraId="20C81E8D" w16cid:durableId="27D3E9E8"/>
  <w16cid:commentId w16cid:paraId="3F2F42C8" w16cid:durableId="23506C74"/>
  <w16cid:commentId w16cid:paraId="74767604" w16cid:durableId="036324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54172" w14:textId="77777777" w:rsidR="00556ACC" w:rsidRDefault="00556ACC">
      <w:r>
        <w:separator/>
      </w:r>
    </w:p>
  </w:endnote>
  <w:endnote w:type="continuationSeparator" w:id="0">
    <w:p w14:paraId="3B01DB40" w14:textId="77777777" w:rsidR="00556ACC" w:rsidRDefault="00556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E58A1109-2D67-6645-A7BB-26F9CCF3B99C}"/>
  </w:font>
  <w:font w:name="Noto Sans TC">
    <w:altName w:val="Yu Gothic"/>
    <w:panose1 w:val="020B0604020202020204"/>
    <w:charset w:val="80"/>
    <w:family w:val="swiss"/>
    <w:pitch w:val="variable"/>
    <w:sig w:usb0="20000287" w:usb1="2ADF3C10" w:usb2="00000016" w:usb3="00000000" w:csb0="00120107" w:csb1="00000000"/>
  </w:font>
  <w:font w:name="Noto Serif TC">
    <w:altName w:val="Yu Gothic"/>
    <w:panose1 w:val="020B0604020202020204"/>
    <w:charset w:val="80"/>
    <w:family w:val="roman"/>
    <w:pitch w:val="variable"/>
    <w:sig w:usb0="20002A87" w:usb1="2ADF3C10" w:usb2="00000016" w:usb3="00000000" w:csb0="001201FF" w:csb1="00000000"/>
  </w:font>
  <w:font w:name="Calibri">
    <w:panose1 w:val="020F0502020204030204"/>
    <w:charset w:val="00"/>
    <w:family w:val="swiss"/>
    <w:pitch w:val="variable"/>
    <w:sig w:usb0="E4002EFF" w:usb1="C000247B" w:usb2="00000009" w:usb3="00000000" w:csb0="000001FF" w:csb1="00000000"/>
    <w:embedRegular r:id="rId6" w:fontKey="{AF0B2102-342B-3C40-9507-D26CF874013A}"/>
  </w:font>
  <w:font w:name="宋体">
    <w:altName w:val="SimSun"/>
    <w:panose1 w:val="02010600030101010101"/>
    <w:charset w:val="86"/>
    <w:family w:val="auto"/>
    <w:pitch w:val="variable"/>
    <w:sig w:usb0="00000203" w:usb1="288F0000" w:usb2="00000016" w:usb3="00000000" w:csb0="00040001" w:csb1="00000000"/>
    <w:embedRegular r:id="rId7" w:subsetted="1" w:fontKey="{C24F20D6-039E-AB42-8D88-B6C8F5D1044E}"/>
  </w:font>
  <w:font w:name="Noto Serif TC ExtraBold">
    <w:altName w:val="Yu Gothic"/>
    <w:panose1 w:val="020B0604020202020204"/>
    <w:charset w:val="80"/>
    <w:family w:val="roman"/>
    <w:pitch w:val="variable"/>
    <w:sig w:usb0="20000287" w:usb1="2ADF3C10" w:usb2="00000016" w:usb3="00000000" w:csb0="00120107" w:csb1="00000000"/>
  </w:font>
  <w:font w:name="Gentium Book Plus">
    <w:altName w:val="Segoe UI Historic"/>
    <w:panose1 w:val="020B0604020202020204"/>
    <w:charset w:val="00"/>
    <w:family w:val="auto"/>
    <w:pitch w:val="variable"/>
    <w:sig w:usb0="E00003FF" w:usb1="5200E1FF" w:usb2="0A000029" w:usb3="00000000" w:csb0="0000019F" w:csb1="00000000"/>
  </w:font>
  <w:font w:name="Noto Serif TC Medium">
    <w:altName w:val="Yu Gothic"/>
    <w:panose1 w:val="020B0604020202020204"/>
    <w:charset w:val="80"/>
    <w:family w:val="roman"/>
    <w:pitch w:val="variable"/>
    <w:sig w:usb0="20000287" w:usb1="2ADF3C10" w:usb2="00000016" w:usb3="00000000" w:csb0="00120107" w:csb1="00000000"/>
  </w:font>
  <w:font w:name="Noto Serif SC">
    <w:altName w:val="Yu Gothic"/>
    <w:panose1 w:val="020B0604020202020204"/>
    <w:charset w:val="80"/>
    <w:family w:val="roman"/>
    <w:pitch w:val="variable"/>
    <w:sig w:usb0="20000287" w:usb1="2ADF3C10" w:usb2="00000016" w:usb3="00000000" w:csb0="00060107" w:csb1="00000000"/>
  </w:font>
  <w:font w:name="Cambria">
    <w:panose1 w:val="02040503050406030204"/>
    <w:charset w:val="00"/>
    <w:family w:val="roman"/>
    <w:pitch w:val="variable"/>
    <w:sig w:usb0="E00006FF" w:usb1="420024FF" w:usb2="02000000" w:usb3="00000000" w:csb0="0000019F" w:csb1="00000000"/>
    <w:embedRegular r:id="rId12" w:fontKey="{E2A9B1B4-4725-7D41-89D1-5DF411292C3C}"/>
    <w:embedBold r:id="rId13" w:fontKey="{5A750349-999F-F24B-A7DE-B560B3048988}"/>
  </w:font>
  <w:font w:name="BerlingLTStd">
    <w:altName w:val="Cambria"/>
    <w:panose1 w:val="020B0604020202020204"/>
    <w:charset w:val="00"/>
    <w:family w:val="roman"/>
    <w:pitch w:val="default"/>
  </w:font>
  <w:font w:name="AppleExternalUIFontSimplifiedCh">
    <w:altName w:val="微软雅黑"/>
    <w:panose1 w:val="020B0604020202020204"/>
    <w:charset w:val="86"/>
    <w:family w:val="auto"/>
    <w:pitch w:val="default"/>
    <w:sig w:usb0="00000001" w:usb1="080E0000" w:usb2="00000010" w:usb3="00000000" w:csb0="00040000"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embedRegular r:id="rId18" w:subsetted="1" w:fontKey="{AF88FB4F-B020-A34A-A577-4CA5CF555E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AAD0D" w14:textId="77777777" w:rsidR="003345E9" w:rsidRDefault="007169A0">
    <w:pPr>
      <w:pStyle w:val="a3"/>
      <w:spacing w:line="14" w:lineRule="auto"/>
      <w:ind w:left="0"/>
    </w:pPr>
    <w:r>
      <w:rPr>
        <w:noProof/>
      </w:rPr>
      <mc:AlternateContent>
        <mc:Choice Requires="wps">
          <w:drawing>
            <wp:anchor distT="0" distB="0" distL="0" distR="0" simplePos="0" relativeHeight="485206016" behindDoc="1" locked="0" layoutInCell="1" allowOverlap="1" wp14:anchorId="3DC46D49" wp14:editId="33A16DD9">
              <wp:simplePos x="0" y="0"/>
              <wp:positionH relativeFrom="page">
                <wp:posOffset>2305804</wp:posOffset>
              </wp:positionH>
              <wp:positionV relativeFrom="page">
                <wp:posOffset>7456847</wp:posOffset>
              </wp:positionV>
              <wp:extent cx="875030" cy="2120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5030" cy="212090"/>
                      </a:xfrm>
                      <a:prstGeom prst="rect">
                        <a:avLst/>
                      </a:prstGeom>
                    </wps:spPr>
                    <wps:txbx>
                      <w:txbxContent>
                        <w:p w14:paraId="4BD610A6" w14:textId="77777777" w:rsidR="003345E9" w:rsidRDefault="007169A0">
                          <w:pPr>
                            <w:pStyle w:val="a3"/>
                            <w:spacing w:line="333" w:lineRule="exact"/>
                            <w:ind w:left="20"/>
                          </w:pPr>
                          <w:r>
                            <w:rPr>
                              <w:color w:val="231F20"/>
                              <w:spacing w:val="-5"/>
                              <w:w w:val="115"/>
                            </w:rPr>
                            <w:t>⸻</w:t>
                          </w:r>
                          <w:r>
                            <w:rPr>
                              <w:color w:val="231F20"/>
                              <w:spacing w:val="-5"/>
                              <w:w w:val="115"/>
                            </w:rPr>
                            <w:fldChar w:fldCharType="begin"/>
                          </w:r>
                          <w:r>
                            <w:rPr>
                              <w:color w:val="231F20"/>
                              <w:spacing w:val="-5"/>
                              <w:w w:val="115"/>
                            </w:rPr>
                            <w:instrText xml:space="preserve"> PAGE </w:instrText>
                          </w:r>
                          <w:r>
                            <w:rPr>
                              <w:color w:val="231F20"/>
                              <w:spacing w:val="-5"/>
                              <w:w w:val="115"/>
                            </w:rPr>
                            <w:fldChar w:fldCharType="separate"/>
                          </w:r>
                          <w:r>
                            <w:rPr>
                              <w:color w:val="231F20"/>
                              <w:spacing w:val="-5"/>
                              <w:w w:val="115"/>
                            </w:rPr>
                            <w:t>3</w:t>
                          </w:r>
                          <w:r>
                            <w:rPr>
                              <w:color w:val="231F20"/>
                              <w:spacing w:val="-5"/>
                              <w:w w:val="115"/>
                            </w:rPr>
                            <w:fldChar w:fldCharType="end"/>
                          </w:r>
                          <w:r>
                            <w:rPr>
                              <w:color w:val="231F20"/>
                              <w:spacing w:val="-5"/>
                              <w:w w:val="115"/>
                            </w:rPr>
                            <w:t>⸻</w:t>
                          </w:r>
                        </w:p>
                      </w:txbxContent>
                    </wps:txbx>
                    <wps:bodyPr wrap="square" lIns="0" tIns="0" rIns="0" bIns="0" rtlCol="0">
                      <a:noAutofit/>
                    </wps:bodyPr>
                  </wps:wsp>
                </a:graphicData>
              </a:graphic>
            </wp:anchor>
          </w:drawing>
        </mc:Choice>
        <mc:Fallback>
          <w:pict>
            <v:shapetype w14:anchorId="3DC46D49" id="_x0000_t202" coordsize="21600,21600" o:spt="202" path="m,l,21600r21600,l21600,xe">
              <v:stroke joinstyle="miter"/>
              <v:path gradientshapeok="t" o:connecttype="rect"/>
            </v:shapetype>
            <v:shape id="Textbox 1" o:spid="_x0000_s1026" type="#_x0000_t202" style="position:absolute;margin-left:181.55pt;margin-top:587.15pt;width:68.9pt;height:16.7pt;z-index:-181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" filled="f" stroked="f">
              <v:textbox inset="0,0,0,0">
                <w:txbxContent>
                  <w:p w14:paraId="4BD610A6" w14:textId="77777777" w:rsidR="003345E9" w:rsidRDefault="007169A0">
                    <w:pPr>
                      <w:pStyle w:val="a3"/>
                      <w:spacing w:line="333" w:lineRule="exact"/>
                      <w:ind w:left="20"/>
                    </w:pPr>
                    <w:r>
                      <w:rPr>
                        <w:color w:val="231F20"/>
                        <w:spacing w:val="-5"/>
                        <w:w w:val="115"/>
                      </w:rPr>
                      <w:t>⸻</w:t>
                    </w:r>
                    <w:r>
                      <w:rPr>
                        <w:color w:val="231F20"/>
                        <w:spacing w:val="-5"/>
                        <w:w w:val="115"/>
                      </w:rPr>
                      <w:fldChar w:fldCharType="begin"/>
                    </w:r>
                    <w:r>
                      <w:rPr>
                        <w:color w:val="231F20"/>
                        <w:spacing w:val="-5"/>
                        <w:w w:val="115"/>
                      </w:rPr>
                      <w:instrText xml:space="preserve"> PAGE </w:instrText>
                    </w:r>
                    <w:r>
                      <w:rPr>
                        <w:color w:val="231F20"/>
                        <w:spacing w:val="-5"/>
                        <w:w w:val="115"/>
                      </w:rPr>
                      <w:fldChar w:fldCharType="separate"/>
                    </w:r>
                    <w:r>
                      <w:rPr>
                        <w:color w:val="231F20"/>
                        <w:spacing w:val="-5"/>
                        <w:w w:val="115"/>
                      </w:rPr>
                      <w:t>3</w:t>
                    </w:r>
                    <w:r>
                      <w:rPr>
                        <w:color w:val="231F20"/>
                        <w:spacing w:val="-5"/>
                        <w:w w:val="115"/>
                      </w:rPr>
                      <w:fldChar w:fldCharType="end"/>
                    </w:r>
                    <w:r>
                      <w:rPr>
                        <w:color w:val="231F20"/>
                        <w:spacing w:val="-5"/>
                        <w:w w:val="115"/>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3ABF0" w14:textId="77777777" w:rsidR="003345E9" w:rsidRDefault="003345E9">
    <w:pPr>
      <w:pStyle w:val="a3"/>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F3690" w14:textId="77777777" w:rsidR="003345E9" w:rsidRDefault="007169A0">
    <w:pPr>
      <w:pStyle w:val="a3"/>
      <w:spacing w:line="14" w:lineRule="auto"/>
      <w:ind w:left="0"/>
    </w:pPr>
    <w:r>
      <w:rPr>
        <w:noProof/>
      </w:rPr>
      <mc:AlternateContent>
        <mc:Choice Requires="wps">
          <w:drawing>
            <wp:anchor distT="0" distB="0" distL="0" distR="0" simplePos="0" relativeHeight="485206528" behindDoc="1" locked="0" layoutInCell="1" allowOverlap="1" wp14:anchorId="52FFFFFD" wp14:editId="420C64CD">
              <wp:simplePos x="0" y="0"/>
              <wp:positionH relativeFrom="page">
                <wp:posOffset>2269662</wp:posOffset>
              </wp:positionH>
              <wp:positionV relativeFrom="page">
                <wp:posOffset>7456847</wp:posOffset>
              </wp:positionV>
              <wp:extent cx="947419" cy="2120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14:paraId="17E08C9F" w14:textId="77777777" w:rsidR="003345E9" w:rsidRDefault="007169A0">
                          <w:pPr>
                            <w:pStyle w:val="a3"/>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20</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w14:anchorId="52FFFFFD" id="_x0000_t202" coordsize="21600,21600" o:spt="202" path="m,l,21600r21600,l21600,xe">
              <v:stroke joinstyle="miter"/>
              <v:path gradientshapeok="t" o:connecttype="rect"/>
            </v:shapetype>
            <v:shape id="Textbox 2" o:spid="_x0000_s1027" type="#_x0000_t202" style="position:absolute;margin-left:178.7pt;margin-top:587.15pt;width:74.6pt;height:16.7pt;z-index:-181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" filled="f" stroked="f">
              <v:textbox inset="0,0,0,0">
                <w:txbxContent>
                  <w:p w14:paraId="17E08C9F" w14:textId="77777777" w:rsidR="003345E9" w:rsidRDefault="007169A0">
                    <w:pPr>
                      <w:pStyle w:val="a3"/>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20</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DA48D" w14:textId="77777777" w:rsidR="003345E9" w:rsidRDefault="003345E9">
    <w:pPr>
      <w:pStyle w:val="a3"/>
      <w:spacing w:line="14" w:lineRule="auto"/>
      <w:ind w:left="0"/>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12E91" w14:textId="77777777" w:rsidR="003345E9" w:rsidRDefault="007169A0">
    <w:pPr>
      <w:pStyle w:val="a3"/>
      <w:spacing w:line="14" w:lineRule="auto"/>
      <w:ind w:left="0"/>
    </w:pPr>
    <w:r>
      <w:rPr>
        <w:noProof/>
      </w:rPr>
      <mc:AlternateContent>
        <mc:Choice Requires="wps">
          <w:drawing>
            <wp:anchor distT="0" distB="0" distL="0" distR="0" simplePos="0" relativeHeight="485207040" behindDoc="1" locked="0" layoutInCell="1" allowOverlap="1" wp14:anchorId="7083E8C8" wp14:editId="0F863878">
              <wp:simplePos x="0" y="0"/>
              <wp:positionH relativeFrom="page">
                <wp:posOffset>2269597</wp:posOffset>
              </wp:positionH>
              <wp:positionV relativeFrom="page">
                <wp:posOffset>7456847</wp:posOffset>
              </wp:positionV>
              <wp:extent cx="947419" cy="2120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14:paraId="61AC8330" w14:textId="77777777" w:rsidR="003345E9" w:rsidRDefault="007169A0">
                          <w:pPr>
                            <w:pStyle w:val="a3"/>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26</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w14:anchorId="7083E8C8" id="_x0000_t202" coordsize="21600,21600" o:spt="202" path="m,l,21600r21600,l21600,xe">
              <v:stroke joinstyle="miter"/>
              <v:path gradientshapeok="t" o:connecttype="rect"/>
            </v:shapetype>
            <v:shape id="Textbox 3" o:spid="_x0000_s1028" type="#_x0000_t202" style="position:absolute;margin-left:178.7pt;margin-top:587.15pt;width:74.6pt;height:16.7pt;z-index:-181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" filled="f" stroked="f">
              <v:textbox inset="0,0,0,0">
                <w:txbxContent>
                  <w:p w14:paraId="61AC8330" w14:textId="77777777" w:rsidR="003345E9" w:rsidRDefault="007169A0">
                    <w:pPr>
                      <w:pStyle w:val="a3"/>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26</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1E57" w14:textId="77777777" w:rsidR="003345E9" w:rsidRDefault="003345E9">
    <w:pPr>
      <w:pStyle w:val="a3"/>
      <w:spacing w:line="14" w:lineRule="auto"/>
      <w:ind w:left="0"/>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33BEC" w14:textId="77777777" w:rsidR="003345E9" w:rsidRDefault="007169A0">
    <w:pPr>
      <w:pStyle w:val="a3"/>
      <w:spacing w:line="14" w:lineRule="auto"/>
      <w:ind w:left="0"/>
    </w:pPr>
    <w:r>
      <w:rPr>
        <w:noProof/>
      </w:rPr>
      <mc:AlternateContent>
        <mc:Choice Requires="wps">
          <w:drawing>
            <wp:anchor distT="0" distB="0" distL="0" distR="0" simplePos="0" relativeHeight="485207552" behindDoc="1" locked="0" layoutInCell="1" allowOverlap="1" wp14:anchorId="2B311828" wp14:editId="157871BA">
              <wp:simplePos x="0" y="0"/>
              <wp:positionH relativeFrom="page">
                <wp:posOffset>2269792</wp:posOffset>
              </wp:positionH>
              <wp:positionV relativeFrom="page">
                <wp:posOffset>7456847</wp:posOffset>
              </wp:positionV>
              <wp:extent cx="947419" cy="2120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14:paraId="3775B515" w14:textId="77777777" w:rsidR="003345E9" w:rsidRDefault="007169A0">
                          <w:pPr>
                            <w:pStyle w:val="a3"/>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42</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w14:anchorId="2B311828" id="_x0000_t202" coordsize="21600,21600" o:spt="202" path="m,l,21600r21600,l21600,xe">
              <v:stroke joinstyle="miter"/>
              <v:path gradientshapeok="t" o:connecttype="rect"/>
            </v:shapetype>
            <v:shape id="Textbox 4" o:spid="_x0000_s1029" type="#_x0000_t202" style="position:absolute;margin-left:178.7pt;margin-top:587.15pt;width:74.6pt;height:16.7pt;z-index:-181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" filled="f" stroked="f">
              <v:textbox inset="0,0,0,0">
                <w:txbxContent>
                  <w:p w14:paraId="3775B515" w14:textId="77777777" w:rsidR="003345E9" w:rsidRDefault="007169A0">
                    <w:pPr>
                      <w:pStyle w:val="a3"/>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42</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2642C" w14:textId="77777777" w:rsidR="003345E9" w:rsidRDefault="003345E9">
    <w:pPr>
      <w:pStyle w:val="a3"/>
      <w:spacing w:line="14" w:lineRule="auto"/>
      <w:ind w:left="0"/>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FD6DA" w14:textId="77777777" w:rsidR="003345E9" w:rsidRDefault="007169A0">
    <w:pPr>
      <w:pStyle w:val="a3"/>
      <w:spacing w:line="14" w:lineRule="auto"/>
      <w:ind w:left="0"/>
    </w:pPr>
    <w:r>
      <w:rPr>
        <w:noProof/>
      </w:rPr>
      <mc:AlternateContent>
        <mc:Choice Requires="wps">
          <w:drawing>
            <wp:anchor distT="0" distB="0" distL="0" distR="0" simplePos="0" relativeHeight="485208064" behindDoc="1" locked="0" layoutInCell="1" allowOverlap="1" wp14:anchorId="48AFB314" wp14:editId="1775DD2F">
              <wp:simplePos x="0" y="0"/>
              <wp:positionH relativeFrom="page">
                <wp:posOffset>2239222</wp:posOffset>
              </wp:positionH>
              <wp:positionV relativeFrom="page">
                <wp:posOffset>7456847</wp:posOffset>
              </wp:positionV>
              <wp:extent cx="1008380" cy="2120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12090"/>
                      </a:xfrm>
                      <a:prstGeom prst="rect">
                        <a:avLst/>
                      </a:prstGeom>
                    </wps:spPr>
                    <wps:txbx>
                      <w:txbxContent>
                        <w:p w14:paraId="4D41C85A" w14:textId="77777777" w:rsidR="003345E9" w:rsidRDefault="007169A0">
                          <w:pPr>
                            <w:pStyle w:val="a3"/>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100</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w14:anchorId="48AFB314" id="_x0000_t202" coordsize="21600,21600" o:spt="202" path="m,l,21600r21600,l21600,xe">
              <v:stroke joinstyle="miter"/>
              <v:path gradientshapeok="t" o:connecttype="rect"/>
            </v:shapetype>
            <v:shape id="Textbox 5" o:spid="_x0000_s1030" type="#_x0000_t202" style="position:absolute;margin-left:176.3pt;margin-top:587.15pt;width:79.4pt;height:16.7pt;z-index:-181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" filled="f" stroked="f">
              <v:textbox inset="0,0,0,0">
                <w:txbxContent>
                  <w:p w14:paraId="4D41C85A" w14:textId="77777777" w:rsidR="003345E9" w:rsidRDefault="007169A0">
                    <w:pPr>
                      <w:pStyle w:val="a3"/>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100</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95125" w14:textId="77777777" w:rsidR="003345E9" w:rsidRDefault="003345E9">
    <w:pPr>
      <w:pStyle w:val="a3"/>
      <w:spacing w:line="14" w:lineRule="auto"/>
      <w:ind w:left="0"/>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438C5" w14:textId="77777777" w:rsidR="003345E9" w:rsidRDefault="007169A0">
    <w:pPr>
      <w:pStyle w:val="a3"/>
      <w:spacing w:line="14" w:lineRule="auto"/>
      <w:ind w:left="0"/>
    </w:pPr>
    <w:r>
      <w:rPr>
        <w:noProof/>
      </w:rPr>
      <mc:AlternateContent>
        <mc:Choice Requires="wps">
          <w:drawing>
            <wp:anchor distT="0" distB="0" distL="0" distR="0" simplePos="0" relativeHeight="485208576" behindDoc="1" locked="0" layoutInCell="1" allowOverlap="1" wp14:anchorId="1FB32287" wp14:editId="36404F57">
              <wp:simplePos x="0" y="0"/>
              <wp:positionH relativeFrom="page">
                <wp:posOffset>2239091</wp:posOffset>
              </wp:positionH>
              <wp:positionV relativeFrom="page">
                <wp:posOffset>7456847</wp:posOffset>
              </wp:positionV>
              <wp:extent cx="1008380" cy="2120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12090"/>
                      </a:xfrm>
                      <a:prstGeom prst="rect">
                        <a:avLst/>
                      </a:prstGeom>
                    </wps:spPr>
                    <wps:txbx>
                      <w:txbxContent>
                        <w:p w14:paraId="4D3AA5A6" w14:textId="77777777" w:rsidR="003345E9" w:rsidRDefault="007169A0">
                          <w:pPr>
                            <w:pStyle w:val="a3"/>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122</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w14:anchorId="1FB32287" id="_x0000_t202" coordsize="21600,21600" o:spt="202" path="m,l,21600r21600,l21600,xe">
              <v:stroke joinstyle="miter"/>
              <v:path gradientshapeok="t" o:connecttype="rect"/>
            </v:shapetype>
            <v:shape id="Textbox 6" o:spid="_x0000_s1031" type="#_x0000_t202" style="position:absolute;margin-left:176.3pt;margin-top:587.15pt;width:79.4pt;height:16.7pt;z-index:-181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" filled="f" stroked="f">
              <v:textbox inset="0,0,0,0">
                <w:txbxContent>
                  <w:p w14:paraId="4D3AA5A6" w14:textId="77777777" w:rsidR="003345E9" w:rsidRDefault="007169A0">
                    <w:pPr>
                      <w:pStyle w:val="a3"/>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122</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F3B7D" w14:textId="77777777" w:rsidR="003345E9" w:rsidRDefault="003345E9">
    <w:pPr>
      <w:pStyle w:val="a3"/>
      <w:spacing w:line="14" w:lineRule="auto"/>
      <w:ind w:left="0"/>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E737" w14:textId="77777777" w:rsidR="003345E9" w:rsidRDefault="007169A0">
    <w:pPr>
      <w:pStyle w:val="a3"/>
      <w:spacing w:line="14" w:lineRule="auto"/>
      <w:ind w:left="0"/>
    </w:pPr>
    <w:r>
      <w:rPr>
        <w:noProof/>
      </w:rPr>
      <mc:AlternateContent>
        <mc:Choice Requires="wps">
          <w:drawing>
            <wp:anchor distT="0" distB="0" distL="0" distR="0" simplePos="0" relativeHeight="485209088" behindDoc="1" locked="0" layoutInCell="1" allowOverlap="1" wp14:anchorId="5C307C38" wp14:editId="4B1A5259">
              <wp:simplePos x="0" y="0"/>
              <wp:positionH relativeFrom="page">
                <wp:posOffset>2233585</wp:posOffset>
              </wp:positionH>
              <wp:positionV relativeFrom="page">
                <wp:posOffset>7456847</wp:posOffset>
              </wp:positionV>
              <wp:extent cx="1019810" cy="2120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810" cy="212090"/>
                      </a:xfrm>
                      <a:prstGeom prst="rect">
                        <a:avLst/>
                      </a:prstGeom>
                    </wps:spPr>
                    <wps:txbx>
                      <w:txbxContent>
                        <w:p w14:paraId="1C19F249" w14:textId="77777777" w:rsidR="003345E9" w:rsidRDefault="007169A0">
                          <w:pPr>
                            <w:pStyle w:val="a3"/>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200</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w14:anchorId="5C307C38" id="_x0000_t202" coordsize="21600,21600" o:spt="202" path="m,l,21600r21600,l21600,xe">
              <v:stroke joinstyle="miter"/>
              <v:path gradientshapeok="t" o:connecttype="rect"/>
            </v:shapetype>
            <v:shape id="Textbox 7" o:spid="_x0000_s1032" type="#_x0000_t202" style="position:absolute;margin-left:175.85pt;margin-top:587.15pt;width:80.3pt;height:16.7pt;z-index:-181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" filled="f" stroked="f">
              <v:textbox inset="0,0,0,0">
                <w:txbxContent>
                  <w:p w14:paraId="1C19F249" w14:textId="77777777" w:rsidR="003345E9" w:rsidRDefault="007169A0">
                    <w:pPr>
                      <w:pStyle w:val="a3"/>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200</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6660E" w14:textId="77777777" w:rsidR="00556ACC" w:rsidRDefault="00556ACC">
      <w:r>
        <w:separator/>
      </w:r>
    </w:p>
  </w:footnote>
  <w:footnote w:type="continuationSeparator" w:id="0">
    <w:p w14:paraId="12DF1CDF" w14:textId="77777777" w:rsidR="00556ACC" w:rsidRDefault="00556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F04"/>
    <w:multiLevelType w:val="multilevel"/>
    <w:tmpl w:val="DC9CEEEE"/>
    <w:lvl w:ilvl="0">
      <w:start w:val="112"/>
      <w:numFmt w:val="decimal"/>
      <w:lvlText w:val="%1"/>
      <w:lvlJc w:val="left"/>
      <w:pPr>
        <w:ind w:left="120" w:hanging="666"/>
      </w:pPr>
      <w:rPr>
        <w:rFonts w:hint="default"/>
        <w:lang w:val="en-US" w:eastAsia="zh-TW" w:bidi="ar-SA"/>
      </w:rPr>
    </w:lvl>
    <w:lvl w:ilvl="1">
      <w:start w:val="5"/>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1" w15:restartNumberingAfterBreak="0">
    <w:nsid w:val="01D74C37"/>
    <w:multiLevelType w:val="multilevel"/>
    <w:tmpl w:val="C0DA047C"/>
    <w:lvl w:ilvl="0">
      <w:start w:val="200"/>
      <w:numFmt w:val="decimal"/>
      <w:lvlText w:val="%1."/>
      <w:lvlJc w:val="left"/>
      <w:pPr>
        <w:ind w:left="1006"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193"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860" w:hanging="666"/>
      </w:pPr>
      <w:rPr>
        <w:rFonts w:hint="default"/>
        <w:lang w:val="en-US" w:eastAsia="zh-TW" w:bidi="ar-SA"/>
      </w:rPr>
    </w:lvl>
    <w:lvl w:ilvl="4">
      <w:numFmt w:val="bullet"/>
      <w:lvlText w:val="•"/>
      <w:lvlJc w:val="left"/>
      <w:pPr>
        <w:ind w:left="2520" w:hanging="666"/>
      </w:pPr>
      <w:rPr>
        <w:rFonts w:hint="default"/>
        <w:lang w:val="en-US" w:eastAsia="zh-TW" w:bidi="ar-SA"/>
      </w:rPr>
    </w:lvl>
    <w:lvl w:ilvl="5">
      <w:numFmt w:val="bullet"/>
      <w:lvlText w:val="•"/>
      <w:lvlJc w:val="left"/>
      <w:pPr>
        <w:ind w:left="3180" w:hanging="666"/>
      </w:pPr>
      <w:rPr>
        <w:rFonts w:hint="default"/>
        <w:lang w:val="en-US" w:eastAsia="zh-TW" w:bidi="ar-SA"/>
      </w:rPr>
    </w:lvl>
    <w:lvl w:ilvl="6">
      <w:numFmt w:val="bullet"/>
      <w:lvlText w:val="•"/>
      <w:lvlJc w:val="left"/>
      <w:pPr>
        <w:ind w:left="3840" w:hanging="666"/>
      </w:pPr>
      <w:rPr>
        <w:rFonts w:hint="default"/>
        <w:lang w:val="en-US" w:eastAsia="zh-TW" w:bidi="ar-SA"/>
      </w:rPr>
    </w:lvl>
    <w:lvl w:ilvl="7">
      <w:numFmt w:val="bullet"/>
      <w:lvlText w:val="•"/>
      <w:lvlJc w:val="left"/>
      <w:pPr>
        <w:ind w:left="4500" w:hanging="666"/>
      </w:pPr>
      <w:rPr>
        <w:rFonts w:hint="default"/>
        <w:lang w:val="en-US" w:eastAsia="zh-TW" w:bidi="ar-SA"/>
      </w:rPr>
    </w:lvl>
    <w:lvl w:ilvl="8">
      <w:numFmt w:val="bullet"/>
      <w:lvlText w:val="•"/>
      <w:lvlJc w:val="left"/>
      <w:pPr>
        <w:ind w:left="5160" w:hanging="666"/>
      </w:pPr>
      <w:rPr>
        <w:rFonts w:hint="default"/>
        <w:lang w:val="en-US" w:eastAsia="zh-TW" w:bidi="ar-SA"/>
      </w:rPr>
    </w:lvl>
  </w:abstractNum>
  <w:abstractNum w:abstractNumId="2" w15:restartNumberingAfterBreak="0">
    <w:nsid w:val="04600BA0"/>
    <w:multiLevelType w:val="multilevel"/>
    <w:tmpl w:val="62DC2D84"/>
    <w:lvl w:ilvl="0">
      <w:start w:val="615"/>
      <w:numFmt w:val="decimal"/>
      <w:lvlText w:val="%1."/>
      <w:lvlJc w:val="left"/>
      <w:pPr>
        <w:ind w:left="120"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3" w15:restartNumberingAfterBreak="0">
    <w:nsid w:val="05122F2E"/>
    <w:multiLevelType w:val="hybridMultilevel"/>
    <w:tmpl w:val="88CC82DE"/>
    <w:lvl w:ilvl="0" w:tplc="0D6E84F4">
      <w:numFmt w:val="bullet"/>
      <w:lvlText w:val="•"/>
      <w:lvlJc w:val="left"/>
      <w:pPr>
        <w:ind w:left="120" w:hanging="156"/>
      </w:pPr>
      <w:rPr>
        <w:rFonts w:ascii="Noto Serif TC" w:eastAsia="Noto Serif TC" w:hAnsi="Noto Serif TC" w:cs="Noto Serif TC" w:hint="default"/>
        <w:b w:val="0"/>
        <w:bCs w:val="0"/>
        <w:i w:val="0"/>
        <w:iCs w:val="0"/>
        <w:color w:val="231F20"/>
        <w:spacing w:val="0"/>
        <w:w w:val="51"/>
        <w:sz w:val="20"/>
        <w:szCs w:val="20"/>
        <w:lang w:val="en-US" w:eastAsia="zh-TW" w:bidi="ar-SA"/>
      </w:rPr>
    </w:lvl>
    <w:lvl w:ilvl="1" w:tplc="EB44181A">
      <w:numFmt w:val="bullet"/>
      <w:lvlText w:val="•"/>
      <w:lvlJc w:val="left"/>
      <w:pPr>
        <w:ind w:left="756" w:hanging="156"/>
      </w:pPr>
      <w:rPr>
        <w:rFonts w:hint="default"/>
        <w:lang w:val="en-US" w:eastAsia="zh-TW" w:bidi="ar-SA"/>
      </w:rPr>
    </w:lvl>
    <w:lvl w:ilvl="2" w:tplc="0B84476C">
      <w:numFmt w:val="bullet"/>
      <w:lvlText w:val="•"/>
      <w:lvlJc w:val="left"/>
      <w:pPr>
        <w:ind w:left="1392" w:hanging="156"/>
      </w:pPr>
      <w:rPr>
        <w:rFonts w:hint="default"/>
        <w:lang w:val="en-US" w:eastAsia="zh-TW" w:bidi="ar-SA"/>
      </w:rPr>
    </w:lvl>
    <w:lvl w:ilvl="3" w:tplc="62EC8240">
      <w:numFmt w:val="bullet"/>
      <w:lvlText w:val="•"/>
      <w:lvlJc w:val="left"/>
      <w:pPr>
        <w:ind w:left="2028" w:hanging="156"/>
      </w:pPr>
      <w:rPr>
        <w:rFonts w:hint="default"/>
        <w:lang w:val="en-US" w:eastAsia="zh-TW" w:bidi="ar-SA"/>
      </w:rPr>
    </w:lvl>
    <w:lvl w:ilvl="4" w:tplc="724E9980">
      <w:numFmt w:val="bullet"/>
      <w:lvlText w:val="•"/>
      <w:lvlJc w:val="left"/>
      <w:pPr>
        <w:ind w:left="2664" w:hanging="156"/>
      </w:pPr>
      <w:rPr>
        <w:rFonts w:hint="default"/>
        <w:lang w:val="en-US" w:eastAsia="zh-TW" w:bidi="ar-SA"/>
      </w:rPr>
    </w:lvl>
    <w:lvl w:ilvl="5" w:tplc="60A875DE">
      <w:numFmt w:val="bullet"/>
      <w:lvlText w:val="•"/>
      <w:lvlJc w:val="left"/>
      <w:pPr>
        <w:ind w:left="3300" w:hanging="156"/>
      </w:pPr>
      <w:rPr>
        <w:rFonts w:hint="default"/>
        <w:lang w:val="en-US" w:eastAsia="zh-TW" w:bidi="ar-SA"/>
      </w:rPr>
    </w:lvl>
    <w:lvl w:ilvl="6" w:tplc="3E48DCC0">
      <w:numFmt w:val="bullet"/>
      <w:lvlText w:val="•"/>
      <w:lvlJc w:val="left"/>
      <w:pPr>
        <w:ind w:left="3936" w:hanging="156"/>
      </w:pPr>
      <w:rPr>
        <w:rFonts w:hint="default"/>
        <w:lang w:val="en-US" w:eastAsia="zh-TW" w:bidi="ar-SA"/>
      </w:rPr>
    </w:lvl>
    <w:lvl w:ilvl="7" w:tplc="75141B60">
      <w:numFmt w:val="bullet"/>
      <w:lvlText w:val="•"/>
      <w:lvlJc w:val="left"/>
      <w:pPr>
        <w:ind w:left="4572" w:hanging="156"/>
      </w:pPr>
      <w:rPr>
        <w:rFonts w:hint="default"/>
        <w:lang w:val="en-US" w:eastAsia="zh-TW" w:bidi="ar-SA"/>
      </w:rPr>
    </w:lvl>
    <w:lvl w:ilvl="8" w:tplc="B67EA558">
      <w:numFmt w:val="bullet"/>
      <w:lvlText w:val="•"/>
      <w:lvlJc w:val="left"/>
      <w:pPr>
        <w:ind w:left="5208" w:hanging="156"/>
      </w:pPr>
      <w:rPr>
        <w:rFonts w:hint="default"/>
        <w:lang w:val="en-US" w:eastAsia="zh-TW" w:bidi="ar-SA"/>
      </w:rPr>
    </w:lvl>
  </w:abstractNum>
  <w:abstractNum w:abstractNumId="4" w15:restartNumberingAfterBreak="0">
    <w:nsid w:val="0584493C"/>
    <w:multiLevelType w:val="multilevel"/>
    <w:tmpl w:val="64E040CE"/>
    <w:lvl w:ilvl="0">
      <w:start w:val="240"/>
      <w:numFmt w:val="decimal"/>
      <w:lvlText w:val="%1."/>
      <w:lvlJc w:val="left"/>
      <w:pPr>
        <w:ind w:left="120"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786" w:hanging="666"/>
      </w:pPr>
      <w:rPr>
        <w:rFonts w:hint="default"/>
        <w:lang w:val="en-US" w:eastAsia="zh-TW" w:bidi="ar-SA"/>
      </w:rPr>
    </w:lvl>
    <w:lvl w:ilvl="3">
      <w:numFmt w:val="bullet"/>
      <w:lvlText w:val="•"/>
      <w:lvlJc w:val="left"/>
      <w:pPr>
        <w:ind w:left="2373" w:hanging="666"/>
      </w:pPr>
      <w:rPr>
        <w:rFonts w:hint="default"/>
        <w:lang w:val="en-US" w:eastAsia="zh-TW" w:bidi="ar-SA"/>
      </w:rPr>
    </w:lvl>
    <w:lvl w:ilvl="4">
      <w:numFmt w:val="bullet"/>
      <w:lvlText w:val="•"/>
      <w:lvlJc w:val="left"/>
      <w:pPr>
        <w:ind w:left="2960" w:hanging="666"/>
      </w:pPr>
      <w:rPr>
        <w:rFonts w:hint="default"/>
        <w:lang w:val="en-US" w:eastAsia="zh-TW" w:bidi="ar-SA"/>
      </w:rPr>
    </w:lvl>
    <w:lvl w:ilvl="5">
      <w:numFmt w:val="bullet"/>
      <w:lvlText w:val="•"/>
      <w:lvlJc w:val="left"/>
      <w:pPr>
        <w:ind w:left="3546" w:hanging="666"/>
      </w:pPr>
      <w:rPr>
        <w:rFonts w:hint="default"/>
        <w:lang w:val="en-US" w:eastAsia="zh-TW" w:bidi="ar-SA"/>
      </w:rPr>
    </w:lvl>
    <w:lvl w:ilvl="6">
      <w:numFmt w:val="bullet"/>
      <w:lvlText w:val="•"/>
      <w:lvlJc w:val="left"/>
      <w:pPr>
        <w:ind w:left="4133" w:hanging="666"/>
      </w:pPr>
      <w:rPr>
        <w:rFonts w:hint="default"/>
        <w:lang w:val="en-US" w:eastAsia="zh-TW" w:bidi="ar-SA"/>
      </w:rPr>
    </w:lvl>
    <w:lvl w:ilvl="7">
      <w:numFmt w:val="bullet"/>
      <w:lvlText w:val="•"/>
      <w:lvlJc w:val="left"/>
      <w:pPr>
        <w:ind w:left="4720" w:hanging="666"/>
      </w:pPr>
      <w:rPr>
        <w:rFonts w:hint="default"/>
        <w:lang w:val="en-US" w:eastAsia="zh-TW" w:bidi="ar-SA"/>
      </w:rPr>
    </w:lvl>
    <w:lvl w:ilvl="8">
      <w:numFmt w:val="bullet"/>
      <w:lvlText w:val="•"/>
      <w:lvlJc w:val="left"/>
      <w:pPr>
        <w:ind w:left="5306" w:hanging="666"/>
      </w:pPr>
      <w:rPr>
        <w:rFonts w:hint="default"/>
        <w:lang w:val="en-US" w:eastAsia="zh-TW" w:bidi="ar-SA"/>
      </w:rPr>
    </w:lvl>
  </w:abstractNum>
  <w:abstractNum w:abstractNumId="5" w15:restartNumberingAfterBreak="0">
    <w:nsid w:val="07254FA6"/>
    <w:multiLevelType w:val="hybridMultilevel"/>
    <w:tmpl w:val="AA90C9FC"/>
    <w:lvl w:ilvl="0" w:tplc="6CB01A68">
      <w:start w:val="700"/>
      <w:numFmt w:val="decimal"/>
      <w:lvlText w:val="%1."/>
      <w:lvlJc w:val="left"/>
      <w:pPr>
        <w:ind w:left="922" w:hanging="563"/>
      </w:pPr>
      <w:rPr>
        <w:rFonts w:ascii="Noto Sans TC" w:eastAsia="Noto Sans TC" w:hAnsi="Noto Sans TC" w:cs="Noto Sans TC" w:hint="default"/>
        <w:b/>
        <w:bCs/>
        <w:i w:val="0"/>
        <w:iCs w:val="0"/>
        <w:color w:val="231F20"/>
        <w:spacing w:val="0"/>
        <w:w w:val="100"/>
        <w:sz w:val="24"/>
        <w:szCs w:val="24"/>
        <w:lang w:val="en-US" w:eastAsia="zh-TW" w:bidi="ar-SA"/>
      </w:rPr>
    </w:lvl>
    <w:lvl w:ilvl="1" w:tplc="7E621682">
      <w:start w:val="1"/>
      <w:numFmt w:val="decimal"/>
      <w:lvlText w:val="%2."/>
      <w:lvlJc w:val="left"/>
      <w:pPr>
        <w:ind w:left="120" w:hanging="239"/>
      </w:pPr>
      <w:rPr>
        <w:rFonts w:ascii="Noto Sans TC" w:eastAsia="Noto Sans TC" w:hAnsi="Noto Sans TC" w:cs="Noto Sans TC" w:hint="default"/>
        <w:b/>
        <w:bCs/>
        <w:i w:val="0"/>
        <w:iCs w:val="0"/>
        <w:color w:val="231F20"/>
        <w:spacing w:val="0"/>
        <w:w w:val="102"/>
        <w:sz w:val="20"/>
        <w:szCs w:val="20"/>
        <w:lang w:val="en-US" w:eastAsia="zh-TW" w:bidi="ar-SA"/>
      </w:rPr>
    </w:lvl>
    <w:lvl w:ilvl="2" w:tplc="E0A48D24">
      <w:numFmt w:val="bullet"/>
      <w:lvlText w:val="•"/>
      <w:lvlJc w:val="left"/>
      <w:pPr>
        <w:ind w:left="1537" w:hanging="239"/>
      </w:pPr>
      <w:rPr>
        <w:rFonts w:hint="default"/>
        <w:lang w:val="en-US" w:eastAsia="zh-TW" w:bidi="ar-SA"/>
      </w:rPr>
    </w:lvl>
    <w:lvl w:ilvl="3" w:tplc="18AE51F2">
      <w:numFmt w:val="bullet"/>
      <w:lvlText w:val="•"/>
      <w:lvlJc w:val="left"/>
      <w:pPr>
        <w:ind w:left="2155" w:hanging="239"/>
      </w:pPr>
      <w:rPr>
        <w:rFonts w:hint="default"/>
        <w:lang w:val="en-US" w:eastAsia="zh-TW" w:bidi="ar-SA"/>
      </w:rPr>
    </w:lvl>
    <w:lvl w:ilvl="4" w:tplc="223EF9E8">
      <w:numFmt w:val="bullet"/>
      <w:lvlText w:val="•"/>
      <w:lvlJc w:val="left"/>
      <w:pPr>
        <w:ind w:left="2773" w:hanging="239"/>
      </w:pPr>
      <w:rPr>
        <w:rFonts w:hint="default"/>
        <w:lang w:val="en-US" w:eastAsia="zh-TW" w:bidi="ar-SA"/>
      </w:rPr>
    </w:lvl>
    <w:lvl w:ilvl="5" w:tplc="D9E82BEC">
      <w:numFmt w:val="bullet"/>
      <w:lvlText w:val="•"/>
      <w:lvlJc w:val="left"/>
      <w:pPr>
        <w:ind w:left="3391" w:hanging="239"/>
      </w:pPr>
      <w:rPr>
        <w:rFonts w:hint="default"/>
        <w:lang w:val="en-US" w:eastAsia="zh-TW" w:bidi="ar-SA"/>
      </w:rPr>
    </w:lvl>
    <w:lvl w:ilvl="6" w:tplc="5FBC1A3A">
      <w:numFmt w:val="bullet"/>
      <w:lvlText w:val="•"/>
      <w:lvlJc w:val="left"/>
      <w:pPr>
        <w:ind w:left="4008" w:hanging="239"/>
      </w:pPr>
      <w:rPr>
        <w:rFonts w:hint="default"/>
        <w:lang w:val="en-US" w:eastAsia="zh-TW" w:bidi="ar-SA"/>
      </w:rPr>
    </w:lvl>
    <w:lvl w:ilvl="7" w:tplc="631805D2">
      <w:numFmt w:val="bullet"/>
      <w:lvlText w:val="•"/>
      <w:lvlJc w:val="left"/>
      <w:pPr>
        <w:ind w:left="4626" w:hanging="239"/>
      </w:pPr>
      <w:rPr>
        <w:rFonts w:hint="default"/>
        <w:lang w:val="en-US" w:eastAsia="zh-TW" w:bidi="ar-SA"/>
      </w:rPr>
    </w:lvl>
    <w:lvl w:ilvl="8" w:tplc="C520E476">
      <w:numFmt w:val="bullet"/>
      <w:lvlText w:val="•"/>
      <w:lvlJc w:val="left"/>
      <w:pPr>
        <w:ind w:left="5244" w:hanging="239"/>
      </w:pPr>
      <w:rPr>
        <w:rFonts w:hint="default"/>
        <w:lang w:val="en-US" w:eastAsia="zh-TW" w:bidi="ar-SA"/>
      </w:rPr>
    </w:lvl>
  </w:abstractNum>
  <w:abstractNum w:abstractNumId="6" w15:restartNumberingAfterBreak="0">
    <w:nsid w:val="08BD6CB4"/>
    <w:multiLevelType w:val="multilevel"/>
    <w:tmpl w:val="B3DC8554"/>
    <w:lvl w:ilvl="0">
      <w:start w:val="810"/>
      <w:numFmt w:val="decimal"/>
      <w:lvlText w:val="%1"/>
      <w:lvlJc w:val="left"/>
      <w:pPr>
        <w:ind w:left="1025" w:hanging="906"/>
      </w:pPr>
      <w:rPr>
        <w:rFonts w:hint="default"/>
        <w:lang w:val="en-US" w:eastAsia="zh-TW" w:bidi="ar-SA"/>
      </w:rPr>
    </w:lvl>
    <w:lvl w:ilvl="1">
      <w:start w:val="106"/>
      <w:numFmt w:val="decimal"/>
      <w:lvlText w:val="%1.%2."/>
      <w:lvlJc w:val="left"/>
      <w:pPr>
        <w:ind w:left="1025" w:hanging="906"/>
      </w:pPr>
      <w:rPr>
        <w:rFonts w:ascii="Noto Sans TC" w:eastAsia="Noto Sans TC" w:hAnsi="Noto Sans TC" w:cs="Noto Sans TC" w:hint="default"/>
        <w:b/>
        <w:bCs/>
        <w:i w:val="0"/>
        <w:iCs w:val="0"/>
        <w:color w:val="231F20"/>
        <w:spacing w:val="0"/>
        <w:w w:val="99"/>
        <w:sz w:val="20"/>
        <w:szCs w:val="20"/>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7" w15:restartNumberingAfterBreak="0">
    <w:nsid w:val="09313EB9"/>
    <w:multiLevelType w:val="multilevel"/>
    <w:tmpl w:val="8DDEE9F8"/>
    <w:lvl w:ilvl="0">
      <w:start w:val="139"/>
      <w:numFmt w:val="decimal"/>
      <w:lvlText w:val="%1"/>
      <w:lvlJc w:val="left"/>
      <w:pPr>
        <w:ind w:left="120" w:hanging="666"/>
      </w:pPr>
      <w:rPr>
        <w:rFonts w:hint="default"/>
        <w:lang w:val="en-US" w:eastAsia="zh-TW" w:bidi="ar-SA"/>
      </w:rPr>
    </w:lvl>
    <w:lvl w:ilvl="1">
      <w:start w:val="2"/>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8" w15:restartNumberingAfterBreak="0">
    <w:nsid w:val="09DB423F"/>
    <w:multiLevelType w:val="multilevel"/>
    <w:tmpl w:val="7B8419E2"/>
    <w:lvl w:ilvl="0">
      <w:start w:val="211"/>
      <w:numFmt w:val="decimal"/>
      <w:lvlText w:val="%1"/>
      <w:lvlJc w:val="left"/>
      <w:pPr>
        <w:ind w:left="1313" w:hanging="786"/>
      </w:pPr>
      <w:rPr>
        <w:rFonts w:hint="default"/>
        <w:lang w:val="en-US" w:eastAsia="zh-TW" w:bidi="ar-SA"/>
      </w:rPr>
    </w:lvl>
    <w:lvl w:ilvl="1">
      <w:start w:val="17"/>
      <w:numFmt w:val="decimal"/>
      <w:lvlText w:val="%1.%2."/>
      <w:lvlJc w:val="left"/>
      <w:pPr>
        <w:ind w:left="1313" w:hanging="78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352" w:hanging="786"/>
      </w:pPr>
      <w:rPr>
        <w:rFonts w:hint="default"/>
        <w:lang w:val="en-US" w:eastAsia="zh-TW" w:bidi="ar-SA"/>
      </w:rPr>
    </w:lvl>
    <w:lvl w:ilvl="3">
      <w:numFmt w:val="bullet"/>
      <w:lvlText w:val="•"/>
      <w:lvlJc w:val="left"/>
      <w:pPr>
        <w:ind w:left="2868" w:hanging="786"/>
      </w:pPr>
      <w:rPr>
        <w:rFonts w:hint="default"/>
        <w:lang w:val="en-US" w:eastAsia="zh-TW" w:bidi="ar-SA"/>
      </w:rPr>
    </w:lvl>
    <w:lvl w:ilvl="4">
      <w:numFmt w:val="bullet"/>
      <w:lvlText w:val="•"/>
      <w:lvlJc w:val="left"/>
      <w:pPr>
        <w:ind w:left="3384" w:hanging="786"/>
      </w:pPr>
      <w:rPr>
        <w:rFonts w:hint="default"/>
        <w:lang w:val="en-US" w:eastAsia="zh-TW" w:bidi="ar-SA"/>
      </w:rPr>
    </w:lvl>
    <w:lvl w:ilvl="5">
      <w:numFmt w:val="bullet"/>
      <w:lvlText w:val="•"/>
      <w:lvlJc w:val="left"/>
      <w:pPr>
        <w:ind w:left="3900" w:hanging="786"/>
      </w:pPr>
      <w:rPr>
        <w:rFonts w:hint="default"/>
        <w:lang w:val="en-US" w:eastAsia="zh-TW" w:bidi="ar-SA"/>
      </w:rPr>
    </w:lvl>
    <w:lvl w:ilvl="6">
      <w:numFmt w:val="bullet"/>
      <w:lvlText w:val="•"/>
      <w:lvlJc w:val="left"/>
      <w:pPr>
        <w:ind w:left="4416" w:hanging="786"/>
      </w:pPr>
      <w:rPr>
        <w:rFonts w:hint="default"/>
        <w:lang w:val="en-US" w:eastAsia="zh-TW" w:bidi="ar-SA"/>
      </w:rPr>
    </w:lvl>
    <w:lvl w:ilvl="7">
      <w:numFmt w:val="bullet"/>
      <w:lvlText w:val="•"/>
      <w:lvlJc w:val="left"/>
      <w:pPr>
        <w:ind w:left="4932" w:hanging="786"/>
      </w:pPr>
      <w:rPr>
        <w:rFonts w:hint="default"/>
        <w:lang w:val="en-US" w:eastAsia="zh-TW" w:bidi="ar-SA"/>
      </w:rPr>
    </w:lvl>
    <w:lvl w:ilvl="8">
      <w:numFmt w:val="bullet"/>
      <w:lvlText w:val="•"/>
      <w:lvlJc w:val="left"/>
      <w:pPr>
        <w:ind w:left="5448" w:hanging="786"/>
      </w:pPr>
      <w:rPr>
        <w:rFonts w:hint="default"/>
        <w:lang w:val="en-US" w:eastAsia="zh-TW" w:bidi="ar-SA"/>
      </w:rPr>
    </w:lvl>
  </w:abstractNum>
  <w:abstractNum w:abstractNumId="9" w15:restartNumberingAfterBreak="0">
    <w:nsid w:val="1CE24967"/>
    <w:multiLevelType w:val="multilevel"/>
    <w:tmpl w:val="734CC6D6"/>
    <w:lvl w:ilvl="0">
      <w:start w:val="135"/>
      <w:numFmt w:val="decimal"/>
      <w:lvlText w:val="%1"/>
      <w:lvlJc w:val="left"/>
      <w:pPr>
        <w:ind w:left="119" w:hanging="601"/>
      </w:pPr>
      <w:rPr>
        <w:rFonts w:hint="default"/>
        <w:lang w:val="en-US" w:eastAsia="zh-TW" w:bidi="ar-SA"/>
      </w:rPr>
    </w:lvl>
    <w:lvl w:ilvl="1">
      <w:start w:val="1"/>
      <w:numFmt w:val="decimal"/>
      <w:lvlText w:val="%1.%2"/>
      <w:lvlJc w:val="left"/>
      <w:pPr>
        <w:ind w:left="119" w:hanging="601"/>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01"/>
      </w:pPr>
      <w:rPr>
        <w:rFonts w:hint="default"/>
        <w:lang w:val="en-US" w:eastAsia="zh-TW" w:bidi="ar-SA"/>
      </w:rPr>
    </w:lvl>
    <w:lvl w:ilvl="3">
      <w:numFmt w:val="bullet"/>
      <w:lvlText w:val="•"/>
      <w:lvlJc w:val="left"/>
      <w:pPr>
        <w:ind w:left="2028" w:hanging="601"/>
      </w:pPr>
      <w:rPr>
        <w:rFonts w:hint="default"/>
        <w:lang w:val="en-US" w:eastAsia="zh-TW" w:bidi="ar-SA"/>
      </w:rPr>
    </w:lvl>
    <w:lvl w:ilvl="4">
      <w:numFmt w:val="bullet"/>
      <w:lvlText w:val="•"/>
      <w:lvlJc w:val="left"/>
      <w:pPr>
        <w:ind w:left="2664" w:hanging="601"/>
      </w:pPr>
      <w:rPr>
        <w:rFonts w:hint="default"/>
        <w:lang w:val="en-US" w:eastAsia="zh-TW" w:bidi="ar-SA"/>
      </w:rPr>
    </w:lvl>
    <w:lvl w:ilvl="5">
      <w:numFmt w:val="bullet"/>
      <w:lvlText w:val="•"/>
      <w:lvlJc w:val="left"/>
      <w:pPr>
        <w:ind w:left="3300" w:hanging="601"/>
      </w:pPr>
      <w:rPr>
        <w:rFonts w:hint="default"/>
        <w:lang w:val="en-US" w:eastAsia="zh-TW" w:bidi="ar-SA"/>
      </w:rPr>
    </w:lvl>
    <w:lvl w:ilvl="6">
      <w:numFmt w:val="bullet"/>
      <w:lvlText w:val="•"/>
      <w:lvlJc w:val="left"/>
      <w:pPr>
        <w:ind w:left="3936" w:hanging="601"/>
      </w:pPr>
      <w:rPr>
        <w:rFonts w:hint="default"/>
        <w:lang w:val="en-US" w:eastAsia="zh-TW" w:bidi="ar-SA"/>
      </w:rPr>
    </w:lvl>
    <w:lvl w:ilvl="7">
      <w:numFmt w:val="bullet"/>
      <w:lvlText w:val="•"/>
      <w:lvlJc w:val="left"/>
      <w:pPr>
        <w:ind w:left="4572" w:hanging="601"/>
      </w:pPr>
      <w:rPr>
        <w:rFonts w:hint="default"/>
        <w:lang w:val="en-US" w:eastAsia="zh-TW" w:bidi="ar-SA"/>
      </w:rPr>
    </w:lvl>
    <w:lvl w:ilvl="8">
      <w:numFmt w:val="bullet"/>
      <w:lvlText w:val="•"/>
      <w:lvlJc w:val="left"/>
      <w:pPr>
        <w:ind w:left="5208" w:hanging="601"/>
      </w:pPr>
      <w:rPr>
        <w:rFonts w:hint="default"/>
        <w:lang w:val="en-US" w:eastAsia="zh-TW" w:bidi="ar-SA"/>
      </w:rPr>
    </w:lvl>
  </w:abstractNum>
  <w:abstractNum w:abstractNumId="10" w15:restartNumberingAfterBreak="0">
    <w:nsid w:val="1D8000FE"/>
    <w:multiLevelType w:val="multilevel"/>
    <w:tmpl w:val="8A4CF56A"/>
    <w:lvl w:ilvl="0">
      <w:start w:val="314"/>
      <w:numFmt w:val="decimal"/>
      <w:lvlText w:val="%1."/>
      <w:lvlJc w:val="left"/>
      <w:pPr>
        <w:ind w:left="1006"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860" w:hanging="666"/>
      </w:pPr>
      <w:rPr>
        <w:rFonts w:hint="default"/>
        <w:lang w:val="en-US" w:eastAsia="zh-TW" w:bidi="ar-SA"/>
      </w:rPr>
    </w:lvl>
    <w:lvl w:ilvl="4">
      <w:numFmt w:val="bullet"/>
      <w:lvlText w:val="•"/>
      <w:lvlJc w:val="left"/>
      <w:pPr>
        <w:ind w:left="2520" w:hanging="666"/>
      </w:pPr>
      <w:rPr>
        <w:rFonts w:hint="default"/>
        <w:lang w:val="en-US" w:eastAsia="zh-TW" w:bidi="ar-SA"/>
      </w:rPr>
    </w:lvl>
    <w:lvl w:ilvl="5">
      <w:numFmt w:val="bullet"/>
      <w:lvlText w:val="•"/>
      <w:lvlJc w:val="left"/>
      <w:pPr>
        <w:ind w:left="3180" w:hanging="666"/>
      </w:pPr>
      <w:rPr>
        <w:rFonts w:hint="default"/>
        <w:lang w:val="en-US" w:eastAsia="zh-TW" w:bidi="ar-SA"/>
      </w:rPr>
    </w:lvl>
    <w:lvl w:ilvl="6">
      <w:numFmt w:val="bullet"/>
      <w:lvlText w:val="•"/>
      <w:lvlJc w:val="left"/>
      <w:pPr>
        <w:ind w:left="3840" w:hanging="666"/>
      </w:pPr>
      <w:rPr>
        <w:rFonts w:hint="default"/>
        <w:lang w:val="en-US" w:eastAsia="zh-TW" w:bidi="ar-SA"/>
      </w:rPr>
    </w:lvl>
    <w:lvl w:ilvl="7">
      <w:numFmt w:val="bullet"/>
      <w:lvlText w:val="•"/>
      <w:lvlJc w:val="left"/>
      <w:pPr>
        <w:ind w:left="4500" w:hanging="666"/>
      </w:pPr>
      <w:rPr>
        <w:rFonts w:hint="default"/>
        <w:lang w:val="en-US" w:eastAsia="zh-TW" w:bidi="ar-SA"/>
      </w:rPr>
    </w:lvl>
    <w:lvl w:ilvl="8">
      <w:numFmt w:val="bullet"/>
      <w:lvlText w:val="•"/>
      <w:lvlJc w:val="left"/>
      <w:pPr>
        <w:ind w:left="5160" w:hanging="666"/>
      </w:pPr>
      <w:rPr>
        <w:rFonts w:hint="default"/>
        <w:lang w:val="en-US" w:eastAsia="zh-TW" w:bidi="ar-SA"/>
      </w:rPr>
    </w:lvl>
  </w:abstractNum>
  <w:abstractNum w:abstractNumId="11" w15:restartNumberingAfterBreak="0">
    <w:nsid w:val="1DBA1470"/>
    <w:multiLevelType w:val="hybridMultilevel"/>
    <w:tmpl w:val="78BAF2B6"/>
    <w:lvl w:ilvl="0" w:tplc="DD76AF36">
      <w:numFmt w:val="bullet"/>
      <w:lvlText w:val="~"/>
      <w:lvlJc w:val="left"/>
      <w:pPr>
        <w:ind w:left="119" w:hanging="258"/>
      </w:pPr>
      <w:rPr>
        <w:rFonts w:ascii="Noto Serif TC" w:eastAsia="Noto Serif TC" w:hAnsi="Noto Serif TC" w:cs="Noto Serif TC" w:hint="default"/>
        <w:b w:val="0"/>
        <w:bCs w:val="0"/>
        <w:i w:val="0"/>
        <w:iCs w:val="0"/>
        <w:color w:val="231F20"/>
        <w:spacing w:val="0"/>
        <w:w w:val="175"/>
        <w:sz w:val="20"/>
        <w:szCs w:val="20"/>
        <w:lang w:val="en-US" w:eastAsia="zh-TW" w:bidi="ar-SA"/>
      </w:rPr>
    </w:lvl>
    <w:lvl w:ilvl="1" w:tplc="4774BC58">
      <w:numFmt w:val="bullet"/>
      <w:lvlText w:val="•"/>
      <w:lvlJc w:val="left"/>
      <w:pPr>
        <w:ind w:left="756" w:hanging="258"/>
      </w:pPr>
      <w:rPr>
        <w:rFonts w:hint="default"/>
        <w:lang w:val="en-US" w:eastAsia="zh-TW" w:bidi="ar-SA"/>
      </w:rPr>
    </w:lvl>
    <w:lvl w:ilvl="2" w:tplc="1380774A">
      <w:numFmt w:val="bullet"/>
      <w:lvlText w:val="•"/>
      <w:lvlJc w:val="left"/>
      <w:pPr>
        <w:ind w:left="1392" w:hanging="258"/>
      </w:pPr>
      <w:rPr>
        <w:rFonts w:hint="default"/>
        <w:lang w:val="en-US" w:eastAsia="zh-TW" w:bidi="ar-SA"/>
      </w:rPr>
    </w:lvl>
    <w:lvl w:ilvl="3" w:tplc="D41E0670">
      <w:numFmt w:val="bullet"/>
      <w:lvlText w:val="•"/>
      <w:lvlJc w:val="left"/>
      <w:pPr>
        <w:ind w:left="2028" w:hanging="258"/>
      </w:pPr>
      <w:rPr>
        <w:rFonts w:hint="default"/>
        <w:lang w:val="en-US" w:eastAsia="zh-TW" w:bidi="ar-SA"/>
      </w:rPr>
    </w:lvl>
    <w:lvl w:ilvl="4" w:tplc="305A7692">
      <w:numFmt w:val="bullet"/>
      <w:lvlText w:val="•"/>
      <w:lvlJc w:val="left"/>
      <w:pPr>
        <w:ind w:left="2664" w:hanging="258"/>
      </w:pPr>
      <w:rPr>
        <w:rFonts w:hint="default"/>
        <w:lang w:val="en-US" w:eastAsia="zh-TW" w:bidi="ar-SA"/>
      </w:rPr>
    </w:lvl>
    <w:lvl w:ilvl="5" w:tplc="626AEDCE">
      <w:numFmt w:val="bullet"/>
      <w:lvlText w:val="•"/>
      <w:lvlJc w:val="left"/>
      <w:pPr>
        <w:ind w:left="3300" w:hanging="258"/>
      </w:pPr>
      <w:rPr>
        <w:rFonts w:hint="default"/>
        <w:lang w:val="en-US" w:eastAsia="zh-TW" w:bidi="ar-SA"/>
      </w:rPr>
    </w:lvl>
    <w:lvl w:ilvl="6" w:tplc="C06EF48A">
      <w:numFmt w:val="bullet"/>
      <w:lvlText w:val="•"/>
      <w:lvlJc w:val="left"/>
      <w:pPr>
        <w:ind w:left="3936" w:hanging="258"/>
      </w:pPr>
      <w:rPr>
        <w:rFonts w:hint="default"/>
        <w:lang w:val="en-US" w:eastAsia="zh-TW" w:bidi="ar-SA"/>
      </w:rPr>
    </w:lvl>
    <w:lvl w:ilvl="7" w:tplc="F4BEB8B2">
      <w:numFmt w:val="bullet"/>
      <w:lvlText w:val="•"/>
      <w:lvlJc w:val="left"/>
      <w:pPr>
        <w:ind w:left="4572" w:hanging="258"/>
      </w:pPr>
      <w:rPr>
        <w:rFonts w:hint="default"/>
        <w:lang w:val="en-US" w:eastAsia="zh-TW" w:bidi="ar-SA"/>
      </w:rPr>
    </w:lvl>
    <w:lvl w:ilvl="8" w:tplc="35DCA31C">
      <w:numFmt w:val="bullet"/>
      <w:lvlText w:val="•"/>
      <w:lvlJc w:val="left"/>
      <w:pPr>
        <w:ind w:left="5208" w:hanging="258"/>
      </w:pPr>
      <w:rPr>
        <w:rFonts w:hint="default"/>
        <w:lang w:val="en-US" w:eastAsia="zh-TW" w:bidi="ar-SA"/>
      </w:rPr>
    </w:lvl>
  </w:abstractNum>
  <w:abstractNum w:abstractNumId="12" w15:restartNumberingAfterBreak="0">
    <w:nsid w:val="203A7CFF"/>
    <w:multiLevelType w:val="multilevel"/>
    <w:tmpl w:val="7428C212"/>
    <w:lvl w:ilvl="0">
      <w:start w:val="100"/>
      <w:numFmt w:val="decimal"/>
      <w:lvlText w:val="%1."/>
      <w:lvlJc w:val="left"/>
      <w:pPr>
        <w:ind w:left="120"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9"/>
      </w:pPr>
      <w:rPr>
        <w:rFonts w:ascii="Noto Sans TC" w:eastAsia="Noto Sans TC" w:hAnsi="Noto Sans TC" w:cs="Noto Sans TC" w:hint="default"/>
        <w:b/>
        <w:bCs/>
        <w:i w:val="0"/>
        <w:iCs w:val="0"/>
        <w:color w:val="231F20"/>
        <w:spacing w:val="0"/>
        <w:w w:val="98"/>
        <w:sz w:val="20"/>
        <w:szCs w:val="20"/>
        <w:lang w:val="en-US" w:eastAsia="zh-TW" w:bidi="ar-SA"/>
      </w:rPr>
    </w:lvl>
    <w:lvl w:ilvl="2">
      <w:numFmt w:val="bullet"/>
      <w:lvlText w:val="•"/>
      <w:lvlJc w:val="left"/>
      <w:pPr>
        <w:ind w:left="1200" w:hanging="669"/>
      </w:pPr>
      <w:rPr>
        <w:rFonts w:hint="default"/>
        <w:lang w:val="en-US" w:eastAsia="zh-TW" w:bidi="ar-SA"/>
      </w:rPr>
    </w:lvl>
    <w:lvl w:ilvl="3">
      <w:numFmt w:val="bullet"/>
      <w:lvlText w:val="•"/>
      <w:lvlJc w:val="left"/>
      <w:pPr>
        <w:ind w:left="1860" w:hanging="669"/>
      </w:pPr>
      <w:rPr>
        <w:rFonts w:hint="default"/>
        <w:lang w:val="en-US" w:eastAsia="zh-TW" w:bidi="ar-SA"/>
      </w:rPr>
    </w:lvl>
    <w:lvl w:ilvl="4">
      <w:numFmt w:val="bullet"/>
      <w:lvlText w:val="•"/>
      <w:lvlJc w:val="left"/>
      <w:pPr>
        <w:ind w:left="2520" w:hanging="669"/>
      </w:pPr>
      <w:rPr>
        <w:rFonts w:hint="default"/>
        <w:lang w:val="en-US" w:eastAsia="zh-TW" w:bidi="ar-SA"/>
      </w:rPr>
    </w:lvl>
    <w:lvl w:ilvl="5">
      <w:numFmt w:val="bullet"/>
      <w:lvlText w:val="•"/>
      <w:lvlJc w:val="left"/>
      <w:pPr>
        <w:ind w:left="3180" w:hanging="669"/>
      </w:pPr>
      <w:rPr>
        <w:rFonts w:hint="default"/>
        <w:lang w:val="en-US" w:eastAsia="zh-TW" w:bidi="ar-SA"/>
      </w:rPr>
    </w:lvl>
    <w:lvl w:ilvl="6">
      <w:numFmt w:val="bullet"/>
      <w:lvlText w:val="•"/>
      <w:lvlJc w:val="left"/>
      <w:pPr>
        <w:ind w:left="3840" w:hanging="669"/>
      </w:pPr>
      <w:rPr>
        <w:rFonts w:hint="default"/>
        <w:lang w:val="en-US" w:eastAsia="zh-TW" w:bidi="ar-SA"/>
      </w:rPr>
    </w:lvl>
    <w:lvl w:ilvl="7">
      <w:numFmt w:val="bullet"/>
      <w:lvlText w:val="•"/>
      <w:lvlJc w:val="left"/>
      <w:pPr>
        <w:ind w:left="4500" w:hanging="669"/>
      </w:pPr>
      <w:rPr>
        <w:rFonts w:hint="default"/>
        <w:lang w:val="en-US" w:eastAsia="zh-TW" w:bidi="ar-SA"/>
      </w:rPr>
    </w:lvl>
    <w:lvl w:ilvl="8">
      <w:numFmt w:val="bullet"/>
      <w:lvlText w:val="•"/>
      <w:lvlJc w:val="left"/>
      <w:pPr>
        <w:ind w:left="5160" w:hanging="669"/>
      </w:pPr>
      <w:rPr>
        <w:rFonts w:hint="default"/>
        <w:lang w:val="en-US" w:eastAsia="zh-TW" w:bidi="ar-SA"/>
      </w:rPr>
    </w:lvl>
  </w:abstractNum>
  <w:abstractNum w:abstractNumId="13" w15:restartNumberingAfterBreak="0">
    <w:nsid w:val="21834CE0"/>
    <w:multiLevelType w:val="multilevel"/>
    <w:tmpl w:val="DBE8F11A"/>
    <w:lvl w:ilvl="0">
      <w:start w:val="346"/>
      <w:numFmt w:val="decimal"/>
      <w:lvlText w:val="%1"/>
      <w:lvlJc w:val="left"/>
      <w:pPr>
        <w:ind w:left="120" w:hanging="666"/>
      </w:pPr>
      <w:rPr>
        <w:rFonts w:hint="default"/>
        <w:lang w:val="en-US" w:eastAsia="zh-TW" w:bidi="ar-SA"/>
      </w:rPr>
    </w:lvl>
    <w:lvl w:ilvl="1">
      <w:start w:val="6"/>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14" w15:restartNumberingAfterBreak="0">
    <w:nsid w:val="22815B9C"/>
    <w:multiLevelType w:val="multilevel"/>
    <w:tmpl w:val="1C069148"/>
    <w:lvl w:ilvl="0">
      <w:start w:val="29"/>
      <w:numFmt w:val="decimal"/>
      <w:lvlText w:val="%1"/>
      <w:lvlJc w:val="left"/>
      <w:pPr>
        <w:ind w:left="120" w:hanging="547"/>
      </w:pPr>
      <w:rPr>
        <w:rFonts w:hint="default"/>
        <w:lang w:val="en-US" w:eastAsia="zh-TW" w:bidi="ar-SA"/>
      </w:rPr>
    </w:lvl>
    <w:lvl w:ilvl="1">
      <w:start w:val="5"/>
      <w:numFmt w:val="decimal"/>
      <w:lvlText w:val="%1.%2."/>
      <w:lvlJc w:val="left"/>
      <w:pPr>
        <w:ind w:left="120" w:hanging="547"/>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547"/>
      </w:pPr>
      <w:rPr>
        <w:rFonts w:hint="default"/>
        <w:lang w:val="en-US" w:eastAsia="zh-TW" w:bidi="ar-SA"/>
      </w:rPr>
    </w:lvl>
    <w:lvl w:ilvl="3">
      <w:numFmt w:val="bullet"/>
      <w:lvlText w:val="•"/>
      <w:lvlJc w:val="left"/>
      <w:pPr>
        <w:ind w:left="2028" w:hanging="547"/>
      </w:pPr>
      <w:rPr>
        <w:rFonts w:hint="default"/>
        <w:lang w:val="en-US" w:eastAsia="zh-TW" w:bidi="ar-SA"/>
      </w:rPr>
    </w:lvl>
    <w:lvl w:ilvl="4">
      <w:numFmt w:val="bullet"/>
      <w:lvlText w:val="•"/>
      <w:lvlJc w:val="left"/>
      <w:pPr>
        <w:ind w:left="2664" w:hanging="547"/>
      </w:pPr>
      <w:rPr>
        <w:rFonts w:hint="default"/>
        <w:lang w:val="en-US" w:eastAsia="zh-TW" w:bidi="ar-SA"/>
      </w:rPr>
    </w:lvl>
    <w:lvl w:ilvl="5">
      <w:numFmt w:val="bullet"/>
      <w:lvlText w:val="•"/>
      <w:lvlJc w:val="left"/>
      <w:pPr>
        <w:ind w:left="3300" w:hanging="547"/>
      </w:pPr>
      <w:rPr>
        <w:rFonts w:hint="default"/>
        <w:lang w:val="en-US" w:eastAsia="zh-TW" w:bidi="ar-SA"/>
      </w:rPr>
    </w:lvl>
    <w:lvl w:ilvl="6">
      <w:numFmt w:val="bullet"/>
      <w:lvlText w:val="•"/>
      <w:lvlJc w:val="left"/>
      <w:pPr>
        <w:ind w:left="3936" w:hanging="547"/>
      </w:pPr>
      <w:rPr>
        <w:rFonts w:hint="default"/>
        <w:lang w:val="en-US" w:eastAsia="zh-TW" w:bidi="ar-SA"/>
      </w:rPr>
    </w:lvl>
    <w:lvl w:ilvl="7">
      <w:numFmt w:val="bullet"/>
      <w:lvlText w:val="•"/>
      <w:lvlJc w:val="left"/>
      <w:pPr>
        <w:ind w:left="4572" w:hanging="547"/>
      </w:pPr>
      <w:rPr>
        <w:rFonts w:hint="default"/>
        <w:lang w:val="en-US" w:eastAsia="zh-TW" w:bidi="ar-SA"/>
      </w:rPr>
    </w:lvl>
    <w:lvl w:ilvl="8">
      <w:numFmt w:val="bullet"/>
      <w:lvlText w:val="•"/>
      <w:lvlJc w:val="left"/>
      <w:pPr>
        <w:ind w:left="5208" w:hanging="547"/>
      </w:pPr>
      <w:rPr>
        <w:rFonts w:hint="default"/>
        <w:lang w:val="en-US" w:eastAsia="zh-TW" w:bidi="ar-SA"/>
      </w:rPr>
    </w:lvl>
  </w:abstractNum>
  <w:abstractNum w:abstractNumId="15" w15:restartNumberingAfterBreak="0">
    <w:nsid w:val="22BD6641"/>
    <w:multiLevelType w:val="multilevel"/>
    <w:tmpl w:val="E968FBB0"/>
    <w:lvl w:ilvl="0">
      <w:start w:val="300"/>
      <w:numFmt w:val="decimal"/>
      <w:lvlText w:val="%1."/>
      <w:lvlJc w:val="left"/>
      <w:pPr>
        <w:ind w:left="120"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196" w:hanging="669"/>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786" w:hanging="669"/>
      </w:pPr>
      <w:rPr>
        <w:rFonts w:hint="default"/>
        <w:lang w:val="en-US" w:eastAsia="zh-TW" w:bidi="ar-SA"/>
      </w:rPr>
    </w:lvl>
    <w:lvl w:ilvl="3">
      <w:numFmt w:val="bullet"/>
      <w:lvlText w:val="•"/>
      <w:lvlJc w:val="left"/>
      <w:pPr>
        <w:ind w:left="2373" w:hanging="669"/>
      </w:pPr>
      <w:rPr>
        <w:rFonts w:hint="default"/>
        <w:lang w:val="en-US" w:eastAsia="zh-TW" w:bidi="ar-SA"/>
      </w:rPr>
    </w:lvl>
    <w:lvl w:ilvl="4">
      <w:numFmt w:val="bullet"/>
      <w:lvlText w:val="•"/>
      <w:lvlJc w:val="left"/>
      <w:pPr>
        <w:ind w:left="2960" w:hanging="669"/>
      </w:pPr>
      <w:rPr>
        <w:rFonts w:hint="default"/>
        <w:lang w:val="en-US" w:eastAsia="zh-TW" w:bidi="ar-SA"/>
      </w:rPr>
    </w:lvl>
    <w:lvl w:ilvl="5">
      <w:numFmt w:val="bullet"/>
      <w:lvlText w:val="•"/>
      <w:lvlJc w:val="left"/>
      <w:pPr>
        <w:ind w:left="3546" w:hanging="669"/>
      </w:pPr>
      <w:rPr>
        <w:rFonts w:hint="default"/>
        <w:lang w:val="en-US" w:eastAsia="zh-TW" w:bidi="ar-SA"/>
      </w:rPr>
    </w:lvl>
    <w:lvl w:ilvl="6">
      <w:numFmt w:val="bullet"/>
      <w:lvlText w:val="•"/>
      <w:lvlJc w:val="left"/>
      <w:pPr>
        <w:ind w:left="4133" w:hanging="669"/>
      </w:pPr>
      <w:rPr>
        <w:rFonts w:hint="default"/>
        <w:lang w:val="en-US" w:eastAsia="zh-TW" w:bidi="ar-SA"/>
      </w:rPr>
    </w:lvl>
    <w:lvl w:ilvl="7">
      <w:numFmt w:val="bullet"/>
      <w:lvlText w:val="•"/>
      <w:lvlJc w:val="left"/>
      <w:pPr>
        <w:ind w:left="4720" w:hanging="669"/>
      </w:pPr>
      <w:rPr>
        <w:rFonts w:hint="default"/>
        <w:lang w:val="en-US" w:eastAsia="zh-TW" w:bidi="ar-SA"/>
      </w:rPr>
    </w:lvl>
    <w:lvl w:ilvl="8">
      <w:numFmt w:val="bullet"/>
      <w:lvlText w:val="•"/>
      <w:lvlJc w:val="left"/>
      <w:pPr>
        <w:ind w:left="5306" w:hanging="669"/>
      </w:pPr>
      <w:rPr>
        <w:rFonts w:hint="default"/>
        <w:lang w:val="en-US" w:eastAsia="zh-TW" w:bidi="ar-SA"/>
      </w:rPr>
    </w:lvl>
  </w:abstractNum>
  <w:abstractNum w:abstractNumId="16" w15:restartNumberingAfterBreak="0">
    <w:nsid w:val="25CA5EE1"/>
    <w:multiLevelType w:val="multilevel"/>
    <w:tmpl w:val="58E6CE2C"/>
    <w:lvl w:ilvl="0">
      <w:start w:val="810"/>
      <w:numFmt w:val="decimal"/>
      <w:lvlText w:val="%1"/>
      <w:lvlJc w:val="left"/>
      <w:pPr>
        <w:ind w:left="1025" w:hanging="906"/>
      </w:pPr>
      <w:rPr>
        <w:rFonts w:hint="default"/>
        <w:lang w:val="en-US" w:eastAsia="zh-TW" w:bidi="ar-SA"/>
      </w:rPr>
    </w:lvl>
    <w:lvl w:ilvl="1">
      <w:start w:val="400"/>
      <w:numFmt w:val="decimal"/>
      <w:lvlText w:val="%1.%2."/>
      <w:lvlJc w:val="left"/>
      <w:pPr>
        <w:ind w:left="1025" w:hanging="906"/>
      </w:pPr>
      <w:rPr>
        <w:rFonts w:ascii="Noto Sans TC" w:eastAsia="Noto Sans TC" w:hAnsi="Noto Sans TC" w:cs="Noto Sans TC" w:hint="default"/>
        <w:b/>
        <w:bCs/>
        <w:i w:val="0"/>
        <w:iCs w:val="0"/>
        <w:color w:val="231F20"/>
        <w:spacing w:val="0"/>
        <w:w w:val="102"/>
        <w:sz w:val="20"/>
        <w:szCs w:val="20"/>
        <w:lang w:val="en-US" w:eastAsia="zh-TW" w:bidi="ar-SA"/>
      </w:rPr>
    </w:lvl>
    <w:lvl w:ilvl="2">
      <w:start w:val="1"/>
      <w:numFmt w:val="lowerLetter"/>
      <w:lvlText w:val="%3."/>
      <w:lvlJc w:val="left"/>
      <w:pPr>
        <w:ind w:left="783" w:hanging="232"/>
      </w:pPr>
      <w:rPr>
        <w:rFonts w:ascii="Noto Serif TC" w:eastAsia="Noto Serif TC" w:hAnsi="Noto Serif TC" w:cs="Noto Serif TC" w:hint="default"/>
        <w:b w:val="0"/>
        <w:bCs w:val="0"/>
        <w:i w:val="0"/>
        <w:iCs w:val="0"/>
        <w:color w:val="231F20"/>
        <w:spacing w:val="0"/>
        <w:w w:val="102"/>
        <w:sz w:val="20"/>
        <w:szCs w:val="20"/>
        <w:lang w:val="en-US" w:eastAsia="zh-TW" w:bidi="ar-SA"/>
      </w:rPr>
    </w:lvl>
    <w:lvl w:ilvl="3">
      <w:numFmt w:val="bullet"/>
      <w:lvlText w:val="•"/>
      <w:lvlJc w:val="left"/>
      <w:pPr>
        <w:ind w:left="1702" w:hanging="232"/>
      </w:pPr>
      <w:rPr>
        <w:rFonts w:hint="default"/>
        <w:lang w:val="en-US" w:eastAsia="zh-TW" w:bidi="ar-SA"/>
      </w:rPr>
    </w:lvl>
    <w:lvl w:ilvl="4">
      <w:numFmt w:val="bullet"/>
      <w:lvlText w:val="•"/>
      <w:lvlJc w:val="left"/>
      <w:pPr>
        <w:ind w:left="2385" w:hanging="232"/>
      </w:pPr>
      <w:rPr>
        <w:rFonts w:hint="default"/>
        <w:lang w:val="en-US" w:eastAsia="zh-TW" w:bidi="ar-SA"/>
      </w:rPr>
    </w:lvl>
    <w:lvl w:ilvl="5">
      <w:numFmt w:val="bullet"/>
      <w:lvlText w:val="•"/>
      <w:lvlJc w:val="left"/>
      <w:pPr>
        <w:ind w:left="3067" w:hanging="232"/>
      </w:pPr>
      <w:rPr>
        <w:rFonts w:hint="default"/>
        <w:lang w:val="en-US" w:eastAsia="zh-TW" w:bidi="ar-SA"/>
      </w:rPr>
    </w:lvl>
    <w:lvl w:ilvl="6">
      <w:numFmt w:val="bullet"/>
      <w:lvlText w:val="•"/>
      <w:lvlJc w:val="left"/>
      <w:pPr>
        <w:ind w:left="3750" w:hanging="232"/>
      </w:pPr>
      <w:rPr>
        <w:rFonts w:hint="default"/>
        <w:lang w:val="en-US" w:eastAsia="zh-TW" w:bidi="ar-SA"/>
      </w:rPr>
    </w:lvl>
    <w:lvl w:ilvl="7">
      <w:numFmt w:val="bullet"/>
      <w:lvlText w:val="•"/>
      <w:lvlJc w:val="left"/>
      <w:pPr>
        <w:ind w:left="4432" w:hanging="232"/>
      </w:pPr>
      <w:rPr>
        <w:rFonts w:hint="default"/>
        <w:lang w:val="en-US" w:eastAsia="zh-TW" w:bidi="ar-SA"/>
      </w:rPr>
    </w:lvl>
    <w:lvl w:ilvl="8">
      <w:numFmt w:val="bullet"/>
      <w:lvlText w:val="•"/>
      <w:lvlJc w:val="left"/>
      <w:pPr>
        <w:ind w:left="5115" w:hanging="232"/>
      </w:pPr>
      <w:rPr>
        <w:rFonts w:hint="default"/>
        <w:lang w:val="en-US" w:eastAsia="zh-TW" w:bidi="ar-SA"/>
      </w:rPr>
    </w:lvl>
  </w:abstractNum>
  <w:abstractNum w:abstractNumId="17" w15:restartNumberingAfterBreak="0">
    <w:nsid w:val="34793465"/>
    <w:multiLevelType w:val="hybridMultilevel"/>
    <w:tmpl w:val="9566158E"/>
    <w:lvl w:ilvl="0" w:tplc="6492C224">
      <w:start w:val="1"/>
      <w:numFmt w:val="lowerLetter"/>
      <w:lvlText w:val="%1."/>
      <w:lvlJc w:val="left"/>
      <w:pPr>
        <w:ind w:left="843" w:hanging="232"/>
        <w:jc w:val="righ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1" w:tplc="7EDC3B1C">
      <w:start w:val="1"/>
      <w:numFmt w:val="lowerRoman"/>
      <w:lvlText w:val="%2."/>
      <w:lvlJc w:val="left"/>
      <w:pPr>
        <w:ind w:left="1284" w:hanging="180"/>
      </w:pPr>
      <w:rPr>
        <w:rFonts w:ascii="Noto Serif TC" w:eastAsia="Noto Serif TC" w:hAnsi="Noto Serif TC" w:cs="Noto Serif TC" w:hint="default"/>
        <w:b w:val="0"/>
        <w:bCs w:val="0"/>
        <w:i w:val="0"/>
        <w:iCs w:val="0"/>
        <w:color w:val="231F20"/>
        <w:spacing w:val="0"/>
        <w:w w:val="102"/>
        <w:sz w:val="20"/>
        <w:szCs w:val="20"/>
        <w:lang w:val="en-US" w:eastAsia="zh-TW" w:bidi="ar-SA"/>
      </w:rPr>
    </w:lvl>
    <w:lvl w:ilvl="2" w:tplc="2214A086">
      <w:start w:val="1"/>
      <w:numFmt w:val="decimal"/>
      <w:lvlText w:val="%3."/>
      <w:lvlJc w:val="left"/>
      <w:pPr>
        <w:ind w:left="1293" w:hanging="214"/>
      </w:pPr>
      <w:rPr>
        <w:rFonts w:ascii="Noto Serif TC" w:eastAsia="Noto Serif TC" w:hAnsi="Noto Serif TC" w:cs="Noto Serif TC" w:hint="default"/>
        <w:b w:val="0"/>
        <w:bCs w:val="0"/>
        <w:i w:val="0"/>
        <w:iCs w:val="0"/>
        <w:color w:val="231F20"/>
        <w:spacing w:val="0"/>
        <w:w w:val="102"/>
        <w:sz w:val="20"/>
        <w:szCs w:val="20"/>
        <w:lang w:val="en-US" w:eastAsia="zh-TW" w:bidi="ar-SA"/>
      </w:rPr>
    </w:lvl>
    <w:lvl w:ilvl="3" w:tplc="BCFEFA24">
      <w:numFmt w:val="bullet"/>
      <w:lvlText w:val="•"/>
      <w:lvlJc w:val="left"/>
      <w:pPr>
        <w:ind w:left="1947" w:hanging="214"/>
      </w:pPr>
      <w:rPr>
        <w:rFonts w:hint="default"/>
        <w:lang w:val="en-US" w:eastAsia="zh-TW" w:bidi="ar-SA"/>
      </w:rPr>
    </w:lvl>
    <w:lvl w:ilvl="4" w:tplc="EA3489AA">
      <w:numFmt w:val="bullet"/>
      <w:lvlText w:val="•"/>
      <w:lvlJc w:val="left"/>
      <w:pPr>
        <w:ind w:left="2595" w:hanging="214"/>
      </w:pPr>
      <w:rPr>
        <w:rFonts w:hint="default"/>
        <w:lang w:val="en-US" w:eastAsia="zh-TW" w:bidi="ar-SA"/>
      </w:rPr>
    </w:lvl>
    <w:lvl w:ilvl="5" w:tplc="D3421046">
      <w:numFmt w:val="bullet"/>
      <w:lvlText w:val="•"/>
      <w:lvlJc w:val="left"/>
      <w:pPr>
        <w:ind w:left="3242" w:hanging="214"/>
      </w:pPr>
      <w:rPr>
        <w:rFonts w:hint="default"/>
        <w:lang w:val="en-US" w:eastAsia="zh-TW" w:bidi="ar-SA"/>
      </w:rPr>
    </w:lvl>
    <w:lvl w:ilvl="6" w:tplc="A0AC62FE">
      <w:numFmt w:val="bullet"/>
      <w:lvlText w:val="•"/>
      <w:lvlJc w:val="left"/>
      <w:pPr>
        <w:ind w:left="3890" w:hanging="214"/>
      </w:pPr>
      <w:rPr>
        <w:rFonts w:hint="default"/>
        <w:lang w:val="en-US" w:eastAsia="zh-TW" w:bidi="ar-SA"/>
      </w:rPr>
    </w:lvl>
    <w:lvl w:ilvl="7" w:tplc="0BD64DC6">
      <w:numFmt w:val="bullet"/>
      <w:lvlText w:val="•"/>
      <w:lvlJc w:val="left"/>
      <w:pPr>
        <w:ind w:left="4537" w:hanging="214"/>
      </w:pPr>
      <w:rPr>
        <w:rFonts w:hint="default"/>
        <w:lang w:val="en-US" w:eastAsia="zh-TW" w:bidi="ar-SA"/>
      </w:rPr>
    </w:lvl>
    <w:lvl w:ilvl="8" w:tplc="275C68E2">
      <w:numFmt w:val="bullet"/>
      <w:lvlText w:val="•"/>
      <w:lvlJc w:val="left"/>
      <w:pPr>
        <w:ind w:left="5185" w:hanging="214"/>
      </w:pPr>
      <w:rPr>
        <w:rFonts w:hint="default"/>
        <w:lang w:val="en-US" w:eastAsia="zh-TW" w:bidi="ar-SA"/>
      </w:rPr>
    </w:lvl>
  </w:abstractNum>
  <w:abstractNum w:abstractNumId="18" w15:restartNumberingAfterBreak="0">
    <w:nsid w:val="356941F2"/>
    <w:multiLevelType w:val="multilevel"/>
    <w:tmpl w:val="F1E47BEA"/>
    <w:lvl w:ilvl="0">
      <w:start w:val="29"/>
      <w:numFmt w:val="decimal"/>
      <w:lvlText w:val="%1"/>
      <w:lvlJc w:val="left"/>
      <w:pPr>
        <w:ind w:left="120" w:hanging="491"/>
      </w:pPr>
      <w:rPr>
        <w:rFonts w:hint="default"/>
        <w:lang w:val="en-US" w:eastAsia="zh-TW" w:bidi="ar-SA"/>
      </w:rPr>
    </w:lvl>
    <w:lvl w:ilvl="1">
      <w:start w:val="2"/>
      <w:numFmt w:val="decimal"/>
      <w:lvlText w:val="%1.%2"/>
      <w:lvlJc w:val="left"/>
      <w:pPr>
        <w:ind w:left="120" w:hanging="491"/>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491"/>
      </w:pPr>
      <w:rPr>
        <w:rFonts w:hint="default"/>
        <w:lang w:val="en-US" w:eastAsia="zh-TW" w:bidi="ar-SA"/>
      </w:rPr>
    </w:lvl>
    <w:lvl w:ilvl="3">
      <w:numFmt w:val="bullet"/>
      <w:lvlText w:val="•"/>
      <w:lvlJc w:val="left"/>
      <w:pPr>
        <w:ind w:left="2028" w:hanging="491"/>
      </w:pPr>
      <w:rPr>
        <w:rFonts w:hint="default"/>
        <w:lang w:val="en-US" w:eastAsia="zh-TW" w:bidi="ar-SA"/>
      </w:rPr>
    </w:lvl>
    <w:lvl w:ilvl="4">
      <w:numFmt w:val="bullet"/>
      <w:lvlText w:val="•"/>
      <w:lvlJc w:val="left"/>
      <w:pPr>
        <w:ind w:left="2664" w:hanging="491"/>
      </w:pPr>
      <w:rPr>
        <w:rFonts w:hint="default"/>
        <w:lang w:val="en-US" w:eastAsia="zh-TW" w:bidi="ar-SA"/>
      </w:rPr>
    </w:lvl>
    <w:lvl w:ilvl="5">
      <w:numFmt w:val="bullet"/>
      <w:lvlText w:val="•"/>
      <w:lvlJc w:val="left"/>
      <w:pPr>
        <w:ind w:left="3300" w:hanging="491"/>
      </w:pPr>
      <w:rPr>
        <w:rFonts w:hint="default"/>
        <w:lang w:val="en-US" w:eastAsia="zh-TW" w:bidi="ar-SA"/>
      </w:rPr>
    </w:lvl>
    <w:lvl w:ilvl="6">
      <w:numFmt w:val="bullet"/>
      <w:lvlText w:val="•"/>
      <w:lvlJc w:val="left"/>
      <w:pPr>
        <w:ind w:left="3936" w:hanging="491"/>
      </w:pPr>
      <w:rPr>
        <w:rFonts w:hint="default"/>
        <w:lang w:val="en-US" w:eastAsia="zh-TW" w:bidi="ar-SA"/>
      </w:rPr>
    </w:lvl>
    <w:lvl w:ilvl="7">
      <w:numFmt w:val="bullet"/>
      <w:lvlText w:val="•"/>
      <w:lvlJc w:val="left"/>
      <w:pPr>
        <w:ind w:left="4572" w:hanging="491"/>
      </w:pPr>
      <w:rPr>
        <w:rFonts w:hint="default"/>
        <w:lang w:val="en-US" w:eastAsia="zh-TW" w:bidi="ar-SA"/>
      </w:rPr>
    </w:lvl>
    <w:lvl w:ilvl="8">
      <w:numFmt w:val="bullet"/>
      <w:lvlText w:val="•"/>
      <w:lvlJc w:val="left"/>
      <w:pPr>
        <w:ind w:left="5208" w:hanging="491"/>
      </w:pPr>
      <w:rPr>
        <w:rFonts w:hint="default"/>
        <w:lang w:val="en-US" w:eastAsia="zh-TW" w:bidi="ar-SA"/>
      </w:rPr>
    </w:lvl>
  </w:abstractNum>
  <w:abstractNum w:abstractNumId="19" w15:restartNumberingAfterBreak="0">
    <w:nsid w:val="370571A8"/>
    <w:multiLevelType w:val="hybridMultilevel"/>
    <w:tmpl w:val="FEE09B82"/>
    <w:lvl w:ilvl="0" w:tplc="6FA0D10E">
      <w:numFmt w:val="bullet"/>
      <w:lvlText w:val="~"/>
      <w:lvlJc w:val="left"/>
      <w:pPr>
        <w:ind w:left="780" w:hanging="227"/>
      </w:pPr>
      <w:rPr>
        <w:rFonts w:ascii="Noto Serif TC" w:eastAsia="Noto Serif TC" w:hAnsi="Noto Serif TC" w:cs="Noto Serif TC" w:hint="default"/>
        <w:b w:val="0"/>
        <w:bCs w:val="0"/>
        <w:i w:val="0"/>
        <w:iCs w:val="0"/>
        <w:color w:val="231F20"/>
        <w:spacing w:val="0"/>
        <w:w w:val="172"/>
        <w:sz w:val="18"/>
        <w:szCs w:val="18"/>
        <w:lang w:val="en-US" w:eastAsia="zh-TW" w:bidi="ar-SA"/>
      </w:rPr>
    </w:lvl>
    <w:lvl w:ilvl="1" w:tplc="A26CB7FA">
      <w:numFmt w:val="bullet"/>
      <w:lvlText w:val="•"/>
      <w:lvlJc w:val="left"/>
      <w:pPr>
        <w:ind w:left="1350" w:hanging="227"/>
      </w:pPr>
      <w:rPr>
        <w:rFonts w:hint="default"/>
        <w:lang w:val="en-US" w:eastAsia="zh-TW" w:bidi="ar-SA"/>
      </w:rPr>
    </w:lvl>
    <w:lvl w:ilvl="2" w:tplc="89AC0BF0">
      <w:numFmt w:val="bullet"/>
      <w:lvlText w:val="•"/>
      <w:lvlJc w:val="left"/>
      <w:pPr>
        <w:ind w:left="1920" w:hanging="227"/>
      </w:pPr>
      <w:rPr>
        <w:rFonts w:hint="default"/>
        <w:lang w:val="en-US" w:eastAsia="zh-TW" w:bidi="ar-SA"/>
      </w:rPr>
    </w:lvl>
    <w:lvl w:ilvl="3" w:tplc="68A63174">
      <w:numFmt w:val="bullet"/>
      <w:lvlText w:val="•"/>
      <w:lvlJc w:val="left"/>
      <w:pPr>
        <w:ind w:left="2490" w:hanging="227"/>
      </w:pPr>
      <w:rPr>
        <w:rFonts w:hint="default"/>
        <w:lang w:val="en-US" w:eastAsia="zh-TW" w:bidi="ar-SA"/>
      </w:rPr>
    </w:lvl>
    <w:lvl w:ilvl="4" w:tplc="AE7C74FC">
      <w:numFmt w:val="bullet"/>
      <w:lvlText w:val="•"/>
      <w:lvlJc w:val="left"/>
      <w:pPr>
        <w:ind w:left="3060" w:hanging="227"/>
      </w:pPr>
      <w:rPr>
        <w:rFonts w:hint="default"/>
        <w:lang w:val="en-US" w:eastAsia="zh-TW" w:bidi="ar-SA"/>
      </w:rPr>
    </w:lvl>
    <w:lvl w:ilvl="5" w:tplc="5B1805F2">
      <w:numFmt w:val="bullet"/>
      <w:lvlText w:val="•"/>
      <w:lvlJc w:val="left"/>
      <w:pPr>
        <w:ind w:left="3630" w:hanging="227"/>
      </w:pPr>
      <w:rPr>
        <w:rFonts w:hint="default"/>
        <w:lang w:val="en-US" w:eastAsia="zh-TW" w:bidi="ar-SA"/>
      </w:rPr>
    </w:lvl>
    <w:lvl w:ilvl="6" w:tplc="71E872DC">
      <w:numFmt w:val="bullet"/>
      <w:lvlText w:val="•"/>
      <w:lvlJc w:val="left"/>
      <w:pPr>
        <w:ind w:left="4200" w:hanging="227"/>
      </w:pPr>
      <w:rPr>
        <w:rFonts w:hint="default"/>
        <w:lang w:val="en-US" w:eastAsia="zh-TW" w:bidi="ar-SA"/>
      </w:rPr>
    </w:lvl>
    <w:lvl w:ilvl="7" w:tplc="CCFC6B78">
      <w:numFmt w:val="bullet"/>
      <w:lvlText w:val="•"/>
      <w:lvlJc w:val="left"/>
      <w:pPr>
        <w:ind w:left="4770" w:hanging="227"/>
      </w:pPr>
      <w:rPr>
        <w:rFonts w:hint="default"/>
        <w:lang w:val="en-US" w:eastAsia="zh-TW" w:bidi="ar-SA"/>
      </w:rPr>
    </w:lvl>
    <w:lvl w:ilvl="8" w:tplc="6018E9BE">
      <w:numFmt w:val="bullet"/>
      <w:lvlText w:val="•"/>
      <w:lvlJc w:val="left"/>
      <w:pPr>
        <w:ind w:left="5340" w:hanging="227"/>
      </w:pPr>
      <w:rPr>
        <w:rFonts w:hint="default"/>
        <w:lang w:val="en-US" w:eastAsia="zh-TW" w:bidi="ar-SA"/>
      </w:rPr>
    </w:lvl>
  </w:abstractNum>
  <w:abstractNum w:abstractNumId="20" w15:restartNumberingAfterBreak="0">
    <w:nsid w:val="38597301"/>
    <w:multiLevelType w:val="multilevel"/>
    <w:tmpl w:val="37D08E3C"/>
    <w:lvl w:ilvl="0">
      <w:start w:val="600"/>
      <w:numFmt w:val="decimal"/>
      <w:lvlText w:val="%1."/>
      <w:lvlJc w:val="left"/>
      <w:pPr>
        <w:ind w:left="120"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21" w15:restartNumberingAfterBreak="0">
    <w:nsid w:val="393312C5"/>
    <w:multiLevelType w:val="multilevel"/>
    <w:tmpl w:val="205CF41A"/>
    <w:lvl w:ilvl="0">
      <w:start w:val="400"/>
      <w:numFmt w:val="decimal"/>
      <w:lvlText w:val="%1."/>
      <w:lvlJc w:val="left"/>
      <w:pPr>
        <w:ind w:left="1006"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608" w:hanging="666"/>
      </w:pPr>
      <w:rPr>
        <w:rFonts w:hint="default"/>
        <w:lang w:val="en-US" w:eastAsia="zh-TW" w:bidi="ar-SA"/>
      </w:rPr>
    </w:lvl>
    <w:lvl w:ilvl="3">
      <w:numFmt w:val="bullet"/>
      <w:lvlText w:val="•"/>
      <w:lvlJc w:val="left"/>
      <w:pPr>
        <w:ind w:left="2217" w:hanging="666"/>
      </w:pPr>
      <w:rPr>
        <w:rFonts w:hint="default"/>
        <w:lang w:val="en-US" w:eastAsia="zh-TW" w:bidi="ar-SA"/>
      </w:rPr>
    </w:lvl>
    <w:lvl w:ilvl="4">
      <w:numFmt w:val="bullet"/>
      <w:lvlText w:val="•"/>
      <w:lvlJc w:val="left"/>
      <w:pPr>
        <w:ind w:left="2826" w:hanging="666"/>
      </w:pPr>
      <w:rPr>
        <w:rFonts w:hint="default"/>
        <w:lang w:val="en-US" w:eastAsia="zh-TW" w:bidi="ar-SA"/>
      </w:rPr>
    </w:lvl>
    <w:lvl w:ilvl="5">
      <w:numFmt w:val="bullet"/>
      <w:lvlText w:val="•"/>
      <w:lvlJc w:val="left"/>
      <w:pPr>
        <w:ind w:left="3435" w:hanging="666"/>
      </w:pPr>
      <w:rPr>
        <w:rFonts w:hint="default"/>
        <w:lang w:val="en-US" w:eastAsia="zh-TW" w:bidi="ar-SA"/>
      </w:rPr>
    </w:lvl>
    <w:lvl w:ilvl="6">
      <w:numFmt w:val="bullet"/>
      <w:lvlText w:val="•"/>
      <w:lvlJc w:val="left"/>
      <w:pPr>
        <w:ind w:left="4044" w:hanging="666"/>
      </w:pPr>
      <w:rPr>
        <w:rFonts w:hint="default"/>
        <w:lang w:val="en-US" w:eastAsia="zh-TW" w:bidi="ar-SA"/>
      </w:rPr>
    </w:lvl>
    <w:lvl w:ilvl="7">
      <w:numFmt w:val="bullet"/>
      <w:lvlText w:val="•"/>
      <w:lvlJc w:val="left"/>
      <w:pPr>
        <w:ind w:left="4653" w:hanging="666"/>
      </w:pPr>
      <w:rPr>
        <w:rFonts w:hint="default"/>
        <w:lang w:val="en-US" w:eastAsia="zh-TW" w:bidi="ar-SA"/>
      </w:rPr>
    </w:lvl>
    <w:lvl w:ilvl="8">
      <w:numFmt w:val="bullet"/>
      <w:lvlText w:val="•"/>
      <w:lvlJc w:val="left"/>
      <w:pPr>
        <w:ind w:left="5262" w:hanging="666"/>
      </w:pPr>
      <w:rPr>
        <w:rFonts w:hint="default"/>
        <w:lang w:val="en-US" w:eastAsia="zh-TW" w:bidi="ar-SA"/>
      </w:rPr>
    </w:lvl>
  </w:abstractNum>
  <w:abstractNum w:abstractNumId="22" w15:restartNumberingAfterBreak="0">
    <w:nsid w:val="440E164A"/>
    <w:multiLevelType w:val="hybridMultilevel"/>
    <w:tmpl w:val="6F7A3B0E"/>
    <w:lvl w:ilvl="0" w:tplc="10803AA0">
      <w:start w:val="906"/>
      <w:numFmt w:val="decimal"/>
      <w:lvlText w:val="%1."/>
      <w:lvlJc w:val="left"/>
      <w:pPr>
        <w:ind w:left="956" w:hanging="429"/>
      </w:pPr>
      <w:rPr>
        <w:rFonts w:ascii="Noto Sans TC" w:eastAsia="Noto Sans TC" w:hAnsi="Noto Sans TC" w:cs="Noto Sans TC" w:hint="default"/>
        <w:b/>
        <w:bCs/>
        <w:i w:val="0"/>
        <w:iCs w:val="0"/>
        <w:color w:val="231F20"/>
        <w:spacing w:val="0"/>
        <w:w w:val="102"/>
        <w:sz w:val="18"/>
        <w:szCs w:val="18"/>
        <w:lang w:val="en-US" w:eastAsia="zh-TW" w:bidi="ar-SA"/>
      </w:rPr>
    </w:lvl>
    <w:lvl w:ilvl="1" w:tplc="69C8B228">
      <w:numFmt w:val="bullet"/>
      <w:lvlText w:val="•"/>
      <w:lvlJc w:val="left"/>
      <w:pPr>
        <w:ind w:left="1512" w:hanging="429"/>
      </w:pPr>
      <w:rPr>
        <w:rFonts w:hint="default"/>
        <w:lang w:val="en-US" w:eastAsia="zh-TW" w:bidi="ar-SA"/>
      </w:rPr>
    </w:lvl>
    <w:lvl w:ilvl="2" w:tplc="5D3641FC">
      <w:numFmt w:val="bullet"/>
      <w:lvlText w:val="•"/>
      <w:lvlJc w:val="left"/>
      <w:pPr>
        <w:ind w:left="2064" w:hanging="429"/>
      </w:pPr>
      <w:rPr>
        <w:rFonts w:hint="default"/>
        <w:lang w:val="en-US" w:eastAsia="zh-TW" w:bidi="ar-SA"/>
      </w:rPr>
    </w:lvl>
    <w:lvl w:ilvl="3" w:tplc="CB74D2F8">
      <w:numFmt w:val="bullet"/>
      <w:lvlText w:val="•"/>
      <w:lvlJc w:val="left"/>
      <w:pPr>
        <w:ind w:left="2616" w:hanging="429"/>
      </w:pPr>
      <w:rPr>
        <w:rFonts w:hint="default"/>
        <w:lang w:val="en-US" w:eastAsia="zh-TW" w:bidi="ar-SA"/>
      </w:rPr>
    </w:lvl>
    <w:lvl w:ilvl="4" w:tplc="066CB5E0">
      <w:numFmt w:val="bullet"/>
      <w:lvlText w:val="•"/>
      <w:lvlJc w:val="left"/>
      <w:pPr>
        <w:ind w:left="3168" w:hanging="429"/>
      </w:pPr>
      <w:rPr>
        <w:rFonts w:hint="default"/>
        <w:lang w:val="en-US" w:eastAsia="zh-TW" w:bidi="ar-SA"/>
      </w:rPr>
    </w:lvl>
    <w:lvl w:ilvl="5" w:tplc="02281504">
      <w:numFmt w:val="bullet"/>
      <w:lvlText w:val="•"/>
      <w:lvlJc w:val="left"/>
      <w:pPr>
        <w:ind w:left="3720" w:hanging="429"/>
      </w:pPr>
      <w:rPr>
        <w:rFonts w:hint="default"/>
        <w:lang w:val="en-US" w:eastAsia="zh-TW" w:bidi="ar-SA"/>
      </w:rPr>
    </w:lvl>
    <w:lvl w:ilvl="6" w:tplc="8A6CC7D8">
      <w:numFmt w:val="bullet"/>
      <w:lvlText w:val="•"/>
      <w:lvlJc w:val="left"/>
      <w:pPr>
        <w:ind w:left="4272" w:hanging="429"/>
      </w:pPr>
      <w:rPr>
        <w:rFonts w:hint="default"/>
        <w:lang w:val="en-US" w:eastAsia="zh-TW" w:bidi="ar-SA"/>
      </w:rPr>
    </w:lvl>
    <w:lvl w:ilvl="7" w:tplc="3A9012E0">
      <w:numFmt w:val="bullet"/>
      <w:lvlText w:val="•"/>
      <w:lvlJc w:val="left"/>
      <w:pPr>
        <w:ind w:left="4824" w:hanging="429"/>
      </w:pPr>
      <w:rPr>
        <w:rFonts w:hint="default"/>
        <w:lang w:val="en-US" w:eastAsia="zh-TW" w:bidi="ar-SA"/>
      </w:rPr>
    </w:lvl>
    <w:lvl w:ilvl="8" w:tplc="9250AF8A">
      <w:numFmt w:val="bullet"/>
      <w:lvlText w:val="•"/>
      <w:lvlJc w:val="left"/>
      <w:pPr>
        <w:ind w:left="5376" w:hanging="429"/>
      </w:pPr>
      <w:rPr>
        <w:rFonts w:hint="default"/>
        <w:lang w:val="en-US" w:eastAsia="zh-TW" w:bidi="ar-SA"/>
      </w:rPr>
    </w:lvl>
  </w:abstractNum>
  <w:abstractNum w:abstractNumId="23" w15:restartNumberingAfterBreak="0">
    <w:nsid w:val="487E4D8D"/>
    <w:multiLevelType w:val="multilevel"/>
    <w:tmpl w:val="157806D6"/>
    <w:lvl w:ilvl="0">
      <w:start w:val="530"/>
      <w:numFmt w:val="decimal"/>
      <w:lvlText w:val="%1"/>
      <w:lvlJc w:val="left"/>
      <w:pPr>
        <w:ind w:left="120" w:hanging="666"/>
      </w:pPr>
      <w:rPr>
        <w:rFonts w:hint="default"/>
        <w:lang w:val="en-US" w:eastAsia="zh-TW" w:bidi="ar-SA"/>
      </w:rPr>
    </w:lvl>
    <w:lvl w:ilvl="1">
      <w:start w:val="4"/>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24" w15:restartNumberingAfterBreak="0">
    <w:nsid w:val="4A7B2713"/>
    <w:multiLevelType w:val="multilevel"/>
    <w:tmpl w:val="AB0ED784"/>
    <w:lvl w:ilvl="0">
      <w:start w:val="810"/>
      <w:numFmt w:val="decimal"/>
      <w:lvlText w:val="%1"/>
      <w:lvlJc w:val="left"/>
      <w:pPr>
        <w:ind w:left="1025" w:hanging="906"/>
      </w:pPr>
      <w:rPr>
        <w:rFonts w:hint="default"/>
        <w:lang w:val="en-US" w:eastAsia="zh-TW" w:bidi="ar-SA"/>
      </w:rPr>
    </w:lvl>
    <w:lvl w:ilvl="1">
      <w:start w:val="200"/>
      <w:numFmt w:val="decimal"/>
      <w:lvlText w:val="%1.%2."/>
      <w:lvlJc w:val="left"/>
      <w:pPr>
        <w:ind w:left="1025" w:hanging="906"/>
        <w:jc w:val="right"/>
      </w:pPr>
      <w:rPr>
        <w:rFonts w:hint="default"/>
        <w:spacing w:val="0"/>
        <w:w w:val="102"/>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25" w15:restartNumberingAfterBreak="0">
    <w:nsid w:val="4E222947"/>
    <w:multiLevelType w:val="multilevel"/>
    <w:tmpl w:val="81B6C3D2"/>
    <w:lvl w:ilvl="0">
      <w:start w:val="1"/>
      <w:numFmt w:val="decimal"/>
      <w:lvlText w:val="%1."/>
      <w:lvlJc w:val="left"/>
      <w:pPr>
        <w:ind w:left="120" w:hanging="240"/>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42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080" w:hanging="426"/>
      </w:pPr>
      <w:rPr>
        <w:rFonts w:hint="default"/>
        <w:lang w:val="en-US" w:eastAsia="zh-TW" w:bidi="ar-SA"/>
      </w:rPr>
    </w:lvl>
    <w:lvl w:ilvl="3">
      <w:numFmt w:val="bullet"/>
      <w:lvlText w:val="•"/>
      <w:lvlJc w:val="left"/>
      <w:pPr>
        <w:ind w:left="1755" w:hanging="426"/>
      </w:pPr>
      <w:rPr>
        <w:rFonts w:hint="default"/>
        <w:lang w:val="en-US" w:eastAsia="zh-TW" w:bidi="ar-SA"/>
      </w:rPr>
    </w:lvl>
    <w:lvl w:ilvl="4">
      <w:numFmt w:val="bullet"/>
      <w:lvlText w:val="•"/>
      <w:lvlJc w:val="left"/>
      <w:pPr>
        <w:ind w:left="2430" w:hanging="426"/>
      </w:pPr>
      <w:rPr>
        <w:rFonts w:hint="default"/>
        <w:lang w:val="en-US" w:eastAsia="zh-TW" w:bidi="ar-SA"/>
      </w:rPr>
    </w:lvl>
    <w:lvl w:ilvl="5">
      <w:numFmt w:val="bullet"/>
      <w:lvlText w:val="•"/>
      <w:lvlJc w:val="left"/>
      <w:pPr>
        <w:ind w:left="3105" w:hanging="426"/>
      </w:pPr>
      <w:rPr>
        <w:rFonts w:hint="default"/>
        <w:lang w:val="en-US" w:eastAsia="zh-TW" w:bidi="ar-SA"/>
      </w:rPr>
    </w:lvl>
    <w:lvl w:ilvl="6">
      <w:numFmt w:val="bullet"/>
      <w:lvlText w:val="•"/>
      <w:lvlJc w:val="left"/>
      <w:pPr>
        <w:ind w:left="3780" w:hanging="426"/>
      </w:pPr>
      <w:rPr>
        <w:rFonts w:hint="default"/>
        <w:lang w:val="en-US" w:eastAsia="zh-TW" w:bidi="ar-SA"/>
      </w:rPr>
    </w:lvl>
    <w:lvl w:ilvl="7">
      <w:numFmt w:val="bullet"/>
      <w:lvlText w:val="•"/>
      <w:lvlJc w:val="left"/>
      <w:pPr>
        <w:ind w:left="4455" w:hanging="426"/>
      </w:pPr>
      <w:rPr>
        <w:rFonts w:hint="default"/>
        <w:lang w:val="en-US" w:eastAsia="zh-TW" w:bidi="ar-SA"/>
      </w:rPr>
    </w:lvl>
    <w:lvl w:ilvl="8">
      <w:numFmt w:val="bullet"/>
      <w:lvlText w:val="•"/>
      <w:lvlJc w:val="left"/>
      <w:pPr>
        <w:ind w:left="5130" w:hanging="426"/>
      </w:pPr>
      <w:rPr>
        <w:rFonts w:hint="default"/>
        <w:lang w:val="en-US" w:eastAsia="zh-TW" w:bidi="ar-SA"/>
      </w:rPr>
    </w:lvl>
  </w:abstractNum>
  <w:abstractNum w:abstractNumId="26" w15:restartNumberingAfterBreak="0">
    <w:nsid w:val="5D5C67E6"/>
    <w:multiLevelType w:val="hybridMultilevel"/>
    <w:tmpl w:val="6B564EEC"/>
    <w:lvl w:ilvl="0" w:tplc="1472C33C">
      <w:start w:val="1"/>
      <w:numFmt w:val="lowerLetter"/>
      <w:lvlText w:val="%1."/>
      <w:lvlJc w:val="left"/>
      <w:pPr>
        <w:ind w:left="960" w:hanging="235"/>
      </w:pPr>
      <w:rPr>
        <w:rFonts w:ascii="Noto Serif TC" w:eastAsia="Noto Serif TC" w:hAnsi="Noto Serif TC" w:cs="Noto Serif TC" w:hint="default"/>
        <w:b w:val="0"/>
        <w:bCs w:val="0"/>
        <w:i w:val="0"/>
        <w:iCs w:val="0"/>
        <w:color w:val="231F20"/>
        <w:spacing w:val="0"/>
        <w:w w:val="102"/>
        <w:sz w:val="20"/>
        <w:szCs w:val="20"/>
        <w:lang w:val="en-US" w:eastAsia="zh-TW" w:bidi="ar-SA"/>
      </w:rPr>
    </w:lvl>
    <w:lvl w:ilvl="1" w:tplc="574C85A8">
      <w:numFmt w:val="bullet"/>
      <w:lvlText w:val="•"/>
      <w:lvlJc w:val="left"/>
      <w:pPr>
        <w:ind w:left="1512" w:hanging="235"/>
      </w:pPr>
      <w:rPr>
        <w:rFonts w:hint="default"/>
        <w:lang w:val="en-US" w:eastAsia="zh-TW" w:bidi="ar-SA"/>
      </w:rPr>
    </w:lvl>
    <w:lvl w:ilvl="2" w:tplc="0D060172">
      <w:numFmt w:val="bullet"/>
      <w:lvlText w:val="•"/>
      <w:lvlJc w:val="left"/>
      <w:pPr>
        <w:ind w:left="2064" w:hanging="235"/>
      </w:pPr>
      <w:rPr>
        <w:rFonts w:hint="default"/>
        <w:lang w:val="en-US" w:eastAsia="zh-TW" w:bidi="ar-SA"/>
      </w:rPr>
    </w:lvl>
    <w:lvl w:ilvl="3" w:tplc="EB38845A">
      <w:numFmt w:val="bullet"/>
      <w:lvlText w:val="•"/>
      <w:lvlJc w:val="left"/>
      <w:pPr>
        <w:ind w:left="2616" w:hanging="235"/>
      </w:pPr>
      <w:rPr>
        <w:rFonts w:hint="default"/>
        <w:lang w:val="en-US" w:eastAsia="zh-TW" w:bidi="ar-SA"/>
      </w:rPr>
    </w:lvl>
    <w:lvl w:ilvl="4" w:tplc="0BAE7D66">
      <w:numFmt w:val="bullet"/>
      <w:lvlText w:val="•"/>
      <w:lvlJc w:val="left"/>
      <w:pPr>
        <w:ind w:left="3168" w:hanging="235"/>
      </w:pPr>
      <w:rPr>
        <w:rFonts w:hint="default"/>
        <w:lang w:val="en-US" w:eastAsia="zh-TW" w:bidi="ar-SA"/>
      </w:rPr>
    </w:lvl>
    <w:lvl w:ilvl="5" w:tplc="52E0B3EA">
      <w:numFmt w:val="bullet"/>
      <w:lvlText w:val="•"/>
      <w:lvlJc w:val="left"/>
      <w:pPr>
        <w:ind w:left="3720" w:hanging="235"/>
      </w:pPr>
      <w:rPr>
        <w:rFonts w:hint="default"/>
        <w:lang w:val="en-US" w:eastAsia="zh-TW" w:bidi="ar-SA"/>
      </w:rPr>
    </w:lvl>
    <w:lvl w:ilvl="6" w:tplc="AD64775E">
      <w:numFmt w:val="bullet"/>
      <w:lvlText w:val="•"/>
      <w:lvlJc w:val="left"/>
      <w:pPr>
        <w:ind w:left="4272" w:hanging="235"/>
      </w:pPr>
      <w:rPr>
        <w:rFonts w:hint="default"/>
        <w:lang w:val="en-US" w:eastAsia="zh-TW" w:bidi="ar-SA"/>
      </w:rPr>
    </w:lvl>
    <w:lvl w:ilvl="7" w:tplc="E2FC65F4">
      <w:numFmt w:val="bullet"/>
      <w:lvlText w:val="•"/>
      <w:lvlJc w:val="left"/>
      <w:pPr>
        <w:ind w:left="4824" w:hanging="235"/>
      </w:pPr>
      <w:rPr>
        <w:rFonts w:hint="default"/>
        <w:lang w:val="en-US" w:eastAsia="zh-TW" w:bidi="ar-SA"/>
      </w:rPr>
    </w:lvl>
    <w:lvl w:ilvl="8" w:tplc="CDFE074C">
      <w:numFmt w:val="bullet"/>
      <w:lvlText w:val="•"/>
      <w:lvlJc w:val="left"/>
      <w:pPr>
        <w:ind w:left="5376" w:hanging="235"/>
      </w:pPr>
      <w:rPr>
        <w:rFonts w:hint="default"/>
        <w:lang w:val="en-US" w:eastAsia="zh-TW" w:bidi="ar-SA"/>
      </w:rPr>
    </w:lvl>
  </w:abstractNum>
  <w:abstractNum w:abstractNumId="27" w15:restartNumberingAfterBreak="0">
    <w:nsid w:val="62146D05"/>
    <w:multiLevelType w:val="multilevel"/>
    <w:tmpl w:val="F154CB0C"/>
    <w:lvl w:ilvl="0">
      <w:start w:val="810"/>
      <w:numFmt w:val="decimal"/>
      <w:lvlText w:val="%1"/>
      <w:lvlJc w:val="left"/>
      <w:pPr>
        <w:ind w:left="959" w:hanging="840"/>
      </w:pPr>
      <w:rPr>
        <w:rFonts w:hint="default"/>
        <w:lang w:val="en-US" w:eastAsia="zh-TW" w:bidi="ar-SA"/>
      </w:rPr>
    </w:lvl>
    <w:lvl w:ilvl="1">
      <w:start w:val="100"/>
      <w:numFmt w:val="decimal"/>
      <w:lvlText w:val="%1.%2"/>
      <w:lvlJc w:val="left"/>
      <w:pPr>
        <w:ind w:left="959" w:hanging="840"/>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064" w:hanging="840"/>
      </w:pPr>
      <w:rPr>
        <w:rFonts w:hint="default"/>
        <w:lang w:val="en-US" w:eastAsia="zh-TW" w:bidi="ar-SA"/>
      </w:rPr>
    </w:lvl>
    <w:lvl w:ilvl="3">
      <w:numFmt w:val="bullet"/>
      <w:lvlText w:val="•"/>
      <w:lvlJc w:val="left"/>
      <w:pPr>
        <w:ind w:left="2616" w:hanging="840"/>
      </w:pPr>
      <w:rPr>
        <w:rFonts w:hint="default"/>
        <w:lang w:val="en-US" w:eastAsia="zh-TW" w:bidi="ar-SA"/>
      </w:rPr>
    </w:lvl>
    <w:lvl w:ilvl="4">
      <w:numFmt w:val="bullet"/>
      <w:lvlText w:val="•"/>
      <w:lvlJc w:val="left"/>
      <w:pPr>
        <w:ind w:left="3168" w:hanging="840"/>
      </w:pPr>
      <w:rPr>
        <w:rFonts w:hint="default"/>
        <w:lang w:val="en-US" w:eastAsia="zh-TW" w:bidi="ar-SA"/>
      </w:rPr>
    </w:lvl>
    <w:lvl w:ilvl="5">
      <w:numFmt w:val="bullet"/>
      <w:lvlText w:val="•"/>
      <w:lvlJc w:val="left"/>
      <w:pPr>
        <w:ind w:left="3720" w:hanging="840"/>
      </w:pPr>
      <w:rPr>
        <w:rFonts w:hint="default"/>
        <w:lang w:val="en-US" w:eastAsia="zh-TW" w:bidi="ar-SA"/>
      </w:rPr>
    </w:lvl>
    <w:lvl w:ilvl="6">
      <w:numFmt w:val="bullet"/>
      <w:lvlText w:val="•"/>
      <w:lvlJc w:val="left"/>
      <w:pPr>
        <w:ind w:left="4272" w:hanging="840"/>
      </w:pPr>
      <w:rPr>
        <w:rFonts w:hint="default"/>
        <w:lang w:val="en-US" w:eastAsia="zh-TW" w:bidi="ar-SA"/>
      </w:rPr>
    </w:lvl>
    <w:lvl w:ilvl="7">
      <w:numFmt w:val="bullet"/>
      <w:lvlText w:val="•"/>
      <w:lvlJc w:val="left"/>
      <w:pPr>
        <w:ind w:left="4824" w:hanging="840"/>
      </w:pPr>
      <w:rPr>
        <w:rFonts w:hint="default"/>
        <w:lang w:val="en-US" w:eastAsia="zh-TW" w:bidi="ar-SA"/>
      </w:rPr>
    </w:lvl>
    <w:lvl w:ilvl="8">
      <w:numFmt w:val="bullet"/>
      <w:lvlText w:val="•"/>
      <w:lvlJc w:val="left"/>
      <w:pPr>
        <w:ind w:left="5376" w:hanging="840"/>
      </w:pPr>
      <w:rPr>
        <w:rFonts w:hint="default"/>
        <w:lang w:val="en-US" w:eastAsia="zh-TW" w:bidi="ar-SA"/>
      </w:rPr>
    </w:lvl>
  </w:abstractNum>
  <w:abstractNum w:abstractNumId="28" w15:restartNumberingAfterBreak="0">
    <w:nsid w:val="652036AD"/>
    <w:multiLevelType w:val="hybridMultilevel"/>
    <w:tmpl w:val="95E2744A"/>
    <w:lvl w:ilvl="0" w:tplc="C3D68EFC">
      <w:numFmt w:val="bullet"/>
      <w:lvlText w:val="~"/>
      <w:lvlJc w:val="left"/>
      <w:pPr>
        <w:ind w:left="119" w:hanging="174"/>
      </w:pPr>
      <w:rPr>
        <w:rFonts w:ascii="Noto Sans TC" w:eastAsia="Noto Sans TC" w:hAnsi="Noto Sans TC" w:cs="Noto Sans TC" w:hint="default"/>
        <w:b w:val="0"/>
        <w:bCs w:val="0"/>
        <w:i w:val="0"/>
        <w:iCs w:val="0"/>
        <w:color w:val="231F20"/>
        <w:spacing w:val="0"/>
        <w:w w:val="102"/>
        <w:sz w:val="20"/>
        <w:szCs w:val="20"/>
        <w:lang w:val="en-US" w:eastAsia="zh-TW" w:bidi="ar-SA"/>
      </w:rPr>
    </w:lvl>
    <w:lvl w:ilvl="1" w:tplc="E89EA260">
      <w:numFmt w:val="bullet"/>
      <w:lvlText w:val="•"/>
      <w:lvlJc w:val="left"/>
      <w:pPr>
        <w:ind w:left="756" w:hanging="174"/>
      </w:pPr>
      <w:rPr>
        <w:rFonts w:hint="default"/>
        <w:lang w:val="en-US" w:eastAsia="zh-TW" w:bidi="ar-SA"/>
      </w:rPr>
    </w:lvl>
    <w:lvl w:ilvl="2" w:tplc="D702FD36">
      <w:numFmt w:val="bullet"/>
      <w:lvlText w:val="•"/>
      <w:lvlJc w:val="left"/>
      <w:pPr>
        <w:ind w:left="1392" w:hanging="174"/>
      </w:pPr>
      <w:rPr>
        <w:rFonts w:hint="default"/>
        <w:lang w:val="en-US" w:eastAsia="zh-TW" w:bidi="ar-SA"/>
      </w:rPr>
    </w:lvl>
    <w:lvl w:ilvl="3" w:tplc="9C388226">
      <w:numFmt w:val="bullet"/>
      <w:lvlText w:val="•"/>
      <w:lvlJc w:val="left"/>
      <w:pPr>
        <w:ind w:left="2028" w:hanging="174"/>
      </w:pPr>
      <w:rPr>
        <w:rFonts w:hint="default"/>
        <w:lang w:val="en-US" w:eastAsia="zh-TW" w:bidi="ar-SA"/>
      </w:rPr>
    </w:lvl>
    <w:lvl w:ilvl="4" w:tplc="7946FC3E">
      <w:numFmt w:val="bullet"/>
      <w:lvlText w:val="•"/>
      <w:lvlJc w:val="left"/>
      <w:pPr>
        <w:ind w:left="2664" w:hanging="174"/>
      </w:pPr>
      <w:rPr>
        <w:rFonts w:hint="default"/>
        <w:lang w:val="en-US" w:eastAsia="zh-TW" w:bidi="ar-SA"/>
      </w:rPr>
    </w:lvl>
    <w:lvl w:ilvl="5" w:tplc="5D1A323C">
      <w:numFmt w:val="bullet"/>
      <w:lvlText w:val="•"/>
      <w:lvlJc w:val="left"/>
      <w:pPr>
        <w:ind w:left="3300" w:hanging="174"/>
      </w:pPr>
      <w:rPr>
        <w:rFonts w:hint="default"/>
        <w:lang w:val="en-US" w:eastAsia="zh-TW" w:bidi="ar-SA"/>
      </w:rPr>
    </w:lvl>
    <w:lvl w:ilvl="6" w:tplc="7208152C">
      <w:numFmt w:val="bullet"/>
      <w:lvlText w:val="•"/>
      <w:lvlJc w:val="left"/>
      <w:pPr>
        <w:ind w:left="3936" w:hanging="174"/>
      </w:pPr>
      <w:rPr>
        <w:rFonts w:hint="default"/>
        <w:lang w:val="en-US" w:eastAsia="zh-TW" w:bidi="ar-SA"/>
      </w:rPr>
    </w:lvl>
    <w:lvl w:ilvl="7" w:tplc="B10489E6">
      <w:numFmt w:val="bullet"/>
      <w:lvlText w:val="•"/>
      <w:lvlJc w:val="left"/>
      <w:pPr>
        <w:ind w:left="4572" w:hanging="174"/>
      </w:pPr>
      <w:rPr>
        <w:rFonts w:hint="default"/>
        <w:lang w:val="en-US" w:eastAsia="zh-TW" w:bidi="ar-SA"/>
      </w:rPr>
    </w:lvl>
    <w:lvl w:ilvl="8" w:tplc="B4222DEC">
      <w:numFmt w:val="bullet"/>
      <w:lvlText w:val="•"/>
      <w:lvlJc w:val="left"/>
      <w:pPr>
        <w:ind w:left="5208" w:hanging="174"/>
      </w:pPr>
      <w:rPr>
        <w:rFonts w:hint="default"/>
        <w:lang w:val="en-US" w:eastAsia="zh-TW" w:bidi="ar-SA"/>
      </w:rPr>
    </w:lvl>
  </w:abstractNum>
  <w:abstractNum w:abstractNumId="29" w15:restartNumberingAfterBreak="0">
    <w:nsid w:val="68460AF3"/>
    <w:multiLevelType w:val="hybridMultilevel"/>
    <w:tmpl w:val="91D62160"/>
    <w:lvl w:ilvl="0" w:tplc="DB329A22">
      <w:numFmt w:val="bullet"/>
      <w:lvlText w:val="·"/>
      <w:lvlJc w:val="left"/>
      <w:pPr>
        <w:ind w:left="120" w:hanging="256"/>
      </w:pPr>
      <w:rPr>
        <w:rFonts w:ascii="Noto Serif TC" w:eastAsia="Noto Serif TC" w:hAnsi="Noto Serif TC" w:cs="Noto Serif TC" w:hint="default"/>
        <w:b w:val="0"/>
        <w:bCs w:val="0"/>
        <w:i w:val="0"/>
        <w:iCs w:val="0"/>
        <w:color w:val="231F20"/>
        <w:spacing w:val="0"/>
        <w:w w:val="96"/>
        <w:sz w:val="20"/>
        <w:szCs w:val="20"/>
        <w:lang w:val="en-US" w:eastAsia="zh-TW" w:bidi="ar-SA"/>
      </w:rPr>
    </w:lvl>
    <w:lvl w:ilvl="1" w:tplc="9DAC5FAA">
      <w:numFmt w:val="bullet"/>
      <w:lvlText w:val="•"/>
      <w:lvlJc w:val="left"/>
      <w:pPr>
        <w:ind w:left="756" w:hanging="256"/>
      </w:pPr>
      <w:rPr>
        <w:rFonts w:hint="default"/>
        <w:lang w:val="en-US" w:eastAsia="zh-TW" w:bidi="ar-SA"/>
      </w:rPr>
    </w:lvl>
    <w:lvl w:ilvl="2" w:tplc="5A028B9A">
      <w:numFmt w:val="bullet"/>
      <w:lvlText w:val="•"/>
      <w:lvlJc w:val="left"/>
      <w:pPr>
        <w:ind w:left="1392" w:hanging="256"/>
      </w:pPr>
      <w:rPr>
        <w:rFonts w:hint="default"/>
        <w:lang w:val="en-US" w:eastAsia="zh-TW" w:bidi="ar-SA"/>
      </w:rPr>
    </w:lvl>
    <w:lvl w:ilvl="3" w:tplc="11CC0630">
      <w:numFmt w:val="bullet"/>
      <w:lvlText w:val="•"/>
      <w:lvlJc w:val="left"/>
      <w:pPr>
        <w:ind w:left="2028" w:hanging="256"/>
      </w:pPr>
      <w:rPr>
        <w:rFonts w:hint="default"/>
        <w:lang w:val="en-US" w:eastAsia="zh-TW" w:bidi="ar-SA"/>
      </w:rPr>
    </w:lvl>
    <w:lvl w:ilvl="4" w:tplc="D0085F5C">
      <w:numFmt w:val="bullet"/>
      <w:lvlText w:val="•"/>
      <w:lvlJc w:val="left"/>
      <w:pPr>
        <w:ind w:left="2664" w:hanging="256"/>
      </w:pPr>
      <w:rPr>
        <w:rFonts w:hint="default"/>
        <w:lang w:val="en-US" w:eastAsia="zh-TW" w:bidi="ar-SA"/>
      </w:rPr>
    </w:lvl>
    <w:lvl w:ilvl="5" w:tplc="AB72AEFA">
      <w:numFmt w:val="bullet"/>
      <w:lvlText w:val="•"/>
      <w:lvlJc w:val="left"/>
      <w:pPr>
        <w:ind w:left="3300" w:hanging="256"/>
      </w:pPr>
      <w:rPr>
        <w:rFonts w:hint="default"/>
        <w:lang w:val="en-US" w:eastAsia="zh-TW" w:bidi="ar-SA"/>
      </w:rPr>
    </w:lvl>
    <w:lvl w:ilvl="6" w:tplc="50F4FC60">
      <w:numFmt w:val="bullet"/>
      <w:lvlText w:val="•"/>
      <w:lvlJc w:val="left"/>
      <w:pPr>
        <w:ind w:left="3936" w:hanging="256"/>
      </w:pPr>
      <w:rPr>
        <w:rFonts w:hint="default"/>
        <w:lang w:val="en-US" w:eastAsia="zh-TW" w:bidi="ar-SA"/>
      </w:rPr>
    </w:lvl>
    <w:lvl w:ilvl="7" w:tplc="A92A5AF2">
      <w:numFmt w:val="bullet"/>
      <w:lvlText w:val="•"/>
      <w:lvlJc w:val="left"/>
      <w:pPr>
        <w:ind w:left="4572" w:hanging="256"/>
      </w:pPr>
      <w:rPr>
        <w:rFonts w:hint="default"/>
        <w:lang w:val="en-US" w:eastAsia="zh-TW" w:bidi="ar-SA"/>
      </w:rPr>
    </w:lvl>
    <w:lvl w:ilvl="8" w:tplc="6778D604">
      <w:numFmt w:val="bullet"/>
      <w:lvlText w:val="•"/>
      <w:lvlJc w:val="left"/>
      <w:pPr>
        <w:ind w:left="5208" w:hanging="256"/>
      </w:pPr>
      <w:rPr>
        <w:rFonts w:hint="default"/>
        <w:lang w:val="en-US" w:eastAsia="zh-TW" w:bidi="ar-SA"/>
      </w:rPr>
    </w:lvl>
  </w:abstractNum>
  <w:abstractNum w:abstractNumId="30" w15:restartNumberingAfterBreak="0">
    <w:nsid w:val="68E96FD4"/>
    <w:multiLevelType w:val="multilevel"/>
    <w:tmpl w:val="018243C0"/>
    <w:lvl w:ilvl="0">
      <w:start w:val="500"/>
      <w:numFmt w:val="decimal"/>
      <w:lvlText w:val="%1."/>
      <w:lvlJc w:val="left"/>
      <w:pPr>
        <w:ind w:left="1006" w:hanging="479"/>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220" w:hanging="666"/>
      </w:pPr>
      <w:rPr>
        <w:rFonts w:hint="default"/>
        <w:lang w:val="en-US" w:eastAsia="zh-TW" w:bidi="ar-SA"/>
      </w:rPr>
    </w:lvl>
    <w:lvl w:ilvl="4">
      <w:numFmt w:val="bullet"/>
      <w:lvlText w:val="•"/>
      <w:lvlJc w:val="left"/>
      <w:pPr>
        <w:ind w:left="1971" w:hanging="666"/>
      </w:pPr>
      <w:rPr>
        <w:rFonts w:hint="default"/>
        <w:lang w:val="en-US" w:eastAsia="zh-TW" w:bidi="ar-SA"/>
      </w:rPr>
    </w:lvl>
    <w:lvl w:ilvl="5">
      <w:numFmt w:val="bullet"/>
      <w:lvlText w:val="•"/>
      <w:lvlJc w:val="left"/>
      <w:pPr>
        <w:ind w:left="2722" w:hanging="666"/>
      </w:pPr>
      <w:rPr>
        <w:rFonts w:hint="default"/>
        <w:lang w:val="en-US" w:eastAsia="zh-TW" w:bidi="ar-SA"/>
      </w:rPr>
    </w:lvl>
    <w:lvl w:ilvl="6">
      <w:numFmt w:val="bullet"/>
      <w:lvlText w:val="•"/>
      <w:lvlJc w:val="left"/>
      <w:pPr>
        <w:ind w:left="3474" w:hanging="666"/>
      </w:pPr>
      <w:rPr>
        <w:rFonts w:hint="default"/>
        <w:lang w:val="en-US" w:eastAsia="zh-TW" w:bidi="ar-SA"/>
      </w:rPr>
    </w:lvl>
    <w:lvl w:ilvl="7">
      <w:numFmt w:val="bullet"/>
      <w:lvlText w:val="•"/>
      <w:lvlJc w:val="left"/>
      <w:pPr>
        <w:ind w:left="4225" w:hanging="666"/>
      </w:pPr>
      <w:rPr>
        <w:rFonts w:hint="default"/>
        <w:lang w:val="en-US" w:eastAsia="zh-TW" w:bidi="ar-SA"/>
      </w:rPr>
    </w:lvl>
    <w:lvl w:ilvl="8">
      <w:numFmt w:val="bullet"/>
      <w:lvlText w:val="•"/>
      <w:lvlJc w:val="left"/>
      <w:pPr>
        <w:ind w:left="4977" w:hanging="666"/>
      </w:pPr>
      <w:rPr>
        <w:rFonts w:hint="default"/>
        <w:lang w:val="en-US" w:eastAsia="zh-TW" w:bidi="ar-SA"/>
      </w:rPr>
    </w:lvl>
  </w:abstractNum>
  <w:abstractNum w:abstractNumId="31" w15:restartNumberingAfterBreak="0">
    <w:nsid w:val="698572C4"/>
    <w:multiLevelType w:val="multilevel"/>
    <w:tmpl w:val="757C8D90"/>
    <w:lvl w:ilvl="0">
      <w:start w:val="810"/>
      <w:numFmt w:val="decimal"/>
      <w:lvlText w:val="%1."/>
      <w:lvlJc w:val="left"/>
      <w:pPr>
        <w:ind w:left="1816" w:hanging="457"/>
        <w:jc w:val="right"/>
      </w:pPr>
      <w:rPr>
        <w:rFonts w:ascii="Noto Serif TC" w:eastAsia="Noto Serif TC" w:hAnsi="Noto Serif TC" w:cs="Noto Serif TC" w:hint="default"/>
        <w:b/>
        <w:bCs/>
        <w:i w:val="0"/>
        <w:iCs w:val="0"/>
        <w:color w:val="231F20"/>
        <w:spacing w:val="0"/>
        <w:w w:val="102"/>
        <w:sz w:val="20"/>
        <w:szCs w:val="20"/>
        <w:lang w:val="en-US" w:eastAsia="zh-TW" w:bidi="ar-SA"/>
      </w:rPr>
    </w:lvl>
    <w:lvl w:ilvl="1">
      <w:start w:val="1"/>
      <w:numFmt w:val="decimal"/>
      <w:lvlText w:val="%1.%2."/>
      <w:lvlJc w:val="left"/>
      <w:pPr>
        <w:ind w:left="785" w:hanging="66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337" w:hanging="666"/>
      </w:pPr>
      <w:rPr>
        <w:rFonts w:hint="default"/>
        <w:lang w:val="en-US" w:eastAsia="zh-TW" w:bidi="ar-SA"/>
      </w:rPr>
    </w:lvl>
    <w:lvl w:ilvl="3">
      <w:numFmt w:val="bullet"/>
      <w:lvlText w:val="•"/>
      <w:lvlJc w:val="left"/>
      <w:pPr>
        <w:ind w:left="2855" w:hanging="666"/>
      </w:pPr>
      <w:rPr>
        <w:rFonts w:hint="default"/>
        <w:lang w:val="en-US" w:eastAsia="zh-TW" w:bidi="ar-SA"/>
      </w:rPr>
    </w:lvl>
    <w:lvl w:ilvl="4">
      <w:numFmt w:val="bullet"/>
      <w:lvlText w:val="•"/>
      <w:lvlJc w:val="left"/>
      <w:pPr>
        <w:ind w:left="3373" w:hanging="666"/>
      </w:pPr>
      <w:rPr>
        <w:rFonts w:hint="default"/>
        <w:lang w:val="en-US" w:eastAsia="zh-TW" w:bidi="ar-SA"/>
      </w:rPr>
    </w:lvl>
    <w:lvl w:ilvl="5">
      <w:numFmt w:val="bullet"/>
      <w:lvlText w:val="•"/>
      <w:lvlJc w:val="left"/>
      <w:pPr>
        <w:ind w:left="3891" w:hanging="666"/>
      </w:pPr>
      <w:rPr>
        <w:rFonts w:hint="default"/>
        <w:lang w:val="en-US" w:eastAsia="zh-TW" w:bidi="ar-SA"/>
      </w:rPr>
    </w:lvl>
    <w:lvl w:ilvl="6">
      <w:numFmt w:val="bullet"/>
      <w:lvlText w:val="•"/>
      <w:lvlJc w:val="left"/>
      <w:pPr>
        <w:ind w:left="4408" w:hanging="666"/>
      </w:pPr>
      <w:rPr>
        <w:rFonts w:hint="default"/>
        <w:lang w:val="en-US" w:eastAsia="zh-TW" w:bidi="ar-SA"/>
      </w:rPr>
    </w:lvl>
    <w:lvl w:ilvl="7">
      <w:numFmt w:val="bullet"/>
      <w:lvlText w:val="•"/>
      <w:lvlJc w:val="left"/>
      <w:pPr>
        <w:ind w:left="4926" w:hanging="666"/>
      </w:pPr>
      <w:rPr>
        <w:rFonts w:hint="default"/>
        <w:lang w:val="en-US" w:eastAsia="zh-TW" w:bidi="ar-SA"/>
      </w:rPr>
    </w:lvl>
    <w:lvl w:ilvl="8">
      <w:numFmt w:val="bullet"/>
      <w:lvlText w:val="•"/>
      <w:lvlJc w:val="left"/>
      <w:pPr>
        <w:ind w:left="5444" w:hanging="666"/>
      </w:pPr>
      <w:rPr>
        <w:rFonts w:hint="default"/>
        <w:lang w:val="en-US" w:eastAsia="zh-TW" w:bidi="ar-SA"/>
      </w:rPr>
    </w:lvl>
  </w:abstractNum>
  <w:abstractNum w:abstractNumId="32" w15:restartNumberingAfterBreak="0">
    <w:nsid w:val="7B0B29F6"/>
    <w:multiLevelType w:val="multilevel"/>
    <w:tmpl w:val="6AE67990"/>
    <w:lvl w:ilvl="0">
      <w:start w:val="810"/>
      <w:numFmt w:val="decimal"/>
      <w:lvlText w:val="%1"/>
      <w:lvlJc w:val="left"/>
      <w:pPr>
        <w:ind w:left="1025" w:hanging="906"/>
      </w:pPr>
      <w:rPr>
        <w:rFonts w:hint="default"/>
        <w:lang w:val="en-US" w:eastAsia="zh-TW" w:bidi="ar-SA"/>
      </w:rPr>
    </w:lvl>
    <w:lvl w:ilvl="1">
      <w:start w:val="300"/>
      <w:numFmt w:val="decimal"/>
      <w:lvlText w:val="%1.%2."/>
      <w:lvlJc w:val="left"/>
      <w:pPr>
        <w:ind w:left="1025" w:hanging="906"/>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33" w15:restartNumberingAfterBreak="0">
    <w:nsid w:val="7D446FCC"/>
    <w:multiLevelType w:val="multilevel"/>
    <w:tmpl w:val="227AFC5E"/>
    <w:lvl w:ilvl="0">
      <w:start w:val="211"/>
      <w:numFmt w:val="decimal"/>
      <w:lvlText w:val="%1"/>
      <w:lvlJc w:val="left"/>
      <w:pPr>
        <w:ind w:left="119" w:hanging="720"/>
      </w:pPr>
      <w:rPr>
        <w:rFonts w:hint="default"/>
        <w:lang w:val="en-US" w:eastAsia="zh-TW" w:bidi="ar-SA"/>
      </w:rPr>
    </w:lvl>
    <w:lvl w:ilvl="1">
      <w:start w:val="21"/>
      <w:numFmt w:val="decimal"/>
      <w:lvlText w:val="%1.%2"/>
      <w:lvlJc w:val="left"/>
      <w:pPr>
        <w:ind w:left="119" w:hanging="720"/>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720"/>
      </w:pPr>
      <w:rPr>
        <w:rFonts w:hint="default"/>
        <w:lang w:val="en-US" w:eastAsia="zh-TW" w:bidi="ar-SA"/>
      </w:rPr>
    </w:lvl>
    <w:lvl w:ilvl="3">
      <w:numFmt w:val="bullet"/>
      <w:lvlText w:val="•"/>
      <w:lvlJc w:val="left"/>
      <w:pPr>
        <w:ind w:left="2028" w:hanging="720"/>
      </w:pPr>
      <w:rPr>
        <w:rFonts w:hint="default"/>
        <w:lang w:val="en-US" w:eastAsia="zh-TW" w:bidi="ar-SA"/>
      </w:rPr>
    </w:lvl>
    <w:lvl w:ilvl="4">
      <w:numFmt w:val="bullet"/>
      <w:lvlText w:val="•"/>
      <w:lvlJc w:val="left"/>
      <w:pPr>
        <w:ind w:left="2664" w:hanging="720"/>
      </w:pPr>
      <w:rPr>
        <w:rFonts w:hint="default"/>
        <w:lang w:val="en-US" w:eastAsia="zh-TW" w:bidi="ar-SA"/>
      </w:rPr>
    </w:lvl>
    <w:lvl w:ilvl="5">
      <w:numFmt w:val="bullet"/>
      <w:lvlText w:val="•"/>
      <w:lvlJc w:val="left"/>
      <w:pPr>
        <w:ind w:left="3300" w:hanging="720"/>
      </w:pPr>
      <w:rPr>
        <w:rFonts w:hint="default"/>
        <w:lang w:val="en-US" w:eastAsia="zh-TW" w:bidi="ar-SA"/>
      </w:rPr>
    </w:lvl>
    <w:lvl w:ilvl="6">
      <w:numFmt w:val="bullet"/>
      <w:lvlText w:val="•"/>
      <w:lvlJc w:val="left"/>
      <w:pPr>
        <w:ind w:left="3936" w:hanging="720"/>
      </w:pPr>
      <w:rPr>
        <w:rFonts w:hint="default"/>
        <w:lang w:val="en-US" w:eastAsia="zh-TW" w:bidi="ar-SA"/>
      </w:rPr>
    </w:lvl>
    <w:lvl w:ilvl="7">
      <w:numFmt w:val="bullet"/>
      <w:lvlText w:val="•"/>
      <w:lvlJc w:val="left"/>
      <w:pPr>
        <w:ind w:left="4572" w:hanging="720"/>
      </w:pPr>
      <w:rPr>
        <w:rFonts w:hint="default"/>
        <w:lang w:val="en-US" w:eastAsia="zh-TW" w:bidi="ar-SA"/>
      </w:rPr>
    </w:lvl>
    <w:lvl w:ilvl="8">
      <w:numFmt w:val="bullet"/>
      <w:lvlText w:val="•"/>
      <w:lvlJc w:val="left"/>
      <w:pPr>
        <w:ind w:left="5208" w:hanging="720"/>
      </w:pPr>
      <w:rPr>
        <w:rFonts w:hint="default"/>
        <w:lang w:val="en-US" w:eastAsia="zh-TW" w:bidi="ar-SA"/>
      </w:rPr>
    </w:lvl>
  </w:abstractNum>
  <w:abstractNum w:abstractNumId="34" w15:restartNumberingAfterBreak="0">
    <w:nsid w:val="7ED574C9"/>
    <w:multiLevelType w:val="multilevel"/>
    <w:tmpl w:val="62FE2848"/>
    <w:lvl w:ilvl="0">
      <w:start w:val="133"/>
      <w:numFmt w:val="decimal"/>
      <w:lvlText w:val="%1"/>
      <w:lvlJc w:val="left"/>
      <w:pPr>
        <w:ind w:left="120" w:hanging="601"/>
      </w:pPr>
      <w:rPr>
        <w:rFonts w:hint="default"/>
        <w:lang w:val="en-US" w:eastAsia="zh-TW" w:bidi="ar-SA"/>
      </w:rPr>
    </w:lvl>
    <w:lvl w:ilvl="1">
      <w:start w:val="1"/>
      <w:numFmt w:val="decimal"/>
      <w:lvlText w:val="%1.%2"/>
      <w:lvlJc w:val="left"/>
      <w:pPr>
        <w:ind w:left="120" w:hanging="601"/>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01"/>
      </w:pPr>
      <w:rPr>
        <w:rFonts w:hint="default"/>
        <w:lang w:val="en-US" w:eastAsia="zh-TW" w:bidi="ar-SA"/>
      </w:rPr>
    </w:lvl>
    <w:lvl w:ilvl="3">
      <w:numFmt w:val="bullet"/>
      <w:lvlText w:val="•"/>
      <w:lvlJc w:val="left"/>
      <w:pPr>
        <w:ind w:left="2028" w:hanging="601"/>
      </w:pPr>
      <w:rPr>
        <w:rFonts w:hint="default"/>
        <w:lang w:val="en-US" w:eastAsia="zh-TW" w:bidi="ar-SA"/>
      </w:rPr>
    </w:lvl>
    <w:lvl w:ilvl="4">
      <w:numFmt w:val="bullet"/>
      <w:lvlText w:val="•"/>
      <w:lvlJc w:val="left"/>
      <w:pPr>
        <w:ind w:left="2664" w:hanging="601"/>
      </w:pPr>
      <w:rPr>
        <w:rFonts w:hint="default"/>
        <w:lang w:val="en-US" w:eastAsia="zh-TW" w:bidi="ar-SA"/>
      </w:rPr>
    </w:lvl>
    <w:lvl w:ilvl="5">
      <w:numFmt w:val="bullet"/>
      <w:lvlText w:val="•"/>
      <w:lvlJc w:val="left"/>
      <w:pPr>
        <w:ind w:left="3300" w:hanging="601"/>
      </w:pPr>
      <w:rPr>
        <w:rFonts w:hint="default"/>
        <w:lang w:val="en-US" w:eastAsia="zh-TW" w:bidi="ar-SA"/>
      </w:rPr>
    </w:lvl>
    <w:lvl w:ilvl="6">
      <w:numFmt w:val="bullet"/>
      <w:lvlText w:val="•"/>
      <w:lvlJc w:val="left"/>
      <w:pPr>
        <w:ind w:left="3936" w:hanging="601"/>
      </w:pPr>
      <w:rPr>
        <w:rFonts w:hint="default"/>
        <w:lang w:val="en-US" w:eastAsia="zh-TW" w:bidi="ar-SA"/>
      </w:rPr>
    </w:lvl>
    <w:lvl w:ilvl="7">
      <w:numFmt w:val="bullet"/>
      <w:lvlText w:val="•"/>
      <w:lvlJc w:val="left"/>
      <w:pPr>
        <w:ind w:left="4572" w:hanging="601"/>
      </w:pPr>
      <w:rPr>
        <w:rFonts w:hint="default"/>
        <w:lang w:val="en-US" w:eastAsia="zh-TW" w:bidi="ar-SA"/>
      </w:rPr>
    </w:lvl>
    <w:lvl w:ilvl="8">
      <w:numFmt w:val="bullet"/>
      <w:lvlText w:val="•"/>
      <w:lvlJc w:val="left"/>
      <w:pPr>
        <w:ind w:left="5208" w:hanging="601"/>
      </w:pPr>
      <w:rPr>
        <w:rFonts w:hint="default"/>
        <w:lang w:val="en-US" w:eastAsia="zh-TW" w:bidi="ar-SA"/>
      </w:rPr>
    </w:lvl>
  </w:abstractNum>
  <w:num w:numId="1" w16cid:durableId="264311345">
    <w:abstractNumId w:val="25"/>
  </w:num>
  <w:num w:numId="2" w16cid:durableId="516624006">
    <w:abstractNumId w:val="22"/>
  </w:num>
  <w:num w:numId="3" w16cid:durableId="477385985">
    <w:abstractNumId w:val="26"/>
  </w:num>
  <w:num w:numId="4" w16cid:durableId="38552583">
    <w:abstractNumId w:val="16"/>
  </w:num>
  <w:num w:numId="5" w16cid:durableId="2121073067">
    <w:abstractNumId w:val="32"/>
  </w:num>
  <w:num w:numId="6" w16cid:durableId="1971787810">
    <w:abstractNumId w:val="24"/>
  </w:num>
  <w:num w:numId="7" w16cid:durableId="1737165523">
    <w:abstractNumId w:val="6"/>
  </w:num>
  <w:num w:numId="8" w16cid:durableId="332031645">
    <w:abstractNumId w:val="27"/>
  </w:num>
  <w:num w:numId="9" w16cid:durableId="696471802">
    <w:abstractNumId w:val="31"/>
  </w:num>
  <w:num w:numId="10" w16cid:durableId="458037145">
    <w:abstractNumId w:val="5"/>
  </w:num>
  <w:num w:numId="11" w16cid:durableId="237635392">
    <w:abstractNumId w:val="2"/>
  </w:num>
  <w:num w:numId="12" w16cid:durableId="523517523">
    <w:abstractNumId w:val="20"/>
  </w:num>
  <w:num w:numId="13" w16cid:durableId="113598474">
    <w:abstractNumId w:val="23"/>
  </w:num>
  <w:num w:numId="14" w16cid:durableId="1207258393">
    <w:abstractNumId w:val="11"/>
  </w:num>
  <w:num w:numId="15" w16cid:durableId="321782673">
    <w:abstractNumId w:val="30"/>
  </w:num>
  <w:num w:numId="16" w16cid:durableId="944577878">
    <w:abstractNumId w:val="21"/>
  </w:num>
  <w:num w:numId="17" w16cid:durableId="380634256">
    <w:abstractNumId w:val="13"/>
  </w:num>
  <w:num w:numId="18" w16cid:durableId="1710958511">
    <w:abstractNumId w:val="17"/>
  </w:num>
  <w:num w:numId="19" w16cid:durableId="297881242">
    <w:abstractNumId w:val="10"/>
  </w:num>
  <w:num w:numId="20" w16cid:durableId="139814293">
    <w:abstractNumId w:val="15"/>
  </w:num>
  <w:num w:numId="21" w16cid:durableId="850023019">
    <w:abstractNumId w:val="28"/>
  </w:num>
  <w:num w:numId="22" w16cid:durableId="1617058971">
    <w:abstractNumId w:val="4"/>
  </w:num>
  <w:num w:numId="23" w16cid:durableId="606542733">
    <w:abstractNumId w:val="33"/>
  </w:num>
  <w:num w:numId="24" w16cid:durableId="895166983">
    <w:abstractNumId w:val="8"/>
  </w:num>
  <w:num w:numId="25" w16cid:durableId="1685159295">
    <w:abstractNumId w:val="1"/>
  </w:num>
  <w:num w:numId="26" w16cid:durableId="2085687725">
    <w:abstractNumId w:val="7"/>
  </w:num>
  <w:num w:numId="27" w16cid:durableId="1141925370">
    <w:abstractNumId w:val="9"/>
  </w:num>
  <w:num w:numId="28" w16cid:durableId="1785340642">
    <w:abstractNumId w:val="34"/>
  </w:num>
  <w:num w:numId="29" w16cid:durableId="782458809">
    <w:abstractNumId w:val="0"/>
  </w:num>
  <w:num w:numId="30" w16cid:durableId="103044061">
    <w:abstractNumId w:val="12"/>
  </w:num>
  <w:num w:numId="31" w16cid:durableId="1103451127">
    <w:abstractNumId w:val="14"/>
  </w:num>
  <w:num w:numId="32" w16cid:durableId="1107383585">
    <w:abstractNumId w:val="18"/>
  </w:num>
  <w:num w:numId="33" w16cid:durableId="944191101">
    <w:abstractNumId w:val="19"/>
  </w:num>
  <w:num w:numId="34" w16cid:durableId="188417965">
    <w:abstractNumId w:val="29"/>
  </w:num>
  <w:num w:numId="35" w16cid:durableId="11713343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成英 李">
    <w15:presenceInfo w15:providerId="Windows Live" w15:userId="dd180ec6d025f4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8"/>
  <w:embedTrueTypeFonts/>
  <w:bordersDoNotSurroundHeader/>
  <w:bordersDoNotSurroundFooter/>
  <w:proofState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345E9"/>
    <w:rsid w:val="000056AD"/>
    <w:rsid w:val="000156CA"/>
    <w:rsid w:val="00063699"/>
    <w:rsid w:val="000766E9"/>
    <w:rsid w:val="000A2BD0"/>
    <w:rsid w:val="000A391A"/>
    <w:rsid w:val="000B3B10"/>
    <w:rsid w:val="000B50C3"/>
    <w:rsid w:val="000F00BE"/>
    <w:rsid w:val="00102787"/>
    <w:rsid w:val="001170A3"/>
    <w:rsid w:val="001347FA"/>
    <w:rsid w:val="001406CB"/>
    <w:rsid w:val="001B7CAC"/>
    <w:rsid w:val="001D0AFF"/>
    <w:rsid w:val="001D12B4"/>
    <w:rsid w:val="001D7DF5"/>
    <w:rsid w:val="001F448E"/>
    <w:rsid w:val="00232C0E"/>
    <w:rsid w:val="00255A6C"/>
    <w:rsid w:val="00271E9A"/>
    <w:rsid w:val="00275003"/>
    <w:rsid w:val="00290EE4"/>
    <w:rsid w:val="002A3E13"/>
    <w:rsid w:val="002B5573"/>
    <w:rsid w:val="002C027C"/>
    <w:rsid w:val="002C2C5F"/>
    <w:rsid w:val="002C3DC8"/>
    <w:rsid w:val="002C523B"/>
    <w:rsid w:val="00303EEA"/>
    <w:rsid w:val="00326768"/>
    <w:rsid w:val="003324CE"/>
    <w:rsid w:val="00332C61"/>
    <w:rsid w:val="003345E9"/>
    <w:rsid w:val="00345512"/>
    <w:rsid w:val="00357D8C"/>
    <w:rsid w:val="00370FFA"/>
    <w:rsid w:val="00374C8F"/>
    <w:rsid w:val="003835B0"/>
    <w:rsid w:val="003B6746"/>
    <w:rsid w:val="003F311A"/>
    <w:rsid w:val="003F48FD"/>
    <w:rsid w:val="003F65D0"/>
    <w:rsid w:val="003F6F86"/>
    <w:rsid w:val="00402F42"/>
    <w:rsid w:val="004363DA"/>
    <w:rsid w:val="0044357B"/>
    <w:rsid w:val="00445C5A"/>
    <w:rsid w:val="004571CB"/>
    <w:rsid w:val="00496AAC"/>
    <w:rsid w:val="004A4096"/>
    <w:rsid w:val="004B0DD9"/>
    <w:rsid w:val="004B6109"/>
    <w:rsid w:val="004C2EE6"/>
    <w:rsid w:val="004D40B8"/>
    <w:rsid w:val="004F5EDC"/>
    <w:rsid w:val="004F7D3A"/>
    <w:rsid w:val="00507E41"/>
    <w:rsid w:val="00520DA2"/>
    <w:rsid w:val="00523E60"/>
    <w:rsid w:val="005279CF"/>
    <w:rsid w:val="00554F25"/>
    <w:rsid w:val="00556ACC"/>
    <w:rsid w:val="00594EE9"/>
    <w:rsid w:val="005B4383"/>
    <w:rsid w:val="005C2BE0"/>
    <w:rsid w:val="005C6A73"/>
    <w:rsid w:val="005D70D2"/>
    <w:rsid w:val="00605BF9"/>
    <w:rsid w:val="00641759"/>
    <w:rsid w:val="006630C0"/>
    <w:rsid w:val="00666D3D"/>
    <w:rsid w:val="00671D78"/>
    <w:rsid w:val="0068646A"/>
    <w:rsid w:val="006A13C0"/>
    <w:rsid w:val="006A3C53"/>
    <w:rsid w:val="006A4489"/>
    <w:rsid w:val="006A6615"/>
    <w:rsid w:val="006B7B56"/>
    <w:rsid w:val="007169A0"/>
    <w:rsid w:val="00735D2C"/>
    <w:rsid w:val="00742D98"/>
    <w:rsid w:val="00747621"/>
    <w:rsid w:val="00753ADF"/>
    <w:rsid w:val="0076319F"/>
    <w:rsid w:val="0078450B"/>
    <w:rsid w:val="007B5851"/>
    <w:rsid w:val="007C65E6"/>
    <w:rsid w:val="007D1EBB"/>
    <w:rsid w:val="007D7CF1"/>
    <w:rsid w:val="007E1A6B"/>
    <w:rsid w:val="00806197"/>
    <w:rsid w:val="008127E5"/>
    <w:rsid w:val="008143D3"/>
    <w:rsid w:val="0086620A"/>
    <w:rsid w:val="00870D2C"/>
    <w:rsid w:val="008729CB"/>
    <w:rsid w:val="00890265"/>
    <w:rsid w:val="008A0A8C"/>
    <w:rsid w:val="008B4B0B"/>
    <w:rsid w:val="008C0F63"/>
    <w:rsid w:val="0091303B"/>
    <w:rsid w:val="00943F86"/>
    <w:rsid w:val="0095147F"/>
    <w:rsid w:val="009611B4"/>
    <w:rsid w:val="00973B3F"/>
    <w:rsid w:val="009752FD"/>
    <w:rsid w:val="00994D39"/>
    <w:rsid w:val="009A3456"/>
    <w:rsid w:val="009A3614"/>
    <w:rsid w:val="009C1977"/>
    <w:rsid w:val="009C2C87"/>
    <w:rsid w:val="009F107E"/>
    <w:rsid w:val="009F3F8F"/>
    <w:rsid w:val="00A06664"/>
    <w:rsid w:val="00A1095A"/>
    <w:rsid w:val="00A1154D"/>
    <w:rsid w:val="00A20BB6"/>
    <w:rsid w:val="00A220BD"/>
    <w:rsid w:val="00A273C5"/>
    <w:rsid w:val="00A31B66"/>
    <w:rsid w:val="00A63A1C"/>
    <w:rsid w:val="00A76A82"/>
    <w:rsid w:val="00A930F2"/>
    <w:rsid w:val="00AA36A1"/>
    <w:rsid w:val="00AF653A"/>
    <w:rsid w:val="00B10C94"/>
    <w:rsid w:val="00B125AC"/>
    <w:rsid w:val="00B255AF"/>
    <w:rsid w:val="00B51152"/>
    <w:rsid w:val="00B9330B"/>
    <w:rsid w:val="00BB3037"/>
    <w:rsid w:val="00BB3A3F"/>
    <w:rsid w:val="00BD48A4"/>
    <w:rsid w:val="00BD4DE8"/>
    <w:rsid w:val="00BF2C45"/>
    <w:rsid w:val="00C104EE"/>
    <w:rsid w:val="00C16916"/>
    <w:rsid w:val="00C208DB"/>
    <w:rsid w:val="00C32D81"/>
    <w:rsid w:val="00C34CEC"/>
    <w:rsid w:val="00C44D89"/>
    <w:rsid w:val="00C80ED4"/>
    <w:rsid w:val="00C83715"/>
    <w:rsid w:val="00C87552"/>
    <w:rsid w:val="00C976F0"/>
    <w:rsid w:val="00CB6BD8"/>
    <w:rsid w:val="00CC3729"/>
    <w:rsid w:val="00D02E50"/>
    <w:rsid w:val="00D20E61"/>
    <w:rsid w:val="00D22D24"/>
    <w:rsid w:val="00D47FDD"/>
    <w:rsid w:val="00D57280"/>
    <w:rsid w:val="00D7124F"/>
    <w:rsid w:val="00DA616D"/>
    <w:rsid w:val="00DC1F38"/>
    <w:rsid w:val="00DD4841"/>
    <w:rsid w:val="00DD7DAA"/>
    <w:rsid w:val="00DE2614"/>
    <w:rsid w:val="00DF265A"/>
    <w:rsid w:val="00DF554B"/>
    <w:rsid w:val="00E27A30"/>
    <w:rsid w:val="00E5452D"/>
    <w:rsid w:val="00E65D93"/>
    <w:rsid w:val="00E72B0B"/>
    <w:rsid w:val="00E877D7"/>
    <w:rsid w:val="00EA7A35"/>
    <w:rsid w:val="00EB2438"/>
    <w:rsid w:val="00EF0EBC"/>
    <w:rsid w:val="00F02541"/>
    <w:rsid w:val="00F1423F"/>
    <w:rsid w:val="00F218AA"/>
    <w:rsid w:val="00F477AC"/>
    <w:rsid w:val="00FB55DE"/>
    <w:rsid w:val="00FC7145"/>
    <w:rsid w:val="00FD5A4F"/>
    <w:rsid w:val="00FE3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6F27"/>
  <w15:docId w15:val="{E50E8E65-5BCF-416C-9DB1-67BD4289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Noto Serif TC" w:eastAsia="Noto Serif TC" w:hAnsi="Noto Serif TC" w:cs="Noto Serif TC"/>
      <w:lang w:eastAsia="zh-TW"/>
    </w:rPr>
  </w:style>
  <w:style w:type="paragraph" w:styleId="1">
    <w:name w:val="heading 1"/>
    <w:basedOn w:val="a"/>
    <w:uiPriority w:val="9"/>
    <w:qFormat/>
    <w:pPr>
      <w:spacing w:before="69"/>
      <w:ind w:left="528"/>
      <w:outlineLvl w:val="0"/>
    </w:pPr>
    <w:rPr>
      <w:rFonts w:ascii="Noto Serif TC ExtraBold" w:eastAsia="Noto Serif TC ExtraBold" w:hAnsi="Noto Serif TC ExtraBold" w:cs="Noto Serif TC ExtraBold"/>
      <w:b/>
      <w:bCs/>
      <w:sz w:val="48"/>
      <w:szCs w:val="48"/>
    </w:rPr>
  </w:style>
  <w:style w:type="paragraph" w:styleId="2">
    <w:name w:val="heading 2"/>
    <w:basedOn w:val="a"/>
    <w:uiPriority w:val="9"/>
    <w:unhideWhenUsed/>
    <w:qFormat/>
    <w:pPr>
      <w:spacing w:before="182"/>
      <w:ind w:left="360"/>
      <w:outlineLvl w:val="1"/>
    </w:pPr>
    <w:rPr>
      <w:b/>
      <w:bCs/>
      <w:sz w:val="24"/>
      <w:szCs w:val="24"/>
    </w:rPr>
  </w:style>
  <w:style w:type="paragraph" w:styleId="3">
    <w:name w:val="heading 3"/>
    <w:basedOn w:val="a"/>
    <w:uiPriority w:val="9"/>
    <w:unhideWhenUsed/>
    <w:qFormat/>
    <w:pPr>
      <w:spacing w:line="346" w:lineRule="exact"/>
      <w:ind w:left="1025"/>
      <w:outlineLvl w:val="2"/>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pPr>
    <w:rPr>
      <w:sz w:val="20"/>
      <w:szCs w:val="20"/>
    </w:rPr>
  </w:style>
  <w:style w:type="paragraph" w:styleId="a4">
    <w:name w:val="Title"/>
    <w:basedOn w:val="a"/>
    <w:uiPriority w:val="10"/>
    <w:qFormat/>
    <w:pPr>
      <w:spacing w:before="549"/>
      <w:ind w:left="1119" w:right="1117" w:firstLine="1000"/>
    </w:pPr>
    <w:rPr>
      <w:rFonts w:ascii="Noto Serif TC ExtraBold" w:eastAsia="Noto Serif TC ExtraBold" w:hAnsi="Noto Serif TC ExtraBold" w:cs="Noto Serif TC ExtraBold"/>
      <w:b/>
      <w:bCs/>
      <w:sz w:val="56"/>
      <w:szCs w:val="56"/>
    </w:rPr>
  </w:style>
  <w:style w:type="paragraph" w:styleId="a5">
    <w:name w:val="List Paragraph"/>
    <w:basedOn w:val="a"/>
    <w:uiPriority w:val="1"/>
    <w:qFormat/>
    <w:pPr>
      <w:ind w:left="120" w:firstLine="408"/>
    </w:pPr>
  </w:style>
  <w:style w:type="paragraph" w:customStyle="1" w:styleId="TableParagraph">
    <w:name w:val="Table Paragraph"/>
    <w:basedOn w:val="a"/>
    <w:uiPriority w:val="1"/>
    <w:qFormat/>
    <w:pPr>
      <w:spacing w:line="291" w:lineRule="exact"/>
      <w:ind w:left="50"/>
      <w:jc w:val="center"/>
    </w:pPr>
  </w:style>
  <w:style w:type="paragraph" w:styleId="a6">
    <w:name w:val="Revision"/>
    <w:hidden/>
    <w:uiPriority w:val="99"/>
    <w:semiHidden/>
    <w:rsid w:val="00671D78"/>
    <w:pPr>
      <w:widowControl/>
      <w:autoSpaceDE/>
      <w:autoSpaceDN/>
    </w:pPr>
    <w:rPr>
      <w:rFonts w:ascii="Noto Serif TC" w:eastAsia="Noto Serif TC" w:hAnsi="Noto Serif TC" w:cs="Noto Serif TC"/>
      <w:lang w:eastAsia="zh-TW"/>
    </w:rPr>
  </w:style>
  <w:style w:type="character" w:styleId="a7">
    <w:name w:val="annotation reference"/>
    <w:basedOn w:val="a0"/>
    <w:uiPriority w:val="99"/>
    <w:semiHidden/>
    <w:unhideWhenUsed/>
    <w:rsid w:val="00671D78"/>
    <w:rPr>
      <w:sz w:val="21"/>
      <w:szCs w:val="21"/>
    </w:rPr>
  </w:style>
  <w:style w:type="paragraph" w:styleId="a8">
    <w:name w:val="annotation text"/>
    <w:basedOn w:val="a"/>
    <w:link w:val="a9"/>
    <w:uiPriority w:val="99"/>
    <w:semiHidden/>
    <w:unhideWhenUsed/>
    <w:rsid w:val="00671D78"/>
  </w:style>
  <w:style w:type="character" w:customStyle="1" w:styleId="a9">
    <w:name w:val="批注文字 字符"/>
    <w:basedOn w:val="a0"/>
    <w:link w:val="a8"/>
    <w:uiPriority w:val="99"/>
    <w:semiHidden/>
    <w:rsid w:val="00671D78"/>
    <w:rPr>
      <w:rFonts w:ascii="Noto Serif TC" w:eastAsia="Noto Serif TC" w:hAnsi="Noto Serif TC" w:cs="Noto Serif TC"/>
      <w:lang w:eastAsia="zh-TW"/>
    </w:rPr>
  </w:style>
  <w:style w:type="paragraph" w:styleId="aa">
    <w:name w:val="annotation subject"/>
    <w:basedOn w:val="a8"/>
    <w:next w:val="a8"/>
    <w:link w:val="ab"/>
    <w:uiPriority w:val="99"/>
    <w:semiHidden/>
    <w:unhideWhenUsed/>
    <w:rsid w:val="00671D78"/>
    <w:rPr>
      <w:b/>
      <w:bCs/>
    </w:rPr>
  </w:style>
  <w:style w:type="character" w:customStyle="1" w:styleId="ab">
    <w:name w:val="批注主题 字符"/>
    <w:basedOn w:val="a9"/>
    <w:link w:val="aa"/>
    <w:uiPriority w:val="99"/>
    <w:semiHidden/>
    <w:rsid w:val="00671D78"/>
    <w:rPr>
      <w:rFonts w:ascii="Noto Serif TC" w:eastAsia="Noto Serif TC" w:hAnsi="Noto Serif TC" w:cs="Noto Serif TC"/>
      <w:b/>
      <w:bCs/>
      <w:lang w:eastAsia="zh-TW"/>
    </w:rPr>
  </w:style>
  <w:style w:type="paragraph" w:styleId="ac">
    <w:name w:val="Normal (Web)"/>
    <w:basedOn w:val="a"/>
    <w:uiPriority w:val="99"/>
    <w:unhideWhenUsed/>
    <w:rsid w:val="003F65D0"/>
    <w:pPr>
      <w:widowControl/>
      <w:autoSpaceDE/>
      <w:autoSpaceDN/>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92392">
      <w:bodyDiv w:val="1"/>
      <w:marLeft w:val="0"/>
      <w:marRight w:val="0"/>
      <w:marTop w:val="0"/>
      <w:marBottom w:val="0"/>
      <w:divBdr>
        <w:top w:val="none" w:sz="0" w:space="0" w:color="auto"/>
        <w:left w:val="none" w:sz="0" w:space="0" w:color="auto"/>
        <w:bottom w:val="none" w:sz="0" w:space="0" w:color="auto"/>
        <w:right w:val="none" w:sz="0" w:space="0" w:color="auto"/>
      </w:divBdr>
      <w:divsChild>
        <w:div w:id="1088579788">
          <w:marLeft w:val="0"/>
          <w:marRight w:val="0"/>
          <w:marTop w:val="0"/>
          <w:marBottom w:val="0"/>
          <w:divBdr>
            <w:top w:val="none" w:sz="0" w:space="0" w:color="auto"/>
            <w:left w:val="none" w:sz="0" w:space="0" w:color="auto"/>
            <w:bottom w:val="none" w:sz="0" w:space="0" w:color="auto"/>
            <w:right w:val="none" w:sz="0" w:space="0" w:color="auto"/>
          </w:divBdr>
          <w:divsChild>
            <w:div w:id="2030837273">
              <w:marLeft w:val="0"/>
              <w:marRight w:val="0"/>
              <w:marTop w:val="0"/>
              <w:marBottom w:val="0"/>
              <w:divBdr>
                <w:top w:val="none" w:sz="0" w:space="0" w:color="auto"/>
                <w:left w:val="none" w:sz="0" w:space="0" w:color="auto"/>
                <w:bottom w:val="none" w:sz="0" w:space="0" w:color="auto"/>
                <w:right w:val="none" w:sz="0" w:space="0" w:color="auto"/>
              </w:divBdr>
              <w:divsChild>
                <w:div w:id="17157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89359">
      <w:bodyDiv w:val="1"/>
      <w:marLeft w:val="0"/>
      <w:marRight w:val="0"/>
      <w:marTop w:val="0"/>
      <w:marBottom w:val="0"/>
      <w:divBdr>
        <w:top w:val="none" w:sz="0" w:space="0" w:color="auto"/>
        <w:left w:val="none" w:sz="0" w:space="0" w:color="auto"/>
        <w:bottom w:val="none" w:sz="0" w:space="0" w:color="auto"/>
        <w:right w:val="none" w:sz="0" w:space="0" w:color="auto"/>
      </w:divBdr>
      <w:divsChild>
        <w:div w:id="1956063469">
          <w:marLeft w:val="0"/>
          <w:marRight w:val="0"/>
          <w:marTop w:val="0"/>
          <w:marBottom w:val="0"/>
          <w:divBdr>
            <w:top w:val="none" w:sz="0" w:space="0" w:color="auto"/>
            <w:left w:val="none" w:sz="0" w:space="0" w:color="auto"/>
            <w:bottom w:val="none" w:sz="0" w:space="0" w:color="auto"/>
            <w:right w:val="none" w:sz="0" w:space="0" w:color="auto"/>
          </w:divBdr>
          <w:divsChild>
            <w:div w:id="948044900">
              <w:marLeft w:val="0"/>
              <w:marRight w:val="0"/>
              <w:marTop w:val="0"/>
              <w:marBottom w:val="0"/>
              <w:divBdr>
                <w:top w:val="none" w:sz="0" w:space="0" w:color="auto"/>
                <w:left w:val="none" w:sz="0" w:space="0" w:color="auto"/>
                <w:bottom w:val="none" w:sz="0" w:space="0" w:color="auto"/>
                <w:right w:val="none" w:sz="0" w:space="0" w:color="auto"/>
              </w:divBdr>
              <w:divsChild>
                <w:div w:id="1002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9800">
      <w:bodyDiv w:val="1"/>
      <w:marLeft w:val="0"/>
      <w:marRight w:val="0"/>
      <w:marTop w:val="0"/>
      <w:marBottom w:val="0"/>
      <w:divBdr>
        <w:top w:val="none" w:sz="0" w:space="0" w:color="auto"/>
        <w:left w:val="none" w:sz="0" w:space="0" w:color="auto"/>
        <w:bottom w:val="none" w:sz="0" w:space="0" w:color="auto"/>
        <w:right w:val="none" w:sz="0" w:space="0" w:color="auto"/>
      </w:divBdr>
      <w:divsChild>
        <w:div w:id="1074816181">
          <w:marLeft w:val="0"/>
          <w:marRight w:val="0"/>
          <w:marTop w:val="0"/>
          <w:marBottom w:val="0"/>
          <w:divBdr>
            <w:top w:val="none" w:sz="0" w:space="0" w:color="auto"/>
            <w:left w:val="none" w:sz="0" w:space="0" w:color="auto"/>
            <w:bottom w:val="none" w:sz="0" w:space="0" w:color="auto"/>
            <w:right w:val="none" w:sz="0" w:space="0" w:color="auto"/>
          </w:divBdr>
          <w:divsChild>
            <w:div w:id="1578586943">
              <w:marLeft w:val="0"/>
              <w:marRight w:val="0"/>
              <w:marTop w:val="0"/>
              <w:marBottom w:val="0"/>
              <w:divBdr>
                <w:top w:val="none" w:sz="0" w:space="0" w:color="auto"/>
                <w:left w:val="none" w:sz="0" w:space="0" w:color="auto"/>
                <w:bottom w:val="none" w:sz="0" w:space="0" w:color="auto"/>
                <w:right w:val="none" w:sz="0" w:space="0" w:color="auto"/>
              </w:divBdr>
              <w:divsChild>
                <w:div w:id="2413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8876">
      <w:bodyDiv w:val="1"/>
      <w:marLeft w:val="0"/>
      <w:marRight w:val="0"/>
      <w:marTop w:val="0"/>
      <w:marBottom w:val="0"/>
      <w:divBdr>
        <w:top w:val="none" w:sz="0" w:space="0" w:color="auto"/>
        <w:left w:val="none" w:sz="0" w:space="0" w:color="auto"/>
        <w:bottom w:val="none" w:sz="0" w:space="0" w:color="auto"/>
        <w:right w:val="none" w:sz="0" w:space="0" w:color="auto"/>
      </w:divBdr>
      <w:divsChild>
        <w:div w:id="644967833">
          <w:marLeft w:val="0"/>
          <w:marRight w:val="0"/>
          <w:marTop w:val="0"/>
          <w:marBottom w:val="0"/>
          <w:divBdr>
            <w:top w:val="none" w:sz="0" w:space="0" w:color="auto"/>
            <w:left w:val="none" w:sz="0" w:space="0" w:color="auto"/>
            <w:bottom w:val="none" w:sz="0" w:space="0" w:color="auto"/>
            <w:right w:val="none" w:sz="0" w:space="0" w:color="auto"/>
          </w:divBdr>
          <w:divsChild>
            <w:div w:id="92019982">
              <w:marLeft w:val="0"/>
              <w:marRight w:val="0"/>
              <w:marTop w:val="0"/>
              <w:marBottom w:val="0"/>
              <w:divBdr>
                <w:top w:val="none" w:sz="0" w:space="0" w:color="auto"/>
                <w:left w:val="none" w:sz="0" w:space="0" w:color="auto"/>
                <w:bottom w:val="none" w:sz="0" w:space="0" w:color="auto"/>
                <w:right w:val="none" w:sz="0" w:space="0" w:color="auto"/>
              </w:divBdr>
              <w:divsChild>
                <w:div w:id="23586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552537">
      <w:bodyDiv w:val="1"/>
      <w:marLeft w:val="0"/>
      <w:marRight w:val="0"/>
      <w:marTop w:val="0"/>
      <w:marBottom w:val="0"/>
      <w:divBdr>
        <w:top w:val="none" w:sz="0" w:space="0" w:color="auto"/>
        <w:left w:val="none" w:sz="0" w:space="0" w:color="auto"/>
        <w:bottom w:val="none" w:sz="0" w:space="0" w:color="auto"/>
        <w:right w:val="none" w:sz="0" w:space="0" w:color="auto"/>
      </w:divBdr>
      <w:divsChild>
        <w:div w:id="726490939">
          <w:marLeft w:val="0"/>
          <w:marRight w:val="0"/>
          <w:marTop w:val="0"/>
          <w:marBottom w:val="0"/>
          <w:divBdr>
            <w:top w:val="none" w:sz="0" w:space="0" w:color="auto"/>
            <w:left w:val="none" w:sz="0" w:space="0" w:color="auto"/>
            <w:bottom w:val="none" w:sz="0" w:space="0" w:color="auto"/>
            <w:right w:val="none" w:sz="0" w:space="0" w:color="auto"/>
          </w:divBdr>
          <w:divsChild>
            <w:div w:id="1990555154">
              <w:marLeft w:val="0"/>
              <w:marRight w:val="0"/>
              <w:marTop w:val="0"/>
              <w:marBottom w:val="0"/>
              <w:divBdr>
                <w:top w:val="none" w:sz="0" w:space="0" w:color="auto"/>
                <w:left w:val="none" w:sz="0" w:space="0" w:color="auto"/>
                <w:bottom w:val="none" w:sz="0" w:space="0" w:color="auto"/>
                <w:right w:val="none" w:sz="0" w:space="0" w:color="auto"/>
              </w:divBdr>
              <w:divsChild>
                <w:div w:id="6501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footer" Target="footer1.xml"/><Relationship Id="rId12" Type="http://schemas.openxmlformats.org/officeDocument/2006/relationships/footer" Target="footer6.xm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3.xml"/><Relationship Id="rId10" Type="http://schemas.openxmlformats.org/officeDocument/2006/relationships/footer" Target="footer4.xml"/><Relationship Id="rId19"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1513</TotalTime>
  <Pages>266</Pages>
  <Words>29505</Words>
  <Characters>168183</Characters>
  <Application>Microsoft Office Word</Application>
  <DocSecurity>0</DocSecurity>
  <Lines>1401</Lines>
  <Paragraphs>394</Paragraphs>
  <ScaleCrop>false</ScaleCrop>
  <HeadingPairs>
    <vt:vector size="2" baseType="variant">
      <vt:variant>
        <vt:lpstr>Title</vt:lpstr>
      </vt:variant>
      <vt:variant>
        <vt:i4>1</vt:i4>
      </vt:variant>
    </vt:vector>
  </HeadingPairs>
  <TitlesOfParts>
    <vt:vector size="1" baseType="lpstr">
      <vt:lpstr>zh-TW-manual-2023-rev2025-06-05ss.indd</vt:lpstr>
    </vt:vector>
  </TitlesOfParts>
  <Company/>
  <LinksUpToDate>false</LinksUpToDate>
  <CharactersWithSpaces>197294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zh-TW-manual-2023-rev2025-06-05ss.indd</dc:title>
  <cp:lastModifiedBy>成英 李</cp:lastModifiedBy>
  <cp:revision>35</cp:revision>
  <cp:lastPrinted>2025-08-20T06:09:00Z</cp:lastPrinted>
  <dcterms:created xsi:type="dcterms:W3CDTF">2025-06-06T02:14:00Z</dcterms:created>
  <dcterms:modified xsi:type="dcterms:W3CDTF">2025-10-24T14:30:00Z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Adobe InDesign 20.3 (Windows)</vt:lpwstr>
  </property>
  <property fmtid="{D5CDD505-2E9C-101B-9397-08002B2CF9AE}" pid="4" name="GTS_PDFXConformance">
    <vt:lpwstr>PDF/X-1a:2001</vt:lpwstr>
  </property>
  <property fmtid="{D5CDD505-2E9C-101B-9397-08002B2CF9AE}" pid="5" name="GTS_PDFXVersion">
    <vt:lpwstr>PDF/X-1:2001</vt:lpwstr>
  </property>
  <property fmtid="{D5CDD505-2E9C-101B-9397-08002B2CF9AE}" pid="6" name="LastSaved">
    <vt:filetime>2025-06-06T00:00:00Z</vt:filetime>
  </property>
  <property fmtid="{D5CDD505-2E9C-101B-9397-08002B2CF9AE}" pid="7" name="Producer">
    <vt:lpwstr>Adobe PDF Library 17.0</vt:lpwstr>
  </property>
</Properties>
</file>